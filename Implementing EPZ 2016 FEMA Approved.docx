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4DC" w:rsidRDefault="000E14DC" w:rsidP="000E14DC">
      <w:pPr>
        <w:jc w:val="center"/>
        <w:rPr>
          <w:rFonts w:ascii="Arial" w:hAnsi="Arial" w:cs="Arial"/>
          <w:b/>
          <w:sz w:val="52"/>
          <w:szCs w:val="52"/>
        </w:rPr>
      </w:pPr>
      <w:bookmarkStart w:id="2" w:name="_GoBack"/>
      <w:bookmarkEnd w:id="2"/>
    </w:p>
    <w:p w:rsidR="000E14DC" w:rsidRDefault="00B34C63" w:rsidP="00B34C63">
      <w:pPr>
        <w:jc w:val="right"/>
        <w:rPr>
          <w:rFonts w:ascii="Arial" w:hAnsi="Arial" w:cs="Arial"/>
          <w:b/>
          <w:sz w:val="52"/>
          <w:szCs w:val="52"/>
        </w:rPr>
      </w:pPr>
      <w:r>
        <w:rPr>
          <w:rFonts w:ascii="Arial" w:hAnsi="Arial" w:cs="Arial"/>
          <w:b/>
          <w:sz w:val="52"/>
          <w:szCs w:val="52"/>
        </w:rPr>
        <w:t xml:space="preserve">                </w:t>
      </w:r>
    </w:p>
    <w:p w:rsidR="00436B87" w:rsidRPr="00436B87" w:rsidRDefault="00436B87" w:rsidP="00436B87">
      <w:pPr>
        <w:spacing w:after="200"/>
        <w:jc w:val="center"/>
        <w:rPr>
          <w:rFonts w:ascii="Arial" w:eastAsia="Calibri" w:hAnsi="Arial" w:cs="Arial"/>
          <w:b/>
          <w:color w:val="002060"/>
          <w:sz w:val="44"/>
          <w:szCs w:val="44"/>
        </w:rPr>
      </w:pPr>
      <w:r w:rsidRPr="00436B87">
        <w:rPr>
          <w:rFonts w:ascii="Arial" w:eastAsia="Calibri" w:hAnsi="Arial" w:cs="Arial"/>
          <w:b/>
          <w:color w:val="002060"/>
          <w:sz w:val="44"/>
          <w:szCs w:val="44"/>
        </w:rPr>
        <w:t>State of New Hampshire</w:t>
      </w:r>
    </w:p>
    <w:p w:rsidR="00436B87" w:rsidRPr="00471C6B" w:rsidRDefault="00436B87" w:rsidP="00436B87">
      <w:pPr>
        <w:jc w:val="center"/>
        <w:rPr>
          <w:rFonts w:ascii="Arial" w:hAnsi="Arial" w:cs="Arial"/>
          <w:b/>
          <w:color w:val="FFC000"/>
          <w:sz w:val="48"/>
          <w:szCs w:val="48"/>
        </w:rPr>
      </w:pPr>
      <w:r w:rsidRPr="00471C6B">
        <w:rPr>
          <w:rFonts w:ascii="Arial" w:hAnsi="Arial" w:cs="Arial"/>
          <w:b/>
          <w:color w:val="FFC000"/>
          <w:sz w:val="48"/>
          <w:szCs w:val="48"/>
        </w:rPr>
        <w:t>State Emergency Operations Plan</w:t>
      </w:r>
    </w:p>
    <w:p w:rsidR="000E14DC" w:rsidRDefault="000E14DC" w:rsidP="000E14DC">
      <w:pPr>
        <w:jc w:val="center"/>
        <w:rPr>
          <w:rFonts w:ascii="Arial" w:hAnsi="Arial" w:cs="Arial"/>
          <w:b/>
          <w:sz w:val="52"/>
          <w:szCs w:val="52"/>
        </w:rPr>
      </w:pPr>
    </w:p>
    <w:p w:rsidR="000E14DC" w:rsidRDefault="000E14DC" w:rsidP="000E14DC">
      <w:pPr>
        <w:jc w:val="center"/>
        <w:rPr>
          <w:rFonts w:ascii="Arial" w:hAnsi="Arial" w:cs="Arial"/>
          <w:b/>
          <w:sz w:val="52"/>
          <w:szCs w:val="52"/>
        </w:rPr>
      </w:pPr>
    </w:p>
    <w:p w:rsidR="00436B87" w:rsidRDefault="009E60BA" w:rsidP="00F85FFC">
      <w:pPr>
        <w:jc w:val="center"/>
        <w:rPr>
          <w:noProof/>
        </w:rPr>
      </w:pPr>
      <w:r>
        <w:rPr>
          <w:noProof/>
        </w:rPr>
        <w:drawing>
          <wp:inline distT="0" distB="0" distL="0" distR="0">
            <wp:extent cx="2586355" cy="1680845"/>
            <wp:effectExtent l="0" t="0" r="444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6355" cy="1680845"/>
                    </a:xfrm>
                    <a:prstGeom prst="rect">
                      <a:avLst/>
                    </a:prstGeom>
                    <a:noFill/>
                    <a:ln>
                      <a:noFill/>
                    </a:ln>
                  </pic:spPr>
                </pic:pic>
              </a:graphicData>
            </a:graphic>
          </wp:inline>
        </w:drawing>
      </w:r>
      <w:r>
        <w:rPr>
          <w:noProof/>
        </w:rPr>
        <w:drawing>
          <wp:inline distT="0" distB="0" distL="0" distR="0">
            <wp:extent cx="2610182" cy="16764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5219" cy="1679635"/>
                    </a:xfrm>
                    <a:prstGeom prst="rect">
                      <a:avLst/>
                    </a:prstGeom>
                    <a:noFill/>
                    <a:ln>
                      <a:noFill/>
                    </a:ln>
                  </pic:spPr>
                </pic:pic>
              </a:graphicData>
            </a:graphic>
          </wp:inline>
        </w:drawing>
      </w:r>
    </w:p>
    <w:p w:rsidR="00436B87" w:rsidRDefault="00436B87">
      <w:pPr>
        <w:rPr>
          <w:noProof/>
        </w:rPr>
      </w:pPr>
    </w:p>
    <w:p w:rsidR="00436B87" w:rsidRDefault="00436B87">
      <w:pPr>
        <w:rPr>
          <w:noProof/>
        </w:rPr>
      </w:pPr>
    </w:p>
    <w:p w:rsidR="00436B87" w:rsidRPr="00436B87" w:rsidRDefault="00436B87" w:rsidP="00436B87">
      <w:pPr>
        <w:jc w:val="center"/>
        <w:rPr>
          <w:rFonts w:ascii="Calibri" w:hAnsi="Calibri"/>
          <w:b/>
          <w:color w:val="002060"/>
          <w:sz w:val="36"/>
          <w:szCs w:val="36"/>
        </w:rPr>
      </w:pPr>
      <w:r w:rsidRPr="00436B87">
        <w:rPr>
          <w:rFonts w:ascii="Calibri" w:hAnsi="Calibri"/>
          <w:b/>
          <w:color w:val="002060"/>
          <w:sz w:val="36"/>
          <w:szCs w:val="36"/>
        </w:rPr>
        <w:t>RADIOLOGICAL EMERGENCY RESPONSE FOR NUCLEAR FACILITIES</w:t>
      </w:r>
    </w:p>
    <w:p w:rsidR="00436B87" w:rsidRDefault="00436B87" w:rsidP="00F85FFC">
      <w:pPr>
        <w:ind w:firstLine="720"/>
        <w:jc w:val="center"/>
        <w:rPr>
          <w:rFonts w:ascii="Calibri" w:hAnsi="Calibri"/>
          <w:b/>
          <w:color w:val="002060"/>
          <w:sz w:val="36"/>
          <w:szCs w:val="36"/>
        </w:rPr>
      </w:pPr>
      <w:r w:rsidRPr="00436B87">
        <w:rPr>
          <w:rFonts w:ascii="Calibri" w:hAnsi="Calibri"/>
          <w:b/>
          <w:color w:val="002060"/>
          <w:sz w:val="36"/>
          <w:szCs w:val="36"/>
        </w:rPr>
        <w:t xml:space="preserve">INCIDENT ANNEX </w:t>
      </w:r>
      <w:r>
        <w:rPr>
          <w:b/>
          <w:color w:val="002060"/>
          <w:sz w:val="36"/>
          <w:szCs w:val="36"/>
        </w:rPr>
        <w:t>–</w:t>
      </w:r>
      <w:r w:rsidRPr="00436B87">
        <w:rPr>
          <w:rFonts w:ascii="Calibri" w:hAnsi="Calibri"/>
          <w:b/>
          <w:color w:val="002060"/>
          <w:sz w:val="36"/>
          <w:szCs w:val="36"/>
        </w:rPr>
        <w:t xml:space="preserve"> 201</w:t>
      </w:r>
      <w:del w:id="3" w:author="dbecker" w:date="2016-01-07T13:16:00Z">
        <w:r w:rsidRPr="00436B87" w:rsidDel="00015C5F">
          <w:rPr>
            <w:rFonts w:ascii="Calibri" w:hAnsi="Calibri"/>
            <w:b/>
            <w:color w:val="002060"/>
            <w:sz w:val="36"/>
            <w:szCs w:val="36"/>
          </w:rPr>
          <w:delText>5</w:delText>
        </w:r>
      </w:del>
      <w:ins w:id="4" w:author="dbecker" w:date="2016-01-07T13:16:00Z">
        <w:r w:rsidR="00015C5F">
          <w:rPr>
            <w:rFonts w:ascii="Calibri" w:hAnsi="Calibri"/>
            <w:b/>
            <w:color w:val="002060"/>
            <w:sz w:val="36"/>
            <w:szCs w:val="36"/>
          </w:rPr>
          <w:t>6</w:t>
        </w:r>
      </w:ins>
    </w:p>
    <w:p w:rsidR="00EF73EB" w:rsidRDefault="00EF73EB" w:rsidP="00F85FFC">
      <w:pPr>
        <w:ind w:firstLine="720"/>
        <w:jc w:val="center"/>
        <w:rPr>
          <w:rFonts w:ascii="Calibri" w:hAnsi="Calibri"/>
          <w:b/>
          <w:color w:val="002060"/>
          <w:sz w:val="36"/>
          <w:szCs w:val="36"/>
        </w:rPr>
      </w:pPr>
    </w:p>
    <w:p w:rsidR="00EF73EB" w:rsidRDefault="00EF73EB" w:rsidP="00F85FFC">
      <w:pPr>
        <w:ind w:firstLine="720"/>
        <w:jc w:val="center"/>
        <w:rPr>
          <w:rFonts w:ascii="Calibri" w:hAnsi="Calibri"/>
          <w:b/>
          <w:color w:val="002060"/>
          <w:sz w:val="36"/>
          <w:szCs w:val="36"/>
        </w:rPr>
      </w:pPr>
    </w:p>
    <w:p w:rsidR="000E14DC" w:rsidRDefault="009E60BA" w:rsidP="00F85FFC">
      <w:pPr>
        <w:jc w:val="center"/>
      </w:pPr>
      <w:r>
        <w:rPr>
          <w:rFonts w:ascii="Arial" w:hAnsi="Arial" w:cs="Arial"/>
          <w:b/>
          <w:noProof/>
          <w:kern w:val="32"/>
          <w:sz w:val="28"/>
          <w:szCs w:val="28"/>
        </w:rPr>
        <w:drawing>
          <wp:inline distT="0" distB="0" distL="0" distR="0">
            <wp:extent cx="1240155" cy="1113155"/>
            <wp:effectExtent l="0" t="0" r="0" b="0"/>
            <wp:docPr id="6" name="Picture 333" descr="N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NH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40155" cy="1113155"/>
                    </a:xfrm>
                    <a:prstGeom prst="rect">
                      <a:avLst/>
                    </a:prstGeom>
                    <a:noFill/>
                    <a:ln>
                      <a:noFill/>
                    </a:ln>
                  </pic:spPr>
                </pic:pic>
              </a:graphicData>
            </a:graphic>
          </wp:inline>
        </w:drawing>
      </w:r>
    </w:p>
    <w:p w:rsidR="00436B87" w:rsidRDefault="00436B87"/>
    <w:p w:rsidR="00436B87" w:rsidRDefault="00436B87"/>
    <w:p w:rsidR="00436B87" w:rsidRDefault="00436B87"/>
    <w:p w:rsidR="00436B87" w:rsidRDefault="00436B87"/>
    <w:p w:rsidR="00436B87" w:rsidRDefault="00436B87"/>
    <w:p w:rsidR="00F5019F" w:rsidRPr="00F85FFC" w:rsidRDefault="00EF73EB" w:rsidP="00F85FFC">
      <w:pPr>
        <w:jc w:val="center"/>
        <w:rPr>
          <w:rFonts w:ascii="Calibri" w:hAnsi="Calibri"/>
        </w:rPr>
      </w:pPr>
      <w:r w:rsidRPr="00F85FFC">
        <w:rPr>
          <w:rFonts w:ascii="Calibri" w:hAnsi="Calibri"/>
          <w:b/>
          <w:color w:val="002060"/>
          <w:sz w:val="28"/>
          <w:szCs w:val="28"/>
        </w:rPr>
        <w:t xml:space="preserve">ATTACHMENT </w:t>
      </w:r>
      <w:del w:id="5" w:author="Bartlett, Laura" w:date="2015-10-20T14:15:00Z">
        <w:r w:rsidRPr="00F85FFC" w:rsidDel="0048427A">
          <w:rPr>
            <w:rFonts w:ascii="Calibri" w:hAnsi="Calibri"/>
            <w:b/>
            <w:color w:val="002060"/>
            <w:sz w:val="28"/>
            <w:szCs w:val="28"/>
          </w:rPr>
          <w:delText xml:space="preserve"> </w:delText>
        </w:r>
      </w:del>
      <w:r w:rsidR="0048427A">
        <w:rPr>
          <w:rFonts w:ascii="Calibri" w:hAnsi="Calibri"/>
          <w:b/>
          <w:color w:val="002060"/>
          <w:sz w:val="28"/>
          <w:szCs w:val="28"/>
        </w:rPr>
        <w:t>B</w:t>
      </w:r>
      <w:r w:rsidR="0048427A" w:rsidRPr="00F85FFC">
        <w:rPr>
          <w:rFonts w:ascii="Calibri" w:hAnsi="Calibri"/>
          <w:b/>
          <w:color w:val="002060"/>
          <w:sz w:val="28"/>
          <w:szCs w:val="28"/>
        </w:rPr>
        <w:t xml:space="preserve"> </w:t>
      </w:r>
      <w:r w:rsidRPr="00F85FFC">
        <w:rPr>
          <w:rFonts w:ascii="Calibri" w:hAnsi="Calibri"/>
          <w:b/>
          <w:color w:val="002060"/>
          <w:sz w:val="28"/>
          <w:szCs w:val="28"/>
        </w:rPr>
        <w:t xml:space="preserve">– IMPLEMENTING PROCEDURES FOR </w:t>
      </w:r>
      <w:r w:rsidRPr="005D697A">
        <w:rPr>
          <w:rFonts w:ascii="Calibri" w:hAnsi="Calibri"/>
          <w:b/>
          <w:color w:val="002060"/>
          <w:sz w:val="28"/>
          <w:szCs w:val="28"/>
        </w:rPr>
        <w:t>EPZ COMMUNITIES</w:t>
      </w:r>
    </w:p>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436B87" w:rsidRDefault="00436B87"/>
    <w:p w:rsidR="00436B87" w:rsidRDefault="00436B87"/>
    <w:p w:rsidR="00436B87" w:rsidRDefault="00436B87"/>
    <w:p w:rsidR="00436B87" w:rsidRDefault="00436B87"/>
    <w:p w:rsidR="00436B87" w:rsidRDefault="00436B87" w:rsidP="00F85FFC">
      <w:pPr>
        <w:jc w:val="center"/>
      </w:pPr>
    </w:p>
    <w:p w:rsidR="00F5019F" w:rsidRDefault="00F5019F" w:rsidP="00F85FFC">
      <w:pPr>
        <w:jc w:val="center"/>
      </w:pPr>
      <w:r>
        <w:t>This page left intentionally blank</w:t>
      </w:r>
    </w:p>
    <w:p w:rsidR="00F5019F" w:rsidRDefault="00F5019F" w:rsidP="00F85FFC">
      <w:pPr>
        <w:jc w:val="center"/>
      </w:pPr>
    </w:p>
    <w:p w:rsidR="00436B87" w:rsidRDefault="00436B87"/>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F5019F" w:rsidRDefault="00F5019F"/>
    <w:p w:rsidR="00EF73EB" w:rsidRDefault="00EF73EB"/>
    <w:p w:rsidR="00EF73EB" w:rsidRDefault="00EF73EB"/>
    <w:p w:rsidR="00F5019F" w:rsidRDefault="00F5019F"/>
    <w:p w:rsidR="00F5019F" w:rsidRDefault="00F5019F"/>
    <w:p w:rsidR="00F5019F" w:rsidRDefault="00F5019F"/>
    <w:p w:rsidR="000E14DC" w:rsidRDefault="00B34948" w:rsidP="00B34948">
      <w:pPr>
        <w:jc w:val="center"/>
        <w:rPr>
          <w:rFonts w:ascii="Arial" w:hAnsi="Arial" w:cs="Arial"/>
          <w:b/>
        </w:rPr>
      </w:pPr>
      <w:r>
        <w:rPr>
          <w:rFonts w:ascii="Arial" w:hAnsi="Arial" w:cs="Arial"/>
          <w:b/>
        </w:rPr>
        <w:lastRenderedPageBreak/>
        <w:t>TABLE OF CONTENTS</w:t>
      </w:r>
    </w:p>
    <w:p w:rsidR="00B34948" w:rsidRDefault="00B34948" w:rsidP="00B34948">
      <w:pPr>
        <w:jc w:val="center"/>
        <w:rPr>
          <w:rFonts w:ascii="Arial" w:hAnsi="Arial" w:cs="Arial"/>
          <w:b/>
        </w:rPr>
      </w:pPr>
    </w:p>
    <w:p w:rsidR="006A5FBF" w:rsidRPr="00757E8A" w:rsidRDefault="00A52816">
      <w:pPr>
        <w:pStyle w:val="TOC1"/>
        <w:tabs>
          <w:tab w:val="left" w:pos="480"/>
          <w:tab w:val="right" w:leader="dot" w:pos="9163"/>
        </w:tabs>
        <w:rPr>
          <w:rFonts w:ascii="Calibri" w:hAnsi="Calibri"/>
          <w:noProof/>
          <w:sz w:val="22"/>
          <w:szCs w:val="22"/>
        </w:rPr>
      </w:pPr>
      <w:r>
        <w:rPr>
          <w:rFonts w:ascii="Arial" w:hAnsi="Arial" w:cs="Arial"/>
          <w:b/>
        </w:rPr>
        <w:fldChar w:fldCharType="begin"/>
      </w:r>
      <w:r>
        <w:rPr>
          <w:rFonts w:ascii="Arial" w:hAnsi="Arial" w:cs="Arial"/>
          <w:b/>
        </w:rPr>
        <w:instrText xml:space="preserve"> TOC \o "1-3" \h \z \u </w:instrText>
      </w:r>
      <w:r>
        <w:rPr>
          <w:rFonts w:ascii="Arial" w:hAnsi="Arial" w:cs="Arial"/>
          <w:b/>
        </w:rPr>
        <w:fldChar w:fldCharType="separate"/>
      </w:r>
      <w:r w:rsidR="001D246F" w:rsidRPr="00757E8A">
        <w:rPr>
          <w:noProof/>
        </w:rPr>
        <w:fldChar w:fldCharType="begin"/>
      </w:r>
      <w:r w:rsidR="001D246F" w:rsidRPr="00757E8A">
        <w:rPr>
          <w:noProof/>
        </w:rPr>
        <w:instrText xml:space="preserve"> HYPERLINK \l "_Toc431372771" </w:instrText>
      </w:r>
      <w:r w:rsidR="001D246F" w:rsidRPr="00757E8A">
        <w:rPr>
          <w:noProof/>
          <w:rPrChange w:id="6" w:author="dbecker" w:date="2015-11-09T13:36:00Z">
            <w:rPr>
              <w:noProof/>
            </w:rPr>
          </w:rPrChange>
        </w:rPr>
        <w:fldChar w:fldCharType="separate"/>
      </w:r>
      <w:r w:rsidR="006A5FBF" w:rsidRPr="00757E8A">
        <w:rPr>
          <w:rStyle w:val="Hyperlink"/>
          <w:rFonts w:ascii="Arial" w:hAnsi="Arial" w:cs="Arial"/>
          <w:b/>
          <w:noProof/>
        </w:rPr>
        <w:t>I.</w:t>
      </w:r>
      <w:r w:rsidR="006A5FBF" w:rsidRPr="00757E8A">
        <w:rPr>
          <w:rFonts w:ascii="Calibri" w:hAnsi="Calibri"/>
          <w:noProof/>
          <w:sz w:val="22"/>
          <w:szCs w:val="22"/>
        </w:rPr>
        <w:tab/>
      </w:r>
      <w:r w:rsidR="006A5FBF" w:rsidRPr="00757E8A">
        <w:rPr>
          <w:rStyle w:val="Hyperlink"/>
          <w:rFonts w:ascii="Arial" w:hAnsi="Arial" w:cs="Arial"/>
          <w:b/>
          <w:noProof/>
        </w:rPr>
        <w:t>PURPOSE</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_Toc431372771 \h </w:instrText>
      </w:r>
      <w:r w:rsidR="006A5FBF" w:rsidRPr="00BF538E">
        <w:rPr>
          <w:noProof/>
          <w:webHidden/>
        </w:rPr>
      </w:r>
      <w:r w:rsidR="006A5FBF" w:rsidRPr="00BF538E">
        <w:rPr>
          <w:noProof/>
          <w:webHidden/>
          <w:rPrChange w:id="7" w:author="dbecker" w:date="2015-11-09T13:36:00Z">
            <w:rPr>
              <w:noProof/>
              <w:webHidden/>
            </w:rPr>
          </w:rPrChange>
        </w:rPr>
        <w:fldChar w:fldCharType="separate"/>
      </w:r>
      <w:ins w:id="8" w:author="Bartlett, Laura" w:date="2016-01-20T11:27:00Z">
        <w:r w:rsidR="00AB12BD">
          <w:rPr>
            <w:noProof/>
            <w:webHidden/>
          </w:rPr>
          <w:t>7</w:t>
        </w:r>
      </w:ins>
      <w:ins w:id="9" w:author="dbecker" w:date="2016-01-13T11:45:00Z">
        <w:del w:id="10" w:author="Bartlett, Laura" w:date="2016-01-20T11:27:00Z">
          <w:r w:rsidR="000C4887" w:rsidDel="00AB12BD">
            <w:rPr>
              <w:noProof/>
              <w:webHidden/>
            </w:rPr>
            <w:delText>7</w:delText>
          </w:r>
        </w:del>
      </w:ins>
      <w:del w:id="11" w:author="Bartlett, Laura" w:date="2016-01-20T11:27:00Z">
        <w:r w:rsidR="001D246F" w:rsidRPr="00757E8A" w:rsidDel="00AB12BD">
          <w:rPr>
            <w:noProof/>
            <w:webHidden/>
          </w:rPr>
          <w:delText>7</w:delText>
        </w:r>
      </w:del>
      <w:r w:rsidR="006A5FBF" w:rsidRPr="00BF538E">
        <w:rPr>
          <w:noProof/>
          <w:webHidden/>
        </w:rPr>
        <w:fldChar w:fldCharType="end"/>
      </w:r>
      <w:r w:rsidR="001D246F" w:rsidRPr="00AB12BD">
        <w:rPr>
          <w:noProof/>
        </w:rPr>
        <w:fldChar w:fldCharType="end"/>
      </w:r>
    </w:p>
    <w:p w:rsidR="006A5FBF" w:rsidRPr="00757E8A" w:rsidRDefault="001D246F">
      <w:pPr>
        <w:pStyle w:val="TOC1"/>
        <w:tabs>
          <w:tab w:val="left" w:pos="4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"_Toc431372772" </w:instrText>
      </w:r>
      <w:r w:rsidRPr="00757E8A">
        <w:rPr>
          <w:noProof/>
          <w:rPrChange w:id="12" w:author="dbecker" w:date="2015-11-09T13:36:00Z">
            <w:rPr>
              <w:noProof/>
            </w:rPr>
          </w:rPrChange>
        </w:rPr>
        <w:fldChar w:fldCharType="separate"/>
      </w:r>
      <w:r w:rsidR="006A5FBF" w:rsidRPr="00757E8A">
        <w:rPr>
          <w:rStyle w:val="Hyperlink"/>
          <w:rFonts w:ascii="Arial" w:hAnsi="Arial" w:cs="Arial"/>
          <w:b/>
          <w:bCs/>
          <w:noProof/>
        </w:rPr>
        <w:t>II.</w:t>
      </w:r>
      <w:r w:rsidR="006A5FBF" w:rsidRPr="00757E8A">
        <w:rPr>
          <w:rFonts w:ascii="Calibri" w:hAnsi="Calibri"/>
          <w:noProof/>
          <w:sz w:val="22"/>
          <w:szCs w:val="22"/>
        </w:rPr>
        <w:tab/>
      </w:r>
      <w:r w:rsidR="006A5FBF" w:rsidRPr="00757E8A">
        <w:rPr>
          <w:rStyle w:val="Hyperlink"/>
          <w:rFonts w:ascii="Arial" w:hAnsi="Arial" w:cs="Arial"/>
          <w:b/>
          <w:bCs/>
          <w:noProof/>
        </w:rPr>
        <w:t>AUTHORITIES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_Toc431372772 \h </w:instrText>
      </w:r>
      <w:r w:rsidR="006A5FBF" w:rsidRPr="00BF538E">
        <w:rPr>
          <w:noProof/>
          <w:webHidden/>
        </w:rPr>
      </w:r>
      <w:r w:rsidR="006A5FBF" w:rsidRPr="00BF538E">
        <w:rPr>
          <w:noProof/>
          <w:webHidden/>
          <w:rPrChange w:id="13" w:author="dbecker" w:date="2015-11-09T13:36:00Z">
            <w:rPr>
              <w:noProof/>
              <w:webHidden/>
            </w:rPr>
          </w:rPrChange>
        </w:rPr>
        <w:fldChar w:fldCharType="separate"/>
      </w:r>
      <w:ins w:id="14" w:author="Bartlett, Laura" w:date="2016-01-20T11:27:00Z">
        <w:r w:rsidR="00AB12BD">
          <w:rPr>
            <w:noProof/>
            <w:webHidden/>
          </w:rPr>
          <w:t>7</w:t>
        </w:r>
      </w:ins>
      <w:ins w:id="15" w:author="dbecker" w:date="2016-01-13T11:45:00Z">
        <w:del w:id="16" w:author="Bartlett, Laura" w:date="2016-01-20T11:27:00Z">
          <w:r w:rsidR="000C4887" w:rsidDel="00AB12BD">
            <w:rPr>
              <w:noProof/>
              <w:webHidden/>
            </w:rPr>
            <w:delText>7</w:delText>
          </w:r>
        </w:del>
      </w:ins>
      <w:del w:id="17" w:author="Bartlett, Laura" w:date="2016-01-20T11:27:00Z">
        <w:r w:rsidRPr="00757E8A" w:rsidDel="00AB12BD">
          <w:rPr>
            <w:noProof/>
            <w:webHidden/>
          </w:rPr>
          <w:delText>8</w:delText>
        </w:r>
      </w:del>
      <w:r w:rsidR="006A5FBF" w:rsidRPr="00BF538E">
        <w:rPr>
          <w:noProof/>
          <w:webHidden/>
        </w:rPr>
        <w:fldChar w:fldCharType="end"/>
      </w:r>
      <w:r w:rsidRPr="00AB12BD">
        <w:rPr>
          <w:noProof/>
        </w:rPr>
        <w:fldChar w:fldCharType="end"/>
      </w:r>
    </w:p>
    <w:p w:rsidR="006A5FBF" w:rsidRPr="00757E8A" w:rsidRDefault="001D246F">
      <w:pPr>
        <w:pStyle w:val="TOC1"/>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"_Toc431372773" </w:instrText>
      </w:r>
      <w:r w:rsidRPr="00757E8A">
        <w:rPr>
          <w:noProof/>
          <w:rPrChange w:id="18" w:author="dbecker" w:date="2015-11-09T13:36:00Z">
            <w:rPr>
              <w:noProof/>
            </w:rPr>
          </w:rPrChange>
        </w:rPr>
        <w:fldChar w:fldCharType="separate"/>
      </w:r>
      <w:r w:rsidR="006A5FBF" w:rsidRPr="00757E8A">
        <w:rPr>
          <w:rStyle w:val="Hyperlink"/>
          <w:rFonts w:ascii="Arial" w:hAnsi="Arial" w:cs="Arial"/>
          <w:b/>
          <w:bCs/>
          <w:noProof/>
        </w:rPr>
        <w:t>III.</w:t>
      </w:r>
      <w:del w:id="19" w:author="dbecker" w:date="2015-11-09T13:03:00Z">
        <w:r w:rsidR="006A5FBF" w:rsidRPr="00757E8A" w:rsidDel="00B91031">
          <w:rPr>
            <w:rFonts w:ascii="Calibri" w:hAnsi="Calibri"/>
            <w:noProof/>
            <w:sz w:val="22"/>
            <w:szCs w:val="22"/>
          </w:rPr>
          <w:tab/>
        </w:r>
      </w:del>
      <w:ins w:id="20" w:author="dbecker" w:date="2015-11-09T13:03:00Z">
        <w:r w:rsidR="00B91031" w:rsidRPr="00757E8A">
          <w:rPr>
            <w:rFonts w:ascii="Calibri" w:hAnsi="Calibri"/>
            <w:noProof/>
            <w:sz w:val="22"/>
            <w:szCs w:val="22"/>
          </w:rPr>
          <w:t xml:space="preserve">    </w:t>
        </w:r>
      </w:ins>
      <w:r w:rsidR="006A5FBF" w:rsidRPr="00757E8A">
        <w:rPr>
          <w:rStyle w:val="Hyperlink"/>
          <w:rFonts w:ascii="Arial" w:hAnsi="Arial" w:cs="Arial"/>
          <w:b/>
          <w:bCs/>
          <w:noProof/>
        </w:rPr>
        <w:t>EMERGENCY PLANNING ZONE COMMUNITIES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_Toc431372773 \h </w:instrText>
      </w:r>
      <w:r w:rsidR="006A5FBF" w:rsidRPr="00BF538E">
        <w:rPr>
          <w:noProof/>
          <w:webHidden/>
        </w:rPr>
      </w:r>
      <w:r w:rsidR="006A5FBF" w:rsidRPr="00BF538E">
        <w:rPr>
          <w:noProof/>
          <w:webHidden/>
          <w:rPrChange w:id="21" w:author="dbecker" w:date="2015-11-09T13:36:00Z">
            <w:rPr>
              <w:noProof/>
              <w:webHidden/>
            </w:rPr>
          </w:rPrChange>
        </w:rPr>
        <w:fldChar w:fldCharType="separate"/>
      </w:r>
      <w:ins w:id="22" w:author="Bartlett, Laura" w:date="2016-01-20T11:27:00Z">
        <w:r w:rsidR="00AB12BD">
          <w:rPr>
            <w:noProof/>
            <w:webHidden/>
          </w:rPr>
          <w:t>8</w:t>
        </w:r>
      </w:ins>
      <w:ins w:id="23" w:author="dbecker" w:date="2016-01-13T11:45:00Z">
        <w:del w:id="24" w:author="Bartlett, Laura" w:date="2016-01-20T11:27:00Z">
          <w:r w:rsidR="000C4887" w:rsidDel="00AB12BD">
            <w:rPr>
              <w:noProof/>
              <w:webHidden/>
            </w:rPr>
            <w:delText>8</w:delText>
          </w:r>
        </w:del>
      </w:ins>
      <w:del w:id="25" w:author="Bartlett, Laura" w:date="2016-01-20T11:27:00Z">
        <w:r w:rsidRPr="00757E8A" w:rsidDel="00AB12BD">
          <w:rPr>
            <w:noProof/>
            <w:webHidden/>
          </w:rPr>
          <w:delText>8</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"_Toc431372774" </w:instrText>
      </w:r>
      <w:r w:rsidRPr="00757E8A">
        <w:rPr>
          <w:noProof/>
          <w:rPrChange w:id="26" w:author="dbecker" w:date="2015-11-09T13:36:00Z">
            <w:rPr>
              <w:noProof/>
            </w:rPr>
          </w:rPrChange>
        </w:rPr>
        <w:fldChar w:fldCharType="separate"/>
      </w:r>
      <w:r w:rsidR="006A5FBF" w:rsidRPr="00757E8A">
        <w:rPr>
          <w:rStyle w:val="Hyperlink"/>
          <w:noProof/>
        </w:rPr>
        <w:t>A.</w:t>
      </w:r>
      <w:del w:id="27" w:author="dbecker" w:date="2015-11-09T13:03:00Z">
        <w:r w:rsidR="006A5FBF" w:rsidRPr="00757E8A" w:rsidDel="00B91031">
          <w:rPr>
            <w:rFonts w:ascii="Calibri" w:hAnsi="Calibri"/>
            <w:noProof/>
            <w:sz w:val="22"/>
            <w:szCs w:val="22"/>
          </w:rPr>
          <w:tab/>
        </w:r>
      </w:del>
      <w:ins w:id="28" w:author="dbecker" w:date="2015-11-09T13:03:00Z">
        <w:r w:rsidR="00B91031" w:rsidRPr="00757E8A">
          <w:rPr>
            <w:rFonts w:ascii="Calibri" w:hAnsi="Calibri"/>
            <w:noProof/>
            <w:sz w:val="22"/>
            <w:szCs w:val="22"/>
          </w:rPr>
          <w:t xml:space="preserve">    </w:t>
        </w:r>
      </w:ins>
      <w:r w:rsidR="006A5FBF" w:rsidRPr="00757E8A">
        <w:rPr>
          <w:rStyle w:val="Hyperlink"/>
          <w:noProof/>
        </w:rPr>
        <w:t>Vermont Yankee</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_Toc431372774 \h </w:instrText>
      </w:r>
      <w:r w:rsidR="006A5FBF" w:rsidRPr="00BF538E">
        <w:rPr>
          <w:noProof/>
          <w:webHidden/>
        </w:rPr>
      </w:r>
      <w:r w:rsidR="006A5FBF" w:rsidRPr="00BF538E">
        <w:rPr>
          <w:noProof/>
          <w:webHidden/>
          <w:rPrChange w:id="29" w:author="dbecker" w:date="2015-11-09T13:36:00Z">
            <w:rPr>
              <w:noProof/>
              <w:webHidden/>
            </w:rPr>
          </w:rPrChange>
        </w:rPr>
        <w:fldChar w:fldCharType="separate"/>
      </w:r>
      <w:ins w:id="30" w:author="Bartlett, Laura" w:date="2016-01-20T11:27:00Z">
        <w:r w:rsidR="00AB12BD">
          <w:rPr>
            <w:noProof/>
            <w:webHidden/>
          </w:rPr>
          <w:t>8</w:t>
        </w:r>
      </w:ins>
      <w:ins w:id="31" w:author="dbecker" w:date="2016-01-13T11:45:00Z">
        <w:del w:id="32" w:author="Bartlett, Laura" w:date="2016-01-20T11:27:00Z">
          <w:r w:rsidR="000C4887" w:rsidDel="00AB12BD">
            <w:rPr>
              <w:noProof/>
              <w:webHidden/>
            </w:rPr>
            <w:delText>8</w:delText>
          </w:r>
        </w:del>
      </w:ins>
      <w:del w:id="33" w:author="Bartlett, Laura" w:date="2016-01-20T11:27:00Z">
        <w:r w:rsidRPr="00757E8A" w:rsidDel="00AB12BD">
          <w:rPr>
            <w:noProof/>
            <w:webHidden/>
          </w:rPr>
          <w:delText>8</w:delText>
        </w:r>
      </w:del>
      <w:r w:rsidR="006A5FBF" w:rsidRPr="00BF538E">
        <w:rPr>
          <w:noProof/>
          <w:webHidden/>
        </w:rPr>
        <w:fldChar w:fldCharType="end"/>
      </w:r>
      <w:r w:rsidRPr="00AB12BD">
        <w:rPr>
          <w:noProof/>
        </w:rPr>
        <w:fldChar w:fldCharType="end"/>
      </w:r>
    </w:p>
    <w:p w:rsidR="006A5FBF" w:rsidRPr="00757E8A" w:rsidRDefault="001D246F">
      <w:pPr>
        <w:pStyle w:val="TOC2"/>
        <w:tabs>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"_Toc431372775" </w:instrText>
      </w:r>
      <w:r w:rsidRPr="00757E8A">
        <w:rPr>
          <w:noProof/>
          <w:rPrChange w:id="34" w:author="dbecker" w:date="2015-11-09T13:36:00Z">
            <w:rPr>
              <w:noProof/>
            </w:rPr>
          </w:rPrChange>
        </w:rPr>
        <w:fldChar w:fldCharType="separate"/>
      </w:r>
      <w:r w:rsidR="006A5FBF" w:rsidRPr="00757E8A">
        <w:rPr>
          <w:rStyle w:val="Hyperlink"/>
          <w:noProof/>
        </w:rPr>
        <w:t>B.    Seabrook Station</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_Toc431372775 \h </w:instrText>
      </w:r>
      <w:r w:rsidR="006A5FBF" w:rsidRPr="00BF538E">
        <w:rPr>
          <w:noProof/>
          <w:webHidden/>
        </w:rPr>
      </w:r>
      <w:r w:rsidR="006A5FBF" w:rsidRPr="00BF538E">
        <w:rPr>
          <w:noProof/>
          <w:webHidden/>
          <w:rPrChange w:id="35" w:author="dbecker" w:date="2015-11-09T13:36:00Z">
            <w:rPr>
              <w:noProof/>
              <w:webHidden/>
            </w:rPr>
          </w:rPrChange>
        </w:rPr>
        <w:fldChar w:fldCharType="separate"/>
      </w:r>
      <w:ins w:id="36" w:author="Bartlett, Laura" w:date="2016-01-20T11:27:00Z">
        <w:r w:rsidR="00AB12BD">
          <w:rPr>
            <w:noProof/>
            <w:webHidden/>
          </w:rPr>
          <w:t>8</w:t>
        </w:r>
      </w:ins>
      <w:ins w:id="37" w:author="dbecker" w:date="2016-01-13T11:45:00Z">
        <w:del w:id="38" w:author="Bartlett, Laura" w:date="2016-01-20T11:27:00Z">
          <w:r w:rsidR="000C4887" w:rsidDel="00AB12BD">
            <w:rPr>
              <w:noProof/>
              <w:webHidden/>
            </w:rPr>
            <w:delText>8</w:delText>
          </w:r>
        </w:del>
      </w:ins>
      <w:del w:id="39" w:author="Bartlett, Laura" w:date="2016-01-20T11:27:00Z">
        <w:r w:rsidRPr="00757E8A" w:rsidDel="00AB12BD">
          <w:rPr>
            <w:noProof/>
            <w:webHidden/>
          </w:rPr>
          <w:delText>9</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"_Toc431372776" </w:instrText>
      </w:r>
      <w:r w:rsidRPr="00757E8A">
        <w:rPr>
          <w:noProof/>
          <w:rPrChange w:id="40" w:author="dbecker" w:date="2015-11-09T13:36:00Z">
            <w:rPr>
              <w:noProof/>
            </w:rPr>
          </w:rPrChange>
        </w:rPr>
        <w:fldChar w:fldCharType="separate"/>
      </w:r>
      <w:r w:rsidR="006A5FBF" w:rsidRPr="00757E8A">
        <w:rPr>
          <w:rStyle w:val="Hyperlink"/>
          <w:noProof/>
        </w:rPr>
        <w:t>C.</w:t>
      </w:r>
      <w:del w:id="41" w:author="dbecker" w:date="2015-11-09T13:03:00Z">
        <w:r w:rsidR="006A5FBF" w:rsidRPr="00757E8A" w:rsidDel="00B91031">
          <w:rPr>
            <w:rFonts w:ascii="Calibri" w:hAnsi="Calibri"/>
            <w:noProof/>
            <w:sz w:val="22"/>
            <w:szCs w:val="22"/>
          </w:rPr>
          <w:tab/>
        </w:r>
      </w:del>
      <w:ins w:id="42" w:author="dbecker" w:date="2015-11-09T13:03:00Z">
        <w:r w:rsidR="00B91031" w:rsidRPr="00757E8A">
          <w:rPr>
            <w:rFonts w:ascii="Calibri" w:hAnsi="Calibri"/>
            <w:noProof/>
            <w:sz w:val="22"/>
            <w:szCs w:val="22"/>
          </w:rPr>
          <w:t xml:space="preserve">     </w:t>
        </w:r>
      </w:ins>
      <w:r w:rsidR="006A5FBF" w:rsidRPr="00757E8A">
        <w:rPr>
          <w:rStyle w:val="Hyperlink"/>
          <w:noProof/>
        </w:rPr>
        <w:t>Assignment of Host Communities to Local EPZ Communities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_Toc431372776 \h </w:instrText>
      </w:r>
      <w:r w:rsidR="006A5FBF" w:rsidRPr="00BF538E">
        <w:rPr>
          <w:noProof/>
          <w:webHidden/>
        </w:rPr>
      </w:r>
      <w:r w:rsidR="006A5FBF" w:rsidRPr="00BF538E">
        <w:rPr>
          <w:noProof/>
          <w:webHidden/>
          <w:rPrChange w:id="43" w:author="dbecker" w:date="2015-11-09T13:36:00Z">
            <w:rPr>
              <w:noProof/>
              <w:webHidden/>
            </w:rPr>
          </w:rPrChange>
        </w:rPr>
        <w:fldChar w:fldCharType="separate"/>
      </w:r>
      <w:ins w:id="44" w:author="Bartlett, Laura" w:date="2016-01-20T11:27:00Z">
        <w:r w:rsidR="00AB12BD">
          <w:rPr>
            <w:noProof/>
            <w:webHidden/>
          </w:rPr>
          <w:t>9</w:t>
        </w:r>
      </w:ins>
      <w:ins w:id="45" w:author="dbecker" w:date="2016-01-13T11:45:00Z">
        <w:del w:id="46" w:author="Bartlett, Laura" w:date="2016-01-20T11:27:00Z">
          <w:r w:rsidR="000C4887" w:rsidDel="00AB12BD">
            <w:rPr>
              <w:noProof/>
              <w:webHidden/>
            </w:rPr>
            <w:delText>9</w:delText>
          </w:r>
        </w:del>
      </w:ins>
      <w:del w:id="47" w:author="Bartlett, Laura" w:date="2016-01-20T11:27:00Z">
        <w:r w:rsidRPr="00757E8A" w:rsidDel="00AB12BD">
          <w:rPr>
            <w:noProof/>
            <w:webHidden/>
          </w:rPr>
          <w:delText>9</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"_Toc431372777" </w:instrText>
      </w:r>
      <w:r w:rsidRPr="00757E8A">
        <w:rPr>
          <w:noProof/>
          <w:rPrChange w:id="48" w:author="dbecker" w:date="2015-11-09T13:36:00Z">
            <w:rPr>
              <w:noProof/>
            </w:rPr>
          </w:rPrChange>
        </w:rPr>
        <w:fldChar w:fldCharType="separate"/>
      </w:r>
      <w:r w:rsidR="006A5FBF" w:rsidRPr="00757E8A">
        <w:rPr>
          <w:rStyle w:val="Hyperlink"/>
          <w:noProof/>
        </w:rPr>
        <w:t>D.</w:t>
      </w:r>
      <w:del w:id="49" w:author="dbecker" w:date="2015-11-09T13:03:00Z">
        <w:r w:rsidR="006A5FBF" w:rsidRPr="00757E8A" w:rsidDel="00B91031">
          <w:rPr>
            <w:rFonts w:ascii="Calibri" w:hAnsi="Calibri"/>
            <w:noProof/>
            <w:sz w:val="22"/>
            <w:szCs w:val="22"/>
          </w:rPr>
          <w:tab/>
        </w:r>
      </w:del>
      <w:ins w:id="50" w:author="dbecker" w:date="2015-11-09T13:03:00Z">
        <w:r w:rsidR="00B91031" w:rsidRPr="00757E8A">
          <w:rPr>
            <w:rFonts w:ascii="Calibri" w:hAnsi="Calibri"/>
            <w:noProof/>
            <w:sz w:val="22"/>
            <w:szCs w:val="22"/>
          </w:rPr>
          <w:t xml:space="preserve">     </w:t>
        </w:r>
      </w:ins>
      <w:r w:rsidR="006A5FBF" w:rsidRPr="00757E8A">
        <w:rPr>
          <w:rStyle w:val="Hyperlink"/>
          <w:noProof/>
        </w:rPr>
        <w:t>Seabrook Station Emergency Response Planning Areas (ERPAs)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_Toc431372777 \h </w:instrText>
      </w:r>
      <w:r w:rsidR="006A5FBF" w:rsidRPr="00BF538E">
        <w:rPr>
          <w:noProof/>
          <w:webHidden/>
        </w:rPr>
      </w:r>
      <w:r w:rsidR="006A5FBF" w:rsidRPr="00BF538E">
        <w:rPr>
          <w:noProof/>
          <w:webHidden/>
          <w:rPrChange w:id="51" w:author="dbecker" w:date="2015-11-09T13:36:00Z">
            <w:rPr>
              <w:noProof/>
              <w:webHidden/>
            </w:rPr>
          </w:rPrChange>
        </w:rPr>
        <w:fldChar w:fldCharType="separate"/>
      </w:r>
      <w:ins w:id="52" w:author="Bartlett, Laura" w:date="2016-01-20T11:27:00Z">
        <w:r w:rsidR="00AB12BD">
          <w:rPr>
            <w:noProof/>
            <w:webHidden/>
          </w:rPr>
          <w:t>10</w:t>
        </w:r>
      </w:ins>
      <w:ins w:id="53" w:author="dbecker" w:date="2016-01-13T11:45:00Z">
        <w:del w:id="54" w:author="Bartlett, Laura" w:date="2016-01-20T11:27:00Z">
          <w:r w:rsidR="000C4887" w:rsidDel="00AB12BD">
            <w:rPr>
              <w:noProof/>
              <w:webHidden/>
            </w:rPr>
            <w:delText>10</w:delText>
          </w:r>
        </w:del>
      </w:ins>
      <w:del w:id="55" w:author="Bartlett, Laura" w:date="2016-01-20T11:27:00Z">
        <w:r w:rsidRPr="00757E8A" w:rsidDel="00AB12BD">
          <w:rPr>
            <w:noProof/>
            <w:webHidden/>
          </w:rPr>
          <w:delText>10</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"_Toc431372778" </w:instrText>
      </w:r>
      <w:r w:rsidRPr="00757E8A">
        <w:rPr>
          <w:noProof/>
          <w:rPrChange w:id="56" w:author="dbecker" w:date="2015-11-09T13:36:00Z">
            <w:rPr>
              <w:noProof/>
            </w:rPr>
          </w:rPrChange>
        </w:rPr>
        <w:fldChar w:fldCharType="separate"/>
      </w:r>
      <w:r w:rsidR="006A5FBF" w:rsidRPr="00757E8A">
        <w:rPr>
          <w:rStyle w:val="Hyperlink"/>
          <w:noProof/>
        </w:rPr>
        <w:t>E.</w:t>
      </w:r>
      <w:ins w:id="57" w:author="dbecker" w:date="2015-11-09T13:03:00Z">
        <w:r w:rsidR="00B91031" w:rsidRPr="00757E8A">
          <w:rPr>
            <w:rFonts w:ascii="Calibri" w:hAnsi="Calibri"/>
            <w:noProof/>
            <w:sz w:val="22"/>
            <w:szCs w:val="22"/>
          </w:rPr>
          <w:t xml:space="preserve">     </w:t>
        </w:r>
      </w:ins>
      <w:del w:id="58" w:author="dbecker" w:date="2015-11-09T13:03:00Z">
        <w:r w:rsidR="006A5FBF" w:rsidRPr="00757E8A" w:rsidDel="00B91031">
          <w:rPr>
            <w:rFonts w:ascii="Calibri" w:hAnsi="Calibri"/>
            <w:noProof/>
            <w:sz w:val="22"/>
            <w:szCs w:val="22"/>
          </w:rPr>
          <w:tab/>
        </w:r>
      </w:del>
      <w:r w:rsidR="006A5FBF" w:rsidRPr="00757E8A">
        <w:rPr>
          <w:rStyle w:val="Hyperlink"/>
          <w:noProof/>
        </w:rPr>
        <w:t>Vermont Yankee Plume Exposure Pathway EPZ</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_Toc431372778 \h </w:instrText>
      </w:r>
      <w:r w:rsidR="006A5FBF" w:rsidRPr="00BF538E">
        <w:rPr>
          <w:noProof/>
          <w:webHidden/>
        </w:rPr>
      </w:r>
      <w:r w:rsidR="006A5FBF" w:rsidRPr="00BF538E">
        <w:rPr>
          <w:noProof/>
          <w:webHidden/>
          <w:rPrChange w:id="59" w:author="dbecker" w:date="2015-11-09T13:36:00Z">
            <w:rPr>
              <w:noProof/>
              <w:webHidden/>
            </w:rPr>
          </w:rPrChange>
        </w:rPr>
        <w:fldChar w:fldCharType="separate"/>
      </w:r>
      <w:ins w:id="60" w:author="Bartlett, Laura" w:date="2016-01-20T11:27:00Z">
        <w:r w:rsidR="00AB12BD">
          <w:rPr>
            <w:noProof/>
            <w:webHidden/>
          </w:rPr>
          <w:t>11</w:t>
        </w:r>
      </w:ins>
      <w:ins w:id="61" w:author="dbecker" w:date="2016-01-13T11:45:00Z">
        <w:del w:id="62" w:author="Bartlett, Laura" w:date="2016-01-20T11:27:00Z">
          <w:r w:rsidR="000C4887" w:rsidDel="00AB12BD">
            <w:rPr>
              <w:noProof/>
              <w:webHidden/>
            </w:rPr>
            <w:delText>11</w:delText>
          </w:r>
        </w:del>
      </w:ins>
      <w:del w:id="63" w:author="Bartlett, Laura" w:date="2016-01-20T11:27:00Z">
        <w:r w:rsidRPr="00757E8A" w:rsidDel="00AB12BD">
          <w:rPr>
            <w:noProof/>
            <w:webHidden/>
          </w:rPr>
          <w:delText>11</w:delText>
        </w:r>
      </w:del>
      <w:r w:rsidR="006A5FBF" w:rsidRPr="00BF538E">
        <w:rPr>
          <w:noProof/>
          <w:webHidden/>
        </w:rPr>
        <w:fldChar w:fldCharType="end"/>
      </w:r>
      <w:r w:rsidRPr="00AB12BD">
        <w:rPr>
          <w:noProof/>
        </w:rPr>
        <w:fldChar w:fldCharType="end"/>
      </w:r>
    </w:p>
    <w:p w:rsidR="006A5FBF" w:rsidRPr="00757E8A" w:rsidRDefault="001D246F">
      <w:pPr>
        <w:pStyle w:val="TOC1"/>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"_Toc431372779" </w:instrText>
      </w:r>
      <w:r w:rsidRPr="00757E8A">
        <w:rPr>
          <w:noProof/>
          <w:rPrChange w:id="64" w:author="dbecker" w:date="2015-11-09T13:36:00Z">
            <w:rPr>
              <w:noProof/>
            </w:rPr>
          </w:rPrChange>
        </w:rPr>
        <w:fldChar w:fldCharType="separate"/>
      </w:r>
      <w:r w:rsidR="006A5FBF" w:rsidRPr="00757E8A">
        <w:rPr>
          <w:rStyle w:val="Hyperlink"/>
          <w:rFonts w:ascii="Arial" w:hAnsi="Arial"/>
          <w:b/>
          <w:bCs/>
          <w:noProof/>
        </w:rPr>
        <w:t>IV.</w:t>
      </w:r>
      <w:del w:id="65" w:author="dbecker" w:date="2015-11-09T13:04:00Z">
        <w:r w:rsidR="006A5FBF" w:rsidRPr="00757E8A" w:rsidDel="00B91031">
          <w:rPr>
            <w:rFonts w:ascii="Calibri" w:hAnsi="Calibri"/>
            <w:noProof/>
            <w:sz w:val="22"/>
            <w:szCs w:val="22"/>
          </w:rPr>
          <w:tab/>
        </w:r>
      </w:del>
      <w:ins w:id="66" w:author="dbecker" w:date="2015-11-09T13:04:00Z">
        <w:r w:rsidR="00B91031" w:rsidRPr="00757E8A">
          <w:rPr>
            <w:rFonts w:ascii="Calibri" w:hAnsi="Calibri"/>
            <w:noProof/>
            <w:sz w:val="22"/>
            <w:szCs w:val="22"/>
          </w:rPr>
          <w:t xml:space="preserve">  </w:t>
        </w:r>
      </w:ins>
      <w:ins w:id="67" w:author="dbecker" w:date="2015-11-09T13:05:00Z">
        <w:r w:rsidR="00B91031" w:rsidRPr="00757E8A">
          <w:rPr>
            <w:rFonts w:ascii="Calibri" w:hAnsi="Calibri"/>
            <w:noProof/>
            <w:sz w:val="22"/>
            <w:szCs w:val="22"/>
          </w:rPr>
          <w:t xml:space="preserve"> </w:t>
        </w:r>
      </w:ins>
      <w:ins w:id="68" w:author="dbecker" w:date="2015-11-09T13:04:00Z">
        <w:r w:rsidR="00B91031" w:rsidRPr="00757E8A">
          <w:rPr>
            <w:rFonts w:ascii="Calibri" w:hAnsi="Calibri"/>
            <w:noProof/>
            <w:sz w:val="22"/>
            <w:szCs w:val="22"/>
          </w:rPr>
          <w:t xml:space="preserve"> </w:t>
        </w:r>
      </w:ins>
      <w:r w:rsidR="006A5FBF" w:rsidRPr="00757E8A">
        <w:rPr>
          <w:rStyle w:val="Hyperlink"/>
          <w:rFonts w:ascii="Arial" w:hAnsi="Arial"/>
          <w:b/>
          <w:bCs/>
          <w:noProof/>
        </w:rPr>
        <w:t>GOVERNANCE</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_Toc431372779 \h </w:instrText>
      </w:r>
      <w:r w:rsidR="006A5FBF" w:rsidRPr="00BF538E">
        <w:rPr>
          <w:noProof/>
          <w:webHidden/>
        </w:rPr>
      </w:r>
      <w:r w:rsidR="006A5FBF" w:rsidRPr="00BF538E">
        <w:rPr>
          <w:noProof/>
          <w:webHidden/>
          <w:rPrChange w:id="69" w:author="dbecker" w:date="2015-11-09T13:36:00Z">
            <w:rPr>
              <w:noProof/>
              <w:webHidden/>
            </w:rPr>
          </w:rPrChange>
        </w:rPr>
        <w:fldChar w:fldCharType="separate"/>
      </w:r>
      <w:ins w:id="70" w:author="Bartlett, Laura" w:date="2016-01-20T11:27:00Z">
        <w:r w:rsidR="00AB12BD">
          <w:rPr>
            <w:noProof/>
            <w:webHidden/>
          </w:rPr>
          <w:t>11</w:t>
        </w:r>
      </w:ins>
      <w:ins w:id="71" w:author="dbecker" w:date="2016-01-13T11:45:00Z">
        <w:del w:id="72" w:author="Bartlett, Laura" w:date="2016-01-20T11:27:00Z">
          <w:r w:rsidR="000C4887" w:rsidDel="00AB12BD">
            <w:rPr>
              <w:noProof/>
              <w:webHidden/>
            </w:rPr>
            <w:delText>11</w:delText>
          </w:r>
        </w:del>
      </w:ins>
      <w:del w:id="73" w:author="Bartlett, Laura" w:date="2016-01-20T11:27:00Z">
        <w:r w:rsidRPr="00757E8A" w:rsidDel="00AB12BD">
          <w:rPr>
            <w:noProof/>
            <w:webHidden/>
          </w:rPr>
          <w:delText>12</w:delText>
        </w:r>
      </w:del>
      <w:r w:rsidR="006A5FBF" w:rsidRPr="00BF538E">
        <w:rPr>
          <w:noProof/>
          <w:webHidden/>
        </w:rPr>
        <w:fldChar w:fldCharType="end"/>
      </w:r>
      <w:r w:rsidRPr="00AB12BD">
        <w:rPr>
          <w:noProof/>
        </w:rPr>
        <w:fldChar w:fldCharType="end"/>
      </w:r>
    </w:p>
    <w:p w:rsidR="006A5FBF" w:rsidRPr="00757E8A" w:rsidRDefault="001D246F">
      <w:pPr>
        <w:pStyle w:val="TOC1"/>
        <w:tabs>
          <w:tab w:val="left" w:pos="4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"_Toc431372780" </w:instrText>
      </w:r>
      <w:r w:rsidRPr="00757E8A">
        <w:rPr>
          <w:noProof/>
          <w:rPrChange w:id="74" w:author="dbecker" w:date="2015-11-09T13:36:00Z">
            <w:rPr>
              <w:noProof/>
            </w:rPr>
          </w:rPrChange>
        </w:rPr>
        <w:fldChar w:fldCharType="separate"/>
      </w:r>
      <w:r w:rsidR="006A5FBF" w:rsidRPr="00757E8A">
        <w:rPr>
          <w:rStyle w:val="Hyperlink"/>
          <w:rFonts w:ascii="Arial" w:hAnsi="Arial" w:cs="Arial"/>
          <w:b/>
          <w:bCs/>
          <w:noProof/>
        </w:rPr>
        <w:t>V.</w:t>
      </w:r>
      <w:ins w:id="75" w:author="dbecker" w:date="2015-11-09T13:05:00Z">
        <w:r w:rsidR="00B91031" w:rsidRPr="00757E8A">
          <w:rPr>
            <w:rFonts w:ascii="Calibri" w:hAnsi="Calibri"/>
            <w:noProof/>
            <w:sz w:val="22"/>
            <w:szCs w:val="22"/>
          </w:rPr>
          <w:t xml:space="preserve">     </w:t>
        </w:r>
      </w:ins>
      <w:del w:id="76" w:author="dbecker" w:date="2015-11-09T13:05:00Z">
        <w:r w:rsidR="006A5FBF" w:rsidRPr="00757E8A" w:rsidDel="00B91031">
          <w:rPr>
            <w:rFonts w:ascii="Calibri" w:hAnsi="Calibri"/>
            <w:noProof/>
            <w:sz w:val="22"/>
            <w:szCs w:val="22"/>
          </w:rPr>
          <w:tab/>
        </w:r>
      </w:del>
      <w:r w:rsidR="006A5FBF" w:rsidRPr="00757E8A">
        <w:rPr>
          <w:rStyle w:val="Hyperlink"/>
          <w:rFonts w:ascii="Arial" w:hAnsi="Arial" w:cs="Arial"/>
          <w:b/>
          <w:bCs/>
          <w:noProof/>
        </w:rPr>
        <w:t>RELATIONSHIP TO STATE AND HOST ORGANIZATIONS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_Toc431372780 \h </w:instrText>
      </w:r>
      <w:r w:rsidR="006A5FBF" w:rsidRPr="00BF538E">
        <w:rPr>
          <w:noProof/>
          <w:webHidden/>
        </w:rPr>
      </w:r>
      <w:r w:rsidR="006A5FBF" w:rsidRPr="00BF538E">
        <w:rPr>
          <w:noProof/>
          <w:webHidden/>
          <w:rPrChange w:id="77" w:author="dbecker" w:date="2015-11-09T13:36:00Z">
            <w:rPr>
              <w:noProof/>
              <w:webHidden/>
            </w:rPr>
          </w:rPrChange>
        </w:rPr>
        <w:fldChar w:fldCharType="separate"/>
      </w:r>
      <w:ins w:id="78" w:author="Bartlett, Laura" w:date="2016-01-20T11:27:00Z">
        <w:r w:rsidR="00AB12BD">
          <w:rPr>
            <w:noProof/>
            <w:webHidden/>
          </w:rPr>
          <w:t>12</w:t>
        </w:r>
      </w:ins>
      <w:ins w:id="79" w:author="dbecker" w:date="2016-01-13T11:45:00Z">
        <w:del w:id="80" w:author="Bartlett, Laura" w:date="2016-01-20T11:27:00Z">
          <w:r w:rsidR="000C4887" w:rsidDel="00AB12BD">
            <w:rPr>
              <w:noProof/>
              <w:webHidden/>
            </w:rPr>
            <w:delText>12</w:delText>
          </w:r>
        </w:del>
      </w:ins>
      <w:del w:id="81" w:author="Bartlett, Laura" w:date="2016-01-20T11:27:00Z">
        <w:r w:rsidRPr="00757E8A" w:rsidDel="00AB12BD">
          <w:rPr>
            <w:noProof/>
            <w:webHidden/>
          </w:rPr>
          <w:delText>12</w:delText>
        </w:r>
      </w:del>
      <w:r w:rsidR="006A5FBF" w:rsidRPr="00BF538E">
        <w:rPr>
          <w:noProof/>
          <w:webHidden/>
        </w:rPr>
        <w:fldChar w:fldCharType="end"/>
      </w:r>
      <w:r w:rsidRPr="00AB12BD">
        <w:rPr>
          <w:noProof/>
        </w:rPr>
        <w:fldChar w:fldCharType="end"/>
      </w:r>
    </w:p>
    <w:p w:rsidR="006A5FBF" w:rsidRPr="00757E8A" w:rsidRDefault="001D246F">
      <w:pPr>
        <w:pStyle w:val="TOC2"/>
        <w:tabs>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"_Toc431372781" </w:instrText>
      </w:r>
      <w:r w:rsidRPr="00757E8A">
        <w:rPr>
          <w:noProof/>
          <w:rPrChange w:id="82" w:author="dbecker" w:date="2015-11-09T13:36:00Z">
            <w:rPr>
              <w:noProof/>
            </w:rPr>
          </w:rPrChange>
        </w:rPr>
        <w:fldChar w:fldCharType="separate"/>
      </w:r>
      <w:r w:rsidR="006A5FBF" w:rsidRPr="00757E8A">
        <w:rPr>
          <w:rStyle w:val="Hyperlink"/>
          <w:noProof/>
        </w:rPr>
        <w:t xml:space="preserve">A. </w:t>
      </w:r>
      <w:ins w:id="83" w:author="dbecker" w:date="2015-11-09T13:05:00Z">
        <w:r w:rsidR="00B91031" w:rsidRPr="00757E8A">
          <w:rPr>
            <w:rStyle w:val="Hyperlink"/>
            <w:noProof/>
          </w:rPr>
          <w:t xml:space="preserve"> </w:t>
        </w:r>
      </w:ins>
      <w:r w:rsidR="006A5FBF" w:rsidRPr="00757E8A">
        <w:rPr>
          <w:rStyle w:val="Hyperlink"/>
          <w:noProof/>
        </w:rPr>
        <w:t xml:space="preserve"> Diagram of Relationship   Figure V-1</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_Toc431372781 \h </w:instrText>
      </w:r>
      <w:r w:rsidR="006A5FBF" w:rsidRPr="00BF538E">
        <w:rPr>
          <w:noProof/>
          <w:webHidden/>
        </w:rPr>
      </w:r>
      <w:r w:rsidR="006A5FBF" w:rsidRPr="00BF538E">
        <w:rPr>
          <w:noProof/>
          <w:webHidden/>
          <w:rPrChange w:id="84" w:author="dbecker" w:date="2015-11-09T13:36:00Z">
            <w:rPr>
              <w:noProof/>
              <w:webHidden/>
            </w:rPr>
          </w:rPrChange>
        </w:rPr>
        <w:fldChar w:fldCharType="separate"/>
      </w:r>
      <w:ins w:id="85" w:author="Bartlett, Laura" w:date="2016-01-20T11:27:00Z">
        <w:r w:rsidR="00AB12BD">
          <w:rPr>
            <w:noProof/>
            <w:webHidden/>
          </w:rPr>
          <w:t>12</w:t>
        </w:r>
      </w:ins>
      <w:ins w:id="86" w:author="dbecker" w:date="2016-01-13T11:45:00Z">
        <w:del w:id="87" w:author="Bartlett, Laura" w:date="2016-01-20T11:27:00Z">
          <w:r w:rsidR="000C4887" w:rsidDel="00AB12BD">
            <w:rPr>
              <w:noProof/>
              <w:webHidden/>
            </w:rPr>
            <w:delText>12</w:delText>
          </w:r>
        </w:del>
      </w:ins>
      <w:del w:id="88" w:author="Bartlett, Laura" w:date="2016-01-20T11:27:00Z">
        <w:r w:rsidRPr="00757E8A" w:rsidDel="00AB12BD">
          <w:rPr>
            <w:noProof/>
            <w:webHidden/>
          </w:rPr>
          <w:delText>12</w:delText>
        </w:r>
      </w:del>
      <w:r w:rsidR="006A5FBF" w:rsidRPr="00BF538E">
        <w:rPr>
          <w:noProof/>
          <w:webHidden/>
        </w:rPr>
        <w:fldChar w:fldCharType="end"/>
      </w:r>
      <w:r w:rsidRPr="00AB12BD">
        <w:rPr>
          <w:noProof/>
        </w:rPr>
        <w:fldChar w:fldCharType="end"/>
      </w:r>
    </w:p>
    <w:p w:rsidR="006A5FBF" w:rsidRPr="00757E8A" w:rsidRDefault="001D246F">
      <w:pPr>
        <w:pStyle w:val="TOC1"/>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"_Toc431372782" </w:instrText>
      </w:r>
      <w:r w:rsidRPr="00757E8A">
        <w:rPr>
          <w:noProof/>
          <w:rPrChange w:id="89" w:author="dbecker" w:date="2015-11-09T13:36:00Z">
            <w:rPr>
              <w:noProof/>
            </w:rPr>
          </w:rPrChange>
        </w:rPr>
        <w:fldChar w:fldCharType="separate"/>
      </w:r>
      <w:r w:rsidR="006A5FBF" w:rsidRPr="00757E8A">
        <w:rPr>
          <w:rStyle w:val="Hyperlink"/>
          <w:rFonts w:ascii="Arial" w:hAnsi="Arial" w:cs="Arial"/>
          <w:b/>
          <w:bCs/>
          <w:noProof/>
        </w:rPr>
        <w:t>VI.</w:t>
      </w:r>
      <w:del w:id="90" w:author="dbecker" w:date="2015-11-09T13:05:00Z">
        <w:r w:rsidR="006A5FBF" w:rsidRPr="00757E8A" w:rsidDel="00B91031">
          <w:rPr>
            <w:rFonts w:ascii="Calibri" w:hAnsi="Calibri"/>
            <w:noProof/>
            <w:sz w:val="22"/>
            <w:szCs w:val="22"/>
          </w:rPr>
          <w:tab/>
        </w:r>
      </w:del>
      <w:ins w:id="91" w:author="dbecker" w:date="2015-11-09T13:05:00Z">
        <w:r w:rsidR="00B91031" w:rsidRPr="00757E8A">
          <w:rPr>
            <w:rFonts w:ascii="Calibri" w:hAnsi="Calibri"/>
            <w:noProof/>
            <w:sz w:val="22"/>
            <w:szCs w:val="22"/>
          </w:rPr>
          <w:t xml:space="preserve">    </w:t>
        </w:r>
      </w:ins>
      <w:r w:rsidR="006A5FBF" w:rsidRPr="00757E8A">
        <w:rPr>
          <w:rStyle w:val="Hyperlink"/>
          <w:rFonts w:ascii="Arial" w:hAnsi="Arial" w:cs="Arial"/>
          <w:b/>
          <w:bCs/>
          <w:noProof/>
        </w:rPr>
        <w:t>COMMUNITY EMERGENCY RESPONSE FUNCTIONS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_Toc431372782 \h </w:instrText>
      </w:r>
      <w:r w:rsidR="006A5FBF" w:rsidRPr="00BF538E">
        <w:rPr>
          <w:noProof/>
          <w:webHidden/>
        </w:rPr>
      </w:r>
      <w:r w:rsidR="006A5FBF" w:rsidRPr="00BF538E">
        <w:rPr>
          <w:noProof/>
          <w:webHidden/>
          <w:rPrChange w:id="92" w:author="dbecker" w:date="2015-11-09T13:36:00Z">
            <w:rPr>
              <w:noProof/>
              <w:webHidden/>
            </w:rPr>
          </w:rPrChange>
        </w:rPr>
        <w:fldChar w:fldCharType="separate"/>
      </w:r>
      <w:ins w:id="93" w:author="Bartlett, Laura" w:date="2016-01-20T11:27:00Z">
        <w:r w:rsidR="00AB12BD">
          <w:rPr>
            <w:noProof/>
            <w:webHidden/>
          </w:rPr>
          <w:t>12</w:t>
        </w:r>
      </w:ins>
      <w:ins w:id="94" w:author="dbecker" w:date="2016-01-13T11:45:00Z">
        <w:del w:id="95" w:author="Bartlett, Laura" w:date="2016-01-20T11:27:00Z">
          <w:r w:rsidR="000C4887" w:rsidDel="00AB12BD">
            <w:rPr>
              <w:noProof/>
              <w:webHidden/>
            </w:rPr>
            <w:delText>12</w:delText>
          </w:r>
        </w:del>
      </w:ins>
      <w:del w:id="96" w:author="Bartlett, Laura" w:date="2016-01-20T11:27:00Z">
        <w:r w:rsidRPr="00757E8A" w:rsidDel="00AB12BD">
          <w:rPr>
            <w:noProof/>
            <w:webHidden/>
          </w:rPr>
          <w:delText>12</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"_Toc431372783" </w:instrText>
      </w:r>
      <w:r w:rsidRPr="00757E8A">
        <w:rPr>
          <w:noProof/>
          <w:rPrChange w:id="97" w:author="dbecker" w:date="2015-11-09T13:36:00Z">
            <w:rPr>
              <w:noProof/>
            </w:rPr>
          </w:rPrChange>
        </w:rPr>
        <w:fldChar w:fldCharType="separate"/>
      </w:r>
      <w:r w:rsidR="006A5FBF" w:rsidRPr="00757E8A">
        <w:rPr>
          <w:rStyle w:val="Hyperlink"/>
          <w:noProof/>
        </w:rPr>
        <w:t>A.</w:t>
      </w:r>
      <w:del w:id="98" w:author="dbecker" w:date="2015-11-09T13:05:00Z">
        <w:r w:rsidR="006A5FBF" w:rsidRPr="00757E8A" w:rsidDel="00B91031">
          <w:rPr>
            <w:rFonts w:ascii="Calibri" w:hAnsi="Calibri"/>
            <w:noProof/>
            <w:sz w:val="22"/>
            <w:szCs w:val="22"/>
          </w:rPr>
          <w:tab/>
        </w:r>
      </w:del>
      <w:ins w:id="99" w:author="dbecker" w:date="2015-11-09T13:05:00Z">
        <w:r w:rsidR="00B91031" w:rsidRPr="00757E8A">
          <w:rPr>
            <w:rFonts w:ascii="Calibri" w:hAnsi="Calibri"/>
            <w:noProof/>
            <w:sz w:val="22"/>
            <w:szCs w:val="22"/>
          </w:rPr>
          <w:t xml:space="preserve">    </w:t>
        </w:r>
      </w:ins>
      <w:r w:rsidR="006A5FBF" w:rsidRPr="00757E8A">
        <w:rPr>
          <w:rStyle w:val="Hyperlink"/>
          <w:noProof/>
        </w:rPr>
        <w:t>Command and Control</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_Toc431372783 \h </w:instrText>
      </w:r>
      <w:r w:rsidR="006A5FBF" w:rsidRPr="00BF538E">
        <w:rPr>
          <w:noProof/>
          <w:webHidden/>
        </w:rPr>
      </w:r>
      <w:r w:rsidR="006A5FBF" w:rsidRPr="00BF538E">
        <w:rPr>
          <w:noProof/>
          <w:webHidden/>
          <w:rPrChange w:id="100" w:author="dbecker" w:date="2015-11-09T13:36:00Z">
            <w:rPr>
              <w:noProof/>
              <w:webHidden/>
            </w:rPr>
          </w:rPrChange>
        </w:rPr>
        <w:fldChar w:fldCharType="separate"/>
      </w:r>
      <w:ins w:id="101" w:author="Bartlett, Laura" w:date="2016-01-20T11:27:00Z">
        <w:r w:rsidR="00AB12BD">
          <w:rPr>
            <w:noProof/>
            <w:webHidden/>
          </w:rPr>
          <w:t>12</w:t>
        </w:r>
      </w:ins>
      <w:ins w:id="102" w:author="dbecker" w:date="2016-01-13T11:45:00Z">
        <w:del w:id="103" w:author="Bartlett, Laura" w:date="2016-01-20T11:27:00Z">
          <w:r w:rsidR="000C4887" w:rsidDel="00AB12BD">
            <w:rPr>
              <w:noProof/>
              <w:webHidden/>
            </w:rPr>
            <w:delText>12</w:delText>
          </w:r>
        </w:del>
      </w:ins>
      <w:del w:id="104" w:author="Bartlett, Laura" w:date="2016-01-20T11:27:00Z">
        <w:r w:rsidRPr="00757E8A" w:rsidDel="00AB12BD">
          <w:rPr>
            <w:noProof/>
            <w:webHidden/>
          </w:rPr>
          <w:delText>12</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"_Toc431372784" </w:instrText>
      </w:r>
      <w:r w:rsidRPr="00757E8A">
        <w:rPr>
          <w:noProof/>
          <w:rPrChange w:id="105" w:author="dbecker" w:date="2015-11-09T13:36:00Z">
            <w:rPr>
              <w:noProof/>
            </w:rPr>
          </w:rPrChange>
        </w:rPr>
        <w:fldChar w:fldCharType="separate"/>
      </w:r>
      <w:r w:rsidR="006A5FBF" w:rsidRPr="00757E8A">
        <w:rPr>
          <w:rStyle w:val="Hyperlink"/>
          <w:noProof/>
        </w:rPr>
        <w:t>B.</w:t>
      </w:r>
      <w:del w:id="106" w:author="dbecker" w:date="2015-11-09T13:05:00Z">
        <w:r w:rsidR="006A5FBF" w:rsidRPr="00757E8A" w:rsidDel="00B91031">
          <w:rPr>
            <w:rFonts w:ascii="Calibri" w:hAnsi="Calibri"/>
            <w:noProof/>
            <w:sz w:val="22"/>
            <w:szCs w:val="22"/>
          </w:rPr>
          <w:tab/>
        </w:r>
      </w:del>
      <w:ins w:id="107" w:author="dbecker" w:date="2015-11-09T13:05:00Z">
        <w:r w:rsidR="00B91031" w:rsidRPr="00757E8A">
          <w:rPr>
            <w:rFonts w:ascii="Calibri" w:hAnsi="Calibri"/>
            <w:noProof/>
            <w:sz w:val="22"/>
            <w:szCs w:val="22"/>
          </w:rPr>
          <w:t xml:space="preserve">     </w:t>
        </w:r>
      </w:ins>
      <w:r w:rsidR="006A5FBF" w:rsidRPr="00757E8A">
        <w:rPr>
          <w:rStyle w:val="Hyperlink"/>
          <w:noProof/>
        </w:rPr>
        <w:t>Notification</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_Toc431372784 \h </w:instrText>
      </w:r>
      <w:r w:rsidR="006A5FBF" w:rsidRPr="00BF538E">
        <w:rPr>
          <w:noProof/>
          <w:webHidden/>
        </w:rPr>
      </w:r>
      <w:r w:rsidR="006A5FBF" w:rsidRPr="00BF538E">
        <w:rPr>
          <w:noProof/>
          <w:webHidden/>
          <w:rPrChange w:id="108" w:author="dbecker" w:date="2015-11-09T13:36:00Z">
            <w:rPr>
              <w:noProof/>
              <w:webHidden/>
            </w:rPr>
          </w:rPrChange>
        </w:rPr>
        <w:fldChar w:fldCharType="separate"/>
      </w:r>
      <w:ins w:id="109" w:author="Bartlett, Laura" w:date="2016-01-20T11:27:00Z">
        <w:r w:rsidR="00AB12BD">
          <w:rPr>
            <w:noProof/>
            <w:webHidden/>
          </w:rPr>
          <w:t>13</w:t>
        </w:r>
      </w:ins>
      <w:ins w:id="110" w:author="dbecker" w:date="2016-01-13T11:45:00Z">
        <w:del w:id="111" w:author="Bartlett, Laura" w:date="2016-01-20T11:27:00Z">
          <w:r w:rsidR="000C4887" w:rsidDel="00AB12BD">
            <w:rPr>
              <w:noProof/>
              <w:webHidden/>
            </w:rPr>
            <w:delText>13</w:delText>
          </w:r>
        </w:del>
      </w:ins>
      <w:del w:id="112" w:author="Bartlett, Laura" w:date="2016-01-20T11:27:00Z">
        <w:r w:rsidRPr="00757E8A" w:rsidDel="00AB12BD">
          <w:rPr>
            <w:noProof/>
            <w:webHidden/>
          </w:rPr>
          <w:delText>14</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"_Toc431372785" </w:instrText>
      </w:r>
      <w:r w:rsidRPr="00757E8A">
        <w:rPr>
          <w:noProof/>
          <w:rPrChange w:id="113" w:author="dbecker" w:date="2015-11-09T13:36:00Z">
            <w:rPr>
              <w:noProof/>
            </w:rPr>
          </w:rPrChange>
        </w:rPr>
        <w:fldChar w:fldCharType="separate"/>
      </w:r>
      <w:r w:rsidR="006A5FBF" w:rsidRPr="00757E8A">
        <w:rPr>
          <w:rStyle w:val="Hyperlink"/>
          <w:noProof/>
        </w:rPr>
        <w:t>C.</w:t>
      </w:r>
      <w:del w:id="114" w:author="dbecker" w:date="2015-11-09T13:05:00Z">
        <w:r w:rsidR="006A5FBF" w:rsidRPr="00757E8A" w:rsidDel="00B91031">
          <w:rPr>
            <w:rFonts w:ascii="Calibri" w:hAnsi="Calibri"/>
            <w:noProof/>
            <w:sz w:val="22"/>
            <w:szCs w:val="22"/>
          </w:rPr>
          <w:tab/>
        </w:r>
      </w:del>
      <w:ins w:id="115" w:author="dbecker" w:date="2015-11-09T13:05:00Z">
        <w:r w:rsidR="00B91031" w:rsidRPr="00757E8A">
          <w:rPr>
            <w:rFonts w:ascii="Calibri" w:hAnsi="Calibri"/>
            <w:noProof/>
            <w:sz w:val="22"/>
            <w:szCs w:val="22"/>
          </w:rPr>
          <w:t xml:space="preserve">     </w:t>
        </w:r>
      </w:ins>
      <w:r w:rsidR="006A5FBF" w:rsidRPr="00757E8A">
        <w:rPr>
          <w:rStyle w:val="Hyperlink"/>
          <w:noProof/>
        </w:rPr>
        <w:t>Emergency Communications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_Toc431372785 \h </w:instrText>
      </w:r>
      <w:r w:rsidR="006A5FBF" w:rsidRPr="00BF538E">
        <w:rPr>
          <w:noProof/>
          <w:webHidden/>
        </w:rPr>
      </w:r>
      <w:r w:rsidR="006A5FBF" w:rsidRPr="00BF538E">
        <w:rPr>
          <w:noProof/>
          <w:webHidden/>
          <w:rPrChange w:id="116" w:author="dbecker" w:date="2015-11-09T13:36:00Z">
            <w:rPr>
              <w:noProof/>
              <w:webHidden/>
            </w:rPr>
          </w:rPrChange>
        </w:rPr>
        <w:fldChar w:fldCharType="separate"/>
      </w:r>
      <w:ins w:id="117" w:author="Bartlett, Laura" w:date="2016-01-20T11:27:00Z">
        <w:r w:rsidR="00AB12BD">
          <w:rPr>
            <w:noProof/>
            <w:webHidden/>
          </w:rPr>
          <w:t>14</w:t>
        </w:r>
      </w:ins>
      <w:ins w:id="118" w:author="dbecker" w:date="2016-01-13T11:45:00Z">
        <w:del w:id="119" w:author="Bartlett, Laura" w:date="2016-01-20T11:27:00Z">
          <w:r w:rsidR="000C4887" w:rsidDel="00AB12BD">
            <w:rPr>
              <w:noProof/>
              <w:webHidden/>
            </w:rPr>
            <w:delText>14</w:delText>
          </w:r>
        </w:del>
      </w:ins>
      <w:del w:id="120" w:author="Bartlett, Laura" w:date="2016-01-20T11:27:00Z">
        <w:r w:rsidRPr="00757E8A" w:rsidDel="00AB12BD">
          <w:rPr>
            <w:noProof/>
            <w:webHidden/>
          </w:rPr>
          <w:delText>15</w:delText>
        </w:r>
      </w:del>
      <w:r w:rsidR="006A5FBF" w:rsidRPr="00BF538E">
        <w:rPr>
          <w:noProof/>
          <w:webHidden/>
        </w:rPr>
        <w:fldChar w:fldCharType="end"/>
      </w:r>
      <w:r w:rsidRPr="00AB12BD">
        <w:rPr>
          <w:noProof/>
        </w:rPr>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"_Toc431372786" </w:instrText>
      </w:r>
      <w:r w:rsidRPr="00757E8A">
        <w:rPr>
          <w:rPrChange w:id="121" w:author="dbecker" w:date="2015-11-09T13:36:00Z">
            <w:rPr/>
          </w:rPrChange>
        </w:rPr>
        <w:fldChar w:fldCharType="separate"/>
      </w:r>
      <w:r w:rsidR="006A5FBF" w:rsidRPr="00757E8A">
        <w:rPr>
          <w:rStyle w:val="Hyperlink"/>
        </w:rPr>
        <w:t>1.</w:t>
      </w:r>
      <w:del w:id="122" w:author="dbecker" w:date="2015-11-09T13:05:00Z">
        <w:r w:rsidR="006A5FBF" w:rsidRPr="00757E8A" w:rsidDel="00B91031">
          <w:rPr>
            <w:rFonts w:ascii="Calibri" w:hAnsi="Calibri"/>
            <w:sz w:val="22"/>
            <w:szCs w:val="22"/>
          </w:rPr>
          <w:tab/>
        </w:r>
      </w:del>
      <w:ins w:id="123" w:author="dbecker" w:date="2015-11-09T13:05:00Z">
        <w:r w:rsidR="00B91031" w:rsidRPr="00757E8A">
          <w:rPr>
            <w:rFonts w:ascii="Calibri" w:hAnsi="Calibri"/>
            <w:sz w:val="22"/>
            <w:szCs w:val="22"/>
          </w:rPr>
          <w:t xml:space="preserve">    </w:t>
        </w:r>
      </w:ins>
      <w:r w:rsidR="006A5FBF" w:rsidRPr="00757E8A">
        <w:rPr>
          <w:rStyle w:val="Hyperlink"/>
        </w:rPr>
        <w:t>The N.H. Emergency Management Command and Control Network</w:t>
      </w:r>
      <w:r w:rsidR="006A5FBF" w:rsidRPr="00757E8A">
        <w:rPr>
          <w:webHidden/>
        </w:rPr>
        <w:tab/>
      </w:r>
      <w:r w:rsidR="006A5FBF" w:rsidRPr="00BF538E">
        <w:rPr>
          <w:webHidden/>
        </w:rPr>
        <w:fldChar w:fldCharType="begin"/>
      </w:r>
      <w:r w:rsidR="006A5FBF" w:rsidRPr="00757E8A">
        <w:rPr>
          <w:webHidden/>
        </w:rPr>
        <w:instrText xml:space="preserve"> PAGEREF _Toc431372786 \h </w:instrText>
      </w:r>
      <w:r w:rsidR="006A5FBF" w:rsidRPr="00BF538E">
        <w:rPr>
          <w:webHidden/>
        </w:rPr>
      </w:r>
      <w:r w:rsidR="006A5FBF" w:rsidRPr="00BF538E">
        <w:rPr>
          <w:webHidden/>
          <w:rPrChange w:id="124" w:author="dbecker" w:date="2015-11-09T13:36:00Z">
            <w:rPr>
              <w:webHidden/>
            </w:rPr>
          </w:rPrChange>
        </w:rPr>
        <w:fldChar w:fldCharType="separate"/>
      </w:r>
      <w:ins w:id="125" w:author="Bartlett, Laura" w:date="2016-01-20T11:27:00Z">
        <w:r w:rsidR="00AB12BD">
          <w:rPr>
            <w:webHidden/>
          </w:rPr>
          <w:t>14</w:t>
        </w:r>
      </w:ins>
      <w:ins w:id="126" w:author="dbecker" w:date="2016-01-13T11:45:00Z">
        <w:del w:id="127" w:author="Bartlett, Laura" w:date="2016-01-20T11:27:00Z">
          <w:r w:rsidR="000C4887" w:rsidDel="00AB12BD">
            <w:rPr>
              <w:webHidden/>
            </w:rPr>
            <w:delText>14</w:delText>
          </w:r>
        </w:del>
      </w:ins>
      <w:del w:id="128" w:author="Bartlett, Laura" w:date="2016-01-20T11:27:00Z">
        <w:r w:rsidRPr="00757E8A" w:rsidDel="00AB12BD">
          <w:rPr>
            <w:webHidden/>
          </w:rPr>
          <w:delText>15</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"_Toc431372787" </w:instrText>
      </w:r>
      <w:r w:rsidRPr="00757E8A">
        <w:rPr>
          <w:rPrChange w:id="129" w:author="dbecker" w:date="2015-11-09T13:36:00Z">
            <w:rPr/>
          </w:rPrChange>
        </w:rPr>
        <w:fldChar w:fldCharType="separate"/>
      </w:r>
      <w:r w:rsidR="006A5FBF" w:rsidRPr="00757E8A">
        <w:rPr>
          <w:rStyle w:val="Hyperlink"/>
        </w:rPr>
        <w:t>2.</w:t>
      </w:r>
      <w:del w:id="130" w:author="dbecker" w:date="2015-11-09T13:05:00Z">
        <w:r w:rsidR="006A5FBF" w:rsidRPr="00757E8A" w:rsidDel="00B91031">
          <w:rPr>
            <w:rFonts w:ascii="Calibri" w:hAnsi="Calibri"/>
            <w:sz w:val="22"/>
            <w:szCs w:val="22"/>
          </w:rPr>
          <w:tab/>
        </w:r>
      </w:del>
      <w:ins w:id="131" w:author="dbecker" w:date="2015-11-09T13:05:00Z">
        <w:r w:rsidR="00B91031" w:rsidRPr="00757E8A">
          <w:rPr>
            <w:rFonts w:ascii="Calibri" w:hAnsi="Calibri"/>
            <w:sz w:val="22"/>
            <w:szCs w:val="22"/>
          </w:rPr>
          <w:t xml:space="preserve">     </w:t>
        </w:r>
      </w:ins>
      <w:r w:rsidR="006A5FBF" w:rsidRPr="00757E8A">
        <w:rPr>
          <w:rStyle w:val="Hyperlink"/>
        </w:rPr>
        <w:t>Emergency Management Staff Operations Radio System</w:t>
      </w:r>
      <w:r w:rsidR="006A5FBF" w:rsidRPr="00757E8A">
        <w:rPr>
          <w:webHidden/>
        </w:rPr>
        <w:tab/>
      </w:r>
      <w:r w:rsidR="006A5FBF" w:rsidRPr="00BF538E">
        <w:rPr>
          <w:webHidden/>
        </w:rPr>
        <w:fldChar w:fldCharType="begin"/>
      </w:r>
      <w:r w:rsidR="006A5FBF" w:rsidRPr="00757E8A">
        <w:rPr>
          <w:webHidden/>
        </w:rPr>
        <w:instrText xml:space="preserve"> PAGEREF _Toc431372787 \h </w:instrText>
      </w:r>
      <w:r w:rsidR="006A5FBF" w:rsidRPr="00BF538E">
        <w:rPr>
          <w:webHidden/>
        </w:rPr>
      </w:r>
      <w:r w:rsidR="006A5FBF" w:rsidRPr="00BF538E">
        <w:rPr>
          <w:webHidden/>
          <w:rPrChange w:id="132" w:author="dbecker" w:date="2015-11-09T13:36:00Z">
            <w:rPr>
              <w:webHidden/>
            </w:rPr>
          </w:rPrChange>
        </w:rPr>
        <w:fldChar w:fldCharType="separate"/>
      </w:r>
      <w:ins w:id="133" w:author="Bartlett, Laura" w:date="2016-01-20T11:27:00Z">
        <w:r w:rsidR="00AB12BD">
          <w:rPr>
            <w:webHidden/>
          </w:rPr>
          <w:t>14</w:t>
        </w:r>
      </w:ins>
      <w:ins w:id="134" w:author="dbecker" w:date="2016-01-13T11:45:00Z">
        <w:del w:id="135" w:author="Bartlett, Laura" w:date="2016-01-20T11:27:00Z">
          <w:r w:rsidR="000C4887" w:rsidDel="00AB12BD">
            <w:rPr>
              <w:webHidden/>
            </w:rPr>
            <w:delText>14</w:delText>
          </w:r>
        </w:del>
      </w:ins>
      <w:del w:id="136" w:author="Bartlett, Laura" w:date="2016-01-20T11:27:00Z">
        <w:r w:rsidRPr="00757E8A" w:rsidDel="00AB12BD">
          <w:rPr>
            <w:webHidden/>
          </w:rPr>
          <w:delText>15</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"_Toc431372788" </w:instrText>
      </w:r>
      <w:r w:rsidRPr="00757E8A">
        <w:rPr>
          <w:rPrChange w:id="137" w:author="dbecker" w:date="2015-11-09T13:36:00Z">
            <w:rPr/>
          </w:rPrChange>
        </w:rPr>
        <w:fldChar w:fldCharType="separate"/>
      </w:r>
      <w:r w:rsidR="006A5FBF" w:rsidRPr="00757E8A">
        <w:rPr>
          <w:rStyle w:val="Hyperlink"/>
        </w:rPr>
        <w:t>3.</w:t>
      </w:r>
      <w:ins w:id="138" w:author="dbecker" w:date="2015-11-09T13:06:00Z">
        <w:r w:rsidR="00B91031" w:rsidRPr="00757E8A">
          <w:rPr>
            <w:rFonts w:ascii="Calibri" w:hAnsi="Calibri"/>
            <w:sz w:val="22"/>
            <w:szCs w:val="22"/>
          </w:rPr>
          <w:t xml:space="preserve">     </w:t>
        </w:r>
      </w:ins>
      <w:del w:id="139" w:author="dbecker" w:date="2015-11-09T13:06:00Z">
        <w:r w:rsidR="006A5FBF" w:rsidRPr="00757E8A" w:rsidDel="00B91031">
          <w:rPr>
            <w:rFonts w:ascii="Calibri" w:hAnsi="Calibri"/>
            <w:sz w:val="22"/>
            <w:szCs w:val="22"/>
          </w:rPr>
          <w:tab/>
        </w:r>
      </w:del>
      <w:r w:rsidR="006A5FBF" w:rsidRPr="00757E8A">
        <w:rPr>
          <w:rStyle w:val="Hyperlink"/>
        </w:rPr>
        <w:t>Commercial Telephone Network</w:t>
      </w:r>
      <w:r w:rsidR="006A5FBF" w:rsidRPr="00757E8A">
        <w:rPr>
          <w:webHidden/>
        </w:rPr>
        <w:tab/>
      </w:r>
      <w:r w:rsidR="006A5FBF" w:rsidRPr="00BF538E">
        <w:rPr>
          <w:webHidden/>
        </w:rPr>
        <w:fldChar w:fldCharType="begin"/>
      </w:r>
      <w:r w:rsidR="006A5FBF" w:rsidRPr="00757E8A">
        <w:rPr>
          <w:webHidden/>
        </w:rPr>
        <w:instrText xml:space="preserve"> PAGEREF _Toc431372788 \h </w:instrText>
      </w:r>
      <w:r w:rsidR="006A5FBF" w:rsidRPr="00BF538E">
        <w:rPr>
          <w:webHidden/>
        </w:rPr>
      </w:r>
      <w:r w:rsidR="006A5FBF" w:rsidRPr="00BF538E">
        <w:rPr>
          <w:webHidden/>
          <w:rPrChange w:id="140" w:author="dbecker" w:date="2015-11-09T13:36:00Z">
            <w:rPr>
              <w:webHidden/>
            </w:rPr>
          </w:rPrChange>
        </w:rPr>
        <w:fldChar w:fldCharType="separate"/>
      </w:r>
      <w:ins w:id="141" w:author="Bartlett, Laura" w:date="2016-01-20T11:27:00Z">
        <w:r w:rsidR="00AB12BD">
          <w:rPr>
            <w:webHidden/>
          </w:rPr>
          <w:t>14</w:t>
        </w:r>
      </w:ins>
      <w:ins w:id="142" w:author="dbecker" w:date="2016-01-13T11:45:00Z">
        <w:del w:id="143" w:author="Bartlett, Laura" w:date="2016-01-20T11:27:00Z">
          <w:r w:rsidR="000C4887" w:rsidDel="00AB12BD">
            <w:rPr>
              <w:webHidden/>
            </w:rPr>
            <w:delText>14</w:delText>
          </w:r>
        </w:del>
      </w:ins>
      <w:del w:id="144" w:author="Bartlett, Laura" w:date="2016-01-20T11:27:00Z">
        <w:r w:rsidRPr="00757E8A" w:rsidDel="00AB12BD">
          <w:rPr>
            <w:webHidden/>
          </w:rPr>
          <w:delText>15</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"_Toc431372789" </w:instrText>
      </w:r>
      <w:r w:rsidRPr="00757E8A">
        <w:rPr>
          <w:rPrChange w:id="145" w:author="dbecker" w:date="2015-11-09T13:36:00Z">
            <w:rPr/>
          </w:rPrChange>
        </w:rPr>
        <w:fldChar w:fldCharType="separate"/>
      </w:r>
      <w:r w:rsidR="006A5FBF" w:rsidRPr="00757E8A">
        <w:rPr>
          <w:rStyle w:val="Hyperlink"/>
        </w:rPr>
        <w:t>4.</w:t>
      </w:r>
      <w:ins w:id="146" w:author="dbecker" w:date="2015-11-09T13:06:00Z">
        <w:r w:rsidR="00B91031" w:rsidRPr="00757E8A">
          <w:rPr>
            <w:rFonts w:ascii="Calibri" w:hAnsi="Calibri"/>
            <w:sz w:val="22"/>
            <w:szCs w:val="22"/>
          </w:rPr>
          <w:t xml:space="preserve">     </w:t>
        </w:r>
      </w:ins>
      <w:del w:id="147" w:author="dbecker" w:date="2015-11-09T13:06:00Z">
        <w:r w:rsidR="006A5FBF" w:rsidRPr="00757E8A" w:rsidDel="00B91031">
          <w:rPr>
            <w:rFonts w:ascii="Calibri" w:hAnsi="Calibri"/>
            <w:sz w:val="22"/>
            <w:szCs w:val="22"/>
          </w:rPr>
          <w:tab/>
        </w:r>
      </w:del>
      <w:r w:rsidR="006A5FBF" w:rsidRPr="00757E8A">
        <w:rPr>
          <w:rStyle w:val="Hyperlink"/>
        </w:rPr>
        <w:t>Police Dispatch Radio Network</w:t>
      </w:r>
      <w:r w:rsidR="006A5FBF" w:rsidRPr="00757E8A">
        <w:rPr>
          <w:webHidden/>
        </w:rPr>
        <w:tab/>
      </w:r>
      <w:r w:rsidR="006A5FBF" w:rsidRPr="00BF538E">
        <w:rPr>
          <w:webHidden/>
        </w:rPr>
        <w:fldChar w:fldCharType="begin"/>
      </w:r>
      <w:r w:rsidR="006A5FBF" w:rsidRPr="00757E8A">
        <w:rPr>
          <w:webHidden/>
        </w:rPr>
        <w:instrText xml:space="preserve"> PAGEREF _Toc431372789 \h </w:instrText>
      </w:r>
      <w:r w:rsidR="006A5FBF" w:rsidRPr="00BF538E">
        <w:rPr>
          <w:webHidden/>
        </w:rPr>
      </w:r>
      <w:r w:rsidR="006A5FBF" w:rsidRPr="00BF538E">
        <w:rPr>
          <w:webHidden/>
          <w:rPrChange w:id="148" w:author="dbecker" w:date="2015-11-09T13:36:00Z">
            <w:rPr>
              <w:webHidden/>
            </w:rPr>
          </w:rPrChange>
        </w:rPr>
        <w:fldChar w:fldCharType="separate"/>
      </w:r>
      <w:ins w:id="149" w:author="Bartlett, Laura" w:date="2016-01-20T11:27:00Z">
        <w:r w:rsidR="00AB12BD">
          <w:rPr>
            <w:webHidden/>
          </w:rPr>
          <w:t>14</w:t>
        </w:r>
      </w:ins>
      <w:ins w:id="150" w:author="dbecker" w:date="2016-01-13T11:45:00Z">
        <w:del w:id="151" w:author="Bartlett, Laura" w:date="2016-01-20T11:27:00Z">
          <w:r w:rsidR="000C4887" w:rsidDel="00AB12BD">
            <w:rPr>
              <w:webHidden/>
            </w:rPr>
            <w:delText>14</w:delText>
          </w:r>
        </w:del>
      </w:ins>
      <w:del w:id="152" w:author="Bartlett, Laura" w:date="2016-01-20T11:27:00Z">
        <w:r w:rsidRPr="00757E8A" w:rsidDel="00AB12BD">
          <w:rPr>
            <w:webHidden/>
          </w:rPr>
          <w:delText>15</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"_Toc431372790" </w:instrText>
      </w:r>
      <w:r w:rsidRPr="00757E8A">
        <w:rPr>
          <w:rPrChange w:id="153" w:author="dbecker" w:date="2015-11-09T13:36:00Z">
            <w:rPr/>
          </w:rPrChange>
        </w:rPr>
        <w:fldChar w:fldCharType="separate"/>
      </w:r>
      <w:ins w:id="154" w:author="dbecker" w:date="2015-11-09T13:06:00Z">
        <w:r w:rsidR="00B91031" w:rsidRPr="00757E8A">
          <w:rPr>
            <w:rStyle w:val="Hyperlink"/>
          </w:rPr>
          <w:t>5.</w:t>
        </w:r>
      </w:ins>
      <w:del w:id="155" w:author="dbecker" w:date="2015-11-09T13:06:00Z">
        <w:r w:rsidR="006A5FBF" w:rsidRPr="00757E8A" w:rsidDel="00B91031">
          <w:rPr>
            <w:rStyle w:val="Hyperlink"/>
          </w:rPr>
          <w:delText>5.</w:delText>
        </w:r>
        <w:r w:rsidR="006A5FBF" w:rsidRPr="00757E8A" w:rsidDel="00B91031">
          <w:rPr>
            <w:rFonts w:ascii="Calibri" w:hAnsi="Calibri"/>
            <w:sz w:val="22"/>
            <w:szCs w:val="22"/>
          </w:rPr>
          <w:tab/>
        </w:r>
      </w:del>
      <w:ins w:id="156" w:author="dbecker" w:date="2015-11-09T13:06:00Z">
        <w:r w:rsidR="00B91031" w:rsidRPr="00757E8A">
          <w:rPr>
            <w:rFonts w:ascii="Calibri" w:hAnsi="Calibri"/>
            <w:sz w:val="22"/>
            <w:szCs w:val="22"/>
          </w:rPr>
          <w:t xml:space="preserve">     </w:t>
        </w:r>
      </w:ins>
      <w:r w:rsidR="006A5FBF" w:rsidRPr="00757E8A">
        <w:rPr>
          <w:rStyle w:val="Hyperlink"/>
        </w:rPr>
        <w:t>Fire Dispatch Radio Network</w:t>
      </w:r>
      <w:r w:rsidR="006A5FBF" w:rsidRPr="00757E8A">
        <w:rPr>
          <w:webHidden/>
        </w:rPr>
        <w:tab/>
      </w:r>
      <w:r w:rsidR="006A5FBF" w:rsidRPr="00BF538E">
        <w:rPr>
          <w:webHidden/>
        </w:rPr>
        <w:fldChar w:fldCharType="begin"/>
      </w:r>
      <w:r w:rsidR="006A5FBF" w:rsidRPr="00757E8A">
        <w:rPr>
          <w:webHidden/>
        </w:rPr>
        <w:instrText xml:space="preserve"> PAGEREF _Toc431372790 \h </w:instrText>
      </w:r>
      <w:r w:rsidR="006A5FBF" w:rsidRPr="00BF538E">
        <w:rPr>
          <w:webHidden/>
        </w:rPr>
      </w:r>
      <w:r w:rsidR="006A5FBF" w:rsidRPr="00BF538E">
        <w:rPr>
          <w:webHidden/>
          <w:rPrChange w:id="157" w:author="dbecker" w:date="2015-11-09T13:36:00Z">
            <w:rPr>
              <w:webHidden/>
            </w:rPr>
          </w:rPrChange>
        </w:rPr>
        <w:fldChar w:fldCharType="separate"/>
      </w:r>
      <w:ins w:id="158" w:author="Bartlett, Laura" w:date="2016-01-20T11:27:00Z">
        <w:r w:rsidR="00AB12BD">
          <w:rPr>
            <w:webHidden/>
          </w:rPr>
          <w:t>15</w:t>
        </w:r>
      </w:ins>
      <w:ins w:id="159" w:author="dbecker" w:date="2016-01-13T11:45:00Z">
        <w:del w:id="160" w:author="Bartlett, Laura" w:date="2016-01-20T11:27:00Z">
          <w:r w:rsidR="000C4887" w:rsidDel="00AB12BD">
            <w:rPr>
              <w:webHidden/>
            </w:rPr>
            <w:delText>15</w:delText>
          </w:r>
        </w:del>
      </w:ins>
      <w:del w:id="161" w:author="Bartlett, Laura" w:date="2016-01-20T11:27:00Z">
        <w:r w:rsidRPr="00757E8A" w:rsidDel="00AB12BD">
          <w:rPr>
            <w:webHidden/>
          </w:rPr>
          <w:delText>15</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"_Toc431372791" </w:instrText>
      </w:r>
      <w:r w:rsidRPr="00757E8A">
        <w:rPr>
          <w:rPrChange w:id="162" w:author="dbecker" w:date="2015-11-09T13:36:00Z">
            <w:rPr/>
          </w:rPrChange>
        </w:rPr>
        <w:fldChar w:fldCharType="separate"/>
      </w:r>
      <w:r w:rsidR="006A5FBF" w:rsidRPr="00757E8A">
        <w:rPr>
          <w:rStyle w:val="Hyperlink"/>
        </w:rPr>
        <w:t>6.</w:t>
      </w:r>
      <w:del w:id="163" w:author="dbecker" w:date="2015-11-09T13:06:00Z">
        <w:r w:rsidR="006A5FBF" w:rsidRPr="00757E8A" w:rsidDel="00B91031">
          <w:rPr>
            <w:rFonts w:ascii="Calibri" w:hAnsi="Calibri"/>
            <w:sz w:val="22"/>
            <w:szCs w:val="22"/>
          </w:rPr>
          <w:tab/>
        </w:r>
      </w:del>
      <w:ins w:id="164" w:author="dbecker" w:date="2015-11-09T13:06:00Z">
        <w:r w:rsidR="00B91031" w:rsidRPr="00757E8A">
          <w:rPr>
            <w:rFonts w:ascii="Calibri" w:hAnsi="Calibri"/>
            <w:sz w:val="22"/>
            <w:szCs w:val="22"/>
          </w:rPr>
          <w:t xml:space="preserve">     </w:t>
        </w:r>
      </w:ins>
      <w:r w:rsidR="006A5FBF" w:rsidRPr="00757E8A">
        <w:rPr>
          <w:rStyle w:val="Hyperlink"/>
        </w:rPr>
        <w:t>Department of Public Works Radio Systems</w:t>
      </w:r>
      <w:r w:rsidR="006A5FBF" w:rsidRPr="00757E8A">
        <w:rPr>
          <w:webHidden/>
        </w:rPr>
        <w:tab/>
      </w:r>
      <w:r w:rsidR="006A5FBF" w:rsidRPr="00BF538E">
        <w:rPr>
          <w:webHidden/>
        </w:rPr>
        <w:fldChar w:fldCharType="begin"/>
      </w:r>
      <w:r w:rsidR="006A5FBF" w:rsidRPr="00757E8A">
        <w:rPr>
          <w:webHidden/>
        </w:rPr>
        <w:instrText xml:space="preserve"> PAGEREF _Toc431372791 \h </w:instrText>
      </w:r>
      <w:r w:rsidR="006A5FBF" w:rsidRPr="00BF538E">
        <w:rPr>
          <w:webHidden/>
        </w:rPr>
      </w:r>
      <w:r w:rsidR="006A5FBF" w:rsidRPr="00BF538E">
        <w:rPr>
          <w:webHidden/>
          <w:rPrChange w:id="165" w:author="dbecker" w:date="2015-11-09T13:36:00Z">
            <w:rPr>
              <w:webHidden/>
            </w:rPr>
          </w:rPrChange>
        </w:rPr>
        <w:fldChar w:fldCharType="separate"/>
      </w:r>
      <w:ins w:id="166" w:author="Bartlett, Laura" w:date="2016-01-20T11:27:00Z">
        <w:r w:rsidR="00AB12BD">
          <w:rPr>
            <w:webHidden/>
          </w:rPr>
          <w:t>15</w:t>
        </w:r>
      </w:ins>
      <w:ins w:id="167" w:author="dbecker" w:date="2016-01-13T11:45:00Z">
        <w:del w:id="168" w:author="Bartlett, Laura" w:date="2016-01-20T11:27:00Z">
          <w:r w:rsidR="000C4887" w:rsidDel="00AB12BD">
            <w:rPr>
              <w:webHidden/>
            </w:rPr>
            <w:delText>15</w:delText>
          </w:r>
        </w:del>
      </w:ins>
      <w:del w:id="169" w:author="Bartlett, Laura" w:date="2016-01-20T11:27:00Z">
        <w:r w:rsidRPr="00757E8A" w:rsidDel="00AB12BD">
          <w:rPr>
            <w:webHidden/>
          </w:rPr>
          <w:delText>16</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"_Toc431372792" </w:instrText>
      </w:r>
      <w:r w:rsidRPr="00757E8A">
        <w:rPr>
          <w:rPrChange w:id="170" w:author="dbecker" w:date="2015-11-09T13:36:00Z">
            <w:rPr/>
          </w:rPrChange>
        </w:rPr>
        <w:fldChar w:fldCharType="separate"/>
      </w:r>
      <w:r w:rsidR="006A5FBF" w:rsidRPr="00757E8A">
        <w:rPr>
          <w:rStyle w:val="Hyperlink"/>
        </w:rPr>
        <w:t>7.</w:t>
      </w:r>
      <w:del w:id="171" w:author="dbecker" w:date="2015-11-09T13:06:00Z">
        <w:r w:rsidR="006A5FBF" w:rsidRPr="00757E8A" w:rsidDel="00B91031">
          <w:rPr>
            <w:rFonts w:ascii="Calibri" w:hAnsi="Calibri"/>
            <w:sz w:val="22"/>
            <w:szCs w:val="22"/>
          </w:rPr>
          <w:tab/>
        </w:r>
      </w:del>
      <w:ins w:id="172" w:author="dbecker" w:date="2015-11-09T13:07:00Z">
        <w:r w:rsidR="00B91031" w:rsidRPr="00757E8A">
          <w:rPr>
            <w:rFonts w:ascii="Calibri" w:hAnsi="Calibri"/>
            <w:sz w:val="22"/>
            <w:szCs w:val="22"/>
          </w:rPr>
          <w:t xml:space="preserve">     </w:t>
        </w:r>
      </w:ins>
      <w:r w:rsidR="006A5FBF" w:rsidRPr="00757E8A">
        <w:rPr>
          <w:rStyle w:val="Hyperlink"/>
        </w:rPr>
        <w:t>Amateur Radio, ARES Radio System</w:t>
      </w:r>
      <w:r w:rsidR="006A5FBF" w:rsidRPr="00757E8A">
        <w:rPr>
          <w:webHidden/>
        </w:rPr>
        <w:tab/>
      </w:r>
      <w:r w:rsidR="006A5FBF" w:rsidRPr="00BF538E">
        <w:rPr>
          <w:webHidden/>
        </w:rPr>
        <w:fldChar w:fldCharType="begin"/>
      </w:r>
      <w:r w:rsidR="006A5FBF" w:rsidRPr="00757E8A">
        <w:rPr>
          <w:webHidden/>
        </w:rPr>
        <w:instrText xml:space="preserve"> PAGEREF _Toc431372792 \h </w:instrText>
      </w:r>
      <w:r w:rsidR="006A5FBF" w:rsidRPr="00BF538E">
        <w:rPr>
          <w:webHidden/>
        </w:rPr>
      </w:r>
      <w:r w:rsidR="006A5FBF" w:rsidRPr="00BF538E">
        <w:rPr>
          <w:webHidden/>
          <w:rPrChange w:id="173" w:author="dbecker" w:date="2015-11-09T13:36:00Z">
            <w:rPr>
              <w:webHidden/>
            </w:rPr>
          </w:rPrChange>
        </w:rPr>
        <w:fldChar w:fldCharType="separate"/>
      </w:r>
      <w:ins w:id="174" w:author="Bartlett, Laura" w:date="2016-01-20T11:27:00Z">
        <w:r w:rsidR="00AB12BD">
          <w:rPr>
            <w:webHidden/>
          </w:rPr>
          <w:t>15</w:t>
        </w:r>
      </w:ins>
      <w:ins w:id="175" w:author="dbecker" w:date="2016-01-13T11:45:00Z">
        <w:del w:id="176" w:author="Bartlett, Laura" w:date="2016-01-20T11:27:00Z">
          <w:r w:rsidR="000C4887" w:rsidDel="00AB12BD">
            <w:rPr>
              <w:webHidden/>
            </w:rPr>
            <w:delText>15</w:delText>
          </w:r>
        </w:del>
      </w:ins>
      <w:del w:id="177" w:author="Bartlett, Laura" w:date="2016-01-20T11:27:00Z">
        <w:r w:rsidRPr="00757E8A" w:rsidDel="00AB12BD">
          <w:rPr>
            <w:webHidden/>
          </w:rPr>
          <w:delText>16</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"_Toc431372793" </w:instrText>
      </w:r>
      <w:r w:rsidRPr="00757E8A">
        <w:rPr>
          <w:rPrChange w:id="178" w:author="dbecker" w:date="2015-11-09T13:36:00Z">
            <w:rPr/>
          </w:rPrChange>
        </w:rPr>
        <w:fldChar w:fldCharType="separate"/>
      </w:r>
      <w:r w:rsidR="006A5FBF" w:rsidRPr="00757E8A">
        <w:rPr>
          <w:rStyle w:val="Hyperlink"/>
        </w:rPr>
        <w:t>8</w:t>
      </w:r>
      <w:ins w:id="179" w:author="dbecker" w:date="2015-11-09T13:07:00Z">
        <w:r w:rsidR="00B91031" w:rsidRPr="00757E8A">
          <w:rPr>
            <w:rStyle w:val="Hyperlink"/>
          </w:rPr>
          <w:t>.</w:t>
        </w:r>
      </w:ins>
      <w:del w:id="180" w:author="dbecker" w:date="2015-11-09T13:07:00Z">
        <w:r w:rsidR="006A5FBF" w:rsidRPr="00757E8A" w:rsidDel="00B91031">
          <w:rPr>
            <w:rStyle w:val="Hyperlink"/>
          </w:rPr>
          <w:delText>.</w:delText>
        </w:r>
        <w:r w:rsidR="006A5FBF" w:rsidRPr="00757E8A" w:rsidDel="00B91031">
          <w:rPr>
            <w:rFonts w:ascii="Calibri" w:hAnsi="Calibri"/>
            <w:sz w:val="22"/>
            <w:szCs w:val="22"/>
          </w:rPr>
          <w:tab/>
        </w:r>
      </w:del>
      <w:ins w:id="181" w:author="dbecker" w:date="2015-11-09T13:07:00Z">
        <w:r w:rsidR="00B91031" w:rsidRPr="00757E8A">
          <w:rPr>
            <w:rFonts w:ascii="Calibri" w:hAnsi="Calibri"/>
            <w:sz w:val="22"/>
            <w:szCs w:val="22"/>
          </w:rPr>
          <w:t xml:space="preserve">     </w:t>
        </w:r>
      </w:ins>
      <w:r w:rsidR="006A5FBF" w:rsidRPr="00757E8A">
        <w:rPr>
          <w:rStyle w:val="Hyperlink"/>
        </w:rPr>
        <w:t>Disaster Management Software</w:t>
      </w:r>
      <w:r w:rsidR="006A5FBF" w:rsidRPr="00757E8A">
        <w:rPr>
          <w:webHidden/>
        </w:rPr>
        <w:tab/>
      </w:r>
      <w:r w:rsidR="006A5FBF" w:rsidRPr="00BF538E">
        <w:rPr>
          <w:webHidden/>
        </w:rPr>
        <w:fldChar w:fldCharType="begin"/>
      </w:r>
      <w:r w:rsidR="006A5FBF" w:rsidRPr="00757E8A">
        <w:rPr>
          <w:webHidden/>
        </w:rPr>
        <w:instrText xml:space="preserve"> PAGEREF _Toc431372793 \h </w:instrText>
      </w:r>
      <w:r w:rsidR="006A5FBF" w:rsidRPr="00BF538E">
        <w:rPr>
          <w:webHidden/>
        </w:rPr>
      </w:r>
      <w:r w:rsidR="006A5FBF" w:rsidRPr="00BF538E">
        <w:rPr>
          <w:webHidden/>
          <w:rPrChange w:id="182" w:author="dbecker" w:date="2015-11-09T13:36:00Z">
            <w:rPr>
              <w:webHidden/>
            </w:rPr>
          </w:rPrChange>
        </w:rPr>
        <w:fldChar w:fldCharType="separate"/>
      </w:r>
      <w:ins w:id="183" w:author="Bartlett, Laura" w:date="2016-01-20T11:27:00Z">
        <w:r w:rsidR="00AB12BD">
          <w:rPr>
            <w:webHidden/>
          </w:rPr>
          <w:t>15</w:t>
        </w:r>
      </w:ins>
      <w:ins w:id="184" w:author="dbecker" w:date="2016-01-13T11:45:00Z">
        <w:del w:id="185" w:author="Bartlett, Laura" w:date="2016-01-20T11:27:00Z">
          <w:r w:rsidR="000C4887" w:rsidDel="00AB12BD">
            <w:rPr>
              <w:webHidden/>
            </w:rPr>
            <w:delText>15</w:delText>
          </w:r>
        </w:del>
      </w:ins>
      <w:del w:id="186" w:author="Bartlett, Laura" w:date="2016-01-20T11:27:00Z">
        <w:r w:rsidRPr="00757E8A" w:rsidDel="00AB12BD">
          <w:rPr>
            <w:webHidden/>
          </w:rPr>
          <w:delText>16</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"_Toc431372794" </w:instrText>
      </w:r>
      <w:r w:rsidRPr="00757E8A">
        <w:rPr>
          <w:rPrChange w:id="187" w:author="dbecker" w:date="2015-11-09T13:36:00Z">
            <w:rPr/>
          </w:rPrChange>
        </w:rPr>
        <w:fldChar w:fldCharType="separate"/>
      </w:r>
      <w:r w:rsidR="006A5FBF" w:rsidRPr="00757E8A">
        <w:rPr>
          <w:rStyle w:val="Hyperlink"/>
        </w:rPr>
        <w:t xml:space="preserve">9.  </w:t>
      </w:r>
      <w:ins w:id="188" w:author="dbecker" w:date="2015-11-09T13:19:00Z">
        <w:r w:rsidR="00B91031" w:rsidRPr="00757E8A">
          <w:rPr>
            <w:rStyle w:val="Hyperlink"/>
          </w:rPr>
          <w:t xml:space="preserve">  </w:t>
        </w:r>
      </w:ins>
      <w:r w:rsidR="006A5FBF" w:rsidRPr="00757E8A">
        <w:rPr>
          <w:rStyle w:val="Hyperlink"/>
        </w:rPr>
        <w:t>Other Systems</w:t>
      </w:r>
      <w:r w:rsidR="006A5FBF" w:rsidRPr="00757E8A">
        <w:rPr>
          <w:webHidden/>
        </w:rPr>
        <w:tab/>
      </w:r>
      <w:r w:rsidR="006A5FBF" w:rsidRPr="00BF538E">
        <w:rPr>
          <w:webHidden/>
        </w:rPr>
        <w:fldChar w:fldCharType="begin"/>
      </w:r>
      <w:r w:rsidR="006A5FBF" w:rsidRPr="00757E8A">
        <w:rPr>
          <w:webHidden/>
        </w:rPr>
        <w:instrText xml:space="preserve"> PAGEREF _Toc431372794 \h </w:instrText>
      </w:r>
      <w:r w:rsidR="006A5FBF" w:rsidRPr="00BF538E">
        <w:rPr>
          <w:webHidden/>
        </w:rPr>
      </w:r>
      <w:r w:rsidR="006A5FBF" w:rsidRPr="00BF538E">
        <w:rPr>
          <w:webHidden/>
          <w:rPrChange w:id="189" w:author="dbecker" w:date="2015-11-09T13:36:00Z">
            <w:rPr>
              <w:webHidden/>
            </w:rPr>
          </w:rPrChange>
        </w:rPr>
        <w:fldChar w:fldCharType="separate"/>
      </w:r>
      <w:ins w:id="190" w:author="Bartlett, Laura" w:date="2016-01-20T11:27:00Z">
        <w:r w:rsidR="00AB12BD">
          <w:rPr>
            <w:webHidden/>
          </w:rPr>
          <w:t>15</w:t>
        </w:r>
      </w:ins>
      <w:ins w:id="191" w:author="dbecker" w:date="2016-01-13T11:45:00Z">
        <w:del w:id="192" w:author="Bartlett, Laura" w:date="2016-01-20T11:27:00Z">
          <w:r w:rsidR="000C4887" w:rsidDel="00AB12BD">
            <w:rPr>
              <w:webHidden/>
            </w:rPr>
            <w:delText>15</w:delText>
          </w:r>
        </w:del>
      </w:ins>
      <w:del w:id="193" w:author="Bartlett, Laura" w:date="2016-01-20T11:27:00Z">
        <w:r w:rsidRPr="00757E8A" w:rsidDel="00AB12BD">
          <w:rPr>
            <w:webHidden/>
          </w:rPr>
          <w:delText>16</w:delText>
        </w:r>
      </w:del>
      <w:r w:rsidR="006A5FBF" w:rsidRPr="00BF538E">
        <w:rPr>
          <w:webHidden/>
        </w:rPr>
        <w:fldChar w:fldCharType="end"/>
      </w:r>
      <w:r w:rsidRPr="00AB12BD">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"_Toc431372795" </w:instrText>
      </w:r>
      <w:r w:rsidRPr="00757E8A">
        <w:rPr>
          <w:noProof/>
          <w:rPrChange w:id="194" w:author="dbecker" w:date="2015-11-09T13:36:00Z">
            <w:rPr>
              <w:noProof/>
            </w:rPr>
          </w:rPrChange>
        </w:rPr>
        <w:fldChar w:fldCharType="separate"/>
      </w:r>
      <w:r w:rsidR="006A5FBF" w:rsidRPr="00757E8A">
        <w:rPr>
          <w:rStyle w:val="Hyperlink"/>
          <w:noProof/>
        </w:rPr>
        <w:t>D.</w:t>
      </w:r>
      <w:del w:id="195" w:author="dbecker" w:date="2015-11-09T13:19:00Z">
        <w:r w:rsidR="006A5FBF" w:rsidRPr="00757E8A" w:rsidDel="00B91031">
          <w:rPr>
            <w:rFonts w:ascii="Calibri" w:hAnsi="Calibri"/>
            <w:noProof/>
            <w:sz w:val="22"/>
            <w:szCs w:val="22"/>
          </w:rPr>
          <w:tab/>
        </w:r>
      </w:del>
      <w:ins w:id="196" w:author="dbecker" w:date="2015-11-09T13:19:00Z">
        <w:r w:rsidR="00B91031" w:rsidRPr="00757E8A">
          <w:rPr>
            <w:rFonts w:ascii="Calibri" w:hAnsi="Calibri"/>
            <w:noProof/>
            <w:sz w:val="22"/>
            <w:szCs w:val="22"/>
          </w:rPr>
          <w:t xml:space="preserve">     </w:t>
        </w:r>
      </w:ins>
      <w:r w:rsidR="006A5FBF" w:rsidRPr="00757E8A">
        <w:rPr>
          <w:rStyle w:val="Hyperlink"/>
          <w:noProof/>
        </w:rPr>
        <w:t>Public Alerting and Emergency Information</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_Toc431372795 \h </w:instrText>
      </w:r>
      <w:r w:rsidR="006A5FBF" w:rsidRPr="00BF538E">
        <w:rPr>
          <w:noProof/>
          <w:webHidden/>
        </w:rPr>
      </w:r>
      <w:r w:rsidR="006A5FBF" w:rsidRPr="00BF538E">
        <w:rPr>
          <w:noProof/>
          <w:webHidden/>
          <w:rPrChange w:id="197" w:author="dbecker" w:date="2015-11-09T13:36:00Z">
            <w:rPr>
              <w:noProof/>
              <w:webHidden/>
            </w:rPr>
          </w:rPrChange>
        </w:rPr>
        <w:fldChar w:fldCharType="separate"/>
      </w:r>
      <w:ins w:id="198" w:author="Bartlett, Laura" w:date="2016-01-20T11:27:00Z">
        <w:r w:rsidR="00AB12BD">
          <w:rPr>
            <w:noProof/>
            <w:webHidden/>
          </w:rPr>
          <w:t>15</w:t>
        </w:r>
      </w:ins>
      <w:ins w:id="199" w:author="dbecker" w:date="2016-01-13T11:45:00Z">
        <w:del w:id="200" w:author="Bartlett, Laura" w:date="2016-01-20T11:27:00Z">
          <w:r w:rsidR="000C4887" w:rsidDel="00AB12BD">
            <w:rPr>
              <w:noProof/>
              <w:webHidden/>
            </w:rPr>
            <w:delText>15</w:delText>
          </w:r>
        </w:del>
      </w:ins>
      <w:del w:id="201" w:author="Bartlett, Laura" w:date="2016-01-20T11:27:00Z">
        <w:r w:rsidRPr="00757E8A" w:rsidDel="00AB12BD">
          <w:rPr>
            <w:noProof/>
            <w:webHidden/>
          </w:rPr>
          <w:delText>16</w:delText>
        </w:r>
      </w:del>
      <w:r w:rsidR="006A5FBF" w:rsidRPr="00BF538E">
        <w:rPr>
          <w:noProof/>
          <w:webHidden/>
        </w:rPr>
        <w:fldChar w:fldCharType="end"/>
      </w:r>
      <w:r w:rsidRPr="00AB12BD">
        <w:rPr>
          <w:noProof/>
        </w:rPr>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"_Toc431372796" </w:instrText>
      </w:r>
      <w:r w:rsidRPr="00757E8A">
        <w:rPr>
          <w:rPrChange w:id="202" w:author="dbecker" w:date="2015-11-09T13:36:00Z">
            <w:rPr/>
          </w:rPrChange>
        </w:rPr>
        <w:fldChar w:fldCharType="separate"/>
      </w:r>
      <w:r w:rsidR="006A5FBF" w:rsidRPr="00757E8A">
        <w:rPr>
          <w:rStyle w:val="Hyperlink"/>
        </w:rPr>
        <w:t xml:space="preserve">1. </w:t>
      </w:r>
      <w:del w:id="203" w:author="dbecker" w:date="2015-11-09T13:23:00Z">
        <w:r w:rsidR="006A5FBF" w:rsidRPr="00757E8A" w:rsidDel="00AC6268">
          <w:rPr>
            <w:rStyle w:val="Hyperlink"/>
          </w:rPr>
          <w:delText xml:space="preserve"> </w:delText>
        </w:r>
      </w:del>
      <w:ins w:id="204" w:author="dbecker" w:date="2015-11-09T13:19:00Z">
        <w:r w:rsidR="000A4325" w:rsidRPr="00757E8A">
          <w:rPr>
            <w:rStyle w:val="Hyperlink"/>
          </w:rPr>
          <w:t xml:space="preserve">   </w:t>
        </w:r>
      </w:ins>
      <w:r w:rsidR="006A5FBF" w:rsidRPr="00757E8A">
        <w:rPr>
          <w:rStyle w:val="Hyperlink"/>
        </w:rPr>
        <w:t>Public Dissemination of Information and Instructions</w:t>
      </w:r>
      <w:r w:rsidR="006A5FBF" w:rsidRPr="00757E8A">
        <w:rPr>
          <w:webHidden/>
        </w:rPr>
        <w:tab/>
      </w:r>
      <w:r w:rsidR="006A5FBF" w:rsidRPr="00BF538E">
        <w:rPr>
          <w:webHidden/>
        </w:rPr>
        <w:fldChar w:fldCharType="begin"/>
      </w:r>
      <w:r w:rsidR="006A5FBF" w:rsidRPr="00757E8A">
        <w:rPr>
          <w:webHidden/>
        </w:rPr>
        <w:instrText xml:space="preserve"> PAGEREF _Toc431372796 \h </w:instrText>
      </w:r>
      <w:r w:rsidR="006A5FBF" w:rsidRPr="00BF538E">
        <w:rPr>
          <w:webHidden/>
        </w:rPr>
      </w:r>
      <w:r w:rsidR="006A5FBF" w:rsidRPr="00BF538E">
        <w:rPr>
          <w:webHidden/>
          <w:rPrChange w:id="205" w:author="dbecker" w:date="2015-11-09T13:36:00Z">
            <w:rPr>
              <w:webHidden/>
            </w:rPr>
          </w:rPrChange>
        </w:rPr>
        <w:fldChar w:fldCharType="separate"/>
      </w:r>
      <w:ins w:id="206" w:author="Bartlett, Laura" w:date="2016-01-20T11:27:00Z">
        <w:r w:rsidR="00AB12BD">
          <w:rPr>
            <w:webHidden/>
          </w:rPr>
          <w:t>16</w:t>
        </w:r>
      </w:ins>
      <w:ins w:id="207" w:author="dbecker" w:date="2016-01-13T11:45:00Z">
        <w:del w:id="208" w:author="Bartlett, Laura" w:date="2016-01-20T11:27:00Z">
          <w:r w:rsidR="000C4887" w:rsidDel="00AB12BD">
            <w:rPr>
              <w:webHidden/>
            </w:rPr>
            <w:delText>16</w:delText>
          </w:r>
        </w:del>
      </w:ins>
      <w:del w:id="209" w:author="Bartlett, Laura" w:date="2016-01-20T11:27:00Z">
        <w:r w:rsidRPr="00757E8A" w:rsidDel="00AB12BD">
          <w:rPr>
            <w:webHidden/>
          </w:rPr>
          <w:delText>17</w:delText>
        </w:r>
      </w:del>
      <w:r w:rsidR="006A5FBF" w:rsidRPr="00BF538E">
        <w:rPr>
          <w:webHidden/>
        </w:rPr>
        <w:fldChar w:fldCharType="end"/>
      </w:r>
      <w:r w:rsidRPr="00AB12BD">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"_Toc431372797" </w:instrText>
      </w:r>
      <w:r w:rsidRPr="00757E8A">
        <w:rPr>
          <w:noProof/>
          <w:rPrChange w:id="210" w:author="dbecker" w:date="2015-11-09T13:36:00Z">
            <w:rPr>
              <w:noProof/>
            </w:rPr>
          </w:rPrChange>
        </w:rPr>
        <w:fldChar w:fldCharType="separate"/>
      </w:r>
      <w:r w:rsidR="006A5FBF" w:rsidRPr="00757E8A">
        <w:rPr>
          <w:rStyle w:val="Hyperlink"/>
          <w:noProof/>
        </w:rPr>
        <w:t>E.</w:t>
      </w:r>
      <w:del w:id="211" w:author="dbecker" w:date="2015-11-09T13:25:00Z">
        <w:r w:rsidR="006A5FBF" w:rsidRPr="00757E8A" w:rsidDel="00AC6268">
          <w:rPr>
            <w:rFonts w:ascii="Calibri" w:hAnsi="Calibri"/>
            <w:noProof/>
            <w:sz w:val="22"/>
            <w:szCs w:val="22"/>
          </w:rPr>
          <w:tab/>
        </w:r>
      </w:del>
      <w:ins w:id="212" w:author="dbecker" w:date="2015-11-09T13:25:00Z">
        <w:r w:rsidR="00AC6268" w:rsidRPr="00757E8A">
          <w:rPr>
            <w:rFonts w:ascii="Calibri" w:hAnsi="Calibri"/>
            <w:noProof/>
            <w:sz w:val="22"/>
            <w:szCs w:val="22"/>
          </w:rPr>
          <w:t xml:space="preserve">     </w:t>
        </w:r>
      </w:ins>
      <w:del w:id="213" w:author="dbecker" w:date="2015-11-09T13:29:00Z">
        <w:r w:rsidR="006A5FBF" w:rsidRPr="00757E8A" w:rsidDel="00AC6268">
          <w:rPr>
            <w:rStyle w:val="Hyperlink"/>
            <w:noProof/>
          </w:rPr>
          <w:delText>P</w:delText>
        </w:r>
      </w:del>
      <w:ins w:id="214" w:author="dbecker" w:date="2015-11-09T13:29:00Z">
        <w:r w:rsidR="00AC6268" w:rsidRPr="00757E8A">
          <w:rPr>
            <w:rStyle w:val="Hyperlink"/>
            <w:noProof/>
          </w:rPr>
          <w:t>P</w:t>
        </w:r>
      </w:ins>
      <w:r w:rsidR="006A5FBF" w:rsidRPr="00757E8A">
        <w:rPr>
          <w:rStyle w:val="Hyperlink"/>
          <w:noProof/>
        </w:rPr>
        <w:t>ublic Information</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_Toc431372797 \h </w:instrText>
      </w:r>
      <w:r w:rsidR="006A5FBF" w:rsidRPr="00BF538E">
        <w:rPr>
          <w:noProof/>
          <w:webHidden/>
        </w:rPr>
      </w:r>
      <w:r w:rsidR="006A5FBF" w:rsidRPr="00BF538E">
        <w:rPr>
          <w:noProof/>
          <w:webHidden/>
          <w:rPrChange w:id="215" w:author="dbecker" w:date="2015-11-09T13:36:00Z">
            <w:rPr>
              <w:noProof/>
              <w:webHidden/>
            </w:rPr>
          </w:rPrChange>
        </w:rPr>
        <w:fldChar w:fldCharType="separate"/>
      </w:r>
      <w:ins w:id="216" w:author="Bartlett, Laura" w:date="2016-01-20T11:27:00Z">
        <w:r w:rsidR="00AB12BD">
          <w:rPr>
            <w:noProof/>
            <w:webHidden/>
          </w:rPr>
          <w:t>16</w:t>
        </w:r>
      </w:ins>
      <w:ins w:id="217" w:author="dbecker" w:date="2016-01-13T11:45:00Z">
        <w:del w:id="218" w:author="Bartlett, Laura" w:date="2016-01-20T11:27:00Z">
          <w:r w:rsidR="000C4887" w:rsidDel="00AB12BD">
            <w:rPr>
              <w:noProof/>
              <w:webHidden/>
            </w:rPr>
            <w:delText>16</w:delText>
          </w:r>
        </w:del>
      </w:ins>
      <w:del w:id="219" w:author="Bartlett, Laura" w:date="2016-01-20T11:27:00Z">
        <w:r w:rsidRPr="00757E8A" w:rsidDel="00AB12BD">
          <w:rPr>
            <w:noProof/>
            <w:webHidden/>
          </w:rPr>
          <w:delText>17</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"_Toc431372798" </w:instrText>
      </w:r>
      <w:r w:rsidRPr="00757E8A">
        <w:rPr>
          <w:noProof/>
          <w:rPrChange w:id="220" w:author="dbecker" w:date="2015-11-09T13:36:00Z">
            <w:rPr>
              <w:noProof/>
            </w:rPr>
          </w:rPrChange>
        </w:rPr>
        <w:fldChar w:fldCharType="separate"/>
      </w:r>
      <w:r w:rsidR="006A5FBF" w:rsidRPr="00757E8A">
        <w:rPr>
          <w:rStyle w:val="Hyperlink"/>
          <w:noProof/>
        </w:rPr>
        <w:t>F.</w:t>
      </w:r>
      <w:r w:rsidR="006A5FBF" w:rsidRPr="00757E8A">
        <w:rPr>
          <w:rFonts w:ascii="Calibri" w:hAnsi="Calibri"/>
          <w:noProof/>
          <w:sz w:val="22"/>
          <w:szCs w:val="22"/>
        </w:rPr>
        <w:tab/>
      </w:r>
      <w:ins w:id="221" w:author="dbecker" w:date="2015-11-09T13:29:00Z">
        <w:r w:rsidR="00AC6268" w:rsidRPr="00757E8A">
          <w:rPr>
            <w:rFonts w:ascii="Calibri" w:hAnsi="Calibri"/>
            <w:noProof/>
            <w:sz w:val="22"/>
            <w:szCs w:val="22"/>
          </w:rPr>
          <w:t xml:space="preserve"> </w:t>
        </w:r>
      </w:ins>
      <w:r w:rsidR="006A5FBF" w:rsidRPr="00757E8A">
        <w:rPr>
          <w:rStyle w:val="Hyperlink"/>
          <w:noProof/>
        </w:rPr>
        <w:t>Emergency Facilities and Equipment</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_Toc431372798 \h </w:instrText>
      </w:r>
      <w:r w:rsidR="006A5FBF" w:rsidRPr="00BF538E">
        <w:rPr>
          <w:noProof/>
          <w:webHidden/>
        </w:rPr>
      </w:r>
      <w:r w:rsidR="006A5FBF" w:rsidRPr="00BF538E">
        <w:rPr>
          <w:noProof/>
          <w:webHidden/>
          <w:rPrChange w:id="222" w:author="dbecker" w:date="2015-11-09T13:36:00Z">
            <w:rPr>
              <w:noProof/>
              <w:webHidden/>
            </w:rPr>
          </w:rPrChange>
        </w:rPr>
        <w:fldChar w:fldCharType="separate"/>
      </w:r>
      <w:ins w:id="223" w:author="Bartlett, Laura" w:date="2016-01-20T11:27:00Z">
        <w:r w:rsidR="00AB12BD">
          <w:rPr>
            <w:noProof/>
            <w:webHidden/>
          </w:rPr>
          <w:t>17</w:t>
        </w:r>
      </w:ins>
      <w:ins w:id="224" w:author="dbecker" w:date="2016-01-13T11:45:00Z">
        <w:del w:id="225" w:author="Bartlett, Laura" w:date="2016-01-20T11:27:00Z">
          <w:r w:rsidR="000C4887" w:rsidDel="00AB12BD">
            <w:rPr>
              <w:noProof/>
              <w:webHidden/>
            </w:rPr>
            <w:delText>17</w:delText>
          </w:r>
        </w:del>
      </w:ins>
      <w:del w:id="226" w:author="Bartlett, Laura" w:date="2016-01-20T11:27:00Z">
        <w:r w:rsidRPr="00757E8A" w:rsidDel="00AB12BD">
          <w:rPr>
            <w:noProof/>
            <w:webHidden/>
          </w:rPr>
          <w:delText>18</w:delText>
        </w:r>
      </w:del>
      <w:r w:rsidR="006A5FBF" w:rsidRPr="00BF538E">
        <w:rPr>
          <w:noProof/>
          <w:webHidden/>
        </w:rPr>
        <w:fldChar w:fldCharType="end"/>
      </w:r>
      <w:r w:rsidRPr="00AB12BD">
        <w:rPr>
          <w:noProof/>
        </w:rPr>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"_Toc431372799" </w:instrText>
      </w:r>
      <w:r w:rsidRPr="00757E8A">
        <w:rPr>
          <w:rPrChange w:id="227" w:author="dbecker" w:date="2015-11-09T13:36:00Z">
            <w:rPr/>
          </w:rPrChange>
        </w:rPr>
        <w:fldChar w:fldCharType="separate"/>
      </w:r>
      <w:r w:rsidR="006A5FBF" w:rsidRPr="00757E8A">
        <w:rPr>
          <w:rStyle w:val="Hyperlink"/>
        </w:rPr>
        <w:t xml:space="preserve">1. </w:t>
      </w:r>
      <w:ins w:id="228" w:author="dbecker" w:date="2015-11-09T13:29:00Z">
        <w:r w:rsidR="00AC6268" w:rsidRPr="00757E8A">
          <w:rPr>
            <w:rStyle w:val="Hyperlink"/>
          </w:rPr>
          <w:t xml:space="preserve">  </w:t>
        </w:r>
      </w:ins>
      <w:r w:rsidR="006A5FBF" w:rsidRPr="00757E8A">
        <w:rPr>
          <w:rStyle w:val="Hyperlink"/>
        </w:rPr>
        <w:t xml:space="preserve"> Local Emergency Operations Centers</w:t>
      </w:r>
      <w:r w:rsidR="006A5FBF" w:rsidRPr="00757E8A">
        <w:rPr>
          <w:webHidden/>
        </w:rPr>
        <w:tab/>
      </w:r>
      <w:r w:rsidR="006A5FBF" w:rsidRPr="00BF538E">
        <w:rPr>
          <w:webHidden/>
        </w:rPr>
        <w:fldChar w:fldCharType="begin"/>
      </w:r>
      <w:r w:rsidR="006A5FBF" w:rsidRPr="00757E8A">
        <w:rPr>
          <w:webHidden/>
        </w:rPr>
        <w:instrText xml:space="preserve"> PAGEREF _Toc431372799 \h </w:instrText>
      </w:r>
      <w:r w:rsidR="006A5FBF" w:rsidRPr="00BF538E">
        <w:rPr>
          <w:webHidden/>
        </w:rPr>
      </w:r>
      <w:r w:rsidR="006A5FBF" w:rsidRPr="00BF538E">
        <w:rPr>
          <w:webHidden/>
          <w:rPrChange w:id="229" w:author="dbecker" w:date="2015-11-09T13:36:00Z">
            <w:rPr>
              <w:webHidden/>
            </w:rPr>
          </w:rPrChange>
        </w:rPr>
        <w:fldChar w:fldCharType="separate"/>
      </w:r>
      <w:ins w:id="230" w:author="Bartlett, Laura" w:date="2016-01-20T11:27:00Z">
        <w:r w:rsidR="00AB12BD">
          <w:rPr>
            <w:webHidden/>
          </w:rPr>
          <w:t>18</w:t>
        </w:r>
      </w:ins>
      <w:ins w:id="231" w:author="dbecker" w:date="2016-01-13T11:45:00Z">
        <w:del w:id="232" w:author="Bartlett, Laura" w:date="2016-01-20T11:27:00Z">
          <w:r w:rsidR="000C4887" w:rsidDel="00AB12BD">
            <w:rPr>
              <w:webHidden/>
            </w:rPr>
            <w:delText>18</w:delText>
          </w:r>
        </w:del>
      </w:ins>
      <w:del w:id="233" w:author="Bartlett, Laura" w:date="2016-01-20T11:27:00Z">
        <w:r w:rsidRPr="00757E8A" w:rsidDel="00AB12BD">
          <w:rPr>
            <w:webHidden/>
          </w:rPr>
          <w:delText>19</w:delText>
        </w:r>
      </w:del>
      <w:r w:rsidR="006A5FBF" w:rsidRPr="00BF538E">
        <w:rPr>
          <w:webHidden/>
        </w:rPr>
        <w:fldChar w:fldCharType="end"/>
      </w:r>
      <w:r w:rsidRPr="00AB12BD">
        <w:fldChar w:fldCharType="end"/>
      </w:r>
    </w:p>
    <w:p w:rsidR="006A5FBF" w:rsidRPr="00757E8A" w:rsidRDefault="0048427A">
      <w:pPr>
        <w:pStyle w:val="TOC3"/>
        <w:rPr>
          <w:rFonts w:ascii="Calibri" w:hAnsi="Calibri"/>
          <w:sz w:val="22"/>
          <w:szCs w:val="22"/>
        </w:rPr>
      </w:pPr>
      <w:r w:rsidRPr="00757E8A">
        <w:fldChar w:fldCharType="begin"/>
      </w:r>
      <w:r w:rsidRPr="00757E8A">
        <w:instrText xml:space="preserve"> HYPERLINK \l "_Toc431372800" </w:instrText>
      </w:r>
      <w:r w:rsidRPr="00757E8A">
        <w:rPr>
          <w:rPrChange w:id="234" w:author="dbecker" w:date="2015-11-09T13:36:00Z">
            <w:rPr/>
          </w:rPrChange>
        </w:rPr>
        <w:fldChar w:fldCharType="separate"/>
      </w:r>
      <w:r w:rsidR="006A5FBF" w:rsidRPr="00757E8A">
        <w:rPr>
          <w:rStyle w:val="Hyperlink"/>
        </w:rPr>
        <w:t>2.    Dosimetry</w:t>
      </w:r>
      <w:r w:rsidR="006A5FBF" w:rsidRPr="00757E8A">
        <w:rPr>
          <w:webHidden/>
        </w:rPr>
        <w:tab/>
      </w:r>
      <w:r w:rsidR="006A5FBF" w:rsidRPr="00BF538E">
        <w:rPr>
          <w:webHidden/>
        </w:rPr>
        <w:fldChar w:fldCharType="begin"/>
      </w:r>
      <w:r w:rsidR="006A5FBF" w:rsidRPr="00757E8A">
        <w:rPr>
          <w:webHidden/>
        </w:rPr>
        <w:instrText xml:space="preserve"> PAGEREF _Toc431372800 \h </w:instrText>
      </w:r>
      <w:r w:rsidR="006A5FBF" w:rsidRPr="00BF538E">
        <w:rPr>
          <w:webHidden/>
        </w:rPr>
      </w:r>
      <w:r w:rsidR="006A5FBF" w:rsidRPr="00BF538E">
        <w:rPr>
          <w:webHidden/>
          <w:rPrChange w:id="235" w:author="dbecker" w:date="2015-11-09T13:36:00Z">
            <w:rPr>
              <w:webHidden/>
            </w:rPr>
          </w:rPrChange>
        </w:rPr>
        <w:fldChar w:fldCharType="separate"/>
      </w:r>
      <w:ins w:id="236" w:author="Bartlett, Laura" w:date="2016-01-20T11:27:00Z">
        <w:r w:rsidR="00AB12BD">
          <w:rPr>
            <w:webHidden/>
          </w:rPr>
          <w:t>19</w:t>
        </w:r>
      </w:ins>
      <w:ins w:id="237" w:author="dbecker" w:date="2016-01-13T11:45:00Z">
        <w:del w:id="238" w:author="Bartlett, Laura" w:date="2016-01-20T11:27:00Z">
          <w:r w:rsidR="000C4887" w:rsidDel="00AB12BD">
            <w:rPr>
              <w:webHidden/>
            </w:rPr>
            <w:delText>19</w:delText>
          </w:r>
        </w:del>
      </w:ins>
      <w:del w:id="239" w:author="Bartlett, Laura" w:date="2016-01-20T11:27:00Z">
        <w:r w:rsidR="00972513" w:rsidRPr="00757E8A" w:rsidDel="00AB12BD">
          <w:rPr>
            <w:webHidden/>
          </w:rPr>
          <w:delText>19</w:delText>
        </w:r>
      </w:del>
      <w:r w:rsidR="006A5FBF" w:rsidRPr="00BF538E">
        <w:rPr>
          <w:webHidden/>
        </w:rPr>
        <w:fldChar w:fldCharType="end"/>
      </w:r>
      <w:r w:rsidRPr="00AB12BD">
        <w:fldChar w:fldCharType="end"/>
      </w:r>
    </w:p>
    <w:p w:rsidR="006A5FBF" w:rsidRPr="00757E8A" w:rsidRDefault="0048427A">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"_Toc431372801" </w:instrText>
      </w:r>
      <w:r w:rsidRPr="00757E8A">
        <w:rPr>
          <w:noProof/>
          <w:rPrChange w:id="240" w:author="dbecker" w:date="2015-11-09T13:36:00Z">
            <w:rPr>
              <w:noProof/>
            </w:rPr>
          </w:rPrChange>
        </w:rPr>
        <w:fldChar w:fldCharType="separate"/>
      </w:r>
      <w:r w:rsidR="006A5FBF" w:rsidRPr="00757E8A">
        <w:rPr>
          <w:rStyle w:val="Hyperlink"/>
          <w:noProof/>
        </w:rPr>
        <w:t>G.</w:t>
      </w:r>
      <w:del w:id="241" w:author="dbecker" w:date="2015-11-09T13:29:00Z">
        <w:r w:rsidR="006A5FBF" w:rsidRPr="00757E8A" w:rsidDel="00AC6268">
          <w:rPr>
            <w:rFonts w:ascii="Calibri" w:hAnsi="Calibri"/>
            <w:noProof/>
            <w:sz w:val="22"/>
            <w:szCs w:val="22"/>
          </w:rPr>
          <w:tab/>
        </w:r>
      </w:del>
      <w:ins w:id="242" w:author="dbecker" w:date="2015-11-09T13:29:00Z">
        <w:r w:rsidR="00AC6268" w:rsidRPr="00757E8A">
          <w:rPr>
            <w:rFonts w:ascii="Calibri" w:hAnsi="Calibri"/>
            <w:noProof/>
            <w:sz w:val="22"/>
            <w:szCs w:val="22"/>
          </w:rPr>
          <w:t xml:space="preserve">     </w:t>
        </w:r>
      </w:ins>
      <w:r w:rsidR="006A5FBF" w:rsidRPr="00757E8A">
        <w:rPr>
          <w:rStyle w:val="Hyperlink"/>
          <w:noProof/>
        </w:rPr>
        <w:t>Public Health</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_Toc431372801 \h </w:instrText>
      </w:r>
      <w:r w:rsidR="006A5FBF" w:rsidRPr="00BF538E">
        <w:rPr>
          <w:noProof/>
          <w:webHidden/>
        </w:rPr>
      </w:r>
      <w:r w:rsidR="006A5FBF" w:rsidRPr="00BF538E">
        <w:rPr>
          <w:noProof/>
          <w:webHidden/>
          <w:rPrChange w:id="243" w:author="dbecker" w:date="2015-11-09T13:36:00Z">
            <w:rPr>
              <w:noProof/>
              <w:webHidden/>
            </w:rPr>
          </w:rPrChange>
        </w:rPr>
        <w:fldChar w:fldCharType="separate"/>
      </w:r>
      <w:ins w:id="244" w:author="Bartlett, Laura" w:date="2016-01-20T11:27:00Z">
        <w:r w:rsidR="00AB12BD">
          <w:rPr>
            <w:noProof/>
            <w:webHidden/>
          </w:rPr>
          <w:t>20</w:t>
        </w:r>
      </w:ins>
      <w:ins w:id="245" w:author="dbecker" w:date="2016-01-13T11:45:00Z">
        <w:del w:id="246" w:author="Bartlett, Laura" w:date="2016-01-20T11:27:00Z">
          <w:r w:rsidR="000C4887" w:rsidDel="00AB12BD">
            <w:rPr>
              <w:noProof/>
              <w:webHidden/>
            </w:rPr>
            <w:delText>20</w:delText>
          </w:r>
        </w:del>
      </w:ins>
      <w:del w:id="247" w:author="Bartlett, Laura" w:date="2016-01-20T11:27:00Z">
        <w:r w:rsidR="00972513" w:rsidRPr="00757E8A" w:rsidDel="00AB12BD">
          <w:rPr>
            <w:noProof/>
            <w:webHidden/>
          </w:rPr>
          <w:delText>21</w:delText>
        </w:r>
      </w:del>
      <w:r w:rsidR="006A5FBF" w:rsidRPr="00BF538E">
        <w:rPr>
          <w:noProof/>
          <w:webHidden/>
        </w:rPr>
        <w:fldChar w:fldCharType="end"/>
      </w:r>
      <w:r w:rsidRPr="00AB12BD">
        <w:rPr>
          <w:noProof/>
        </w:rPr>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"_Toc431372802" </w:instrText>
      </w:r>
      <w:r w:rsidRPr="00757E8A">
        <w:rPr>
          <w:rPrChange w:id="248" w:author="dbecker" w:date="2015-11-09T13:36:00Z">
            <w:rPr/>
          </w:rPrChange>
        </w:rPr>
        <w:fldChar w:fldCharType="separate"/>
      </w:r>
      <w:r w:rsidR="006A5FBF" w:rsidRPr="00757E8A">
        <w:rPr>
          <w:rStyle w:val="Hyperlink"/>
        </w:rPr>
        <w:t xml:space="preserve">1. </w:t>
      </w:r>
      <w:ins w:id="249" w:author="dbecker" w:date="2015-11-09T13:29:00Z">
        <w:r w:rsidR="00AC6268" w:rsidRPr="00757E8A">
          <w:rPr>
            <w:rStyle w:val="Hyperlink"/>
          </w:rPr>
          <w:t xml:space="preserve">   </w:t>
        </w:r>
      </w:ins>
      <w:del w:id="250" w:author="dbecker" w:date="2015-11-09T13:30:00Z">
        <w:r w:rsidR="006A5FBF" w:rsidRPr="00757E8A" w:rsidDel="00D10A4F">
          <w:rPr>
            <w:rStyle w:val="Hyperlink"/>
          </w:rPr>
          <w:delText xml:space="preserve"> </w:delText>
        </w:r>
      </w:del>
      <w:r w:rsidR="006A5FBF" w:rsidRPr="00757E8A">
        <w:rPr>
          <w:rStyle w:val="Hyperlink"/>
        </w:rPr>
        <w:t>Ambulance Procedures for Managing Contaminated and Injured Patients</w:t>
      </w:r>
      <w:r w:rsidR="006A5FBF" w:rsidRPr="00757E8A">
        <w:rPr>
          <w:webHidden/>
        </w:rPr>
        <w:tab/>
      </w:r>
      <w:r w:rsidR="006A5FBF" w:rsidRPr="00BF538E">
        <w:rPr>
          <w:webHidden/>
        </w:rPr>
        <w:fldChar w:fldCharType="begin"/>
      </w:r>
      <w:r w:rsidR="006A5FBF" w:rsidRPr="00757E8A">
        <w:rPr>
          <w:webHidden/>
        </w:rPr>
        <w:instrText xml:space="preserve"> PAGEREF _Toc431372802 \h </w:instrText>
      </w:r>
      <w:r w:rsidR="006A5FBF" w:rsidRPr="00BF538E">
        <w:rPr>
          <w:webHidden/>
        </w:rPr>
      </w:r>
      <w:r w:rsidR="006A5FBF" w:rsidRPr="00BF538E">
        <w:rPr>
          <w:webHidden/>
          <w:rPrChange w:id="251" w:author="dbecker" w:date="2015-11-09T13:36:00Z">
            <w:rPr>
              <w:webHidden/>
            </w:rPr>
          </w:rPrChange>
        </w:rPr>
        <w:fldChar w:fldCharType="separate"/>
      </w:r>
      <w:ins w:id="252" w:author="Bartlett, Laura" w:date="2016-01-20T11:27:00Z">
        <w:r w:rsidR="00AB12BD">
          <w:rPr>
            <w:webHidden/>
          </w:rPr>
          <w:t>21</w:t>
        </w:r>
      </w:ins>
      <w:ins w:id="253" w:author="dbecker" w:date="2016-01-13T11:45:00Z">
        <w:del w:id="254" w:author="Bartlett, Laura" w:date="2016-01-20T11:27:00Z">
          <w:r w:rsidR="000C4887" w:rsidDel="00AB12BD">
            <w:rPr>
              <w:webHidden/>
            </w:rPr>
            <w:delText>21</w:delText>
          </w:r>
        </w:del>
      </w:ins>
      <w:del w:id="255" w:author="Bartlett, Laura" w:date="2016-01-20T11:27:00Z">
        <w:r w:rsidRPr="00757E8A" w:rsidDel="00AB12BD">
          <w:rPr>
            <w:webHidden/>
          </w:rPr>
          <w:delText>22</w:delText>
        </w:r>
      </w:del>
      <w:r w:rsidR="006A5FBF" w:rsidRPr="00BF538E">
        <w:rPr>
          <w:webHidden/>
        </w:rPr>
        <w:fldChar w:fldCharType="end"/>
      </w:r>
      <w:r w:rsidRPr="00AB12BD">
        <w:fldChar w:fldCharType="end"/>
      </w:r>
    </w:p>
    <w:p w:rsidR="006A5FBF" w:rsidRPr="00757E8A" w:rsidRDefault="001D246F">
      <w:pPr>
        <w:pStyle w:val="TOC2"/>
        <w:tabs>
          <w:tab w:val="left" w:pos="88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"_Toc431372803" </w:instrText>
      </w:r>
      <w:r w:rsidRPr="00757E8A">
        <w:rPr>
          <w:noProof/>
          <w:rPrChange w:id="256" w:author="dbecker" w:date="2015-11-09T13:36:00Z">
            <w:rPr>
              <w:noProof/>
            </w:rPr>
          </w:rPrChange>
        </w:rPr>
        <w:fldChar w:fldCharType="separate"/>
      </w:r>
      <w:r w:rsidR="006A5FBF" w:rsidRPr="00757E8A">
        <w:rPr>
          <w:rStyle w:val="Hyperlink"/>
          <w:noProof/>
        </w:rPr>
        <w:t>H.</w:t>
      </w:r>
      <w:del w:id="257" w:author="dbecker" w:date="2015-11-09T13:30:00Z">
        <w:r w:rsidR="006A5FBF" w:rsidRPr="00757E8A" w:rsidDel="00D10A4F">
          <w:rPr>
            <w:rFonts w:ascii="Calibri" w:hAnsi="Calibri"/>
            <w:noProof/>
            <w:sz w:val="22"/>
            <w:szCs w:val="22"/>
          </w:rPr>
          <w:tab/>
        </w:r>
      </w:del>
      <w:ins w:id="258" w:author="dbecker" w:date="2015-11-09T13:30:00Z">
        <w:r w:rsidR="00D10A4F" w:rsidRPr="00757E8A">
          <w:rPr>
            <w:rFonts w:ascii="Calibri" w:hAnsi="Calibri"/>
            <w:noProof/>
            <w:sz w:val="22"/>
            <w:szCs w:val="22"/>
          </w:rPr>
          <w:t xml:space="preserve">     </w:t>
        </w:r>
      </w:ins>
      <w:r w:rsidR="006A5FBF" w:rsidRPr="00757E8A">
        <w:rPr>
          <w:rStyle w:val="Hyperlink"/>
          <w:noProof/>
        </w:rPr>
        <w:t>Radiological Exposure and Control</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_Toc431372803 \h </w:instrText>
      </w:r>
      <w:r w:rsidR="006A5FBF" w:rsidRPr="00BF538E">
        <w:rPr>
          <w:noProof/>
          <w:webHidden/>
        </w:rPr>
      </w:r>
      <w:r w:rsidR="006A5FBF" w:rsidRPr="00BF538E">
        <w:rPr>
          <w:noProof/>
          <w:webHidden/>
          <w:rPrChange w:id="259" w:author="dbecker" w:date="2015-11-09T13:36:00Z">
            <w:rPr>
              <w:noProof/>
              <w:webHidden/>
            </w:rPr>
          </w:rPrChange>
        </w:rPr>
        <w:fldChar w:fldCharType="separate"/>
      </w:r>
      <w:ins w:id="260" w:author="Bartlett, Laura" w:date="2016-01-20T11:27:00Z">
        <w:r w:rsidR="00AB12BD">
          <w:rPr>
            <w:noProof/>
            <w:webHidden/>
          </w:rPr>
          <w:t>22</w:t>
        </w:r>
      </w:ins>
      <w:ins w:id="261" w:author="dbecker" w:date="2016-01-13T11:45:00Z">
        <w:del w:id="262" w:author="Bartlett, Laura" w:date="2016-01-20T11:27:00Z">
          <w:r w:rsidR="000C4887" w:rsidDel="00AB12BD">
            <w:rPr>
              <w:noProof/>
              <w:webHidden/>
            </w:rPr>
            <w:delText>22</w:delText>
          </w:r>
        </w:del>
      </w:ins>
      <w:del w:id="263" w:author="Bartlett, Laura" w:date="2016-01-20T11:27:00Z">
        <w:r w:rsidRPr="00757E8A" w:rsidDel="00AB12BD">
          <w:rPr>
            <w:noProof/>
            <w:webHidden/>
          </w:rPr>
          <w:delText>23</w:delText>
        </w:r>
      </w:del>
      <w:r w:rsidR="006A5FBF" w:rsidRPr="00BF538E">
        <w:rPr>
          <w:noProof/>
          <w:webHidden/>
        </w:rPr>
        <w:fldChar w:fldCharType="end"/>
      </w:r>
      <w:r w:rsidRPr="00AB12BD">
        <w:rPr>
          <w:noProof/>
        </w:rPr>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"_Toc431372804" </w:instrText>
      </w:r>
      <w:r w:rsidRPr="00757E8A">
        <w:rPr>
          <w:rPrChange w:id="264" w:author="dbecker" w:date="2015-11-09T13:36:00Z">
            <w:rPr/>
          </w:rPrChange>
        </w:rPr>
        <w:fldChar w:fldCharType="separate"/>
      </w:r>
      <w:r w:rsidR="006A5FBF" w:rsidRPr="00757E8A">
        <w:rPr>
          <w:rStyle w:val="Hyperlink"/>
        </w:rPr>
        <w:t xml:space="preserve">1. </w:t>
      </w:r>
      <w:ins w:id="265" w:author="dbecker" w:date="2015-11-09T13:30:00Z">
        <w:r w:rsidR="00D10A4F" w:rsidRPr="00757E8A">
          <w:rPr>
            <w:rStyle w:val="Hyperlink"/>
          </w:rPr>
          <w:t xml:space="preserve">  </w:t>
        </w:r>
      </w:ins>
      <w:r w:rsidR="006A5FBF" w:rsidRPr="00757E8A">
        <w:rPr>
          <w:rStyle w:val="Hyperlink"/>
        </w:rPr>
        <w:t xml:space="preserve"> Emergency Worker Information Job Aid</w:t>
      </w:r>
      <w:r w:rsidR="006A5FBF" w:rsidRPr="00757E8A">
        <w:rPr>
          <w:webHidden/>
        </w:rPr>
        <w:tab/>
      </w:r>
      <w:r w:rsidR="006A5FBF" w:rsidRPr="00BF538E">
        <w:rPr>
          <w:webHidden/>
        </w:rPr>
        <w:fldChar w:fldCharType="begin"/>
      </w:r>
      <w:r w:rsidR="006A5FBF" w:rsidRPr="00757E8A">
        <w:rPr>
          <w:webHidden/>
        </w:rPr>
        <w:instrText xml:space="preserve"> PAGEREF _Toc431372804 \h </w:instrText>
      </w:r>
      <w:r w:rsidR="006A5FBF" w:rsidRPr="00BF538E">
        <w:rPr>
          <w:webHidden/>
        </w:rPr>
      </w:r>
      <w:r w:rsidR="006A5FBF" w:rsidRPr="00BF538E">
        <w:rPr>
          <w:webHidden/>
          <w:rPrChange w:id="266" w:author="dbecker" w:date="2015-11-09T13:36:00Z">
            <w:rPr>
              <w:webHidden/>
            </w:rPr>
          </w:rPrChange>
        </w:rPr>
        <w:fldChar w:fldCharType="separate"/>
      </w:r>
      <w:ins w:id="267" w:author="Bartlett, Laura" w:date="2016-01-20T11:27:00Z">
        <w:r w:rsidR="00AB12BD">
          <w:rPr>
            <w:webHidden/>
          </w:rPr>
          <w:t>22</w:t>
        </w:r>
      </w:ins>
      <w:ins w:id="268" w:author="dbecker" w:date="2016-01-13T11:45:00Z">
        <w:del w:id="269" w:author="Bartlett, Laura" w:date="2016-01-20T11:27:00Z">
          <w:r w:rsidR="000C4887" w:rsidDel="00AB12BD">
            <w:rPr>
              <w:webHidden/>
            </w:rPr>
            <w:delText>22</w:delText>
          </w:r>
        </w:del>
      </w:ins>
      <w:del w:id="270" w:author="Bartlett, Laura" w:date="2016-01-20T11:27:00Z">
        <w:r w:rsidRPr="00757E8A" w:rsidDel="00AB12BD">
          <w:rPr>
            <w:webHidden/>
          </w:rPr>
          <w:delText>23</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"_Toc431372805" </w:instrText>
      </w:r>
      <w:r w:rsidRPr="00757E8A">
        <w:rPr>
          <w:rPrChange w:id="271" w:author="dbecker" w:date="2015-11-09T13:36:00Z">
            <w:rPr/>
          </w:rPrChange>
        </w:rPr>
        <w:fldChar w:fldCharType="separate"/>
      </w:r>
      <w:r w:rsidR="006A5FBF" w:rsidRPr="00757E8A">
        <w:rPr>
          <w:rStyle w:val="Hyperlink"/>
          <w:spacing w:val="-3"/>
        </w:rPr>
        <w:t xml:space="preserve">2.  </w:t>
      </w:r>
      <w:ins w:id="272" w:author="dbecker" w:date="2015-11-09T13:30:00Z">
        <w:r w:rsidR="00D10A4F" w:rsidRPr="00757E8A">
          <w:rPr>
            <w:rStyle w:val="Hyperlink"/>
            <w:spacing w:val="-3"/>
          </w:rPr>
          <w:t xml:space="preserve">  </w:t>
        </w:r>
      </w:ins>
      <w:r w:rsidR="006A5FBF" w:rsidRPr="00757E8A">
        <w:rPr>
          <w:rStyle w:val="Hyperlink"/>
          <w:spacing w:val="-3"/>
        </w:rPr>
        <w:t>Potassium Iodide (KI) Administration</w:t>
      </w:r>
      <w:r w:rsidR="006A5FBF" w:rsidRPr="00757E8A">
        <w:rPr>
          <w:webHidden/>
        </w:rPr>
        <w:tab/>
      </w:r>
      <w:r w:rsidR="006A5FBF" w:rsidRPr="00BF538E">
        <w:rPr>
          <w:webHidden/>
        </w:rPr>
        <w:fldChar w:fldCharType="begin"/>
      </w:r>
      <w:r w:rsidR="006A5FBF" w:rsidRPr="00757E8A">
        <w:rPr>
          <w:webHidden/>
        </w:rPr>
        <w:instrText xml:space="preserve"> PAGEREF _Toc431372805 \h </w:instrText>
      </w:r>
      <w:r w:rsidR="006A5FBF" w:rsidRPr="00BF538E">
        <w:rPr>
          <w:webHidden/>
        </w:rPr>
      </w:r>
      <w:r w:rsidR="006A5FBF" w:rsidRPr="00BF538E">
        <w:rPr>
          <w:webHidden/>
          <w:rPrChange w:id="273" w:author="dbecker" w:date="2015-11-09T13:36:00Z">
            <w:rPr>
              <w:webHidden/>
            </w:rPr>
          </w:rPrChange>
        </w:rPr>
        <w:fldChar w:fldCharType="separate"/>
      </w:r>
      <w:ins w:id="274" w:author="Bartlett, Laura" w:date="2016-01-20T11:27:00Z">
        <w:r w:rsidR="00AB12BD">
          <w:rPr>
            <w:webHidden/>
          </w:rPr>
          <w:t>25</w:t>
        </w:r>
      </w:ins>
      <w:ins w:id="275" w:author="dbecker" w:date="2016-01-13T11:45:00Z">
        <w:del w:id="276" w:author="Bartlett, Laura" w:date="2016-01-20T11:27:00Z">
          <w:r w:rsidR="000C4887" w:rsidDel="00AB12BD">
            <w:rPr>
              <w:webHidden/>
            </w:rPr>
            <w:delText>25</w:delText>
          </w:r>
        </w:del>
      </w:ins>
      <w:del w:id="277" w:author="Bartlett, Laura" w:date="2016-01-20T11:27:00Z">
        <w:r w:rsidRPr="00757E8A" w:rsidDel="00AB12BD">
          <w:rPr>
            <w:webHidden/>
          </w:rPr>
          <w:delText>26</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"_Toc431372806" </w:instrText>
      </w:r>
      <w:r w:rsidRPr="00757E8A">
        <w:rPr>
          <w:rPrChange w:id="278" w:author="dbecker" w:date="2015-11-09T13:36:00Z">
            <w:rPr/>
          </w:rPrChange>
        </w:rPr>
        <w:fldChar w:fldCharType="separate"/>
      </w:r>
      <w:r w:rsidR="006A5FBF" w:rsidRPr="00757E8A">
        <w:rPr>
          <w:rStyle w:val="Hyperlink"/>
          <w:spacing w:val="-3"/>
        </w:rPr>
        <w:t xml:space="preserve">3.  </w:t>
      </w:r>
      <w:ins w:id="279" w:author="dbecker" w:date="2015-11-09T13:30:00Z">
        <w:r w:rsidR="00D10A4F" w:rsidRPr="00757E8A">
          <w:rPr>
            <w:rStyle w:val="Hyperlink"/>
            <w:spacing w:val="-3"/>
          </w:rPr>
          <w:t xml:space="preserve">  </w:t>
        </w:r>
      </w:ins>
      <w:r w:rsidR="006A5FBF" w:rsidRPr="00757E8A">
        <w:rPr>
          <w:rStyle w:val="Hyperlink"/>
        </w:rPr>
        <w:t>Responsibilities</w:t>
      </w:r>
      <w:r w:rsidR="006A5FBF" w:rsidRPr="00757E8A">
        <w:rPr>
          <w:webHidden/>
        </w:rPr>
        <w:tab/>
      </w:r>
      <w:r w:rsidR="006A5FBF" w:rsidRPr="00BF538E">
        <w:rPr>
          <w:webHidden/>
        </w:rPr>
        <w:fldChar w:fldCharType="begin"/>
      </w:r>
      <w:r w:rsidR="006A5FBF" w:rsidRPr="00757E8A">
        <w:rPr>
          <w:webHidden/>
        </w:rPr>
        <w:instrText xml:space="preserve"> PAGEREF _Toc431372806 \h </w:instrText>
      </w:r>
      <w:r w:rsidR="006A5FBF" w:rsidRPr="00BF538E">
        <w:rPr>
          <w:webHidden/>
        </w:rPr>
      </w:r>
      <w:r w:rsidR="006A5FBF" w:rsidRPr="00BF538E">
        <w:rPr>
          <w:webHidden/>
          <w:rPrChange w:id="280" w:author="dbecker" w:date="2015-11-09T13:36:00Z">
            <w:rPr>
              <w:webHidden/>
            </w:rPr>
          </w:rPrChange>
        </w:rPr>
        <w:fldChar w:fldCharType="separate"/>
      </w:r>
      <w:ins w:id="281" w:author="Bartlett, Laura" w:date="2016-01-20T11:27:00Z">
        <w:r w:rsidR="00AB12BD">
          <w:rPr>
            <w:webHidden/>
          </w:rPr>
          <w:t>25</w:t>
        </w:r>
      </w:ins>
      <w:ins w:id="282" w:author="dbecker" w:date="2016-01-13T11:45:00Z">
        <w:del w:id="283" w:author="Bartlett, Laura" w:date="2016-01-20T11:27:00Z">
          <w:r w:rsidR="000C4887" w:rsidDel="00AB12BD">
            <w:rPr>
              <w:webHidden/>
            </w:rPr>
            <w:delText>25</w:delText>
          </w:r>
        </w:del>
      </w:ins>
      <w:del w:id="284" w:author="Bartlett, Laura" w:date="2016-01-20T11:27:00Z">
        <w:r w:rsidRPr="00757E8A" w:rsidDel="00AB12BD">
          <w:rPr>
            <w:webHidden/>
          </w:rPr>
          <w:delText>27</w:delText>
        </w:r>
      </w:del>
      <w:r w:rsidR="006A5FBF" w:rsidRPr="00BF538E">
        <w:rPr>
          <w:webHidden/>
        </w:rPr>
        <w:fldChar w:fldCharType="end"/>
      </w:r>
      <w:r w:rsidRPr="00AB12BD">
        <w:fldChar w:fldCharType="end"/>
      </w:r>
    </w:p>
    <w:p w:rsidR="006A5FBF" w:rsidRPr="00757E8A" w:rsidRDefault="00812C70">
      <w:pPr>
        <w:pStyle w:val="TOC3"/>
        <w:rPr>
          <w:rFonts w:ascii="Calibri" w:hAnsi="Calibri"/>
          <w:sz w:val="22"/>
          <w:szCs w:val="22"/>
        </w:rPr>
      </w:pPr>
      <w:r w:rsidRPr="00757E8A">
        <w:fldChar w:fldCharType="begin"/>
      </w:r>
      <w:r w:rsidRPr="00757E8A">
        <w:instrText xml:space="preserve"> HYPERLINK \l "_Toc431372807" </w:instrText>
      </w:r>
      <w:r w:rsidRPr="00757E8A">
        <w:rPr>
          <w:rPrChange w:id="285" w:author="dbecker" w:date="2015-11-09T13:36:00Z">
            <w:rPr/>
          </w:rPrChange>
        </w:rPr>
        <w:fldChar w:fldCharType="separate"/>
      </w:r>
      <w:r w:rsidR="006A5FBF" w:rsidRPr="00757E8A">
        <w:rPr>
          <w:rStyle w:val="Hyperlink"/>
        </w:rPr>
        <w:t xml:space="preserve">4. </w:t>
      </w:r>
      <w:ins w:id="286" w:author="dbecker" w:date="2015-11-09T13:30:00Z">
        <w:r w:rsidR="00D10A4F" w:rsidRPr="00757E8A">
          <w:rPr>
            <w:rStyle w:val="Hyperlink"/>
          </w:rPr>
          <w:t xml:space="preserve">  </w:t>
        </w:r>
      </w:ins>
      <w:r w:rsidR="006A5FBF" w:rsidRPr="00757E8A">
        <w:rPr>
          <w:rStyle w:val="Hyperlink"/>
        </w:rPr>
        <w:t xml:space="preserve"> Actions for Local Worker Radiation Control Officer</w:t>
      </w:r>
      <w:r w:rsidR="006A5FBF" w:rsidRPr="00757E8A">
        <w:rPr>
          <w:webHidden/>
        </w:rPr>
        <w:tab/>
      </w:r>
      <w:r w:rsidR="006A5FBF" w:rsidRPr="00BF538E">
        <w:rPr>
          <w:webHidden/>
        </w:rPr>
        <w:fldChar w:fldCharType="begin"/>
      </w:r>
      <w:r w:rsidR="006A5FBF" w:rsidRPr="00757E8A">
        <w:rPr>
          <w:webHidden/>
        </w:rPr>
        <w:instrText xml:space="preserve"> PAGEREF _Toc431372807 \h </w:instrText>
      </w:r>
      <w:r w:rsidR="006A5FBF" w:rsidRPr="00BF538E">
        <w:rPr>
          <w:webHidden/>
        </w:rPr>
      </w:r>
      <w:r w:rsidR="006A5FBF" w:rsidRPr="00BF538E">
        <w:rPr>
          <w:webHidden/>
          <w:rPrChange w:id="287" w:author="dbecker" w:date="2015-11-09T13:36:00Z">
            <w:rPr>
              <w:webHidden/>
            </w:rPr>
          </w:rPrChange>
        </w:rPr>
        <w:fldChar w:fldCharType="separate"/>
      </w:r>
      <w:ins w:id="288" w:author="Bartlett, Laura" w:date="2016-01-20T11:27:00Z">
        <w:r w:rsidR="00AB12BD">
          <w:rPr>
            <w:webHidden/>
          </w:rPr>
          <w:t>26</w:t>
        </w:r>
      </w:ins>
      <w:ins w:id="289" w:author="dbecker" w:date="2016-01-13T11:45:00Z">
        <w:del w:id="290" w:author="Bartlett, Laura" w:date="2016-01-20T11:27:00Z">
          <w:r w:rsidR="000C4887" w:rsidDel="00AB12BD">
            <w:rPr>
              <w:webHidden/>
            </w:rPr>
            <w:delText>26</w:delText>
          </w:r>
        </w:del>
      </w:ins>
      <w:del w:id="291" w:author="Bartlett, Laura" w:date="2016-01-20T11:27:00Z">
        <w:r w:rsidR="0048427A" w:rsidRPr="00757E8A" w:rsidDel="00AB12BD">
          <w:rPr>
            <w:webHidden/>
          </w:rPr>
          <w:delText>28</w:delText>
        </w:r>
      </w:del>
      <w:r w:rsidR="006A5FBF" w:rsidRPr="00BF538E">
        <w:rPr>
          <w:webHidden/>
        </w:rPr>
        <w:fldChar w:fldCharType="end"/>
      </w:r>
      <w:r w:rsidRPr="00AB12BD">
        <w:fldChar w:fldCharType="end"/>
      </w:r>
    </w:p>
    <w:p w:rsidR="006A5FBF" w:rsidRPr="00757E8A" w:rsidRDefault="001D246F">
      <w:pPr>
        <w:pStyle w:val="TOC3"/>
        <w:rPr>
          <w:rFonts w:ascii="Calibri" w:hAnsi="Calibri"/>
          <w:sz w:val="22"/>
          <w:szCs w:val="22"/>
        </w:rPr>
      </w:pPr>
      <w:r w:rsidRPr="00757E8A">
        <w:fldChar w:fldCharType="begin"/>
      </w:r>
      <w:r w:rsidRPr="00757E8A">
        <w:instrText xml:space="preserve"> HYPERLINK \l "_Toc431372808" </w:instrText>
      </w:r>
      <w:r w:rsidRPr="00757E8A">
        <w:rPr>
          <w:rPrChange w:id="292" w:author="dbecker" w:date="2015-11-09T13:36:00Z">
            <w:rPr/>
          </w:rPrChange>
        </w:rPr>
        <w:fldChar w:fldCharType="separate"/>
      </w:r>
      <w:r w:rsidR="006A5FBF" w:rsidRPr="00757E8A">
        <w:rPr>
          <w:rStyle w:val="Hyperlink"/>
        </w:rPr>
        <w:t xml:space="preserve">5.  </w:t>
      </w:r>
      <w:ins w:id="293" w:author="dbecker" w:date="2015-11-09T13:30:00Z">
        <w:r w:rsidR="00D10A4F" w:rsidRPr="00757E8A">
          <w:rPr>
            <w:rStyle w:val="Hyperlink"/>
          </w:rPr>
          <w:t xml:space="preserve">  </w:t>
        </w:r>
      </w:ins>
      <w:r w:rsidR="006A5FBF" w:rsidRPr="00757E8A">
        <w:rPr>
          <w:rStyle w:val="Hyperlink"/>
        </w:rPr>
        <w:t>Actions for Local Worker Radiation Control Officers at Institutions</w:t>
      </w:r>
      <w:r w:rsidR="006A5FBF" w:rsidRPr="00757E8A">
        <w:rPr>
          <w:webHidden/>
        </w:rPr>
        <w:tab/>
      </w:r>
      <w:r w:rsidR="006A5FBF" w:rsidRPr="00BF538E">
        <w:rPr>
          <w:webHidden/>
        </w:rPr>
        <w:fldChar w:fldCharType="begin"/>
      </w:r>
      <w:r w:rsidR="006A5FBF" w:rsidRPr="00757E8A">
        <w:rPr>
          <w:webHidden/>
        </w:rPr>
        <w:instrText xml:space="preserve"> PAGEREF _Toc431372808 \h </w:instrText>
      </w:r>
      <w:r w:rsidR="006A5FBF" w:rsidRPr="00BF538E">
        <w:rPr>
          <w:webHidden/>
        </w:rPr>
      </w:r>
      <w:r w:rsidR="006A5FBF" w:rsidRPr="00BF538E">
        <w:rPr>
          <w:webHidden/>
          <w:rPrChange w:id="294" w:author="dbecker" w:date="2015-11-09T13:36:00Z">
            <w:rPr>
              <w:webHidden/>
            </w:rPr>
          </w:rPrChange>
        </w:rPr>
        <w:fldChar w:fldCharType="separate"/>
      </w:r>
      <w:ins w:id="295" w:author="Bartlett, Laura" w:date="2016-01-20T11:27:00Z">
        <w:r w:rsidR="00AB12BD">
          <w:rPr>
            <w:webHidden/>
          </w:rPr>
          <w:t>27</w:t>
        </w:r>
      </w:ins>
      <w:ins w:id="296" w:author="dbecker" w:date="2016-01-13T11:45:00Z">
        <w:del w:id="297" w:author="Bartlett, Laura" w:date="2016-01-20T11:27:00Z">
          <w:r w:rsidR="000C4887" w:rsidDel="00AB12BD">
            <w:rPr>
              <w:webHidden/>
            </w:rPr>
            <w:delText>27</w:delText>
          </w:r>
        </w:del>
      </w:ins>
      <w:del w:id="298" w:author="Bartlett, Laura" w:date="2016-01-20T11:27:00Z">
        <w:r w:rsidRPr="00757E8A" w:rsidDel="00AB12BD">
          <w:rPr>
            <w:webHidden/>
          </w:rPr>
          <w:delText>28</w:delText>
        </w:r>
      </w:del>
      <w:r w:rsidR="006A5FBF" w:rsidRPr="00BF538E">
        <w:rPr>
          <w:webHidden/>
        </w:rPr>
        <w:fldChar w:fldCharType="end"/>
      </w:r>
      <w:r w:rsidRPr="00AB12BD">
        <w:fldChar w:fldCharType="end"/>
      </w:r>
    </w:p>
    <w:p w:rsidR="006A5FBF" w:rsidRPr="00757E8A" w:rsidRDefault="0048427A" w:rsidP="00015C5F">
      <w:pPr>
        <w:pStyle w:val="TOC3"/>
        <w:rPr>
          <w:rFonts w:ascii="Calibri" w:hAnsi="Calibri"/>
          <w:sz w:val="22"/>
          <w:szCs w:val="22"/>
        </w:rPr>
      </w:pPr>
      <w:r w:rsidRPr="00757E8A">
        <w:fldChar w:fldCharType="begin"/>
      </w:r>
      <w:r w:rsidRPr="00757E8A">
        <w:instrText xml:space="preserve"> HYPERLINK \l "_Toc431372809" </w:instrText>
      </w:r>
      <w:r w:rsidRPr="00757E8A">
        <w:rPr>
          <w:rPrChange w:id="299" w:author="dbecker" w:date="2015-11-09T13:36:00Z">
            <w:rPr/>
          </w:rPrChange>
        </w:rPr>
        <w:fldChar w:fldCharType="separate"/>
      </w:r>
      <w:r w:rsidR="006A5FBF" w:rsidRPr="00757E8A">
        <w:rPr>
          <w:rStyle w:val="Hyperlink"/>
        </w:rPr>
        <w:t xml:space="preserve">6. </w:t>
      </w:r>
      <w:ins w:id="300" w:author="dbecker" w:date="2015-11-09T13:30:00Z">
        <w:r w:rsidR="00D10A4F" w:rsidRPr="00757E8A">
          <w:rPr>
            <w:rStyle w:val="Hyperlink"/>
          </w:rPr>
          <w:t xml:space="preserve">  </w:t>
        </w:r>
      </w:ins>
      <w:r w:rsidR="006A5FBF" w:rsidRPr="00757E8A">
        <w:rPr>
          <w:rStyle w:val="Hyperlink"/>
        </w:rPr>
        <w:t xml:space="preserve"> Actions for Emergency Workers, Institutional Staff and Rockingham County Jail </w:t>
      </w:r>
      <w:ins w:id="301" w:author="dbecker" w:date="2015-11-09T13:31:00Z">
        <w:r w:rsidR="00D10A4F" w:rsidRPr="00757E8A">
          <w:rPr>
            <w:rStyle w:val="Hyperlink"/>
          </w:rPr>
          <w:t xml:space="preserve">      </w:t>
        </w:r>
      </w:ins>
      <w:r w:rsidR="006A5FBF" w:rsidRPr="00757E8A">
        <w:rPr>
          <w:rStyle w:val="Hyperlink"/>
        </w:rPr>
        <w:t>Inmates</w:t>
      </w:r>
      <w:del w:id="302" w:author="dbecker" w:date="2015-11-09T14:32:00Z">
        <w:r w:rsidR="006A5FBF" w:rsidRPr="00757E8A" w:rsidDel="004739AA">
          <w:rPr>
            <w:webHidden/>
          </w:rPr>
          <w:tab/>
        </w:r>
      </w:del>
      <w:ins w:id="303" w:author="dbecker" w:date="2015-11-09T14:32:00Z">
        <w:r w:rsidR="004739AA">
          <w:rPr>
            <w:webHidden/>
          </w:rPr>
          <w:t>…………………………………………………………</w:t>
        </w:r>
      </w:ins>
      <w:ins w:id="304" w:author="dbecker" w:date="2015-11-09T14:33:00Z">
        <w:r w:rsidR="004739AA">
          <w:rPr>
            <w:webHidden/>
          </w:rPr>
          <w:t>………………………………</w:t>
        </w:r>
      </w:ins>
      <w:ins w:id="305" w:author="dbecker" w:date="2015-11-09T14:37:00Z">
        <w:r w:rsidR="004739AA">
          <w:rPr>
            <w:webHidden/>
          </w:rPr>
          <w:t>………</w:t>
        </w:r>
      </w:ins>
      <w:ins w:id="306" w:author="dbecker" w:date="2015-11-09T14:45:00Z">
        <w:r w:rsidR="00272608">
          <w:rPr>
            <w:webHidden/>
          </w:rPr>
          <w:t>…</w:t>
        </w:r>
      </w:ins>
      <w:ins w:id="307" w:author="dbecker" w:date="2015-11-09T14:46:00Z">
        <w:r w:rsidR="00272608">
          <w:rPr>
            <w:webHidden/>
          </w:rPr>
          <w:t>........</w:t>
        </w:r>
      </w:ins>
      <w:ins w:id="308" w:author="dbecker" w:date="2015-11-09T14:45:00Z">
        <w:r w:rsidR="00272608">
          <w:rPr>
            <w:webHidden/>
          </w:rPr>
          <w:t xml:space="preserve">      </w:t>
        </w:r>
      </w:ins>
      <w:r w:rsidR="006A5FBF" w:rsidRPr="00BF538E">
        <w:rPr>
          <w:webHidden/>
        </w:rPr>
        <w:fldChar w:fldCharType="begin"/>
      </w:r>
      <w:r w:rsidR="006A5FBF" w:rsidRPr="00757E8A">
        <w:rPr>
          <w:webHidden/>
        </w:rPr>
        <w:instrText xml:space="preserve"> PAGEREF _Toc431372809 \h </w:instrText>
      </w:r>
      <w:r w:rsidR="006A5FBF" w:rsidRPr="00BF538E">
        <w:rPr>
          <w:webHidden/>
        </w:rPr>
      </w:r>
      <w:r w:rsidR="006A5FBF" w:rsidRPr="00BF538E">
        <w:rPr>
          <w:webHidden/>
          <w:rPrChange w:id="309" w:author="dbecker" w:date="2015-11-09T13:36:00Z">
            <w:rPr>
              <w:webHidden/>
            </w:rPr>
          </w:rPrChange>
        </w:rPr>
        <w:fldChar w:fldCharType="separate"/>
      </w:r>
      <w:ins w:id="310" w:author="Bartlett, Laura" w:date="2016-01-20T11:27:00Z">
        <w:r w:rsidR="00AB12BD">
          <w:rPr>
            <w:webHidden/>
          </w:rPr>
          <w:t>27</w:t>
        </w:r>
      </w:ins>
      <w:ins w:id="311" w:author="dbecker" w:date="2016-01-13T11:45:00Z">
        <w:del w:id="312" w:author="Bartlett, Laura" w:date="2016-01-20T11:27:00Z">
          <w:r w:rsidR="000C4887" w:rsidDel="00AB12BD">
            <w:rPr>
              <w:webHidden/>
            </w:rPr>
            <w:delText>27</w:delText>
          </w:r>
        </w:del>
      </w:ins>
      <w:del w:id="313" w:author="Bartlett, Laura" w:date="2016-01-20T11:27:00Z">
        <w:r w:rsidR="00972513" w:rsidRPr="00757E8A" w:rsidDel="00AB12BD">
          <w:rPr>
            <w:webHidden/>
          </w:rPr>
          <w:delText>28</w:delText>
        </w:r>
      </w:del>
      <w:r w:rsidR="006A5FBF" w:rsidRPr="00BF538E">
        <w:rPr>
          <w:webHidden/>
        </w:rPr>
        <w:fldChar w:fldCharType="end"/>
      </w:r>
      <w:r w:rsidRPr="00AB12BD">
        <w:fldChar w:fldCharType="end"/>
      </w:r>
    </w:p>
    <w:p w:rsidR="006A5FBF" w:rsidRPr="00757E8A" w:rsidRDefault="00812C70">
      <w:pPr>
        <w:pStyle w:val="TOC3"/>
        <w:rPr>
          <w:rFonts w:ascii="Calibri" w:hAnsi="Calibri"/>
          <w:sz w:val="22"/>
          <w:szCs w:val="22"/>
        </w:rPr>
      </w:pPr>
      <w:r w:rsidRPr="00757E8A">
        <w:fldChar w:fldCharType="begin"/>
      </w:r>
      <w:r w:rsidRPr="00757E8A">
        <w:instrText xml:space="preserve"> HYPERLINK \l "_Toc431372810" </w:instrText>
      </w:r>
      <w:r w:rsidRPr="00757E8A">
        <w:rPr>
          <w:rPrChange w:id="314" w:author="dbecker" w:date="2015-11-09T13:36:00Z">
            <w:rPr/>
          </w:rPrChange>
        </w:rPr>
        <w:fldChar w:fldCharType="separate"/>
      </w:r>
      <w:r w:rsidR="006A5FBF" w:rsidRPr="00757E8A">
        <w:rPr>
          <w:rStyle w:val="Hyperlink"/>
        </w:rPr>
        <w:t xml:space="preserve">7. </w:t>
      </w:r>
      <w:ins w:id="315" w:author="dbecker" w:date="2015-11-09T13:31:00Z">
        <w:r w:rsidR="00D10A4F" w:rsidRPr="00757E8A">
          <w:rPr>
            <w:rStyle w:val="Hyperlink"/>
          </w:rPr>
          <w:t xml:space="preserve">  </w:t>
        </w:r>
      </w:ins>
      <w:r w:rsidR="006A5FBF" w:rsidRPr="00757E8A">
        <w:rPr>
          <w:rStyle w:val="Hyperlink"/>
        </w:rPr>
        <w:t xml:space="preserve"> Decontamination</w:t>
      </w:r>
      <w:r w:rsidR="006A5FBF" w:rsidRPr="00757E8A">
        <w:rPr>
          <w:webHidden/>
        </w:rPr>
        <w:tab/>
      </w:r>
      <w:r w:rsidR="006A5FBF" w:rsidRPr="00BF538E">
        <w:rPr>
          <w:webHidden/>
        </w:rPr>
        <w:fldChar w:fldCharType="begin"/>
      </w:r>
      <w:r w:rsidR="006A5FBF" w:rsidRPr="00757E8A">
        <w:rPr>
          <w:webHidden/>
        </w:rPr>
        <w:instrText xml:space="preserve"> PAGEREF _Toc431372810 \h </w:instrText>
      </w:r>
      <w:r w:rsidR="006A5FBF" w:rsidRPr="00BF538E">
        <w:rPr>
          <w:webHidden/>
        </w:rPr>
      </w:r>
      <w:r w:rsidR="006A5FBF" w:rsidRPr="00BF538E">
        <w:rPr>
          <w:webHidden/>
          <w:rPrChange w:id="316" w:author="dbecker" w:date="2015-11-09T13:36:00Z">
            <w:rPr>
              <w:webHidden/>
            </w:rPr>
          </w:rPrChange>
        </w:rPr>
        <w:fldChar w:fldCharType="separate"/>
      </w:r>
      <w:ins w:id="317" w:author="Bartlett, Laura" w:date="2016-01-20T11:27:00Z">
        <w:r w:rsidR="00AB12BD">
          <w:rPr>
            <w:webHidden/>
          </w:rPr>
          <w:t>27</w:t>
        </w:r>
      </w:ins>
      <w:ins w:id="318" w:author="dbecker" w:date="2016-01-13T11:45:00Z">
        <w:del w:id="319" w:author="Bartlett, Laura" w:date="2016-01-20T11:27:00Z">
          <w:r w:rsidR="000C4887" w:rsidDel="00AB12BD">
            <w:rPr>
              <w:webHidden/>
            </w:rPr>
            <w:delText>27</w:delText>
          </w:r>
        </w:del>
      </w:ins>
      <w:del w:id="320" w:author="Bartlett, Laura" w:date="2016-01-20T11:27:00Z">
        <w:r w:rsidR="0048427A" w:rsidRPr="00757E8A" w:rsidDel="00AB12BD">
          <w:rPr>
            <w:webHidden/>
          </w:rPr>
          <w:delText>29</w:delText>
        </w:r>
      </w:del>
      <w:r w:rsidR="006A5FBF" w:rsidRPr="00BF538E">
        <w:rPr>
          <w:webHidden/>
        </w:rPr>
        <w:fldChar w:fldCharType="end"/>
      </w:r>
      <w:r w:rsidRPr="00AB12BD">
        <w:fldChar w:fldCharType="end"/>
      </w:r>
    </w:p>
    <w:p w:rsidR="006A5FBF" w:rsidRPr="00757E8A" w:rsidRDefault="001D246F">
      <w:pPr>
        <w:pStyle w:val="TOC2"/>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"_Toc431372812" </w:instrText>
      </w:r>
      <w:r w:rsidRPr="00757E8A">
        <w:rPr>
          <w:noProof/>
          <w:rPrChange w:id="321" w:author="dbecker" w:date="2015-11-09T13:36:00Z">
            <w:rPr>
              <w:noProof/>
            </w:rPr>
          </w:rPrChange>
        </w:rPr>
        <w:fldChar w:fldCharType="separate"/>
      </w:r>
      <w:r w:rsidR="006A5FBF" w:rsidRPr="00757E8A">
        <w:rPr>
          <w:rStyle w:val="Hyperlink"/>
          <w:noProof/>
        </w:rPr>
        <w:t>I.</w:t>
      </w:r>
      <w:del w:id="322" w:author="dbecker" w:date="2015-11-09T13:31:00Z">
        <w:r w:rsidR="006A5FBF" w:rsidRPr="00757E8A" w:rsidDel="00D10A4F">
          <w:rPr>
            <w:rFonts w:ascii="Calibri" w:hAnsi="Calibri"/>
            <w:noProof/>
            <w:sz w:val="22"/>
            <w:szCs w:val="22"/>
          </w:rPr>
          <w:tab/>
        </w:r>
      </w:del>
      <w:ins w:id="323" w:author="dbecker" w:date="2015-11-09T13:31:00Z">
        <w:r w:rsidR="00D10A4F" w:rsidRPr="00757E8A">
          <w:rPr>
            <w:rFonts w:ascii="Calibri" w:hAnsi="Calibri"/>
            <w:noProof/>
            <w:sz w:val="22"/>
            <w:szCs w:val="22"/>
          </w:rPr>
          <w:t xml:space="preserve">      </w:t>
        </w:r>
      </w:ins>
      <w:r w:rsidR="006A5FBF" w:rsidRPr="00757E8A">
        <w:rPr>
          <w:rStyle w:val="Hyperlink"/>
          <w:noProof/>
        </w:rPr>
        <w:t>Protective Response</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_Toc431372812 \h </w:instrText>
      </w:r>
      <w:r w:rsidR="006A5FBF" w:rsidRPr="00BF538E">
        <w:rPr>
          <w:noProof/>
          <w:webHidden/>
        </w:rPr>
      </w:r>
      <w:r w:rsidR="006A5FBF" w:rsidRPr="00BF538E">
        <w:rPr>
          <w:noProof/>
          <w:webHidden/>
          <w:rPrChange w:id="324" w:author="dbecker" w:date="2015-11-09T13:36:00Z">
            <w:rPr>
              <w:noProof/>
              <w:webHidden/>
            </w:rPr>
          </w:rPrChange>
        </w:rPr>
        <w:fldChar w:fldCharType="separate"/>
      </w:r>
      <w:ins w:id="325" w:author="Bartlett, Laura" w:date="2016-01-20T11:27:00Z">
        <w:r w:rsidR="00AB12BD">
          <w:rPr>
            <w:noProof/>
            <w:webHidden/>
          </w:rPr>
          <w:t>28</w:t>
        </w:r>
      </w:ins>
      <w:ins w:id="326" w:author="dbecker" w:date="2016-01-13T11:45:00Z">
        <w:del w:id="327" w:author="Bartlett, Laura" w:date="2016-01-20T11:27:00Z">
          <w:r w:rsidR="000C4887" w:rsidDel="00AB12BD">
            <w:rPr>
              <w:noProof/>
              <w:webHidden/>
            </w:rPr>
            <w:delText>28</w:delText>
          </w:r>
        </w:del>
      </w:ins>
      <w:del w:id="328" w:author="Bartlett, Laura" w:date="2016-01-20T11:27:00Z">
        <w:r w:rsidRPr="00757E8A" w:rsidDel="00AB12BD">
          <w:rPr>
            <w:noProof/>
            <w:webHidden/>
          </w:rPr>
          <w:delText>29</w:delText>
        </w:r>
      </w:del>
      <w:r w:rsidR="006A5FBF" w:rsidRPr="00BF538E">
        <w:rPr>
          <w:noProof/>
          <w:webHidden/>
        </w:rPr>
        <w:fldChar w:fldCharType="end"/>
      </w:r>
      <w:r w:rsidRPr="00AB12BD">
        <w:rPr>
          <w:noProof/>
        </w:rPr>
        <w:fldChar w:fldCharType="end"/>
      </w:r>
    </w:p>
    <w:p w:rsidR="006A5FBF" w:rsidRPr="00757E8A" w:rsidRDefault="00812C70">
      <w:pPr>
        <w:pStyle w:val="TOC2"/>
        <w:tabs>
          <w:tab w:val="right" w:leader="dot" w:pos="9163"/>
        </w:tabs>
        <w:rPr>
          <w:rFonts w:ascii="Calibri" w:hAnsi="Calibri"/>
          <w:noProof/>
          <w:sz w:val="22"/>
          <w:szCs w:val="22"/>
        </w:rPr>
      </w:pPr>
      <w:r w:rsidRPr="00757E8A">
        <w:rPr>
          <w:noProof/>
        </w:rPr>
        <w:lastRenderedPageBreak/>
        <w:fldChar w:fldCharType="begin"/>
      </w:r>
      <w:r w:rsidRPr="00757E8A">
        <w:rPr>
          <w:noProof/>
        </w:rPr>
        <w:instrText xml:space="preserve"> HYPERLINK \l "_Toc431372813" </w:instrText>
      </w:r>
      <w:r w:rsidRPr="00757E8A">
        <w:rPr>
          <w:noProof/>
          <w:rPrChange w:id="329" w:author="dbecker" w:date="2015-11-09T13:36:00Z">
            <w:rPr>
              <w:noProof/>
            </w:rPr>
          </w:rPrChange>
        </w:rPr>
        <w:fldChar w:fldCharType="separate"/>
      </w:r>
      <w:r w:rsidR="006A5FBF" w:rsidRPr="00757E8A">
        <w:rPr>
          <w:rStyle w:val="Hyperlink"/>
          <w:noProof/>
        </w:rPr>
        <w:t xml:space="preserve">J.  </w:t>
      </w:r>
      <w:ins w:id="330" w:author="dbecker" w:date="2015-11-09T13:31:00Z">
        <w:r w:rsidR="00D10A4F" w:rsidRPr="00757E8A">
          <w:rPr>
            <w:rStyle w:val="Hyperlink"/>
            <w:noProof/>
          </w:rPr>
          <w:t xml:space="preserve">   </w:t>
        </w:r>
      </w:ins>
      <w:r w:rsidR="006A5FBF" w:rsidRPr="00757E8A">
        <w:rPr>
          <w:rStyle w:val="Hyperlink"/>
          <w:noProof/>
        </w:rPr>
        <w:t>Sheltering–in-Place</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_Toc431372813 \h </w:instrText>
      </w:r>
      <w:r w:rsidR="006A5FBF" w:rsidRPr="00BF538E">
        <w:rPr>
          <w:noProof/>
          <w:webHidden/>
        </w:rPr>
      </w:r>
      <w:r w:rsidR="006A5FBF" w:rsidRPr="00BF538E">
        <w:rPr>
          <w:noProof/>
          <w:webHidden/>
          <w:rPrChange w:id="331" w:author="dbecker" w:date="2015-11-09T13:36:00Z">
            <w:rPr>
              <w:noProof/>
              <w:webHidden/>
            </w:rPr>
          </w:rPrChange>
        </w:rPr>
        <w:fldChar w:fldCharType="separate"/>
      </w:r>
      <w:ins w:id="332" w:author="Bartlett, Laura" w:date="2016-01-20T11:27:00Z">
        <w:r w:rsidR="00AB12BD">
          <w:rPr>
            <w:noProof/>
            <w:webHidden/>
          </w:rPr>
          <w:t>28</w:t>
        </w:r>
      </w:ins>
      <w:ins w:id="333" w:author="dbecker" w:date="2016-01-13T11:45:00Z">
        <w:del w:id="334" w:author="Bartlett, Laura" w:date="2016-01-20T11:27:00Z">
          <w:r w:rsidR="000C4887" w:rsidDel="00AB12BD">
            <w:rPr>
              <w:noProof/>
              <w:webHidden/>
            </w:rPr>
            <w:delText>28</w:delText>
          </w:r>
        </w:del>
      </w:ins>
      <w:del w:id="335" w:author="Bartlett, Laura" w:date="2016-01-20T11:27:00Z">
        <w:r w:rsidR="0048427A" w:rsidRPr="00757E8A" w:rsidDel="00AB12BD">
          <w:rPr>
            <w:noProof/>
            <w:webHidden/>
          </w:rPr>
          <w:delText>30</w:delText>
        </w:r>
      </w:del>
      <w:r w:rsidR="006A5FBF" w:rsidRPr="00BF538E">
        <w:rPr>
          <w:noProof/>
          <w:webHidden/>
        </w:rPr>
        <w:fldChar w:fldCharType="end"/>
      </w:r>
      <w:r w:rsidRPr="00AB12BD">
        <w:rPr>
          <w:noProof/>
        </w:rPr>
        <w:fldChar w:fldCharType="end"/>
      </w:r>
    </w:p>
    <w:p w:rsidR="006A5FBF" w:rsidRPr="00757E8A" w:rsidRDefault="001D246F">
      <w:pPr>
        <w:pStyle w:val="TOC2"/>
        <w:tabs>
          <w:tab w:val="left" w:pos="880"/>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"_Toc431372814" </w:instrText>
      </w:r>
      <w:r w:rsidRPr="00BB0AF3">
        <w:rPr>
          <w:noProof/>
          <w:rPrChange w:id="336" w:author="dbecker" w:date="2015-11-09T13:36:00Z">
            <w:rPr>
              <w:noProof/>
            </w:rPr>
          </w:rPrChange>
        </w:rPr>
        <w:fldChar w:fldCharType="separate"/>
      </w:r>
      <w:r w:rsidR="006A5FBF" w:rsidRPr="00757E8A">
        <w:rPr>
          <w:rStyle w:val="Hyperlink"/>
          <w:noProof/>
        </w:rPr>
        <w:t>K.</w:t>
      </w:r>
      <w:del w:id="337" w:author="dbecker" w:date="2015-11-09T13:32:00Z">
        <w:r w:rsidR="006A5FBF" w:rsidRPr="00757E8A" w:rsidDel="00D10A4F">
          <w:rPr>
            <w:rFonts w:ascii="Calibri" w:hAnsi="Calibri"/>
            <w:noProof/>
            <w:sz w:val="22"/>
            <w:szCs w:val="22"/>
          </w:rPr>
          <w:tab/>
        </w:r>
      </w:del>
      <w:ins w:id="338" w:author="dbecker" w:date="2015-11-09T13:32:00Z">
        <w:r w:rsidR="00D10A4F" w:rsidRPr="00757E8A">
          <w:rPr>
            <w:rFonts w:ascii="Calibri" w:hAnsi="Calibri"/>
            <w:noProof/>
            <w:sz w:val="22"/>
            <w:szCs w:val="22"/>
          </w:rPr>
          <w:t xml:space="preserve">    </w:t>
        </w:r>
      </w:ins>
      <w:r w:rsidR="006A5FBF" w:rsidRPr="00757E8A">
        <w:rPr>
          <w:rStyle w:val="Hyperlink"/>
          <w:noProof/>
        </w:rPr>
        <w:t>Evacuation</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_Toc431372814 \h </w:instrText>
      </w:r>
      <w:r w:rsidR="006A5FBF" w:rsidRPr="00BB0AF3">
        <w:rPr>
          <w:noProof/>
          <w:webHidden/>
        </w:rPr>
      </w:r>
      <w:r w:rsidR="006A5FBF" w:rsidRPr="00BB0AF3">
        <w:rPr>
          <w:noProof/>
          <w:webHidden/>
          <w:rPrChange w:id="339" w:author="dbecker" w:date="2015-11-09T13:36:00Z">
            <w:rPr>
              <w:noProof/>
              <w:webHidden/>
            </w:rPr>
          </w:rPrChange>
        </w:rPr>
        <w:fldChar w:fldCharType="separate"/>
      </w:r>
      <w:ins w:id="340" w:author="Bartlett, Laura" w:date="2016-01-20T11:27:00Z">
        <w:r w:rsidR="00AB12BD">
          <w:rPr>
            <w:noProof/>
            <w:webHidden/>
          </w:rPr>
          <w:t>30</w:t>
        </w:r>
      </w:ins>
      <w:ins w:id="341" w:author="dbecker" w:date="2016-01-13T11:45:00Z">
        <w:del w:id="342" w:author="Bartlett, Laura" w:date="2016-01-20T11:27:00Z">
          <w:r w:rsidR="000C4887" w:rsidDel="00AB12BD">
            <w:rPr>
              <w:noProof/>
              <w:webHidden/>
            </w:rPr>
            <w:delText>30</w:delText>
          </w:r>
        </w:del>
      </w:ins>
      <w:del w:id="343" w:author="Bartlett, Laura" w:date="2016-01-20T11:27:00Z">
        <w:r w:rsidRPr="00757E8A" w:rsidDel="00AB12BD">
          <w:rPr>
            <w:noProof/>
            <w:webHidden/>
          </w:rPr>
          <w:delText>31</w:delText>
        </w:r>
      </w:del>
      <w:r w:rsidR="006A5FBF" w:rsidRPr="00BB0AF3">
        <w:rPr>
          <w:noProof/>
          <w:webHidden/>
        </w:rPr>
        <w:fldChar w:fldCharType="end"/>
      </w:r>
      <w:r w:rsidRPr="00BB0AF3">
        <w:rPr>
          <w:noProof/>
        </w:rPr>
        <w:fldChar w:fldCharType="end"/>
      </w:r>
    </w:p>
    <w:p w:rsidR="006A5FBF" w:rsidRPr="00757E8A" w:rsidRDefault="0048427A">
      <w:pPr>
        <w:pStyle w:val="TOC3"/>
        <w:rPr>
          <w:rFonts w:ascii="Calibri" w:hAnsi="Calibri"/>
          <w:sz w:val="22"/>
          <w:szCs w:val="22"/>
        </w:rPr>
      </w:pPr>
      <w:r w:rsidRPr="00BB0AF3">
        <w:fldChar w:fldCharType="begin"/>
      </w:r>
      <w:r w:rsidRPr="00757E8A">
        <w:instrText xml:space="preserve"> HYPERLINK \l "_Toc431372815" </w:instrText>
      </w:r>
      <w:r w:rsidRPr="00BB0AF3">
        <w:rPr>
          <w:rPrChange w:id="344" w:author="dbecker" w:date="2015-11-09T13:36:00Z">
            <w:rPr/>
          </w:rPrChange>
        </w:rPr>
        <w:fldChar w:fldCharType="separate"/>
      </w:r>
      <w:r w:rsidR="006A5FBF" w:rsidRPr="00757E8A">
        <w:rPr>
          <w:rStyle w:val="Hyperlink"/>
        </w:rPr>
        <w:t xml:space="preserve">1.  </w:t>
      </w:r>
      <w:ins w:id="345" w:author="dbecker" w:date="2015-11-09T13:32:00Z">
        <w:r w:rsidR="00757E8A" w:rsidRPr="00757E8A">
          <w:rPr>
            <w:rStyle w:val="Hyperlink"/>
          </w:rPr>
          <w:t xml:space="preserve">   </w:t>
        </w:r>
      </w:ins>
      <w:r w:rsidR="006A5FBF" w:rsidRPr="00757E8A">
        <w:rPr>
          <w:rStyle w:val="Hyperlink"/>
        </w:rPr>
        <w:t>Evacuation of Schools</w:t>
      </w:r>
      <w:r w:rsidR="006A5FBF" w:rsidRPr="00757E8A">
        <w:rPr>
          <w:webHidden/>
        </w:rPr>
        <w:tab/>
      </w:r>
      <w:r w:rsidR="006A5FBF" w:rsidRPr="00BB0AF3">
        <w:rPr>
          <w:webHidden/>
        </w:rPr>
        <w:fldChar w:fldCharType="begin"/>
      </w:r>
      <w:r w:rsidR="006A5FBF" w:rsidRPr="00757E8A">
        <w:rPr>
          <w:webHidden/>
        </w:rPr>
        <w:instrText xml:space="preserve"> PAGEREF _Toc431372815 \h </w:instrText>
      </w:r>
      <w:r w:rsidR="006A5FBF" w:rsidRPr="00BB0AF3">
        <w:rPr>
          <w:webHidden/>
        </w:rPr>
      </w:r>
      <w:r w:rsidR="006A5FBF" w:rsidRPr="00BB0AF3">
        <w:rPr>
          <w:webHidden/>
          <w:rPrChange w:id="346" w:author="dbecker" w:date="2015-11-09T13:36:00Z">
            <w:rPr>
              <w:webHidden/>
            </w:rPr>
          </w:rPrChange>
        </w:rPr>
        <w:fldChar w:fldCharType="separate"/>
      </w:r>
      <w:ins w:id="347" w:author="Bartlett, Laura" w:date="2016-01-20T11:27:00Z">
        <w:r w:rsidR="00AB12BD">
          <w:rPr>
            <w:webHidden/>
          </w:rPr>
          <w:t>30</w:t>
        </w:r>
      </w:ins>
      <w:ins w:id="348" w:author="dbecker" w:date="2016-01-13T11:45:00Z">
        <w:del w:id="349" w:author="Bartlett, Laura" w:date="2016-01-20T11:27:00Z">
          <w:r w:rsidR="000C4887" w:rsidDel="00AB12BD">
            <w:rPr>
              <w:webHidden/>
            </w:rPr>
            <w:delText>30</w:delText>
          </w:r>
        </w:del>
      </w:ins>
      <w:del w:id="350" w:author="Bartlett, Laura" w:date="2016-01-20T11:27:00Z">
        <w:r w:rsidR="00972513" w:rsidRPr="00757E8A" w:rsidDel="00AB12BD">
          <w:rPr>
            <w:webHidden/>
          </w:rPr>
          <w:delText>31</w:delText>
        </w:r>
      </w:del>
      <w:r w:rsidR="006A5FBF" w:rsidRPr="00BB0AF3">
        <w:rPr>
          <w:webHidden/>
        </w:rPr>
        <w:fldChar w:fldCharType="end"/>
      </w:r>
      <w:r w:rsidRPr="00BB0AF3">
        <w:fldChar w:fldCharType="end"/>
      </w:r>
    </w:p>
    <w:p w:rsidR="006A5FBF" w:rsidRPr="00757E8A" w:rsidRDefault="00812C70">
      <w:pPr>
        <w:pStyle w:val="TOC3"/>
        <w:rPr>
          <w:rFonts w:ascii="Calibri" w:hAnsi="Calibri"/>
          <w:sz w:val="22"/>
          <w:szCs w:val="22"/>
        </w:rPr>
      </w:pPr>
      <w:r w:rsidRPr="00BB0AF3">
        <w:fldChar w:fldCharType="begin"/>
      </w:r>
      <w:r w:rsidRPr="00757E8A">
        <w:instrText xml:space="preserve"> HYPERLINK \l "_Toc431372816" </w:instrText>
      </w:r>
      <w:r w:rsidRPr="00BB0AF3">
        <w:rPr>
          <w:rPrChange w:id="351" w:author="dbecker" w:date="2015-11-09T13:36:00Z">
            <w:rPr/>
          </w:rPrChange>
        </w:rPr>
        <w:fldChar w:fldCharType="separate"/>
      </w:r>
      <w:r w:rsidR="006A5FBF" w:rsidRPr="00757E8A">
        <w:rPr>
          <w:rStyle w:val="Hyperlink"/>
          <w:spacing w:val="-3"/>
        </w:rPr>
        <w:t>2.</w:t>
      </w:r>
      <w:ins w:id="352" w:author="dbecker" w:date="2015-11-09T13:33:00Z">
        <w:r w:rsidR="00757E8A" w:rsidRPr="00757E8A">
          <w:rPr>
            <w:rStyle w:val="Hyperlink"/>
            <w:spacing w:val="-3"/>
          </w:rPr>
          <w:t xml:space="preserve">   </w:t>
        </w:r>
      </w:ins>
      <w:del w:id="353" w:author="dbecker" w:date="2015-10-30T16:04:00Z">
        <w:r w:rsidR="006A5FBF" w:rsidRPr="00757E8A" w:rsidDel="001D246F">
          <w:rPr>
            <w:rFonts w:ascii="Calibri" w:hAnsi="Calibri"/>
            <w:sz w:val="22"/>
            <w:szCs w:val="22"/>
          </w:rPr>
          <w:tab/>
        </w:r>
      </w:del>
      <w:ins w:id="354" w:author="dbecker" w:date="2015-10-30T16:04:00Z">
        <w:r w:rsidR="001D246F" w:rsidRPr="00757E8A">
          <w:rPr>
            <w:rFonts w:ascii="Calibri" w:hAnsi="Calibri"/>
            <w:sz w:val="22"/>
            <w:szCs w:val="22"/>
          </w:rPr>
          <w:t xml:space="preserve">   </w:t>
        </w:r>
      </w:ins>
      <w:r w:rsidR="006A5FBF" w:rsidRPr="00757E8A">
        <w:rPr>
          <w:rStyle w:val="Hyperlink"/>
          <w:spacing w:val="-3"/>
        </w:rPr>
        <w:t>Evacuation of Other Special Facilities</w:t>
      </w:r>
      <w:r w:rsidR="006A5FBF" w:rsidRPr="00757E8A">
        <w:rPr>
          <w:webHidden/>
        </w:rPr>
        <w:tab/>
      </w:r>
      <w:r w:rsidR="006A5FBF" w:rsidRPr="00BB0AF3">
        <w:rPr>
          <w:webHidden/>
        </w:rPr>
        <w:fldChar w:fldCharType="begin"/>
      </w:r>
      <w:r w:rsidR="006A5FBF" w:rsidRPr="00757E8A">
        <w:rPr>
          <w:webHidden/>
        </w:rPr>
        <w:instrText xml:space="preserve"> PAGEREF _Toc431372816 \h </w:instrText>
      </w:r>
      <w:r w:rsidR="006A5FBF" w:rsidRPr="00BB0AF3">
        <w:rPr>
          <w:webHidden/>
        </w:rPr>
      </w:r>
      <w:r w:rsidR="006A5FBF" w:rsidRPr="00BB0AF3">
        <w:rPr>
          <w:webHidden/>
          <w:rPrChange w:id="355" w:author="dbecker" w:date="2015-11-09T13:36:00Z">
            <w:rPr>
              <w:webHidden/>
            </w:rPr>
          </w:rPrChange>
        </w:rPr>
        <w:fldChar w:fldCharType="separate"/>
      </w:r>
      <w:ins w:id="356" w:author="Bartlett, Laura" w:date="2016-01-20T11:27:00Z">
        <w:r w:rsidR="00AB12BD">
          <w:rPr>
            <w:webHidden/>
          </w:rPr>
          <w:t>30</w:t>
        </w:r>
      </w:ins>
      <w:ins w:id="357" w:author="dbecker" w:date="2016-01-13T11:45:00Z">
        <w:del w:id="358" w:author="Bartlett, Laura" w:date="2016-01-20T11:27:00Z">
          <w:r w:rsidR="000C4887" w:rsidDel="00AB12BD">
            <w:rPr>
              <w:webHidden/>
            </w:rPr>
            <w:delText>30</w:delText>
          </w:r>
        </w:del>
      </w:ins>
      <w:del w:id="359" w:author="Bartlett, Laura" w:date="2016-01-20T11:27:00Z">
        <w:r w:rsidR="0048427A" w:rsidRPr="00757E8A" w:rsidDel="00AB12BD">
          <w:rPr>
            <w:webHidden/>
          </w:rPr>
          <w:delText>32</w:delText>
        </w:r>
      </w:del>
      <w:r w:rsidR="006A5FBF" w:rsidRPr="00BB0AF3">
        <w:rPr>
          <w:webHidden/>
        </w:rPr>
        <w:fldChar w:fldCharType="end"/>
      </w:r>
      <w:r w:rsidRPr="00BB0AF3">
        <w:fldChar w:fldCharType="end"/>
      </w:r>
    </w:p>
    <w:p w:rsidR="006A5FBF" w:rsidRPr="00757E8A" w:rsidRDefault="001D246F">
      <w:pPr>
        <w:pStyle w:val="TOC3"/>
        <w:rPr>
          <w:rFonts w:ascii="Calibri" w:hAnsi="Calibri"/>
          <w:sz w:val="22"/>
          <w:szCs w:val="22"/>
        </w:rPr>
      </w:pPr>
      <w:r w:rsidRPr="00BB0AF3">
        <w:fldChar w:fldCharType="begin"/>
      </w:r>
      <w:r w:rsidRPr="00757E8A">
        <w:instrText xml:space="preserve"> HYPERLINK \l "_Toc431372817" </w:instrText>
      </w:r>
      <w:r w:rsidRPr="00BB0AF3">
        <w:rPr>
          <w:rPrChange w:id="360" w:author="dbecker" w:date="2015-11-09T13:36:00Z">
            <w:rPr/>
          </w:rPrChange>
        </w:rPr>
        <w:fldChar w:fldCharType="separate"/>
      </w:r>
      <w:r w:rsidR="006A5FBF" w:rsidRPr="00757E8A">
        <w:rPr>
          <w:rStyle w:val="Hyperlink"/>
        </w:rPr>
        <w:t xml:space="preserve">3. </w:t>
      </w:r>
      <w:ins w:id="361" w:author="dbecker" w:date="2015-11-09T13:33:00Z">
        <w:r w:rsidR="00757E8A" w:rsidRPr="00757E8A">
          <w:rPr>
            <w:rStyle w:val="Hyperlink"/>
          </w:rPr>
          <w:t xml:space="preserve">   </w:t>
        </w:r>
      </w:ins>
      <w:r w:rsidR="006A5FBF" w:rsidRPr="00757E8A">
        <w:rPr>
          <w:rStyle w:val="Hyperlink"/>
        </w:rPr>
        <w:t xml:space="preserve"> Evacuation of Residents Requiring Public Transportation</w:t>
      </w:r>
      <w:r w:rsidR="006A5FBF" w:rsidRPr="00757E8A">
        <w:rPr>
          <w:webHidden/>
        </w:rPr>
        <w:tab/>
      </w:r>
      <w:r w:rsidR="006A5FBF" w:rsidRPr="00BB0AF3">
        <w:rPr>
          <w:webHidden/>
        </w:rPr>
        <w:fldChar w:fldCharType="begin"/>
      </w:r>
      <w:r w:rsidR="006A5FBF" w:rsidRPr="00757E8A">
        <w:rPr>
          <w:webHidden/>
        </w:rPr>
        <w:instrText xml:space="preserve"> PAGEREF _Toc431372817 \h </w:instrText>
      </w:r>
      <w:r w:rsidR="006A5FBF" w:rsidRPr="00BB0AF3">
        <w:rPr>
          <w:webHidden/>
        </w:rPr>
      </w:r>
      <w:r w:rsidR="006A5FBF" w:rsidRPr="00BB0AF3">
        <w:rPr>
          <w:webHidden/>
          <w:rPrChange w:id="362" w:author="dbecker" w:date="2015-11-09T13:36:00Z">
            <w:rPr>
              <w:webHidden/>
            </w:rPr>
          </w:rPrChange>
        </w:rPr>
        <w:fldChar w:fldCharType="separate"/>
      </w:r>
      <w:ins w:id="363" w:author="Bartlett, Laura" w:date="2016-01-20T11:27:00Z">
        <w:r w:rsidR="00AB12BD">
          <w:rPr>
            <w:webHidden/>
          </w:rPr>
          <w:t>31</w:t>
        </w:r>
      </w:ins>
      <w:ins w:id="364" w:author="dbecker" w:date="2016-01-13T11:45:00Z">
        <w:del w:id="365" w:author="Bartlett, Laura" w:date="2016-01-20T11:27:00Z">
          <w:r w:rsidR="000C4887" w:rsidDel="00AB12BD">
            <w:rPr>
              <w:webHidden/>
            </w:rPr>
            <w:delText>31</w:delText>
          </w:r>
        </w:del>
      </w:ins>
      <w:del w:id="366" w:author="Bartlett, Laura" w:date="2016-01-20T11:27:00Z">
        <w:r w:rsidRPr="00757E8A" w:rsidDel="00AB12BD">
          <w:rPr>
            <w:webHidden/>
          </w:rPr>
          <w:delText>32</w:delText>
        </w:r>
      </w:del>
      <w:r w:rsidR="006A5FBF" w:rsidRPr="00BB0AF3">
        <w:rPr>
          <w:webHidden/>
        </w:rPr>
        <w:fldChar w:fldCharType="end"/>
      </w:r>
      <w:r w:rsidRPr="00BB0AF3">
        <w:fldChar w:fldCharType="end"/>
      </w:r>
    </w:p>
    <w:p w:rsidR="006A5FBF" w:rsidRPr="00757E8A" w:rsidRDefault="0048427A">
      <w:pPr>
        <w:pStyle w:val="TOC3"/>
        <w:rPr>
          <w:rFonts w:ascii="Calibri" w:hAnsi="Calibri"/>
          <w:sz w:val="22"/>
          <w:szCs w:val="22"/>
        </w:rPr>
      </w:pPr>
      <w:r w:rsidRPr="00BB0AF3">
        <w:fldChar w:fldCharType="begin"/>
      </w:r>
      <w:r w:rsidRPr="00757E8A">
        <w:instrText xml:space="preserve"> HYPERLINK \l "_Toc431372818" </w:instrText>
      </w:r>
      <w:r w:rsidRPr="00BB0AF3">
        <w:rPr>
          <w:rPrChange w:id="367" w:author="dbecker" w:date="2015-11-09T13:36:00Z">
            <w:rPr/>
          </w:rPrChange>
        </w:rPr>
        <w:fldChar w:fldCharType="separate"/>
      </w:r>
      <w:r w:rsidR="006A5FBF" w:rsidRPr="00757E8A">
        <w:rPr>
          <w:rStyle w:val="Hyperlink"/>
        </w:rPr>
        <w:t xml:space="preserve">4.  </w:t>
      </w:r>
      <w:ins w:id="368" w:author="dbecker" w:date="2015-11-09T13:33:00Z">
        <w:r w:rsidR="00757E8A" w:rsidRPr="00757E8A">
          <w:rPr>
            <w:rStyle w:val="Hyperlink"/>
          </w:rPr>
          <w:t xml:space="preserve">   </w:t>
        </w:r>
      </w:ins>
      <w:r w:rsidR="006A5FBF" w:rsidRPr="00757E8A">
        <w:rPr>
          <w:rStyle w:val="Hyperlink"/>
        </w:rPr>
        <w:t>Evacuation of Functional Needs Populations</w:t>
      </w:r>
      <w:r w:rsidR="006A5FBF" w:rsidRPr="00757E8A">
        <w:rPr>
          <w:webHidden/>
        </w:rPr>
        <w:tab/>
      </w:r>
      <w:r w:rsidR="006A5FBF" w:rsidRPr="00BB0AF3">
        <w:rPr>
          <w:webHidden/>
        </w:rPr>
        <w:fldChar w:fldCharType="begin"/>
      </w:r>
      <w:r w:rsidR="006A5FBF" w:rsidRPr="00757E8A">
        <w:rPr>
          <w:webHidden/>
        </w:rPr>
        <w:instrText xml:space="preserve"> PAGEREF _Toc431372818 \h </w:instrText>
      </w:r>
      <w:r w:rsidR="006A5FBF" w:rsidRPr="00BB0AF3">
        <w:rPr>
          <w:webHidden/>
        </w:rPr>
      </w:r>
      <w:r w:rsidR="006A5FBF" w:rsidRPr="00BB0AF3">
        <w:rPr>
          <w:webHidden/>
          <w:rPrChange w:id="369" w:author="dbecker" w:date="2015-11-09T13:36:00Z">
            <w:rPr>
              <w:webHidden/>
            </w:rPr>
          </w:rPrChange>
        </w:rPr>
        <w:fldChar w:fldCharType="separate"/>
      </w:r>
      <w:ins w:id="370" w:author="Bartlett, Laura" w:date="2016-01-20T11:27:00Z">
        <w:r w:rsidR="00AB12BD">
          <w:rPr>
            <w:webHidden/>
          </w:rPr>
          <w:t>31</w:t>
        </w:r>
      </w:ins>
      <w:ins w:id="371" w:author="dbecker" w:date="2016-01-13T11:45:00Z">
        <w:del w:id="372" w:author="Bartlett, Laura" w:date="2016-01-20T11:27:00Z">
          <w:r w:rsidR="000C4887" w:rsidDel="00AB12BD">
            <w:rPr>
              <w:webHidden/>
            </w:rPr>
            <w:delText>31</w:delText>
          </w:r>
        </w:del>
      </w:ins>
      <w:del w:id="373" w:author="Bartlett, Laura" w:date="2016-01-20T11:27:00Z">
        <w:r w:rsidR="00972513" w:rsidRPr="00757E8A" w:rsidDel="00AB12BD">
          <w:rPr>
            <w:webHidden/>
          </w:rPr>
          <w:delText>32</w:delText>
        </w:r>
      </w:del>
      <w:r w:rsidR="006A5FBF" w:rsidRPr="00BB0AF3">
        <w:rPr>
          <w:webHidden/>
        </w:rPr>
        <w:fldChar w:fldCharType="end"/>
      </w:r>
      <w:r w:rsidRPr="00BB0AF3">
        <w:fldChar w:fldCharType="end"/>
      </w:r>
    </w:p>
    <w:p w:rsidR="006A5FBF" w:rsidRPr="00757E8A" w:rsidRDefault="00812C70">
      <w:pPr>
        <w:pStyle w:val="TOC3"/>
        <w:rPr>
          <w:rFonts w:ascii="Calibri" w:hAnsi="Calibri"/>
          <w:sz w:val="22"/>
          <w:szCs w:val="22"/>
        </w:rPr>
      </w:pPr>
      <w:r w:rsidRPr="00BB0AF3">
        <w:fldChar w:fldCharType="begin"/>
      </w:r>
      <w:r w:rsidRPr="00757E8A">
        <w:instrText xml:space="preserve"> HYPERLINK \l "_Toc431372819" </w:instrText>
      </w:r>
      <w:r w:rsidRPr="00BB0AF3">
        <w:rPr>
          <w:rPrChange w:id="374" w:author="dbecker" w:date="2015-11-09T13:36:00Z">
            <w:rPr/>
          </w:rPrChange>
        </w:rPr>
        <w:fldChar w:fldCharType="separate"/>
      </w:r>
      <w:r w:rsidR="006A5FBF" w:rsidRPr="00757E8A">
        <w:rPr>
          <w:rStyle w:val="Hyperlink"/>
        </w:rPr>
        <w:t xml:space="preserve">5.  </w:t>
      </w:r>
      <w:ins w:id="375" w:author="dbecker" w:date="2015-11-09T13:33:00Z">
        <w:r w:rsidR="00757E8A" w:rsidRPr="00757E8A">
          <w:rPr>
            <w:rStyle w:val="Hyperlink"/>
          </w:rPr>
          <w:t xml:space="preserve">   </w:t>
        </w:r>
      </w:ins>
      <w:r w:rsidR="006A5FBF" w:rsidRPr="00757E8A">
        <w:rPr>
          <w:rStyle w:val="Hyperlink"/>
        </w:rPr>
        <w:t>Evacuation Management</w:t>
      </w:r>
      <w:r w:rsidR="006A5FBF" w:rsidRPr="00757E8A">
        <w:rPr>
          <w:webHidden/>
        </w:rPr>
        <w:tab/>
      </w:r>
      <w:r w:rsidR="006A5FBF" w:rsidRPr="00BB0AF3">
        <w:rPr>
          <w:webHidden/>
        </w:rPr>
        <w:fldChar w:fldCharType="begin"/>
      </w:r>
      <w:r w:rsidR="006A5FBF" w:rsidRPr="00757E8A">
        <w:rPr>
          <w:webHidden/>
        </w:rPr>
        <w:instrText xml:space="preserve"> PAGEREF _Toc431372819 \h </w:instrText>
      </w:r>
      <w:r w:rsidR="006A5FBF" w:rsidRPr="00BB0AF3">
        <w:rPr>
          <w:webHidden/>
        </w:rPr>
      </w:r>
      <w:r w:rsidR="006A5FBF" w:rsidRPr="00BB0AF3">
        <w:rPr>
          <w:webHidden/>
          <w:rPrChange w:id="376" w:author="dbecker" w:date="2015-11-09T13:36:00Z">
            <w:rPr>
              <w:webHidden/>
            </w:rPr>
          </w:rPrChange>
        </w:rPr>
        <w:fldChar w:fldCharType="separate"/>
      </w:r>
      <w:ins w:id="377" w:author="Bartlett, Laura" w:date="2016-01-20T11:27:00Z">
        <w:r w:rsidR="00AB12BD">
          <w:rPr>
            <w:webHidden/>
          </w:rPr>
          <w:t>31</w:t>
        </w:r>
      </w:ins>
      <w:ins w:id="378" w:author="dbecker" w:date="2016-01-13T11:45:00Z">
        <w:del w:id="379" w:author="Bartlett, Laura" w:date="2016-01-20T11:27:00Z">
          <w:r w:rsidR="000C4887" w:rsidDel="00AB12BD">
            <w:rPr>
              <w:webHidden/>
            </w:rPr>
            <w:delText>31</w:delText>
          </w:r>
        </w:del>
      </w:ins>
      <w:del w:id="380" w:author="Bartlett, Laura" w:date="2016-01-20T11:27:00Z">
        <w:r w:rsidR="0048427A" w:rsidRPr="00757E8A" w:rsidDel="00AB12BD">
          <w:rPr>
            <w:webHidden/>
          </w:rPr>
          <w:delText>33</w:delText>
        </w:r>
      </w:del>
      <w:r w:rsidR="006A5FBF" w:rsidRPr="00BB0AF3">
        <w:rPr>
          <w:webHidden/>
        </w:rPr>
        <w:fldChar w:fldCharType="end"/>
      </w:r>
      <w:r w:rsidRPr="00BB0AF3">
        <w:fldChar w:fldCharType="end"/>
      </w:r>
    </w:p>
    <w:p w:rsidR="006A5FBF" w:rsidRPr="00757E8A" w:rsidRDefault="0048427A">
      <w:pPr>
        <w:pStyle w:val="TOC3"/>
        <w:rPr>
          <w:rFonts w:ascii="Calibri" w:hAnsi="Calibri"/>
          <w:sz w:val="22"/>
          <w:szCs w:val="22"/>
        </w:rPr>
      </w:pPr>
      <w:r w:rsidRPr="00BB0AF3">
        <w:fldChar w:fldCharType="begin"/>
      </w:r>
      <w:r w:rsidRPr="00757E8A">
        <w:instrText xml:space="preserve"> HYPERLINK \l "_Toc431372820" </w:instrText>
      </w:r>
      <w:r w:rsidRPr="00BB0AF3">
        <w:rPr>
          <w:rPrChange w:id="381" w:author="dbecker" w:date="2015-11-09T13:36:00Z">
            <w:rPr/>
          </w:rPrChange>
        </w:rPr>
        <w:fldChar w:fldCharType="separate"/>
      </w:r>
      <w:r w:rsidR="006A5FBF" w:rsidRPr="00757E8A">
        <w:rPr>
          <w:rStyle w:val="Hyperlink"/>
        </w:rPr>
        <w:t xml:space="preserve">6. </w:t>
      </w:r>
      <w:ins w:id="382" w:author="dbecker" w:date="2015-11-09T13:33:00Z">
        <w:r w:rsidR="00757E8A" w:rsidRPr="00757E8A">
          <w:rPr>
            <w:rStyle w:val="Hyperlink"/>
          </w:rPr>
          <w:t xml:space="preserve">   </w:t>
        </w:r>
      </w:ins>
      <w:r w:rsidR="006A5FBF" w:rsidRPr="00757E8A">
        <w:rPr>
          <w:rStyle w:val="Hyperlink"/>
        </w:rPr>
        <w:t xml:space="preserve"> Reception of Evacuees</w:t>
      </w:r>
      <w:r w:rsidR="006A5FBF" w:rsidRPr="00757E8A">
        <w:rPr>
          <w:webHidden/>
        </w:rPr>
        <w:tab/>
      </w:r>
      <w:r w:rsidR="006A5FBF" w:rsidRPr="00BB0AF3">
        <w:rPr>
          <w:webHidden/>
        </w:rPr>
        <w:fldChar w:fldCharType="begin"/>
      </w:r>
      <w:r w:rsidR="006A5FBF" w:rsidRPr="00757E8A">
        <w:rPr>
          <w:webHidden/>
        </w:rPr>
        <w:instrText xml:space="preserve"> PAGEREF _Toc431372820 \h </w:instrText>
      </w:r>
      <w:r w:rsidR="006A5FBF" w:rsidRPr="00BB0AF3">
        <w:rPr>
          <w:webHidden/>
        </w:rPr>
      </w:r>
      <w:r w:rsidR="006A5FBF" w:rsidRPr="00BB0AF3">
        <w:rPr>
          <w:webHidden/>
          <w:rPrChange w:id="383" w:author="dbecker" w:date="2015-11-09T13:36:00Z">
            <w:rPr>
              <w:webHidden/>
            </w:rPr>
          </w:rPrChange>
        </w:rPr>
        <w:fldChar w:fldCharType="separate"/>
      </w:r>
      <w:ins w:id="384" w:author="Bartlett, Laura" w:date="2016-01-20T11:27:00Z">
        <w:r w:rsidR="00AB12BD">
          <w:rPr>
            <w:webHidden/>
          </w:rPr>
          <w:t>32</w:t>
        </w:r>
      </w:ins>
      <w:ins w:id="385" w:author="dbecker" w:date="2016-01-13T11:45:00Z">
        <w:del w:id="386" w:author="Bartlett, Laura" w:date="2016-01-20T11:27:00Z">
          <w:r w:rsidR="000C4887" w:rsidDel="00AB12BD">
            <w:rPr>
              <w:webHidden/>
            </w:rPr>
            <w:delText>32</w:delText>
          </w:r>
        </w:del>
      </w:ins>
      <w:del w:id="387" w:author="Bartlett, Laura" w:date="2016-01-20T11:27:00Z">
        <w:r w:rsidR="00972513" w:rsidRPr="00757E8A" w:rsidDel="00AB12BD">
          <w:rPr>
            <w:webHidden/>
          </w:rPr>
          <w:delText>33</w:delText>
        </w:r>
      </w:del>
      <w:r w:rsidR="006A5FBF" w:rsidRPr="00BB0AF3">
        <w:rPr>
          <w:webHidden/>
        </w:rPr>
        <w:fldChar w:fldCharType="end"/>
      </w:r>
      <w:r w:rsidRPr="00BB0AF3">
        <w:fldChar w:fldCharType="end"/>
      </w:r>
    </w:p>
    <w:p w:rsidR="006A5FBF" w:rsidRPr="00757E8A" w:rsidRDefault="00812C70">
      <w:pPr>
        <w:pStyle w:val="TOC3"/>
        <w:rPr>
          <w:rFonts w:ascii="Calibri" w:hAnsi="Calibri"/>
          <w:sz w:val="22"/>
          <w:szCs w:val="22"/>
        </w:rPr>
      </w:pPr>
      <w:r w:rsidRPr="00BB0AF3">
        <w:fldChar w:fldCharType="begin"/>
      </w:r>
      <w:r w:rsidRPr="00757E8A">
        <w:instrText xml:space="preserve"> HYPERLINK \l "_Toc431372821" </w:instrText>
      </w:r>
      <w:r w:rsidRPr="00BB0AF3">
        <w:rPr>
          <w:rPrChange w:id="388" w:author="dbecker" w:date="2015-11-09T13:36:00Z">
            <w:rPr/>
          </w:rPrChange>
        </w:rPr>
        <w:fldChar w:fldCharType="separate"/>
      </w:r>
      <w:r w:rsidR="006A5FBF" w:rsidRPr="00757E8A">
        <w:rPr>
          <w:rStyle w:val="Hyperlink"/>
          <w:spacing w:val="-3"/>
        </w:rPr>
        <w:t xml:space="preserve">7. </w:t>
      </w:r>
      <w:ins w:id="389" w:author="dbecker" w:date="2015-11-09T13:33:00Z">
        <w:r w:rsidR="00757E8A" w:rsidRPr="00757E8A">
          <w:rPr>
            <w:rStyle w:val="Hyperlink"/>
            <w:spacing w:val="-3"/>
          </w:rPr>
          <w:t xml:space="preserve">   </w:t>
        </w:r>
      </w:ins>
      <w:r w:rsidR="006A5FBF" w:rsidRPr="00757E8A">
        <w:rPr>
          <w:rStyle w:val="Hyperlink"/>
          <w:spacing w:val="-3"/>
        </w:rPr>
        <w:t xml:space="preserve"> Protective Actions for Ingestion Exposure Pathway</w:t>
      </w:r>
      <w:r w:rsidR="006A5FBF" w:rsidRPr="00757E8A">
        <w:rPr>
          <w:webHidden/>
        </w:rPr>
        <w:tab/>
      </w:r>
      <w:r w:rsidR="006A5FBF" w:rsidRPr="00BB0AF3">
        <w:rPr>
          <w:webHidden/>
        </w:rPr>
        <w:fldChar w:fldCharType="begin"/>
      </w:r>
      <w:r w:rsidR="006A5FBF" w:rsidRPr="00757E8A">
        <w:rPr>
          <w:webHidden/>
        </w:rPr>
        <w:instrText xml:space="preserve"> PAGEREF _Toc431372821 \h </w:instrText>
      </w:r>
      <w:r w:rsidR="006A5FBF" w:rsidRPr="00BB0AF3">
        <w:rPr>
          <w:webHidden/>
        </w:rPr>
      </w:r>
      <w:r w:rsidR="006A5FBF" w:rsidRPr="00BB0AF3">
        <w:rPr>
          <w:webHidden/>
          <w:rPrChange w:id="390" w:author="dbecker" w:date="2015-11-09T13:36:00Z">
            <w:rPr>
              <w:webHidden/>
            </w:rPr>
          </w:rPrChange>
        </w:rPr>
        <w:fldChar w:fldCharType="separate"/>
      </w:r>
      <w:ins w:id="391" w:author="Bartlett, Laura" w:date="2016-01-20T11:27:00Z">
        <w:r w:rsidR="00AB12BD">
          <w:rPr>
            <w:webHidden/>
          </w:rPr>
          <w:t>32</w:t>
        </w:r>
      </w:ins>
      <w:ins w:id="392" w:author="dbecker" w:date="2016-01-13T11:45:00Z">
        <w:del w:id="393" w:author="Bartlett, Laura" w:date="2016-01-20T11:27:00Z">
          <w:r w:rsidR="000C4887" w:rsidDel="00AB12BD">
            <w:rPr>
              <w:webHidden/>
            </w:rPr>
            <w:delText>32</w:delText>
          </w:r>
        </w:del>
      </w:ins>
      <w:del w:id="394" w:author="Bartlett, Laura" w:date="2016-01-20T11:27:00Z">
        <w:r w:rsidR="0048427A" w:rsidRPr="00757E8A" w:rsidDel="00AB12BD">
          <w:rPr>
            <w:webHidden/>
          </w:rPr>
          <w:delText>34</w:delText>
        </w:r>
      </w:del>
      <w:r w:rsidR="006A5FBF" w:rsidRPr="00BB0AF3">
        <w:rPr>
          <w:webHidden/>
        </w:rPr>
        <w:fldChar w:fldCharType="end"/>
      </w:r>
      <w:r w:rsidRPr="00BB0AF3">
        <w:fldChar w:fldCharType="end"/>
      </w:r>
    </w:p>
    <w:p w:rsidR="006A5FBF" w:rsidRPr="00757E8A" w:rsidRDefault="001D246F">
      <w:pPr>
        <w:pStyle w:val="TOC2"/>
        <w:tabs>
          <w:tab w:val="left" w:pos="880"/>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"_Toc431372822" </w:instrText>
      </w:r>
      <w:r w:rsidRPr="00BB0AF3">
        <w:rPr>
          <w:noProof/>
          <w:rPrChange w:id="395" w:author="dbecker" w:date="2015-11-09T13:36:00Z">
            <w:rPr>
              <w:noProof/>
            </w:rPr>
          </w:rPrChange>
        </w:rPr>
        <w:fldChar w:fldCharType="separate"/>
      </w:r>
      <w:r w:rsidR="006A5FBF" w:rsidRPr="00757E8A">
        <w:rPr>
          <w:rStyle w:val="Hyperlink"/>
          <w:noProof/>
        </w:rPr>
        <w:t>L.</w:t>
      </w:r>
      <w:del w:id="396" w:author="dbecker" w:date="2015-11-09T13:33:00Z">
        <w:r w:rsidR="006A5FBF" w:rsidRPr="00757E8A" w:rsidDel="00757E8A">
          <w:rPr>
            <w:rFonts w:ascii="Calibri" w:hAnsi="Calibri"/>
            <w:noProof/>
            <w:sz w:val="22"/>
            <w:szCs w:val="22"/>
          </w:rPr>
          <w:tab/>
        </w:r>
      </w:del>
      <w:ins w:id="397" w:author="dbecker" w:date="2015-11-09T13:33:00Z">
        <w:r w:rsidR="00757E8A" w:rsidRPr="00757E8A">
          <w:rPr>
            <w:rFonts w:ascii="Calibri" w:hAnsi="Calibri"/>
            <w:noProof/>
            <w:sz w:val="22"/>
            <w:szCs w:val="22"/>
          </w:rPr>
          <w:t xml:space="preserve">     </w:t>
        </w:r>
      </w:ins>
      <w:r w:rsidR="006A5FBF" w:rsidRPr="00757E8A">
        <w:rPr>
          <w:rStyle w:val="Hyperlink"/>
          <w:noProof/>
        </w:rPr>
        <w:t>Recovery/Re-entry</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_Toc431372822 \h </w:instrText>
      </w:r>
      <w:r w:rsidR="006A5FBF" w:rsidRPr="00BB0AF3">
        <w:rPr>
          <w:noProof/>
          <w:webHidden/>
        </w:rPr>
      </w:r>
      <w:r w:rsidR="006A5FBF" w:rsidRPr="00BB0AF3">
        <w:rPr>
          <w:noProof/>
          <w:webHidden/>
          <w:rPrChange w:id="398" w:author="dbecker" w:date="2015-11-09T13:36:00Z">
            <w:rPr>
              <w:noProof/>
              <w:webHidden/>
            </w:rPr>
          </w:rPrChange>
        </w:rPr>
        <w:fldChar w:fldCharType="separate"/>
      </w:r>
      <w:ins w:id="399" w:author="Bartlett, Laura" w:date="2016-01-20T11:27:00Z">
        <w:r w:rsidR="00AB12BD">
          <w:rPr>
            <w:noProof/>
            <w:webHidden/>
          </w:rPr>
          <w:t>32</w:t>
        </w:r>
      </w:ins>
      <w:ins w:id="400" w:author="dbecker" w:date="2016-01-13T11:45:00Z">
        <w:del w:id="401" w:author="Bartlett, Laura" w:date="2016-01-20T11:27:00Z">
          <w:r w:rsidR="000C4887" w:rsidDel="00AB12BD">
            <w:rPr>
              <w:noProof/>
              <w:webHidden/>
            </w:rPr>
            <w:delText>32</w:delText>
          </w:r>
        </w:del>
      </w:ins>
      <w:del w:id="402" w:author="Bartlett, Laura" w:date="2016-01-20T11:27:00Z">
        <w:r w:rsidRPr="00757E8A" w:rsidDel="00AB12BD">
          <w:rPr>
            <w:noProof/>
            <w:webHidden/>
          </w:rPr>
          <w:delText>34</w:delText>
        </w:r>
      </w:del>
      <w:r w:rsidR="006A5FBF" w:rsidRPr="00BB0AF3">
        <w:rPr>
          <w:noProof/>
          <w:webHidden/>
        </w:rPr>
        <w:fldChar w:fldCharType="end"/>
      </w:r>
      <w:r w:rsidRPr="00BB0AF3">
        <w:rPr>
          <w:noProof/>
        </w:rPr>
        <w:fldChar w:fldCharType="end"/>
      </w:r>
    </w:p>
    <w:p w:rsidR="006A5FBF" w:rsidRPr="00757E8A" w:rsidRDefault="0048427A">
      <w:pPr>
        <w:pStyle w:val="TOC1"/>
        <w:tabs>
          <w:tab w:val="left" w:pos="660"/>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"_Toc431372823" </w:instrText>
      </w:r>
      <w:r w:rsidRPr="00BB0AF3">
        <w:rPr>
          <w:noProof/>
          <w:rPrChange w:id="403" w:author="dbecker" w:date="2015-11-09T13:36:00Z">
            <w:rPr>
              <w:noProof/>
            </w:rPr>
          </w:rPrChange>
        </w:rPr>
        <w:fldChar w:fldCharType="separate"/>
      </w:r>
      <w:r w:rsidR="006A5FBF" w:rsidRPr="00757E8A">
        <w:rPr>
          <w:rStyle w:val="Hyperlink"/>
          <w:rFonts w:ascii="Arial" w:hAnsi="Arial" w:cs="Arial"/>
          <w:b/>
          <w:bCs/>
          <w:noProof/>
        </w:rPr>
        <w:t>VII.</w:t>
      </w:r>
      <w:del w:id="404" w:author="dbecker" w:date="2015-11-09T13:33:00Z">
        <w:r w:rsidR="006A5FBF" w:rsidRPr="00757E8A" w:rsidDel="00757E8A">
          <w:rPr>
            <w:rFonts w:ascii="Calibri" w:hAnsi="Calibri"/>
            <w:noProof/>
            <w:sz w:val="22"/>
            <w:szCs w:val="22"/>
          </w:rPr>
          <w:tab/>
        </w:r>
      </w:del>
      <w:ins w:id="405" w:author="dbecker" w:date="2015-11-09T13:33:00Z">
        <w:r w:rsidR="00757E8A" w:rsidRPr="00757E8A">
          <w:rPr>
            <w:rFonts w:ascii="Calibri" w:hAnsi="Calibri"/>
            <w:noProof/>
            <w:sz w:val="22"/>
            <w:szCs w:val="22"/>
          </w:rPr>
          <w:t xml:space="preserve">   </w:t>
        </w:r>
      </w:ins>
      <w:r w:rsidR="006A5FBF" w:rsidRPr="00757E8A">
        <w:rPr>
          <w:rStyle w:val="Hyperlink"/>
          <w:rFonts w:ascii="Arial" w:hAnsi="Arial" w:cs="Arial"/>
          <w:b/>
          <w:bCs/>
          <w:noProof/>
        </w:rPr>
        <w:t>TRAINING</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_Toc431372823 \h </w:instrText>
      </w:r>
      <w:r w:rsidR="006A5FBF" w:rsidRPr="00BB0AF3">
        <w:rPr>
          <w:noProof/>
          <w:webHidden/>
        </w:rPr>
      </w:r>
      <w:r w:rsidR="006A5FBF" w:rsidRPr="00BB0AF3">
        <w:rPr>
          <w:noProof/>
          <w:webHidden/>
          <w:rPrChange w:id="406" w:author="dbecker" w:date="2015-11-09T13:36:00Z">
            <w:rPr>
              <w:noProof/>
              <w:webHidden/>
            </w:rPr>
          </w:rPrChange>
        </w:rPr>
        <w:fldChar w:fldCharType="separate"/>
      </w:r>
      <w:ins w:id="407" w:author="Bartlett, Laura" w:date="2016-01-20T11:27:00Z">
        <w:r w:rsidR="00AB12BD">
          <w:rPr>
            <w:noProof/>
            <w:webHidden/>
          </w:rPr>
          <w:t>34</w:t>
        </w:r>
      </w:ins>
      <w:ins w:id="408" w:author="dbecker" w:date="2016-01-13T11:45:00Z">
        <w:del w:id="409" w:author="Bartlett, Laura" w:date="2016-01-20T11:27:00Z">
          <w:r w:rsidR="000C4887" w:rsidDel="00AB12BD">
            <w:rPr>
              <w:noProof/>
              <w:webHidden/>
            </w:rPr>
            <w:delText>34</w:delText>
          </w:r>
        </w:del>
      </w:ins>
      <w:del w:id="410" w:author="Bartlett, Laura" w:date="2016-01-20T11:27:00Z">
        <w:r w:rsidR="00972513" w:rsidRPr="00757E8A" w:rsidDel="00AB12BD">
          <w:rPr>
            <w:noProof/>
            <w:webHidden/>
          </w:rPr>
          <w:delText>35</w:delText>
        </w:r>
      </w:del>
      <w:r w:rsidR="006A5FBF" w:rsidRPr="00BB0AF3">
        <w:rPr>
          <w:noProof/>
          <w:webHidden/>
        </w:rPr>
        <w:fldChar w:fldCharType="end"/>
      </w:r>
      <w:r w:rsidRPr="00BB0AF3">
        <w:rPr>
          <w:noProof/>
        </w:rPr>
        <w:fldChar w:fldCharType="end"/>
      </w:r>
    </w:p>
    <w:p w:rsidR="006A5FBF" w:rsidRPr="00757E8A" w:rsidRDefault="001D246F">
      <w:pPr>
        <w:pStyle w:val="TOC1"/>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"_Toc431372824" </w:instrText>
      </w:r>
      <w:r w:rsidRPr="00BB0AF3">
        <w:rPr>
          <w:noProof/>
          <w:rPrChange w:id="411" w:author="dbecker" w:date="2015-11-09T13:36:00Z">
            <w:rPr>
              <w:noProof/>
            </w:rPr>
          </w:rPrChange>
        </w:rPr>
        <w:fldChar w:fldCharType="separate"/>
      </w:r>
      <w:r w:rsidR="006A5FBF" w:rsidRPr="00757E8A">
        <w:rPr>
          <w:rStyle w:val="Hyperlink"/>
          <w:rFonts w:ascii="Arial" w:hAnsi="Arial" w:cs="Arial"/>
          <w:b/>
          <w:bCs/>
          <w:noProof/>
        </w:rPr>
        <w:t xml:space="preserve">VIII. </w:t>
      </w:r>
      <w:del w:id="412" w:author="dbecker" w:date="2015-11-09T13:34:00Z">
        <w:r w:rsidR="006A5FBF" w:rsidRPr="00757E8A" w:rsidDel="00757E8A">
          <w:rPr>
            <w:rStyle w:val="Hyperlink"/>
            <w:rFonts w:ascii="Arial" w:hAnsi="Arial" w:cs="Arial"/>
            <w:b/>
            <w:bCs/>
            <w:noProof/>
          </w:rPr>
          <w:delText xml:space="preserve">  </w:delText>
        </w:r>
      </w:del>
      <w:r w:rsidR="006A5FBF" w:rsidRPr="00757E8A">
        <w:rPr>
          <w:rStyle w:val="Hyperlink"/>
          <w:rFonts w:ascii="Arial" w:hAnsi="Arial" w:cs="Arial"/>
          <w:b/>
          <w:bCs/>
          <w:noProof/>
        </w:rPr>
        <w:t>EXERCISES AND DRILLS</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_Toc431372824 \h </w:instrText>
      </w:r>
      <w:r w:rsidR="006A5FBF" w:rsidRPr="00BB0AF3">
        <w:rPr>
          <w:noProof/>
          <w:webHidden/>
        </w:rPr>
      </w:r>
      <w:r w:rsidR="006A5FBF" w:rsidRPr="00BB0AF3">
        <w:rPr>
          <w:noProof/>
          <w:webHidden/>
          <w:rPrChange w:id="413" w:author="dbecker" w:date="2015-11-09T13:36:00Z">
            <w:rPr>
              <w:noProof/>
              <w:webHidden/>
            </w:rPr>
          </w:rPrChange>
        </w:rPr>
        <w:fldChar w:fldCharType="separate"/>
      </w:r>
      <w:ins w:id="414" w:author="Bartlett, Laura" w:date="2016-01-20T11:27:00Z">
        <w:r w:rsidR="00AB12BD">
          <w:rPr>
            <w:noProof/>
            <w:webHidden/>
          </w:rPr>
          <w:t>35</w:t>
        </w:r>
      </w:ins>
      <w:ins w:id="415" w:author="dbecker" w:date="2016-01-13T11:45:00Z">
        <w:del w:id="416" w:author="Bartlett, Laura" w:date="2016-01-20T11:27:00Z">
          <w:r w:rsidR="000C4887" w:rsidDel="00AB12BD">
            <w:rPr>
              <w:noProof/>
              <w:webHidden/>
            </w:rPr>
            <w:delText>35</w:delText>
          </w:r>
        </w:del>
      </w:ins>
      <w:del w:id="417" w:author="Bartlett, Laura" w:date="2016-01-20T11:27:00Z">
        <w:r w:rsidRPr="00757E8A" w:rsidDel="00AB12BD">
          <w:rPr>
            <w:noProof/>
            <w:webHidden/>
          </w:rPr>
          <w:delText>36</w:delText>
        </w:r>
      </w:del>
      <w:r w:rsidR="006A5FBF" w:rsidRPr="00BB0AF3">
        <w:rPr>
          <w:noProof/>
          <w:webHidden/>
        </w:rPr>
        <w:fldChar w:fldCharType="end"/>
      </w:r>
      <w:r w:rsidRPr="00BB0AF3">
        <w:rPr>
          <w:noProof/>
        </w:rPr>
        <w:fldChar w:fldCharType="end"/>
      </w:r>
    </w:p>
    <w:p w:rsidR="006A5FBF" w:rsidRPr="00757E8A" w:rsidRDefault="001D246F">
      <w:pPr>
        <w:pStyle w:val="TOC1"/>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"_Toc431372825" </w:instrText>
      </w:r>
      <w:r w:rsidRPr="00BB0AF3">
        <w:rPr>
          <w:noProof/>
          <w:rPrChange w:id="418" w:author="dbecker" w:date="2015-11-09T13:36:00Z">
            <w:rPr>
              <w:noProof/>
            </w:rPr>
          </w:rPrChange>
        </w:rPr>
        <w:fldChar w:fldCharType="separate"/>
      </w:r>
      <w:r w:rsidR="006A5FBF" w:rsidRPr="00757E8A">
        <w:rPr>
          <w:rStyle w:val="Hyperlink"/>
          <w:rFonts w:ascii="Arial" w:hAnsi="Arial" w:cs="Arial"/>
          <w:b/>
          <w:bCs/>
          <w:noProof/>
        </w:rPr>
        <w:t xml:space="preserve">IX. </w:t>
      </w:r>
      <w:ins w:id="419" w:author="dbecker" w:date="2015-11-09T13:34:00Z">
        <w:r w:rsidR="00757E8A" w:rsidRPr="00757E8A">
          <w:rPr>
            <w:rStyle w:val="Hyperlink"/>
            <w:rFonts w:ascii="Arial" w:hAnsi="Arial" w:cs="Arial"/>
            <w:b/>
            <w:bCs/>
            <w:noProof/>
          </w:rPr>
          <w:t xml:space="preserve">  </w:t>
        </w:r>
      </w:ins>
      <w:r w:rsidR="006A5FBF" w:rsidRPr="00757E8A">
        <w:rPr>
          <w:rStyle w:val="Hyperlink"/>
          <w:rFonts w:ascii="Arial" w:hAnsi="Arial" w:cs="Arial"/>
          <w:b/>
          <w:bCs/>
          <w:noProof/>
        </w:rPr>
        <w:t>PREPAREDNESS RESPONSIBILITIES</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_Toc431372825 \h </w:instrText>
      </w:r>
      <w:r w:rsidR="006A5FBF" w:rsidRPr="00BB0AF3">
        <w:rPr>
          <w:noProof/>
          <w:webHidden/>
        </w:rPr>
      </w:r>
      <w:r w:rsidR="006A5FBF" w:rsidRPr="00BB0AF3">
        <w:rPr>
          <w:noProof/>
          <w:webHidden/>
          <w:rPrChange w:id="420" w:author="dbecker" w:date="2015-11-09T13:36:00Z">
            <w:rPr>
              <w:noProof/>
              <w:webHidden/>
            </w:rPr>
          </w:rPrChange>
        </w:rPr>
        <w:fldChar w:fldCharType="separate"/>
      </w:r>
      <w:ins w:id="421" w:author="Bartlett, Laura" w:date="2016-01-20T11:27:00Z">
        <w:r w:rsidR="00AB12BD">
          <w:rPr>
            <w:noProof/>
            <w:webHidden/>
          </w:rPr>
          <w:t>36</w:t>
        </w:r>
      </w:ins>
      <w:ins w:id="422" w:author="dbecker" w:date="2016-01-13T11:45:00Z">
        <w:del w:id="423" w:author="Bartlett, Laura" w:date="2016-01-20T11:27:00Z">
          <w:r w:rsidR="000C4887" w:rsidDel="00AB12BD">
            <w:rPr>
              <w:noProof/>
              <w:webHidden/>
            </w:rPr>
            <w:delText>36</w:delText>
          </w:r>
        </w:del>
      </w:ins>
      <w:del w:id="424" w:author="Bartlett, Laura" w:date="2016-01-20T11:27:00Z">
        <w:r w:rsidRPr="00757E8A" w:rsidDel="00AB12BD">
          <w:rPr>
            <w:noProof/>
            <w:webHidden/>
          </w:rPr>
          <w:delText>37</w:delText>
        </w:r>
      </w:del>
      <w:r w:rsidR="006A5FBF" w:rsidRPr="00BB0AF3">
        <w:rPr>
          <w:noProof/>
          <w:webHidden/>
        </w:rPr>
        <w:fldChar w:fldCharType="end"/>
      </w:r>
      <w:r w:rsidRPr="00BB0AF3">
        <w:rPr>
          <w:noProof/>
        </w:rPr>
        <w:fldChar w:fldCharType="end"/>
      </w:r>
    </w:p>
    <w:p w:rsidR="006A5FBF" w:rsidRPr="00757E8A" w:rsidRDefault="001D246F">
      <w:pPr>
        <w:pStyle w:val="TOC2"/>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"_Toc431372826" </w:instrText>
      </w:r>
      <w:r w:rsidRPr="00BB0AF3">
        <w:rPr>
          <w:noProof/>
          <w:rPrChange w:id="425" w:author="dbecker" w:date="2015-11-09T13:36:00Z">
            <w:rPr>
              <w:noProof/>
            </w:rPr>
          </w:rPrChange>
        </w:rPr>
        <w:fldChar w:fldCharType="separate"/>
      </w:r>
      <w:r w:rsidR="006A5FBF" w:rsidRPr="00757E8A">
        <w:rPr>
          <w:rStyle w:val="Hyperlink"/>
          <w:noProof/>
        </w:rPr>
        <w:t xml:space="preserve">A. </w:t>
      </w:r>
      <w:ins w:id="426" w:author="dbecker" w:date="2015-11-09T13:34:00Z">
        <w:r w:rsidR="00757E8A" w:rsidRPr="00757E8A">
          <w:rPr>
            <w:rStyle w:val="Hyperlink"/>
            <w:noProof/>
          </w:rPr>
          <w:t xml:space="preserve"> </w:t>
        </w:r>
      </w:ins>
      <w:r w:rsidR="006A5FBF" w:rsidRPr="00757E8A">
        <w:rPr>
          <w:rStyle w:val="Hyperlink"/>
          <w:noProof/>
        </w:rPr>
        <w:t xml:space="preserve"> EPZ Community Planning</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_Toc431372826 \h </w:instrText>
      </w:r>
      <w:r w:rsidR="006A5FBF" w:rsidRPr="00BB0AF3">
        <w:rPr>
          <w:noProof/>
          <w:webHidden/>
        </w:rPr>
      </w:r>
      <w:r w:rsidR="006A5FBF" w:rsidRPr="00BB0AF3">
        <w:rPr>
          <w:noProof/>
          <w:webHidden/>
          <w:rPrChange w:id="427" w:author="dbecker" w:date="2015-11-09T13:36:00Z">
            <w:rPr>
              <w:noProof/>
              <w:webHidden/>
            </w:rPr>
          </w:rPrChange>
        </w:rPr>
        <w:fldChar w:fldCharType="separate"/>
      </w:r>
      <w:ins w:id="428" w:author="Bartlett, Laura" w:date="2016-01-20T11:27:00Z">
        <w:r w:rsidR="00AB12BD">
          <w:rPr>
            <w:noProof/>
            <w:webHidden/>
          </w:rPr>
          <w:t>36</w:t>
        </w:r>
      </w:ins>
      <w:ins w:id="429" w:author="dbecker" w:date="2016-01-13T11:45:00Z">
        <w:del w:id="430" w:author="Bartlett, Laura" w:date="2016-01-20T11:27:00Z">
          <w:r w:rsidR="000C4887" w:rsidDel="00AB12BD">
            <w:rPr>
              <w:noProof/>
              <w:webHidden/>
            </w:rPr>
            <w:delText>36</w:delText>
          </w:r>
        </w:del>
      </w:ins>
      <w:del w:id="431" w:author="Bartlett, Laura" w:date="2016-01-20T11:27:00Z">
        <w:r w:rsidRPr="00757E8A" w:rsidDel="00AB12BD">
          <w:rPr>
            <w:noProof/>
            <w:webHidden/>
          </w:rPr>
          <w:delText>37</w:delText>
        </w:r>
      </w:del>
      <w:r w:rsidR="006A5FBF" w:rsidRPr="00BB0AF3">
        <w:rPr>
          <w:noProof/>
          <w:webHidden/>
        </w:rPr>
        <w:fldChar w:fldCharType="end"/>
      </w:r>
      <w:r w:rsidRPr="00BB0AF3">
        <w:rPr>
          <w:noProof/>
        </w:rPr>
        <w:fldChar w:fldCharType="end"/>
      </w:r>
    </w:p>
    <w:p w:rsidR="006A5FBF" w:rsidRPr="00757E8A" w:rsidRDefault="0048427A">
      <w:pPr>
        <w:pStyle w:val="TOC2"/>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"_Toc431372827" </w:instrText>
      </w:r>
      <w:r w:rsidRPr="00BB0AF3">
        <w:rPr>
          <w:noProof/>
          <w:rPrChange w:id="432" w:author="dbecker" w:date="2015-11-09T13:36:00Z">
            <w:rPr>
              <w:noProof/>
            </w:rPr>
          </w:rPrChange>
        </w:rPr>
        <w:fldChar w:fldCharType="separate"/>
      </w:r>
      <w:r w:rsidR="006A5FBF" w:rsidRPr="00757E8A">
        <w:rPr>
          <w:rStyle w:val="Hyperlink"/>
          <w:noProof/>
        </w:rPr>
        <w:t xml:space="preserve">B. </w:t>
      </w:r>
      <w:ins w:id="433" w:author="dbecker" w:date="2015-11-09T13:34:00Z">
        <w:r w:rsidR="00757E8A" w:rsidRPr="00757E8A">
          <w:rPr>
            <w:rStyle w:val="Hyperlink"/>
            <w:noProof/>
          </w:rPr>
          <w:t xml:space="preserve"> </w:t>
        </w:r>
      </w:ins>
      <w:r w:rsidR="006A5FBF" w:rsidRPr="00757E8A">
        <w:rPr>
          <w:rStyle w:val="Hyperlink"/>
          <w:noProof/>
        </w:rPr>
        <w:t xml:space="preserve"> Maintenance Program</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_Toc431372827 \h </w:instrText>
      </w:r>
      <w:r w:rsidR="006A5FBF" w:rsidRPr="00BB0AF3">
        <w:rPr>
          <w:noProof/>
          <w:webHidden/>
        </w:rPr>
      </w:r>
      <w:r w:rsidR="006A5FBF" w:rsidRPr="00BB0AF3">
        <w:rPr>
          <w:noProof/>
          <w:webHidden/>
          <w:rPrChange w:id="434" w:author="dbecker" w:date="2015-11-09T13:36:00Z">
            <w:rPr>
              <w:noProof/>
              <w:webHidden/>
            </w:rPr>
          </w:rPrChange>
        </w:rPr>
        <w:fldChar w:fldCharType="separate"/>
      </w:r>
      <w:ins w:id="435" w:author="Bartlett, Laura" w:date="2016-01-20T11:27:00Z">
        <w:r w:rsidR="00AB12BD">
          <w:rPr>
            <w:noProof/>
            <w:webHidden/>
          </w:rPr>
          <w:t>37</w:t>
        </w:r>
      </w:ins>
      <w:ins w:id="436" w:author="dbecker" w:date="2016-01-13T11:45:00Z">
        <w:del w:id="437" w:author="Bartlett, Laura" w:date="2016-01-20T11:27:00Z">
          <w:r w:rsidR="000C4887" w:rsidDel="00AB12BD">
            <w:rPr>
              <w:noProof/>
              <w:webHidden/>
            </w:rPr>
            <w:delText>37</w:delText>
          </w:r>
        </w:del>
      </w:ins>
      <w:del w:id="438" w:author="Bartlett, Laura" w:date="2016-01-20T11:27:00Z">
        <w:r w:rsidR="00972513" w:rsidRPr="00757E8A" w:rsidDel="00AB12BD">
          <w:rPr>
            <w:noProof/>
            <w:webHidden/>
          </w:rPr>
          <w:delText>38</w:delText>
        </w:r>
      </w:del>
      <w:r w:rsidR="006A5FBF" w:rsidRPr="00BB0AF3">
        <w:rPr>
          <w:noProof/>
          <w:webHidden/>
        </w:rPr>
        <w:fldChar w:fldCharType="end"/>
      </w:r>
      <w:r w:rsidRPr="00BB0AF3">
        <w:rPr>
          <w:noProof/>
        </w:rPr>
        <w:fldChar w:fldCharType="end"/>
      </w:r>
    </w:p>
    <w:p w:rsidR="006A5FBF" w:rsidRPr="00757E8A" w:rsidRDefault="0048427A">
      <w:pPr>
        <w:pStyle w:val="TOC1"/>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"_Toc431372828" </w:instrText>
      </w:r>
      <w:r w:rsidRPr="00BB0AF3">
        <w:rPr>
          <w:noProof/>
          <w:rPrChange w:id="439" w:author="dbecker" w:date="2015-11-09T13:36:00Z">
            <w:rPr>
              <w:noProof/>
            </w:rPr>
          </w:rPrChange>
        </w:rPr>
        <w:fldChar w:fldCharType="separate"/>
      </w:r>
      <w:r w:rsidR="006A5FBF" w:rsidRPr="00757E8A">
        <w:rPr>
          <w:rStyle w:val="Hyperlink"/>
          <w:rFonts w:ascii="Arial" w:hAnsi="Arial" w:cs="Arial"/>
          <w:b/>
          <w:bCs/>
          <w:noProof/>
          <w:spacing w:val="-3"/>
        </w:rPr>
        <w:t>X.  EMERGENCY RESPONSIBILITIES</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_Toc431372828 \h </w:instrText>
      </w:r>
      <w:r w:rsidR="006A5FBF" w:rsidRPr="00BB0AF3">
        <w:rPr>
          <w:noProof/>
          <w:webHidden/>
        </w:rPr>
      </w:r>
      <w:r w:rsidR="006A5FBF" w:rsidRPr="00BB0AF3">
        <w:rPr>
          <w:noProof/>
          <w:webHidden/>
          <w:rPrChange w:id="440" w:author="dbecker" w:date="2015-11-09T13:36:00Z">
            <w:rPr>
              <w:noProof/>
              <w:webHidden/>
            </w:rPr>
          </w:rPrChange>
        </w:rPr>
        <w:fldChar w:fldCharType="separate"/>
      </w:r>
      <w:ins w:id="441" w:author="Bartlett, Laura" w:date="2016-01-20T11:27:00Z">
        <w:r w:rsidR="00AB12BD">
          <w:rPr>
            <w:noProof/>
            <w:webHidden/>
          </w:rPr>
          <w:t>40</w:t>
        </w:r>
      </w:ins>
      <w:ins w:id="442" w:author="dbecker" w:date="2016-01-13T11:45:00Z">
        <w:del w:id="443" w:author="Bartlett, Laura" w:date="2016-01-20T11:27:00Z">
          <w:r w:rsidR="000C4887" w:rsidDel="00AB12BD">
            <w:rPr>
              <w:noProof/>
              <w:webHidden/>
            </w:rPr>
            <w:delText>40</w:delText>
          </w:r>
        </w:del>
      </w:ins>
      <w:del w:id="444" w:author="Bartlett, Laura" w:date="2016-01-20T11:27:00Z">
        <w:r w:rsidR="00972513" w:rsidRPr="00757E8A" w:rsidDel="00AB12BD">
          <w:rPr>
            <w:noProof/>
            <w:webHidden/>
          </w:rPr>
          <w:delText>41</w:delText>
        </w:r>
      </w:del>
      <w:r w:rsidR="006A5FBF" w:rsidRPr="00BB0AF3">
        <w:rPr>
          <w:noProof/>
          <w:webHidden/>
        </w:rPr>
        <w:fldChar w:fldCharType="end"/>
      </w:r>
      <w:r w:rsidRPr="00BB0AF3">
        <w:rPr>
          <w:noProof/>
        </w:rPr>
        <w:fldChar w:fldCharType="end"/>
      </w:r>
    </w:p>
    <w:p w:rsidR="006A5FBF" w:rsidRPr="00757E8A" w:rsidRDefault="0048427A">
      <w:pPr>
        <w:pStyle w:val="TOC1"/>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"_Toc431372829" </w:instrText>
      </w:r>
      <w:r w:rsidRPr="00BB0AF3">
        <w:rPr>
          <w:noProof/>
          <w:rPrChange w:id="445" w:author="dbecker" w:date="2015-11-09T13:36:00Z">
            <w:rPr>
              <w:noProof/>
            </w:rPr>
          </w:rPrChange>
        </w:rPr>
        <w:fldChar w:fldCharType="separate"/>
      </w:r>
      <w:r w:rsidR="006A5FBF" w:rsidRPr="00757E8A">
        <w:rPr>
          <w:rStyle w:val="Hyperlink"/>
          <w:rFonts w:ascii="Arial" w:hAnsi="Arial" w:cs="Arial"/>
          <w:b/>
          <w:bCs/>
          <w:noProof/>
        </w:rPr>
        <w:t>XI. SAMPLE EMERGENCY PROCEDURES</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_Toc431372829 \h </w:instrText>
      </w:r>
      <w:r w:rsidR="006A5FBF" w:rsidRPr="00BB0AF3">
        <w:rPr>
          <w:noProof/>
          <w:webHidden/>
        </w:rPr>
      </w:r>
      <w:r w:rsidR="006A5FBF" w:rsidRPr="00BB0AF3">
        <w:rPr>
          <w:noProof/>
          <w:webHidden/>
          <w:rPrChange w:id="446" w:author="dbecker" w:date="2015-11-09T13:36:00Z">
            <w:rPr>
              <w:noProof/>
              <w:webHidden/>
            </w:rPr>
          </w:rPrChange>
        </w:rPr>
        <w:fldChar w:fldCharType="separate"/>
      </w:r>
      <w:ins w:id="447" w:author="Bartlett, Laura" w:date="2016-01-20T11:27:00Z">
        <w:r w:rsidR="00AB12BD">
          <w:rPr>
            <w:noProof/>
            <w:webHidden/>
          </w:rPr>
          <w:t>42</w:t>
        </w:r>
      </w:ins>
      <w:ins w:id="448" w:author="dbecker" w:date="2016-01-13T11:45:00Z">
        <w:del w:id="449" w:author="Bartlett, Laura" w:date="2016-01-20T11:27:00Z">
          <w:r w:rsidR="000C4887" w:rsidDel="00AB12BD">
            <w:rPr>
              <w:noProof/>
              <w:webHidden/>
            </w:rPr>
            <w:delText>42</w:delText>
          </w:r>
        </w:del>
      </w:ins>
      <w:del w:id="450" w:author="Bartlett, Laura" w:date="2016-01-20T11:27:00Z">
        <w:r w:rsidR="00972513" w:rsidRPr="00757E8A" w:rsidDel="00AB12BD">
          <w:rPr>
            <w:noProof/>
            <w:webHidden/>
          </w:rPr>
          <w:delText>42</w:delText>
        </w:r>
      </w:del>
      <w:r w:rsidR="006A5FBF" w:rsidRPr="00BB0AF3">
        <w:rPr>
          <w:noProof/>
          <w:webHidden/>
        </w:rPr>
        <w:fldChar w:fldCharType="end"/>
      </w:r>
      <w:r w:rsidRPr="00BB0AF3">
        <w:rPr>
          <w:noProof/>
        </w:rPr>
        <w:fldChar w:fldCharType="end"/>
      </w:r>
    </w:p>
    <w:p w:rsidR="006A5FBF" w:rsidRPr="00757E8A" w:rsidRDefault="001D246F">
      <w:pPr>
        <w:pStyle w:val="TOC2"/>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"_Toc431372830" </w:instrText>
      </w:r>
      <w:r w:rsidRPr="00BB0AF3">
        <w:rPr>
          <w:noProof/>
          <w:rPrChange w:id="451" w:author="dbecker" w:date="2015-11-09T13:36:00Z">
            <w:rPr>
              <w:noProof/>
            </w:rPr>
          </w:rPrChange>
        </w:rPr>
        <w:fldChar w:fldCharType="separate"/>
      </w:r>
      <w:r w:rsidR="006A5FBF" w:rsidRPr="00757E8A">
        <w:rPr>
          <w:rStyle w:val="Hyperlink"/>
          <w:noProof/>
        </w:rPr>
        <w:t>A.  Chair, Board of Selectmen</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_Toc431372830 \h </w:instrText>
      </w:r>
      <w:r w:rsidR="006A5FBF" w:rsidRPr="00BB0AF3">
        <w:rPr>
          <w:noProof/>
          <w:webHidden/>
        </w:rPr>
      </w:r>
      <w:r w:rsidR="006A5FBF" w:rsidRPr="00BB0AF3">
        <w:rPr>
          <w:noProof/>
          <w:webHidden/>
          <w:rPrChange w:id="452" w:author="dbecker" w:date="2015-11-09T13:36:00Z">
            <w:rPr>
              <w:noProof/>
              <w:webHidden/>
            </w:rPr>
          </w:rPrChange>
        </w:rPr>
        <w:fldChar w:fldCharType="separate"/>
      </w:r>
      <w:ins w:id="453" w:author="Bartlett, Laura" w:date="2016-01-20T11:27:00Z">
        <w:r w:rsidR="00AB12BD">
          <w:rPr>
            <w:noProof/>
            <w:webHidden/>
          </w:rPr>
          <w:t>42</w:t>
        </w:r>
      </w:ins>
      <w:ins w:id="454" w:author="dbecker" w:date="2016-01-13T11:45:00Z">
        <w:del w:id="455" w:author="Bartlett, Laura" w:date="2016-01-20T11:27:00Z">
          <w:r w:rsidR="000C4887" w:rsidDel="00AB12BD">
            <w:rPr>
              <w:noProof/>
              <w:webHidden/>
            </w:rPr>
            <w:delText>42</w:delText>
          </w:r>
        </w:del>
      </w:ins>
      <w:del w:id="456" w:author="Bartlett, Laura" w:date="2016-01-20T11:27:00Z">
        <w:r w:rsidRPr="00757E8A" w:rsidDel="00AB12BD">
          <w:rPr>
            <w:noProof/>
            <w:webHidden/>
          </w:rPr>
          <w:delText>43</w:delText>
        </w:r>
      </w:del>
      <w:r w:rsidR="006A5FBF" w:rsidRPr="00BB0AF3">
        <w:rPr>
          <w:noProof/>
          <w:webHidden/>
        </w:rPr>
        <w:fldChar w:fldCharType="end"/>
      </w:r>
      <w:r w:rsidRPr="00BB0AF3">
        <w:rPr>
          <w:noProof/>
        </w:rPr>
        <w:fldChar w:fldCharType="end"/>
      </w:r>
    </w:p>
    <w:p w:rsidR="006A5FBF" w:rsidRPr="00757E8A" w:rsidRDefault="0048427A">
      <w:pPr>
        <w:pStyle w:val="TOC2"/>
        <w:tabs>
          <w:tab w:val="left" w:pos="880"/>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"_Toc431372831" </w:instrText>
      </w:r>
      <w:r w:rsidRPr="00BB0AF3">
        <w:rPr>
          <w:noProof/>
          <w:rPrChange w:id="457" w:author="dbecker" w:date="2015-11-09T13:36:00Z">
            <w:rPr>
              <w:noProof/>
            </w:rPr>
          </w:rPrChange>
        </w:rPr>
        <w:fldChar w:fldCharType="separate"/>
      </w:r>
      <w:r w:rsidR="006A5FBF" w:rsidRPr="00757E8A">
        <w:rPr>
          <w:rStyle w:val="Hyperlink"/>
          <w:noProof/>
        </w:rPr>
        <w:t>B.</w:t>
      </w:r>
      <w:del w:id="458" w:author="dbecker" w:date="2015-10-30T16:04:00Z">
        <w:r w:rsidR="006A5FBF" w:rsidRPr="00757E8A" w:rsidDel="001D246F">
          <w:rPr>
            <w:rFonts w:ascii="Calibri" w:hAnsi="Calibri"/>
            <w:noProof/>
            <w:sz w:val="22"/>
            <w:szCs w:val="22"/>
          </w:rPr>
          <w:tab/>
        </w:r>
      </w:del>
      <w:ins w:id="459" w:author="dbecker" w:date="2015-10-30T16:04:00Z">
        <w:r w:rsidR="001D246F" w:rsidRPr="00757E8A">
          <w:rPr>
            <w:rFonts w:ascii="Calibri" w:hAnsi="Calibri"/>
            <w:noProof/>
            <w:sz w:val="22"/>
            <w:szCs w:val="22"/>
          </w:rPr>
          <w:t xml:space="preserve">   </w:t>
        </w:r>
      </w:ins>
      <w:r w:rsidR="006A5FBF" w:rsidRPr="00757E8A">
        <w:rPr>
          <w:rStyle w:val="Hyperlink"/>
          <w:noProof/>
        </w:rPr>
        <w:t>Town Manager (if applicable)</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_Toc431372831 \h </w:instrText>
      </w:r>
      <w:r w:rsidR="006A5FBF" w:rsidRPr="00BB0AF3">
        <w:rPr>
          <w:noProof/>
          <w:webHidden/>
        </w:rPr>
      </w:r>
      <w:r w:rsidR="006A5FBF" w:rsidRPr="00BB0AF3">
        <w:rPr>
          <w:noProof/>
          <w:webHidden/>
          <w:rPrChange w:id="460" w:author="dbecker" w:date="2015-11-09T13:36:00Z">
            <w:rPr>
              <w:noProof/>
              <w:webHidden/>
            </w:rPr>
          </w:rPrChange>
        </w:rPr>
        <w:fldChar w:fldCharType="separate"/>
      </w:r>
      <w:ins w:id="461" w:author="Bartlett, Laura" w:date="2016-01-20T11:27:00Z">
        <w:r w:rsidR="00AB12BD">
          <w:rPr>
            <w:noProof/>
            <w:webHidden/>
          </w:rPr>
          <w:t>43</w:t>
        </w:r>
      </w:ins>
      <w:ins w:id="462" w:author="dbecker" w:date="2016-01-13T11:45:00Z">
        <w:del w:id="463" w:author="Bartlett, Laura" w:date="2016-01-20T11:27:00Z">
          <w:r w:rsidR="000C4887" w:rsidDel="00AB12BD">
            <w:rPr>
              <w:noProof/>
              <w:webHidden/>
            </w:rPr>
            <w:delText>43</w:delText>
          </w:r>
        </w:del>
      </w:ins>
      <w:del w:id="464" w:author="Bartlett, Laura" w:date="2016-01-20T11:27:00Z">
        <w:r w:rsidR="00972513" w:rsidRPr="00757E8A" w:rsidDel="00AB12BD">
          <w:rPr>
            <w:noProof/>
            <w:webHidden/>
          </w:rPr>
          <w:delText>44</w:delText>
        </w:r>
      </w:del>
      <w:r w:rsidR="006A5FBF" w:rsidRPr="00BB0AF3">
        <w:rPr>
          <w:noProof/>
          <w:webHidden/>
        </w:rPr>
        <w:fldChar w:fldCharType="end"/>
      </w:r>
      <w:r w:rsidRPr="00BB0AF3">
        <w:rPr>
          <w:noProof/>
        </w:rPr>
        <w:fldChar w:fldCharType="end"/>
      </w:r>
    </w:p>
    <w:p w:rsidR="006A5FBF" w:rsidRPr="00757E8A" w:rsidRDefault="0048427A">
      <w:pPr>
        <w:pStyle w:val="TOC2"/>
        <w:tabs>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"_Toc431372832" </w:instrText>
      </w:r>
      <w:r w:rsidRPr="00BB0AF3">
        <w:rPr>
          <w:noProof/>
          <w:rPrChange w:id="465" w:author="dbecker" w:date="2015-11-09T13:36:00Z">
            <w:rPr>
              <w:noProof/>
            </w:rPr>
          </w:rPrChange>
        </w:rPr>
        <w:fldChar w:fldCharType="separate"/>
      </w:r>
      <w:r w:rsidR="006A5FBF" w:rsidRPr="00757E8A">
        <w:rPr>
          <w:rStyle w:val="Hyperlink"/>
          <w:noProof/>
        </w:rPr>
        <w:t>C.  Local Emergency Management Director (EMD)</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_Toc431372832 \h </w:instrText>
      </w:r>
      <w:r w:rsidR="006A5FBF" w:rsidRPr="00BB0AF3">
        <w:rPr>
          <w:noProof/>
          <w:webHidden/>
        </w:rPr>
      </w:r>
      <w:r w:rsidR="006A5FBF" w:rsidRPr="00BB0AF3">
        <w:rPr>
          <w:noProof/>
          <w:webHidden/>
          <w:rPrChange w:id="466" w:author="dbecker" w:date="2015-11-09T13:36:00Z">
            <w:rPr>
              <w:noProof/>
              <w:webHidden/>
            </w:rPr>
          </w:rPrChange>
        </w:rPr>
        <w:fldChar w:fldCharType="separate"/>
      </w:r>
      <w:ins w:id="467" w:author="Bartlett, Laura" w:date="2016-01-20T11:27:00Z">
        <w:r w:rsidR="00AB12BD">
          <w:rPr>
            <w:noProof/>
            <w:webHidden/>
          </w:rPr>
          <w:t>44</w:t>
        </w:r>
      </w:ins>
      <w:ins w:id="468" w:author="dbecker" w:date="2016-01-13T11:45:00Z">
        <w:del w:id="469" w:author="Bartlett, Laura" w:date="2016-01-20T11:27:00Z">
          <w:r w:rsidR="000C4887" w:rsidDel="00AB12BD">
            <w:rPr>
              <w:noProof/>
              <w:webHidden/>
            </w:rPr>
            <w:delText>44</w:delText>
          </w:r>
        </w:del>
      </w:ins>
      <w:del w:id="470" w:author="Bartlett, Laura" w:date="2016-01-20T11:27:00Z">
        <w:r w:rsidR="00972513" w:rsidRPr="00757E8A" w:rsidDel="00AB12BD">
          <w:rPr>
            <w:noProof/>
            <w:webHidden/>
          </w:rPr>
          <w:delText>44</w:delText>
        </w:r>
      </w:del>
      <w:r w:rsidR="006A5FBF" w:rsidRPr="00BB0AF3">
        <w:rPr>
          <w:noProof/>
          <w:webHidden/>
        </w:rPr>
        <w:fldChar w:fldCharType="end"/>
      </w:r>
      <w:r w:rsidRPr="00BB0AF3">
        <w:rPr>
          <w:noProof/>
        </w:rPr>
        <w:fldChar w:fldCharType="end"/>
      </w:r>
    </w:p>
    <w:p w:rsidR="006A5FBF" w:rsidRPr="00757E8A" w:rsidRDefault="0048427A">
      <w:pPr>
        <w:pStyle w:val="TOC2"/>
        <w:tabs>
          <w:tab w:val="left" w:pos="880"/>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"_Toc431372833" </w:instrText>
      </w:r>
      <w:r w:rsidRPr="00BB0AF3">
        <w:rPr>
          <w:noProof/>
          <w:rPrChange w:id="471" w:author="dbecker" w:date="2015-11-09T13:36:00Z">
            <w:rPr>
              <w:noProof/>
            </w:rPr>
          </w:rPrChange>
        </w:rPr>
        <w:fldChar w:fldCharType="separate"/>
      </w:r>
      <w:r w:rsidR="006A5FBF" w:rsidRPr="00757E8A">
        <w:rPr>
          <w:rStyle w:val="Hyperlink"/>
          <w:noProof/>
        </w:rPr>
        <w:t>D.</w:t>
      </w:r>
      <w:del w:id="472" w:author="dbecker" w:date="2015-10-30T16:04:00Z">
        <w:r w:rsidR="006A5FBF" w:rsidRPr="00757E8A" w:rsidDel="001D246F">
          <w:rPr>
            <w:rFonts w:ascii="Calibri" w:hAnsi="Calibri"/>
            <w:noProof/>
            <w:sz w:val="22"/>
            <w:szCs w:val="22"/>
          </w:rPr>
          <w:tab/>
        </w:r>
      </w:del>
      <w:ins w:id="473" w:author="dbecker" w:date="2015-10-30T16:04:00Z">
        <w:r w:rsidR="001D246F" w:rsidRPr="00757E8A">
          <w:rPr>
            <w:rFonts w:ascii="Calibri" w:hAnsi="Calibri"/>
            <w:noProof/>
            <w:sz w:val="22"/>
            <w:szCs w:val="22"/>
          </w:rPr>
          <w:t xml:space="preserve">  </w:t>
        </w:r>
      </w:ins>
      <w:r w:rsidR="006A5FBF" w:rsidRPr="00757E8A">
        <w:rPr>
          <w:rStyle w:val="Hyperlink"/>
          <w:noProof/>
        </w:rPr>
        <w:t>Police Chief</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_Toc431372833 \h </w:instrText>
      </w:r>
      <w:r w:rsidR="006A5FBF" w:rsidRPr="00BB0AF3">
        <w:rPr>
          <w:noProof/>
          <w:webHidden/>
        </w:rPr>
      </w:r>
      <w:r w:rsidR="006A5FBF" w:rsidRPr="00BB0AF3">
        <w:rPr>
          <w:noProof/>
          <w:webHidden/>
          <w:rPrChange w:id="474" w:author="dbecker" w:date="2015-11-09T13:36:00Z">
            <w:rPr>
              <w:noProof/>
              <w:webHidden/>
            </w:rPr>
          </w:rPrChange>
        </w:rPr>
        <w:fldChar w:fldCharType="separate"/>
      </w:r>
      <w:ins w:id="475" w:author="Bartlett, Laura" w:date="2016-01-20T11:27:00Z">
        <w:r w:rsidR="00AB12BD">
          <w:rPr>
            <w:noProof/>
            <w:webHidden/>
          </w:rPr>
          <w:t>46</w:t>
        </w:r>
      </w:ins>
      <w:ins w:id="476" w:author="dbecker" w:date="2016-01-13T11:45:00Z">
        <w:del w:id="477" w:author="Bartlett, Laura" w:date="2016-01-20T11:27:00Z">
          <w:r w:rsidR="000C4887" w:rsidDel="00AB12BD">
            <w:rPr>
              <w:noProof/>
              <w:webHidden/>
            </w:rPr>
            <w:delText>46</w:delText>
          </w:r>
        </w:del>
      </w:ins>
      <w:del w:id="478" w:author="Bartlett, Laura" w:date="2016-01-20T11:27:00Z">
        <w:r w:rsidR="00972513" w:rsidRPr="00757E8A" w:rsidDel="00AB12BD">
          <w:rPr>
            <w:noProof/>
            <w:webHidden/>
          </w:rPr>
          <w:delText>46</w:delText>
        </w:r>
      </w:del>
      <w:r w:rsidR="006A5FBF" w:rsidRPr="00BB0AF3">
        <w:rPr>
          <w:noProof/>
          <w:webHidden/>
        </w:rPr>
        <w:fldChar w:fldCharType="end"/>
      </w:r>
      <w:r w:rsidRPr="00BB0AF3">
        <w:rPr>
          <w:noProof/>
        </w:rPr>
        <w:fldChar w:fldCharType="end"/>
      </w:r>
    </w:p>
    <w:p w:rsidR="006A5FBF" w:rsidRPr="00757E8A" w:rsidRDefault="0048427A">
      <w:pPr>
        <w:pStyle w:val="TOC2"/>
        <w:tabs>
          <w:tab w:val="left" w:pos="880"/>
          <w:tab w:val="right" w:leader="dot" w:pos="9163"/>
        </w:tabs>
        <w:rPr>
          <w:rFonts w:ascii="Calibri" w:hAnsi="Calibri"/>
          <w:noProof/>
          <w:sz w:val="22"/>
          <w:szCs w:val="22"/>
        </w:rPr>
      </w:pPr>
      <w:r w:rsidRPr="00BB0AF3">
        <w:rPr>
          <w:noProof/>
        </w:rPr>
        <w:fldChar w:fldCharType="begin"/>
      </w:r>
      <w:r w:rsidRPr="00757E8A">
        <w:rPr>
          <w:noProof/>
        </w:rPr>
        <w:instrText xml:space="preserve"> HYPERLINK \l "_Toc431372834" </w:instrText>
      </w:r>
      <w:r w:rsidRPr="00BB0AF3">
        <w:rPr>
          <w:noProof/>
          <w:rPrChange w:id="479" w:author="dbecker" w:date="2015-11-09T13:36:00Z">
            <w:rPr>
              <w:noProof/>
            </w:rPr>
          </w:rPrChange>
        </w:rPr>
        <w:fldChar w:fldCharType="separate"/>
      </w:r>
      <w:r w:rsidR="006A5FBF" w:rsidRPr="00757E8A">
        <w:rPr>
          <w:rStyle w:val="Hyperlink"/>
          <w:noProof/>
        </w:rPr>
        <w:t>E.</w:t>
      </w:r>
      <w:del w:id="480" w:author="dbecker" w:date="2015-10-30T16:04:00Z">
        <w:r w:rsidR="006A5FBF" w:rsidRPr="00757E8A" w:rsidDel="001D246F">
          <w:rPr>
            <w:rFonts w:ascii="Calibri" w:hAnsi="Calibri"/>
            <w:noProof/>
            <w:sz w:val="22"/>
            <w:szCs w:val="22"/>
          </w:rPr>
          <w:tab/>
        </w:r>
      </w:del>
      <w:ins w:id="481" w:author="dbecker" w:date="2015-10-30T16:04:00Z">
        <w:r w:rsidR="001D246F" w:rsidRPr="00757E8A">
          <w:rPr>
            <w:rFonts w:ascii="Calibri" w:hAnsi="Calibri"/>
            <w:noProof/>
            <w:sz w:val="22"/>
            <w:szCs w:val="22"/>
          </w:rPr>
          <w:t xml:space="preserve">   </w:t>
        </w:r>
      </w:ins>
      <w:r w:rsidR="006A5FBF" w:rsidRPr="00757E8A">
        <w:rPr>
          <w:rStyle w:val="Hyperlink"/>
          <w:noProof/>
        </w:rPr>
        <w:t>Fire Chief</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_Toc431372834 \h </w:instrText>
      </w:r>
      <w:r w:rsidR="006A5FBF" w:rsidRPr="00BB0AF3">
        <w:rPr>
          <w:noProof/>
          <w:webHidden/>
        </w:rPr>
      </w:r>
      <w:r w:rsidR="006A5FBF" w:rsidRPr="00BB0AF3">
        <w:rPr>
          <w:noProof/>
          <w:webHidden/>
          <w:rPrChange w:id="482" w:author="dbecker" w:date="2015-11-09T13:36:00Z">
            <w:rPr>
              <w:noProof/>
              <w:webHidden/>
            </w:rPr>
          </w:rPrChange>
        </w:rPr>
        <w:fldChar w:fldCharType="separate"/>
      </w:r>
      <w:ins w:id="483" w:author="Bartlett, Laura" w:date="2016-01-20T11:27:00Z">
        <w:r w:rsidR="00AB12BD">
          <w:rPr>
            <w:noProof/>
            <w:webHidden/>
          </w:rPr>
          <w:t>47</w:t>
        </w:r>
      </w:ins>
      <w:ins w:id="484" w:author="dbecker" w:date="2016-01-13T11:45:00Z">
        <w:del w:id="485" w:author="Bartlett, Laura" w:date="2016-01-20T11:27:00Z">
          <w:r w:rsidR="000C4887" w:rsidDel="00AB12BD">
            <w:rPr>
              <w:noProof/>
              <w:webHidden/>
            </w:rPr>
            <w:delText>47</w:delText>
          </w:r>
        </w:del>
      </w:ins>
      <w:del w:id="486" w:author="Bartlett, Laura" w:date="2016-01-20T11:27:00Z">
        <w:r w:rsidR="00972513" w:rsidRPr="00757E8A" w:rsidDel="00AB12BD">
          <w:rPr>
            <w:noProof/>
            <w:webHidden/>
          </w:rPr>
          <w:delText>48</w:delText>
        </w:r>
      </w:del>
      <w:r w:rsidR="006A5FBF" w:rsidRPr="00BB0AF3">
        <w:rPr>
          <w:noProof/>
          <w:webHidden/>
        </w:rPr>
        <w:fldChar w:fldCharType="end"/>
      </w:r>
      <w:r w:rsidRPr="00BB0AF3">
        <w:rPr>
          <w:noProof/>
        </w:rPr>
        <w:fldChar w:fldCharType="end"/>
      </w:r>
    </w:p>
    <w:p w:rsidR="006A5FBF" w:rsidRPr="00757E8A" w:rsidRDefault="001D246F">
      <w:pPr>
        <w:pStyle w:val="TOC2"/>
        <w:tabs>
          <w:tab w:val="right" w:leader="dot" w:pos="9163"/>
        </w:tabs>
        <w:rPr>
          <w:rFonts w:ascii="Calibri" w:hAnsi="Calibri"/>
          <w:noProof/>
          <w:sz w:val="22"/>
          <w:szCs w:val="22"/>
        </w:rPr>
      </w:pPr>
      <w:r w:rsidRPr="00BF538E">
        <w:rPr>
          <w:noProof/>
        </w:rPr>
        <w:fldChar w:fldCharType="begin"/>
      </w:r>
      <w:r w:rsidRPr="00757E8A">
        <w:rPr>
          <w:noProof/>
        </w:rPr>
        <w:instrText xml:space="preserve"> HYPERLINK \l "_Toc431372835" </w:instrText>
      </w:r>
      <w:r w:rsidRPr="00BF538E">
        <w:rPr>
          <w:noProof/>
          <w:rPrChange w:id="487" w:author="dbecker" w:date="2015-11-09T13:36:00Z">
            <w:rPr>
              <w:noProof/>
            </w:rPr>
          </w:rPrChange>
        </w:rPr>
        <w:fldChar w:fldCharType="separate"/>
      </w:r>
      <w:r w:rsidR="006A5FBF" w:rsidRPr="00757E8A">
        <w:rPr>
          <w:rStyle w:val="Hyperlink"/>
          <w:noProof/>
        </w:rPr>
        <w:t xml:space="preserve">F.   Road Agent </w:t>
      </w:r>
      <w:del w:id="488" w:author="dbecker" w:date="2015-11-09T13:34:00Z">
        <w:r w:rsidR="006A5FBF" w:rsidRPr="00757E8A" w:rsidDel="00757E8A">
          <w:rPr>
            <w:rStyle w:val="Hyperlink"/>
            <w:noProof/>
          </w:rPr>
          <w:delText>(may also be P</w:delText>
        </w:r>
      </w:del>
      <w:del w:id="489" w:author="dbecker" w:date="2015-11-09T13:35:00Z">
        <w:r w:rsidR="006A5FBF" w:rsidRPr="00757E8A" w:rsidDel="00757E8A">
          <w:rPr>
            <w:rStyle w:val="Hyperlink"/>
            <w:noProof/>
          </w:rPr>
          <w:delText>ublic Works Director and/or Transportation Coordinator)</w:delText>
        </w:r>
      </w:del>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_Toc431372835 \h </w:instrText>
      </w:r>
      <w:r w:rsidR="006A5FBF" w:rsidRPr="00BB0AF3">
        <w:rPr>
          <w:noProof/>
          <w:webHidden/>
        </w:rPr>
      </w:r>
      <w:r w:rsidR="006A5FBF" w:rsidRPr="00BB0AF3">
        <w:rPr>
          <w:noProof/>
          <w:webHidden/>
          <w:rPrChange w:id="490" w:author="dbecker" w:date="2015-11-09T13:36:00Z">
            <w:rPr>
              <w:noProof/>
              <w:webHidden/>
            </w:rPr>
          </w:rPrChange>
        </w:rPr>
        <w:fldChar w:fldCharType="separate"/>
      </w:r>
      <w:ins w:id="491" w:author="Bartlett, Laura" w:date="2016-01-20T11:27:00Z">
        <w:r w:rsidR="00AB12BD">
          <w:rPr>
            <w:noProof/>
            <w:webHidden/>
          </w:rPr>
          <w:t>49</w:t>
        </w:r>
      </w:ins>
      <w:ins w:id="492" w:author="dbecker" w:date="2016-01-13T11:45:00Z">
        <w:del w:id="493" w:author="Bartlett, Laura" w:date="2016-01-20T11:27:00Z">
          <w:r w:rsidR="000C4887" w:rsidDel="00AB12BD">
            <w:rPr>
              <w:noProof/>
              <w:webHidden/>
            </w:rPr>
            <w:delText>49</w:delText>
          </w:r>
        </w:del>
      </w:ins>
      <w:del w:id="494" w:author="Bartlett, Laura" w:date="2016-01-20T11:27:00Z">
        <w:r w:rsidRPr="00757E8A" w:rsidDel="00AB12BD">
          <w:rPr>
            <w:noProof/>
            <w:webHidden/>
          </w:rPr>
          <w:delText>50</w:delText>
        </w:r>
      </w:del>
      <w:r w:rsidR="006A5FBF" w:rsidRPr="00BB0AF3">
        <w:rPr>
          <w:noProof/>
          <w:webHidden/>
        </w:rPr>
        <w:fldChar w:fldCharType="end"/>
      </w:r>
      <w:r w:rsidRPr="00BF538E">
        <w:rPr>
          <w:noProof/>
        </w:rPr>
        <w:fldChar w:fldCharType="end"/>
      </w:r>
    </w:p>
    <w:p w:rsidR="006A5FBF" w:rsidRPr="00757E8A" w:rsidRDefault="0048427A">
      <w:pPr>
        <w:pStyle w:val="TOC2"/>
        <w:tabs>
          <w:tab w:val="right" w:leader="dot" w:pos="9163"/>
        </w:tabs>
        <w:rPr>
          <w:rFonts w:ascii="Calibri" w:hAnsi="Calibri"/>
          <w:noProof/>
          <w:sz w:val="22"/>
          <w:szCs w:val="22"/>
        </w:rPr>
      </w:pPr>
      <w:r w:rsidRPr="00BF538E">
        <w:rPr>
          <w:noProof/>
        </w:rPr>
        <w:fldChar w:fldCharType="begin"/>
      </w:r>
      <w:r w:rsidRPr="00757E8A">
        <w:rPr>
          <w:noProof/>
        </w:rPr>
        <w:instrText xml:space="preserve"> HYPERLINK \l "_Toc431372836" </w:instrText>
      </w:r>
      <w:r w:rsidRPr="00BF538E">
        <w:rPr>
          <w:noProof/>
          <w:rPrChange w:id="495" w:author="dbecker" w:date="2015-11-09T13:36:00Z">
            <w:rPr>
              <w:noProof/>
            </w:rPr>
          </w:rPrChange>
        </w:rPr>
        <w:fldChar w:fldCharType="separate"/>
      </w:r>
      <w:r w:rsidR="006A5FBF" w:rsidRPr="00757E8A">
        <w:rPr>
          <w:rStyle w:val="Hyperlink"/>
          <w:noProof/>
        </w:rPr>
        <w:t>G.  RADEF Officer</w:t>
      </w:r>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_Toc431372836 \h </w:instrText>
      </w:r>
      <w:r w:rsidR="006A5FBF" w:rsidRPr="00BB0AF3">
        <w:rPr>
          <w:noProof/>
          <w:webHidden/>
        </w:rPr>
      </w:r>
      <w:r w:rsidR="006A5FBF" w:rsidRPr="00BB0AF3">
        <w:rPr>
          <w:noProof/>
          <w:webHidden/>
          <w:rPrChange w:id="496" w:author="dbecker" w:date="2015-11-09T13:36:00Z">
            <w:rPr>
              <w:noProof/>
              <w:webHidden/>
            </w:rPr>
          </w:rPrChange>
        </w:rPr>
        <w:fldChar w:fldCharType="separate"/>
      </w:r>
      <w:ins w:id="497" w:author="Bartlett, Laura" w:date="2016-01-20T11:27:00Z">
        <w:r w:rsidR="00AB12BD">
          <w:rPr>
            <w:noProof/>
            <w:webHidden/>
          </w:rPr>
          <w:t>50</w:t>
        </w:r>
      </w:ins>
      <w:ins w:id="498" w:author="dbecker" w:date="2016-01-13T11:45:00Z">
        <w:del w:id="499" w:author="Bartlett, Laura" w:date="2016-01-20T11:27:00Z">
          <w:r w:rsidR="000C4887" w:rsidDel="00AB12BD">
            <w:rPr>
              <w:noProof/>
              <w:webHidden/>
            </w:rPr>
            <w:delText>50</w:delText>
          </w:r>
        </w:del>
      </w:ins>
      <w:del w:id="500" w:author="Bartlett, Laura" w:date="2016-01-20T11:27:00Z">
        <w:r w:rsidR="00972513" w:rsidRPr="00757E8A" w:rsidDel="00AB12BD">
          <w:rPr>
            <w:noProof/>
            <w:webHidden/>
          </w:rPr>
          <w:delText>50</w:delText>
        </w:r>
      </w:del>
      <w:r w:rsidR="006A5FBF" w:rsidRPr="00BB0AF3">
        <w:rPr>
          <w:noProof/>
          <w:webHidden/>
        </w:rPr>
        <w:fldChar w:fldCharType="end"/>
      </w:r>
      <w:r w:rsidRPr="00BF538E">
        <w:rPr>
          <w:noProof/>
        </w:rPr>
        <w:fldChar w:fldCharType="end"/>
      </w:r>
    </w:p>
    <w:p w:rsidR="006A5FBF" w:rsidRPr="00757E8A" w:rsidRDefault="0048427A">
      <w:pPr>
        <w:pStyle w:val="TOC2"/>
        <w:tabs>
          <w:tab w:val="right" w:leader="dot" w:pos="9163"/>
        </w:tabs>
        <w:rPr>
          <w:rFonts w:ascii="Calibri" w:hAnsi="Calibri"/>
          <w:noProof/>
          <w:sz w:val="22"/>
          <w:szCs w:val="22"/>
        </w:rPr>
      </w:pPr>
      <w:r w:rsidRPr="00BF538E">
        <w:rPr>
          <w:noProof/>
        </w:rPr>
        <w:fldChar w:fldCharType="begin"/>
      </w:r>
      <w:r w:rsidRPr="00757E8A">
        <w:rPr>
          <w:noProof/>
        </w:rPr>
        <w:instrText xml:space="preserve"> HYPERLINK \l "_Toc431372837" </w:instrText>
      </w:r>
      <w:r w:rsidRPr="00BF538E">
        <w:rPr>
          <w:noProof/>
          <w:rPrChange w:id="501" w:author="dbecker" w:date="2015-11-09T13:36:00Z">
            <w:rPr>
              <w:noProof/>
            </w:rPr>
          </w:rPrChange>
        </w:rPr>
        <w:fldChar w:fldCharType="separate"/>
      </w:r>
      <w:r w:rsidR="006A5FBF" w:rsidRPr="00757E8A">
        <w:rPr>
          <w:rStyle w:val="Hyperlink"/>
          <w:noProof/>
        </w:rPr>
        <w:t>H.  Transportation Coordinator</w:t>
      </w:r>
      <w:del w:id="502" w:author="dbecker" w:date="2015-10-30T16:05:00Z">
        <w:r w:rsidR="006A5FBF" w:rsidRPr="00757E8A" w:rsidDel="001D246F">
          <w:rPr>
            <w:rStyle w:val="Hyperlink"/>
            <w:noProof/>
          </w:rPr>
          <w:delText xml:space="preserve"> (may or may not be Public Works Director or Road Agent)</w:delText>
        </w:r>
      </w:del>
      <w:r w:rsidR="006A5FBF" w:rsidRPr="00757E8A">
        <w:rPr>
          <w:noProof/>
          <w:webHidden/>
        </w:rPr>
        <w:tab/>
      </w:r>
      <w:r w:rsidR="006A5FBF" w:rsidRPr="00BB0AF3">
        <w:rPr>
          <w:noProof/>
          <w:webHidden/>
        </w:rPr>
        <w:fldChar w:fldCharType="begin"/>
      </w:r>
      <w:r w:rsidR="006A5FBF" w:rsidRPr="00757E8A">
        <w:rPr>
          <w:noProof/>
          <w:webHidden/>
        </w:rPr>
        <w:instrText xml:space="preserve"> PAGEREF _Toc431372837 \h </w:instrText>
      </w:r>
      <w:r w:rsidR="006A5FBF" w:rsidRPr="00BB0AF3">
        <w:rPr>
          <w:noProof/>
          <w:webHidden/>
        </w:rPr>
      </w:r>
      <w:r w:rsidR="006A5FBF" w:rsidRPr="00BB0AF3">
        <w:rPr>
          <w:noProof/>
          <w:webHidden/>
          <w:rPrChange w:id="503" w:author="dbecker" w:date="2015-11-09T13:36:00Z">
            <w:rPr>
              <w:noProof/>
              <w:webHidden/>
            </w:rPr>
          </w:rPrChange>
        </w:rPr>
        <w:fldChar w:fldCharType="separate"/>
      </w:r>
      <w:ins w:id="504" w:author="Bartlett, Laura" w:date="2016-01-20T11:27:00Z">
        <w:r w:rsidR="00AB12BD">
          <w:rPr>
            <w:noProof/>
            <w:webHidden/>
          </w:rPr>
          <w:t>51</w:t>
        </w:r>
      </w:ins>
      <w:ins w:id="505" w:author="dbecker" w:date="2016-01-13T11:45:00Z">
        <w:del w:id="506" w:author="Bartlett, Laura" w:date="2016-01-20T11:27:00Z">
          <w:r w:rsidR="000C4887" w:rsidDel="00AB12BD">
            <w:rPr>
              <w:noProof/>
              <w:webHidden/>
            </w:rPr>
            <w:delText>51</w:delText>
          </w:r>
        </w:del>
      </w:ins>
      <w:del w:id="507" w:author="Bartlett, Laura" w:date="2016-01-20T11:27:00Z">
        <w:r w:rsidR="00972513" w:rsidRPr="00757E8A" w:rsidDel="00AB12BD">
          <w:rPr>
            <w:noProof/>
            <w:webHidden/>
          </w:rPr>
          <w:delText>52</w:delText>
        </w:r>
      </w:del>
      <w:r w:rsidR="006A5FBF" w:rsidRPr="00BB0AF3">
        <w:rPr>
          <w:noProof/>
          <w:webHidden/>
        </w:rPr>
        <w:fldChar w:fldCharType="end"/>
      </w:r>
      <w:r w:rsidRPr="00BF538E">
        <w:rPr>
          <w:noProof/>
        </w:rPr>
        <w:fldChar w:fldCharType="end"/>
      </w:r>
    </w:p>
    <w:p w:rsidR="006A5FBF" w:rsidRPr="00757E8A" w:rsidRDefault="0048427A">
      <w:pPr>
        <w:pStyle w:val="TOC2"/>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"_Toc431372838" </w:instrText>
      </w:r>
      <w:r w:rsidRPr="00757E8A">
        <w:rPr>
          <w:noProof/>
          <w:rPrChange w:id="508" w:author="dbecker" w:date="2015-11-09T13:36:00Z">
            <w:rPr>
              <w:noProof/>
            </w:rPr>
          </w:rPrChange>
        </w:rPr>
        <w:fldChar w:fldCharType="separate"/>
      </w:r>
      <w:r w:rsidR="006A5FBF" w:rsidRPr="00757E8A">
        <w:rPr>
          <w:rStyle w:val="Hyperlink"/>
          <w:noProof/>
          <w:spacing w:val="-3"/>
        </w:rPr>
        <w:t>I.</w:t>
      </w:r>
      <w:del w:id="509" w:author="dbecker" w:date="2015-10-30T16:05:00Z">
        <w:r w:rsidR="006A5FBF" w:rsidRPr="00757E8A" w:rsidDel="001D246F">
          <w:rPr>
            <w:rFonts w:ascii="Calibri" w:hAnsi="Calibri"/>
            <w:noProof/>
            <w:sz w:val="22"/>
            <w:szCs w:val="22"/>
          </w:rPr>
          <w:tab/>
        </w:r>
      </w:del>
      <w:ins w:id="510" w:author="dbecker" w:date="2015-10-30T16:05:00Z">
        <w:r w:rsidR="001D246F" w:rsidRPr="00757E8A">
          <w:rPr>
            <w:rFonts w:ascii="Calibri" w:hAnsi="Calibri"/>
            <w:noProof/>
            <w:sz w:val="22"/>
            <w:szCs w:val="22"/>
          </w:rPr>
          <w:t xml:space="preserve">    </w:t>
        </w:r>
      </w:ins>
      <w:r w:rsidR="006A5FBF" w:rsidRPr="00757E8A">
        <w:rPr>
          <w:rStyle w:val="Hyperlink"/>
          <w:noProof/>
          <w:spacing w:val="-3"/>
        </w:rPr>
        <w:t>Health Officer</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_Toc431372838 \h </w:instrText>
      </w:r>
      <w:r w:rsidR="006A5FBF" w:rsidRPr="00BF538E">
        <w:rPr>
          <w:noProof/>
          <w:webHidden/>
        </w:rPr>
      </w:r>
      <w:r w:rsidR="006A5FBF" w:rsidRPr="00BF538E">
        <w:rPr>
          <w:noProof/>
          <w:webHidden/>
          <w:rPrChange w:id="511" w:author="dbecker" w:date="2015-11-09T13:36:00Z">
            <w:rPr>
              <w:noProof/>
              <w:webHidden/>
            </w:rPr>
          </w:rPrChange>
        </w:rPr>
        <w:fldChar w:fldCharType="separate"/>
      </w:r>
      <w:ins w:id="512" w:author="Bartlett, Laura" w:date="2016-01-20T11:27:00Z">
        <w:r w:rsidR="00AB12BD">
          <w:rPr>
            <w:noProof/>
            <w:webHidden/>
          </w:rPr>
          <w:t>53</w:t>
        </w:r>
      </w:ins>
      <w:ins w:id="513" w:author="dbecker" w:date="2016-01-13T11:45:00Z">
        <w:del w:id="514" w:author="Bartlett, Laura" w:date="2016-01-20T11:27:00Z">
          <w:r w:rsidR="000C4887" w:rsidDel="00AB12BD">
            <w:rPr>
              <w:noProof/>
              <w:webHidden/>
            </w:rPr>
            <w:delText>53</w:delText>
          </w:r>
        </w:del>
      </w:ins>
      <w:del w:id="515" w:author="Bartlett, Laura" w:date="2016-01-20T11:27:00Z">
        <w:r w:rsidR="00972513" w:rsidRPr="00757E8A" w:rsidDel="00AB12BD">
          <w:rPr>
            <w:noProof/>
            <w:webHidden/>
          </w:rPr>
          <w:delText>54</w:delText>
        </w:r>
      </w:del>
      <w:r w:rsidR="006A5FBF" w:rsidRPr="00BF538E">
        <w:rPr>
          <w:noProof/>
          <w:webHidden/>
        </w:rPr>
        <w:fldChar w:fldCharType="end"/>
      </w:r>
      <w:r w:rsidRPr="00AB12BD">
        <w:rPr>
          <w:noProof/>
        </w:rPr>
        <w:fldChar w:fldCharType="end"/>
      </w:r>
    </w:p>
    <w:p w:rsidR="006A5FBF" w:rsidRPr="00757E8A" w:rsidRDefault="0048427A">
      <w:pPr>
        <w:pStyle w:val="TOC1"/>
        <w:tabs>
          <w:tab w:val="left" w:pos="660"/>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"_Toc431372839" </w:instrText>
      </w:r>
      <w:r w:rsidRPr="00757E8A">
        <w:rPr>
          <w:noProof/>
          <w:rPrChange w:id="516" w:author="dbecker" w:date="2015-11-09T13:36:00Z">
            <w:rPr>
              <w:noProof/>
            </w:rPr>
          </w:rPrChange>
        </w:rPr>
        <w:fldChar w:fldCharType="separate"/>
      </w:r>
      <w:r w:rsidR="006A5FBF" w:rsidRPr="00757E8A">
        <w:rPr>
          <w:rStyle w:val="Hyperlink"/>
          <w:rFonts w:ascii="Arial" w:hAnsi="Arial"/>
          <w:b/>
          <w:bCs/>
          <w:noProof/>
          <w:spacing w:val="-3"/>
        </w:rPr>
        <w:t>XII.</w:t>
      </w:r>
      <w:del w:id="517" w:author="dbecker" w:date="2015-11-09T13:35:00Z">
        <w:r w:rsidR="006A5FBF" w:rsidRPr="00757E8A" w:rsidDel="00757E8A">
          <w:rPr>
            <w:rFonts w:ascii="Calibri" w:hAnsi="Calibri"/>
            <w:noProof/>
            <w:sz w:val="22"/>
            <w:szCs w:val="22"/>
          </w:rPr>
          <w:tab/>
        </w:r>
      </w:del>
      <w:ins w:id="518" w:author="dbecker" w:date="2015-11-09T13:35:00Z">
        <w:r w:rsidR="00757E8A" w:rsidRPr="00757E8A">
          <w:rPr>
            <w:rFonts w:ascii="Calibri" w:hAnsi="Calibri"/>
            <w:noProof/>
            <w:sz w:val="22"/>
            <w:szCs w:val="22"/>
          </w:rPr>
          <w:t xml:space="preserve"> </w:t>
        </w:r>
      </w:ins>
      <w:r w:rsidR="006A5FBF" w:rsidRPr="00757E8A">
        <w:rPr>
          <w:rStyle w:val="Hyperlink"/>
          <w:rFonts w:ascii="Arial" w:hAnsi="Arial"/>
          <w:b/>
          <w:bCs/>
          <w:noProof/>
          <w:spacing w:val="-3"/>
        </w:rPr>
        <w:t>SPECIAL ATTACHMENTS AND FORMS</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_Toc431372839 \h </w:instrText>
      </w:r>
      <w:r w:rsidR="006A5FBF" w:rsidRPr="00BF538E">
        <w:rPr>
          <w:noProof/>
          <w:webHidden/>
        </w:rPr>
      </w:r>
      <w:r w:rsidR="006A5FBF" w:rsidRPr="00BF538E">
        <w:rPr>
          <w:noProof/>
          <w:webHidden/>
          <w:rPrChange w:id="519" w:author="dbecker" w:date="2015-11-09T13:36:00Z">
            <w:rPr>
              <w:noProof/>
              <w:webHidden/>
            </w:rPr>
          </w:rPrChange>
        </w:rPr>
        <w:fldChar w:fldCharType="separate"/>
      </w:r>
      <w:ins w:id="520" w:author="Bartlett, Laura" w:date="2016-01-20T11:27:00Z">
        <w:r w:rsidR="00AB12BD">
          <w:rPr>
            <w:noProof/>
            <w:webHidden/>
          </w:rPr>
          <w:t>54</w:t>
        </w:r>
      </w:ins>
      <w:ins w:id="521" w:author="dbecker" w:date="2016-01-13T11:45:00Z">
        <w:del w:id="522" w:author="Bartlett, Laura" w:date="2016-01-20T11:27:00Z">
          <w:r w:rsidR="000C4887" w:rsidDel="00AB12BD">
            <w:rPr>
              <w:noProof/>
              <w:webHidden/>
            </w:rPr>
            <w:delText>54</w:delText>
          </w:r>
        </w:del>
      </w:ins>
      <w:del w:id="523" w:author="Bartlett, Laura" w:date="2016-01-20T11:27:00Z">
        <w:r w:rsidR="00972513" w:rsidRPr="00757E8A" w:rsidDel="00AB12BD">
          <w:rPr>
            <w:noProof/>
            <w:webHidden/>
          </w:rPr>
          <w:delText>55</w:delText>
        </w:r>
      </w:del>
      <w:r w:rsidR="006A5FBF" w:rsidRPr="00BF538E">
        <w:rPr>
          <w:noProof/>
          <w:webHidden/>
        </w:rPr>
        <w:fldChar w:fldCharType="end"/>
      </w:r>
      <w:r w:rsidRPr="00AB12BD">
        <w:rPr>
          <w:noProof/>
        </w:rPr>
        <w:fldChar w:fldCharType="end"/>
      </w:r>
    </w:p>
    <w:p w:rsidR="006A5FBF" w:rsidRPr="00757E8A" w:rsidRDefault="0048427A">
      <w:pPr>
        <w:pStyle w:val="TOC2"/>
        <w:tabs>
          <w:tab w:val="right" w:leader="dot" w:pos="9163"/>
        </w:tabs>
        <w:rPr>
          <w:rFonts w:ascii="Calibri" w:hAnsi="Calibri"/>
          <w:noProof/>
          <w:sz w:val="22"/>
          <w:szCs w:val="22"/>
        </w:rPr>
      </w:pPr>
      <w:r w:rsidRPr="00757E8A">
        <w:rPr>
          <w:noProof/>
        </w:rPr>
        <w:fldChar w:fldCharType="begin"/>
      </w:r>
      <w:r w:rsidRPr="00757E8A">
        <w:rPr>
          <w:noProof/>
        </w:rPr>
        <w:instrText xml:space="preserve"> HYPERLINK \l "_Toc431372840" </w:instrText>
      </w:r>
      <w:r w:rsidRPr="00757E8A">
        <w:rPr>
          <w:noProof/>
          <w:rPrChange w:id="524" w:author="dbecker" w:date="2015-11-09T13:36:00Z">
            <w:rPr>
              <w:noProof/>
            </w:rPr>
          </w:rPrChange>
        </w:rPr>
        <w:fldChar w:fldCharType="separate"/>
      </w:r>
      <w:r w:rsidR="006A5FBF" w:rsidRPr="00757E8A">
        <w:rPr>
          <w:rStyle w:val="Hyperlink"/>
          <w:noProof/>
        </w:rPr>
        <w:t>A.  Siren Activations – Seabrook Station</w:t>
      </w:r>
      <w:r w:rsidR="006A5FBF" w:rsidRPr="00757E8A">
        <w:rPr>
          <w:noProof/>
          <w:webHidden/>
        </w:rPr>
        <w:tab/>
      </w:r>
      <w:r w:rsidR="006A5FBF" w:rsidRPr="00BF538E">
        <w:rPr>
          <w:noProof/>
          <w:webHidden/>
        </w:rPr>
        <w:fldChar w:fldCharType="begin"/>
      </w:r>
      <w:r w:rsidR="006A5FBF" w:rsidRPr="00757E8A">
        <w:rPr>
          <w:noProof/>
          <w:webHidden/>
        </w:rPr>
        <w:instrText xml:space="preserve"> PAGEREF _Toc431372840 \h </w:instrText>
      </w:r>
      <w:r w:rsidR="006A5FBF" w:rsidRPr="00BF538E">
        <w:rPr>
          <w:noProof/>
          <w:webHidden/>
        </w:rPr>
      </w:r>
      <w:r w:rsidR="006A5FBF" w:rsidRPr="00BF538E">
        <w:rPr>
          <w:noProof/>
          <w:webHidden/>
          <w:rPrChange w:id="525" w:author="dbecker" w:date="2015-11-09T13:36:00Z">
            <w:rPr>
              <w:noProof/>
              <w:webHidden/>
            </w:rPr>
          </w:rPrChange>
        </w:rPr>
        <w:fldChar w:fldCharType="separate"/>
      </w:r>
      <w:ins w:id="526" w:author="Bartlett, Laura" w:date="2016-01-20T11:27:00Z">
        <w:r w:rsidR="00AB12BD">
          <w:rPr>
            <w:noProof/>
            <w:webHidden/>
          </w:rPr>
          <w:t>54</w:t>
        </w:r>
      </w:ins>
      <w:ins w:id="527" w:author="dbecker" w:date="2016-01-13T11:45:00Z">
        <w:del w:id="528" w:author="Bartlett, Laura" w:date="2016-01-20T11:27:00Z">
          <w:r w:rsidR="000C4887" w:rsidDel="00AB12BD">
            <w:rPr>
              <w:noProof/>
              <w:webHidden/>
            </w:rPr>
            <w:delText>54</w:delText>
          </w:r>
        </w:del>
      </w:ins>
      <w:del w:id="529" w:author="Bartlett, Laura" w:date="2016-01-20T11:27:00Z">
        <w:r w:rsidR="00972513" w:rsidRPr="00757E8A" w:rsidDel="00AB12BD">
          <w:rPr>
            <w:noProof/>
            <w:webHidden/>
          </w:rPr>
          <w:delText>55</w:delText>
        </w:r>
      </w:del>
      <w:r w:rsidR="006A5FBF" w:rsidRPr="00BF538E">
        <w:rPr>
          <w:noProof/>
          <w:webHidden/>
        </w:rPr>
        <w:fldChar w:fldCharType="end"/>
      </w:r>
      <w:r w:rsidRPr="00AB12BD">
        <w:rPr>
          <w:noProof/>
        </w:rPr>
        <w:fldChar w:fldCharType="end"/>
      </w:r>
    </w:p>
    <w:p w:rsidR="006A5FBF" w:rsidRPr="00757E8A" w:rsidRDefault="00757E8A">
      <w:pPr>
        <w:pStyle w:val="TOC3"/>
        <w:rPr>
          <w:sz w:val="22"/>
          <w:szCs w:val="22"/>
          <w:rPrChange w:id="530" w:author="dbecker" w:date="2015-11-09T13:36:00Z">
            <w:rPr>
              <w:rFonts w:ascii="Calibri" w:hAnsi="Calibri"/>
              <w:sz w:val="22"/>
              <w:szCs w:val="22"/>
            </w:rPr>
          </w:rPrChange>
        </w:rPr>
      </w:pPr>
      <w:ins w:id="531" w:author="dbecker" w:date="2015-11-09T13:38:00Z">
        <w:r>
          <w:t xml:space="preserve">  </w:t>
        </w:r>
      </w:ins>
      <w:r w:rsidR="0048427A" w:rsidRPr="00757E8A">
        <w:fldChar w:fldCharType="begin"/>
      </w:r>
      <w:r w:rsidR="0048427A" w:rsidRPr="00757E8A">
        <w:instrText xml:space="preserve"> HYPERLINK \l "_Toc431372841" </w:instrText>
      </w:r>
      <w:r w:rsidR="0048427A" w:rsidRPr="00757E8A">
        <w:rPr>
          <w:rPrChange w:id="532" w:author="dbecker" w:date="2015-11-09T13:36:00Z">
            <w:rPr/>
          </w:rPrChange>
        </w:rPr>
        <w:fldChar w:fldCharType="separate"/>
      </w:r>
      <w:r w:rsidR="006A5FBF" w:rsidRPr="00757E8A">
        <w:rPr>
          <w:rStyle w:val="Hyperlink"/>
          <w:rFonts w:ascii="Times New Roman" w:hAnsi="Times New Roman"/>
          <w:bCs/>
          <w:u w:val="none"/>
          <w:rPrChange w:id="533" w:author="dbecker" w:date="2015-11-09T13:37:00Z">
            <w:rPr>
              <w:rStyle w:val="Hyperlink"/>
              <w:b/>
              <w:bCs/>
            </w:rPr>
          </w:rPrChange>
        </w:rPr>
        <w:t>Siren Activation Procedure Using E-969 Encoder– Individual Town Siren</w:t>
      </w:r>
      <w:del w:id="534" w:author="dbecker" w:date="2015-11-09T13:37:00Z">
        <w:r w:rsidR="006A5FBF" w:rsidRPr="00757E8A" w:rsidDel="00757E8A">
          <w:rPr>
            <w:rStyle w:val="Hyperlink"/>
            <w:rFonts w:ascii="Times New Roman" w:hAnsi="Times New Roman"/>
            <w:bCs/>
            <w:u w:val="none"/>
            <w:rPrChange w:id="535" w:author="dbecker" w:date="2015-11-09T13:37:00Z">
              <w:rPr>
                <w:rStyle w:val="Hyperlink"/>
                <w:b/>
                <w:bCs/>
              </w:rPr>
            </w:rPrChange>
          </w:rPr>
          <w:delText xml:space="preserve"> (Seabrook Station</w:delText>
        </w:r>
      </w:del>
      <w:r w:rsidR="006A5FBF" w:rsidRPr="00757E8A">
        <w:rPr>
          <w:rStyle w:val="Hyperlink"/>
          <w:rFonts w:ascii="Times New Roman" w:hAnsi="Times New Roman"/>
          <w:bCs/>
          <w:u w:val="none"/>
          <w:rPrChange w:id="536" w:author="dbecker" w:date="2015-11-09T13:37:00Z">
            <w:rPr>
              <w:rStyle w:val="Hyperlink"/>
              <w:b/>
              <w:bCs/>
            </w:rPr>
          </w:rPrChange>
        </w:rPr>
        <w:t>)</w:t>
      </w:r>
      <w:r w:rsidR="006A5FBF" w:rsidRPr="00757E8A">
        <w:rPr>
          <w:webHidden/>
        </w:rPr>
        <w:tab/>
      </w:r>
      <w:r w:rsidR="006A5FBF" w:rsidRPr="00BF538E">
        <w:rPr>
          <w:webHidden/>
        </w:rPr>
        <w:fldChar w:fldCharType="begin"/>
      </w:r>
      <w:r w:rsidR="006A5FBF" w:rsidRPr="00757E8A">
        <w:rPr>
          <w:webHidden/>
        </w:rPr>
        <w:instrText xml:space="preserve"> PAGEREF _Toc431372841 \h </w:instrText>
      </w:r>
      <w:r w:rsidR="006A5FBF" w:rsidRPr="00BF538E">
        <w:rPr>
          <w:webHidden/>
        </w:rPr>
      </w:r>
      <w:r w:rsidR="006A5FBF" w:rsidRPr="00BF538E">
        <w:rPr>
          <w:webHidden/>
          <w:rPrChange w:id="537" w:author="dbecker" w:date="2015-11-09T13:37:00Z">
            <w:rPr>
              <w:webHidden/>
            </w:rPr>
          </w:rPrChange>
        </w:rPr>
        <w:fldChar w:fldCharType="separate"/>
      </w:r>
      <w:ins w:id="538" w:author="Bartlett, Laura" w:date="2016-01-20T11:27:00Z">
        <w:r w:rsidR="00AB12BD">
          <w:rPr>
            <w:webHidden/>
          </w:rPr>
          <w:t>55</w:t>
        </w:r>
      </w:ins>
      <w:ins w:id="539" w:author="dbecker" w:date="2016-01-13T11:45:00Z">
        <w:del w:id="540" w:author="Bartlett, Laura" w:date="2016-01-20T11:27:00Z">
          <w:r w:rsidR="000C4887" w:rsidDel="00AB12BD">
            <w:rPr>
              <w:webHidden/>
            </w:rPr>
            <w:delText>55</w:delText>
          </w:r>
        </w:del>
      </w:ins>
      <w:del w:id="541" w:author="Bartlett, Laura" w:date="2016-01-20T11:27:00Z">
        <w:r w:rsidR="00972513" w:rsidRPr="00757E8A" w:rsidDel="00AB12BD">
          <w:rPr>
            <w:webHidden/>
          </w:rPr>
          <w:delText>56</w:delText>
        </w:r>
      </w:del>
      <w:r w:rsidR="006A5FBF" w:rsidRPr="00BF538E">
        <w:rPr>
          <w:webHidden/>
        </w:rPr>
        <w:fldChar w:fldCharType="end"/>
      </w:r>
      <w:r w:rsidR="0048427A" w:rsidRPr="00AB12BD">
        <w:fldChar w:fldCharType="end"/>
      </w:r>
    </w:p>
    <w:p w:rsidR="006A5FBF" w:rsidRPr="00757E8A" w:rsidRDefault="00757E8A">
      <w:pPr>
        <w:pStyle w:val="TOC3"/>
        <w:rPr>
          <w:rFonts w:ascii="Calibri" w:hAnsi="Calibri"/>
          <w:sz w:val="22"/>
          <w:szCs w:val="22"/>
        </w:rPr>
      </w:pPr>
      <w:ins w:id="542" w:author="dbecker" w:date="2015-11-09T13:38:00Z">
        <w:r>
          <w:t xml:space="preserve">  </w:t>
        </w:r>
      </w:ins>
      <w:r w:rsidR="001D246F" w:rsidRPr="00757E8A">
        <w:fldChar w:fldCharType="begin"/>
      </w:r>
      <w:r w:rsidR="001D246F" w:rsidRPr="00757E8A">
        <w:instrText xml:space="preserve"> HYPERLINK \l "_Toc431372842" </w:instrText>
      </w:r>
      <w:r w:rsidR="001D246F" w:rsidRPr="00757E8A">
        <w:rPr>
          <w:rPrChange w:id="543" w:author="dbecker" w:date="2015-11-09T13:37:00Z">
            <w:rPr/>
          </w:rPrChange>
        </w:rPr>
        <w:fldChar w:fldCharType="separate"/>
      </w:r>
      <w:r w:rsidR="006A5FBF" w:rsidRPr="00757E8A">
        <w:rPr>
          <w:rStyle w:val="Hyperlink"/>
          <w:bCs/>
          <w:rPrChange w:id="544" w:author="dbecker" w:date="2015-11-09T13:37:00Z">
            <w:rPr>
              <w:rStyle w:val="Hyperlink"/>
              <w:b/>
              <w:bCs/>
            </w:rPr>
          </w:rPrChange>
        </w:rPr>
        <w:t>Back-Up Siren Activation Procedure – All Call (Seabrook Station)-RCDC</w:t>
      </w:r>
      <w:r w:rsidR="006A5FBF" w:rsidRPr="00757E8A">
        <w:rPr>
          <w:webHidden/>
        </w:rPr>
        <w:tab/>
      </w:r>
      <w:r w:rsidR="006A5FBF" w:rsidRPr="00BF538E">
        <w:rPr>
          <w:webHidden/>
        </w:rPr>
        <w:fldChar w:fldCharType="begin"/>
      </w:r>
      <w:r w:rsidR="006A5FBF" w:rsidRPr="00757E8A">
        <w:rPr>
          <w:webHidden/>
        </w:rPr>
        <w:instrText xml:space="preserve"> PAGEREF _Toc431372842 \h </w:instrText>
      </w:r>
      <w:r w:rsidR="006A5FBF" w:rsidRPr="00BF538E">
        <w:rPr>
          <w:webHidden/>
        </w:rPr>
      </w:r>
      <w:r w:rsidR="006A5FBF" w:rsidRPr="00BF538E">
        <w:rPr>
          <w:webHidden/>
          <w:rPrChange w:id="545" w:author="dbecker" w:date="2015-11-09T13:37:00Z">
            <w:rPr>
              <w:webHidden/>
            </w:rPr>
          </w:rPrChange>
        </w:rPr>
        <w:fldChar w:fldCharType="separate"/>
      </w:r>
      <w:ins w:id="546" w:author="Bartlett, Laura" w:date="2016-01-20T11:27:00Z">
        <w:r w:rsidR="00AB12BD">
          <w:rPr>
            <w:webHidden/>
          </w:rPr>
          <w:t>57</w:t>
        </w:r>
      </w:ins>
      <w:ins w:id="547" w:author="dbecker" w:date="2016-01-13T11:45:00Z">
        <w:del w:id="548" w:author="Bartlett, Laura" w:date="2016-01-20T11:27:00Z">
          <w:r w:rsidR="000C4887" w:rsidDel="00AB12BD">
            <w:rPr>
              <w:webHidden/>
            </w:rPr>
            <w:delText>57</w:delText>
          </w:r>
        </w:del>
      </w:ins>
      <w:del w:id="549" w:author="Bartlett, Laura" w:date="2016-01-20T11:27:00Z">
        <w:r w:rsidR="001D246F" w:rsidRPr="00757E8A" w:rsidDel="00AB12BD">
          <w:rPr>
            <w:webHidden/>
          </w:rPr>
          <w:delText>58</w:delText>
        </w:r>
      </w:del>
      <w:r w:rsidR="006A5FBF" w:rsidRPr="00BF538E">
        <w:rPr>
          <w:webHidden/>
        </w:rPr>
        <w:fldChar w:fldCharType="end"/>
      </w:r>
      <w:r w:rsidR="001D246F" w:rsidRPr="00AB12BD">
        <w:fldChar w:fldCharType="end"/>
      </w:r>
    </w:p>
    <w:p w:rsidR="006A5FBF" w:rsidRPr="0040307C" w:rsidRDefault="00757E8A">
      <w:pPr>
        <w:pStyle w:val="TOC2"/>
        <w:tabs>
          <w:tab w:val="right" w:leader="dot" w:pos="9163"/>
        </w:tabs>
        <w:rPr>
          <w:rFonts w:ascii="Calibri" w:hAnsi="Calibri"/>
          <w:noProof/>
          <w:sz w:val="22"/>
          <w:szCs w:val="22"/>
        </w:rPr>
      </w:pPr>
      <w:ins w:id="550" w:author="dbecker" w:date="2015-11-09T13:36:00Z">
        <w:r>
          <w:rPr>
            <w:noProof/>
          </w:rPr>
          <w:t xml:space="preserve">   </w:t>
        </w:r>
      </w:ins>
      <w:ins w:id="551" w:author="dbecker" w:date="2015-11-09T13:38:00Z">
        <w:r>
          <w:rPr>
            <w:noProof/>
          </w:rPr>
          <w:t xml:space="preserve">  </w:t>
        </w:r>
      </w:ins>
      <w:ins w:id="552" w:author="dbecker" w:date="2015-11-09T13:36:00Z">
        <w:r>
          <w:rPr>
            <w:noProof/>
          </w:rPr>
          <w:t xml:space="preserve"> </w:t>
        </w:r>
      </w:ins>
      <w:r w:rsidR="0048427A">
        <w:rPr>
          <w:noProof/>
        </w:rPr>
        <w:fldChar w:fldCharType="begin"/>
      </w:r>
      <w:r w:rsidR="0048427A">
        <w:rPr>
          <w:noProof/>
        </w:rPr>
        <w:instrText xml:space="preserve"> HYPERLINK \l "_Toc431372843" </w:instrText>
      </w:r>
      <w:r w:rsidR="0048427A">
        <w:rPr>
          <w:noProof/>
        </w:rPr>
        <w:fldChar w:fldCharType="separate"/>
      </w:r>
      <w:r w:rsidR="006A5FBF" w:rsidRPr="00C76491">
        <w:rPr>
          <w:rStyle w:val="Hyperlink"/>
          <w:noProof/>
        </w:rPr>
        <w:t>Local Siren Activation Procedure – Beach Sirens (Seabrook Station)</w:t>
      </w:r>
      <w:r w:rsidR="006A5FBF">
        <w:rPr>
          <w:noProof/>
          <w:webHidden/>
        </w:rPr>
        <w:tab/>
      </w:r>
      <w:r w:rsidR="006A5FBF">
        <w:rPr>
          <w:noProof/>
          <w:webHidden/>
        </w:rPr>
        <w:fldChar w:fldCharType="begin"/>
      </w:r>
      <w:r w:rsidR="006A5FBF">
        <w:rPr>
          <w:noProof/>
          <w:webHidden/>
        </w:rPr>
        <w:instrText xml:space="preserve"> PAGEREF _Toc431372843 \h </w:instrText>
      </w:r>
      <w:r w:rsidR="006A5FBF">
        <w:rPr>
          <w:noProof/>
          <w:webHidden/>
        </w:rPr>
      </w:r>
      <w:r w:rsidR="006A5FBF">
        <w:rPr>
          <w:noProof/>
          <w:webHidden/>
        </w:rPr>
        <w:fldChar w:fldCharType="separate"/>
      </w:r>
      <w:ins w:id="553" w:author="Bartlett, Laura" w:date="2016-01-20T11:27:00Z">
        <w:r w:rsidR="00AB12BD">
          <w:rPr>
            <w:noProof/>
            <w:webHidden/>
          </w:rPr>
          <w:t>60</w:t>
        </w:r>
      </w:ins>
      <w:ins w:id="554" w:author="dbecker" w:date="2016-01-13T11:45:00Z">
        <w:del w:id="555" w:author="Bartlett, Laura" w:date="2016-01-20T11:27:00Z">
          <w:r w:rsidR="000C4887" w:rsidDel="00AB12BD">
            <w:rPr>
              <w:noProof/>
              <w:webHidden/>
            </w:rPr>
            <w:delText>60</w:delText>
          </w:r>
        </w:del>
      </w:ins>
      <w:del w:id="556" w:author="Bartlett, Laura" w:date="2016-01-20T11:27:00Z">
        <w:r w:rsidR="00972513" w:rsidDel="00AB12BD">
          <w:rPr>
            <w:noProof/>
            <w:webHidden/>
          </w:rPr>
          <w:delText>61</w:delText>
        </w:r>
      </w:del>
      <w:r w:rsidR="006A5FBF">
        <w:rPr>
          <w:noProof/>
          <w:webHidden/>
        </w:rPr>
        <w:fldChar w:fldCharType="end"/>
      </w:r>
      <w:r w:rsidR="0048427A">
        <w:rPr>
          <w:noProof/>
        </w:rPr>
        <w:fldChar w:fldCharType="end"/>
      </w:r>
    </w:p>
    <w:p w:rsidR="006A5FBF" w:rsidRPr="0040307C" w:rsidRDefault="00757E8A">
      <w:pPr>
        <w:pStyle w:val="TOC2"/>
        <w:tabs>
          <w:tab w:val="right" w:leader="dot" w:pos="9163"/>
        </w:tabs>
        <w:rPr>
          <w:rFonts w:ascii="Calibri" w:hAnsi="Calibri"/>
          <w:noProof/>
          <w:sz w:val="22"/>
          <w:szCs w:val="22"/>
        </w:rPr>
      </w:pPr>
      <w:ins w:id="557" w:author="dbecker" w:date="2015-11-09T13:37:00Z">
        <w:r>
          <w:rPr>
            <w:noProof/>
          </w:rPr>
          <w:t xml:space="preserve">    </w:t>
        </w:r>
      </w:ins>
      <w:ins w:id="558" w:author="dbecker" w:date="2015-11-09T13:38:00Z">
        <w:r>
          <w:rPr>
            <w:noProof/>
          </w:rPr>
          <w:t xml:space="preserve">  </w:t>
        </w:r>
      </w:ins>
      <w:r w:rsidR="0048427A">
        <w:rPr>
          <w:noProof/>
        </w:rPr>
        <w:fldChar w:fldCharType="begin"/>
      </w:r>
      <w:r w:rsidR="0048427A">
        <w:rPr>
          <w:noProof/>
        </w:rPr>
        <w:instrText xml:space="preserve"> HYPERLINK \l "_Toc431372844" </w:instrText>
      </w:r>
      <w:r w:rsidR="0048427A">
        <w:rPr>
          <w:noProof/>
        </w:rPr>
        <w:fldChar w:fldCharType="separate"/>
      </w:r>
      <w:r w:rsidR="006A5FBF" w:rsidRPr="00C76491">
        <w:rPr>
          <w:rStyle w:val="Hyperlink"/>
          <w:noProof/>
        </w:rPr>
        <w:t>Local Siren Activation Procedure Seabrook Station - Troubleshooting</w:t>
      </w:r>
      <w:r w:rsidR="006A5FBF">
        <w:rPr>
          <w:noProof/>
          <w:webHidden/>
        </w:rPr>
        <w:tab/>
      </w:r>
      <w:r w:rsidR="006A5FBF">
        <w:rPr>
          <w:noProof/>
          <w:webHidden/>
        </w:rPr>
        <w:fldChar w:fldCharType="begin"/>
      </w:r>
      <w:r w:rsidR="006A5FBF">
        <w:rPr>
          <w:noProof/>
          <w:webHidden/>
        </w:rPr>
        <w:instrText xml:space="preserve"> PAGEREF _Toc431372844 \h </w:instrText>
      </w:r>
      <w:r w:rsidR="006A5FBF">
        <w:rPr>
          <w:noProof/>
          <w:webHidden/>
        </w:rPr>
      </w:r>
      <w:r w:rsidR="006A5FBF">
        <w:rPr>
          <w:noProof/>
          <w:webHidden/>
        </w:rPr>
        <w:fldChar w:fldCharType="separate"/>
      </w:r>
      <w:ins w:id="559" w:author="Bartlett, Laura" w:date="2016-01-20T11:27:00Z">
        <w:r w:rsidR="00AB12BD">
          <w:rPr>
            <w:noProof/>
            <w:webHidden/>
          </w:rPr>
          <w:t>61</w:t>
        </w:r>
      </w:ins>
      <w:ins w:id="560" w:author="dbecker" w:date="2016-01-13T11:45:00Z">
        <w:del w:id="561" w:author="Bartlett, Laura" w:date="2016-01-20T11:27:00Z">
          <w:r w:rsidR="000C4887" w:rsidDel="00AB12BD">
            <w:rPr>
              <w:noProof/>
              <w:webHidden/>
            </w:rPr>
            <w:delText>61</w:delText>
          </w:r>
        </w:del>
      </w:ins>
      <w:del w:id="562" w:author="Bartlett, Laura" w:date="2016-01-20T11:27:00Z">
        <w:r w:rsidR="00972513" w:rsidDel="00AB12BD">
          <w:rPr>
            <w:noProof/>
            <w:webHidden/>
          </w:rPr>
          <w:delText>62</w:delText>
        </w:r>
      </w:del>
      <w:r w:rsidR="006A5FBF">
        <w:rPr>
          <w:noProof/>
          <w:webHidden/>
        </w:rPr>
        <w:fldChar w:fldCharType="end"/>
      </w:r>
      <w:r w:rsidR="0048427A">
        <w:rPr>
          <w:noProof/>
        </w:rPr>
        <w:fldChar w:fldCharType="end"/>
      </w:r>
    </w:p>
    <w:p w:rsidR="006A5FBF" w:rsidRPr="0040307C" w:rsidRDefault="0048427A">
      <w:pPr>
        <w:pStyle w:val="TOC2"/>
        <w:tabs>
          <w:tab w:val="left" w:pos="880"/>
          <w:tab w:val="right" w:leader="dot" w:pos="9163"/>
        </w:tabs>
        <w:rPr>
          <w:rFonts w:ascii="Calibri" w:hAnsi="Calibri"/>
          <w:noProof/>
          <w:sz w:val="22"/>
          <w:szCs w:val="22"/>
        </w:rPr>
      </w:pPr>
      <w:r>
        <w:rPr>
          <w:noProof/>
        </w:rPr>
        <w:fldChar w:fldCharType="begin"/>
      </w:r>
      <w:r>
        <w:rPr>
          <w:noProof/>
        </w:rPr>
        <w:instrText xml:space="preserve"> HYPERLINK \l "_Toc431372845" </w:instrText>
      </w:r>
      <w:r>
        <w:rPr>
          <w:noProof/>
        </w:rPr>
        <w:fldChar w:fldCharType="separate"/>
      </w:r>
      <w:r w:rsidR="006A5FBF" w:rsidRPr="00C76491">
        <w:rPr>
          <w:rStyle w:val="Hyperlink"/>
          <w:noProof/>
        </w:rPr>
        <w:t>B.</w:t>
      </w:r>
      <w:del w:id="563" w:author="dbecker" w:date="2015-10-30T16:05:00Z">
        <w:r w:rsidR="006A5FBF" w:rsidRPr="0040307C" w:rsidDel="001D246F">
          <w:rPr>
            <w:rFonts w:ascii="Calibri" w:hAnsi="Calibri"/>
            <w:noProof/>
            <w:sz w:val="22"/>
            <w:szCs w:val="22"/>
          </w:rPr>
          <w:tab/>
        </w:r>
      </w:del>
      <w:ins w:id="564" w:author="dbecker" w:date="2015-10-30T16:05:00Z">
        <w:r w:rsidR="001D246F">
          <w:rPr>
            <w:rFonts w:ascii="Calibri" w:hAnsi="Calibri"/>
            <w:noProof/>
            <w:sz w:val="22"/>
            <w:szCs w:val="22"/>
          </w:rPr>
          <w:t xml:space="preserve"> </w:t>
        </w:r>
      </w:ins>
      <w:ins w:id="565" w:author="dbecker" w:date="2015-11-09T13:38:00Z">
        <w:r w:rsidR="00757E8A">
          <w:rPr>
            <w:rFonts w:ascii="Calibri" w:hAnsi="Calibri"/>
            <w:noProof/>
            <w:sz w:val="22"/>
            <w:szCs w:val="22"/>
          </w:rPr>
          <w:t xml:space="preserve">  </w:t>
        </w:r>
      </w:ins>
      <w:r w:rsidR="006A5FBF" w:rsidRPr="00C76491">
        <w:rPr>
          <w:rStyle w:val="Hyperlink"/>
          <w:noProof/>
        </w:rPr>
        <w:t>Evacuation and Diversion Route Descriptions</w:t>
      </w:r>
      <w:r w:rsidR="006A5FBF">
        <w:rPr>
          <w:noProof/>
          <w:webHidden/>
        </w:rPr>
        <w:tab/>
      </w:r>
      <w:r w:rsidR="006A5FBF">
        <w:rPr>
          <w:noProof/>
          <w:webHidden/>
        </w:rPr>
        <w:fldChar w:fldCharType="begin"/>
      </w:r>
      <w:r w:rsidR="006A5FBF">
        <w:rPr>
          <w:noProof/>
          <w:webHidden/>
        </w:rPr>
        <w:instrText xml:space="preserve"> PAGEREF _Toc431372845 \h </w:instrText>
      </w:r>
      <w:r w:rsidR="006A5FBF">
        <w:rPr>
          <w:noProof/>
          <w:webHidden/>
        </w:rPr>
      </w:r>
      <w:r w:rsidR="006A5FBF">
        <w:rPr>
          <w:noProof/>
          <w:webHidden/>
        </w:rPr>
        <w:fldChar w:fldCharType="separate"/>
      </w:r>
      <w:ins w:id="566" w:author="Bartlett, Laura" w:date="2016-01-20T11:27:00Z">
        <w:r w:rsidR="00AB12BD">
          <w:rPr>
            <w:noProof/>
            <w:webHidden/>
          </w:rPr>
          <w:t>63</w:t>
        </w:r>
      </w:ins>
      <w:ins w:id="567" w:author="dbecker" w:date="2016-01-13T11:45:00Z">
        <w:del w:id="568" w:author="Bartlett, Laura" w:date="2016-01-20T11:27:00Z">
          <w:r w:rsidR="000C4887" w:rsidDel="00AB12BD">
            <w:rPr>
              <w:noProof/>
              <w:webHidden/>
            </w:rPr>
            <w:delText>63</w:delText>
          </w:r>
        </w:del>
      </w:ins>
      <w:del w:id="569" w:author="Bartlett, Laura" w:date="2016-01-20T11:27:00Z">
        <w:r w:rsidR="00972513" w:rsidDel="00AB12BD">
          <w:rPr>
            <w:noProof/>
            <w:webHidden/>
          </w:rPr>
          <w:delText>64</w:delText>
        </w:r>
      </w:del>
      <w:r w:rsidR="006A5FBF">
        <w:rPr>
          <w:noProof/>
          <w:webHidden/>
        </w:rPr>
        <w:fldChar w:fldCharType="end"/>
      </w:r>
      <w:r>
        <w:rPr>
          <w:noProof/>
        </w:rPr>
        <w:fldChar w:fldCharType="end"/>
      </w:r>
    </w:p>
    <w:p w:rsidR="006A5FBF" w:rsidRPr="0040307C" w:rsidRDefault="0048427A">
      <w:pPr>
        <w:pStyle w:val="TOC3"/>
        <w:rPr>
          <w:rFonts w:ascii="Calibri" w:hAnsi="Calibri"/>
          <w:sz w:val="22"/>
          <w:szCs w:val="22"/>
        </w:rPr>
      </w:pPr>
      <w:r>
        <w:fldChar w:fldCharType="begin"/>
      </w:r>
      <w:r>
        <w:instrText xml:space="preserve"> HYPERLINK \l "_Toc431372846" </w:instrText>
      </w:r>
      <w:r>
        <w:fldChar w:fldCharType="separate"/>
      </w:r>
      <w:r w:rsidR="006A5FBF" w:rsidRPr="00C76491">
        <w:rPr>
          <w:rStyle w:val="Hyperlink"/>
          <w:spacing w:val="-3"/>
        </w:rPr>
        <w:t>1.   Seabrook Station (by ERPA):</w:t>
      </w:r>
      <w:r w:rsidR="006A5FBF">
        <w:rPr>
          <w:webHidden/>
        </w:rPr>
        <w:tab/>
      </w:r>
      <w:r w:rsidR="006A5FBF">
        <w:rPr>
          <w:webHidden/>
        </w:rPr>
        <w:fldChar w:fldCharType="begin"/>
      </w:r>
      <w:r w:rsidR="006A5FBF">
        <w:rPr>
          <w:webHidden/>
        </w:rPr>
        <w:instrText xml:space="preserve"> PAGEREF _Toc431372846 \h </w:instrText>
      </w:r>
      <w:r w:rsidR="006A5FBF">
        <w:rPr>
          <w:webHidden/>
        </w:rPr>
      </w:r>
      <w:r w:rsidR="006A5FBF">
        <w:rPr>
          <w:webHidden/>
        </w:rPr>
        <w:fldChar w:fldCharType="separate"/>
      </w:r>
      <w:ins w:id="570" w:author="Bartlett, Laura" w:date="2016-01-20T11:27:00Z">
        <w:r w:rsidR="00AB12BD">
          <w:rPr>
            <w:webHidden/>
          </w:rPr>
          <w:t>63</w:t>
        </w:r>
      </w:ins>
      <w:ins w:id="571" w:author="dbecker" w:date="2016-01-13T11:45:00Z">
        <w:del w:id="572" w:author="Bartlett, Laura" w:date="2016-01-20T11:27:00Z">
          <w:r w:rsidR="000C4887" w:rsidDel="00AB12BD">
            <w:rPr>
              <w:webHidden/>
            </w:rPr>
            <w:delText>63</w:delText>
          </w:r>
        </w:del>
      </w:ins>
      <w:del w:id="573" w:author="Bartlett, Laura" w:date="2016-01-20T11:27:00Z">
        <w:r w:rsidR="00972513" w:rsidDel="00AB12BD">
          <w:rPr>
            <w:webHidden/>
          </w:rPr>
          <w:delText>64</w:delText>
        </w:r>
      </w:del>
      <w:r w:rsidR="006A5FBF">
        <w:rPr>
          <w:webHidden/>
        </w:rPr>
        <w:fldChar w:fldCharType="end"/>
      </w:r>
      <w:r>
        <w:fldChar w:fldCharType="end"/>
      </w:r>
    </w:p>
    <w:p w:rsidR="006A5FBF" w:rsidRPr="0040307C" w:rsidRDefault="001D246F" w:rsidP="004739AA">
      <w:pPr>
        <w:pStyle w:val="TOC3"/>
        <w:rPr>
          <w:rFonts w:ascii="Calibri" w:hAnsi="Calibri"/>
          <w:sz w:val="22"/>
          <w:szCs w:val="22"/>
        </w:rPr>
      </w:pPr>
      <w:r>
        <w:fldChar w:fldCharType="begin"/>
      </w:r>
      <w:r>
        <w:instrText xml:space="preserve"> HYPERLINK \l "_Toc431372847" </w:instrText>
      </w:r>
      <w:r>
        <w:fldChar w:fldCharType="separate"/>
      </w:r>
      <w:r w:rsidR="006A5FBF" w:rsidRPr="00C76491">
        <w:rPr>
          <w:rStyle w:val="Hyperlink"/>
        </w:rPr>
        <w:t>2.</w:t>
      </w:r>
      <w:del w:id="574" w:author="dbecker" w:date="2015-10-30T16:05:00Z">
        <w:r w:rsidR="006A5FBF" w:rsidRPr="0040307C" w:rsidDel="001D246F">
          <w:rPr>
            <w:rFonts w:ascii="Calibri" w:hAnsi="Calibri"/>
            <w:sz w:val="22"/>
            <w:szCs w:val="22"/>
          </w:rPr>
          <w:tab/>
        </w:r>
      </w:del>
      <w:ins w:id="575" w:author="dbecker" w:date="2015-10-30T16:05:00Z">
        <w:r>
          <w:rPr>
            <w:rFonts w:ascii="Calibri" w:hAnsi="Calibri"/>
            <w:sz w:val="22"/>
            <w:szCs w:val="22"/>
          </w:rPr>
          <w:t xml:space="preserve">   </w:t>
        </w:r>
      </w:ins>
      <w:r w:rsidR="006A5FBF" w:rsidRPr="00C76491">
        <w:rPr>
          <w:rStyle w:val="Hyperlink"/>
        </w:rPr>
        <w:t>Vermont Yankee</w:t>
      </w:r>
      <w:r w:rsidR="006A5FBF">
        <w:rPr>
          <w:webHidden/>
        </w:rPr>
        <w:tab/>
      </w:r>
      <w:r w:rsidR="006A5FBF">
        <w:rPr>
          <w:webHidden/>
        </w:rPr>
        <w:fldChar w:fldCharType="begin"/>
      </w:r>
      <w:r w:rsidR="006A5FBF">
        <w:rPr>
          <w:webHidden/>
        </w:rPr>
        <w:instrText xml:space="preserve"> PAGEREF _Toc431372847 \h </w:instrText>
      </w:r>
      <w:r w:rsidR="006A5FBF">
        <w:rPr>
          <w:webHidden/>
        </w:rPr>
      </w:r>
      <w:r w:rsidR="006A5FBF">
        <w:rPr>
          <w:webHidden/>
        </w:rPr>
        <w:fldChar w:fldCharType="separate"/>
      </w:r>
      <w:ins w:id="576" w:author="Bartlett, Laura" w:date="2016-01-20T11:27:00Z">
        <w:r w:rsidR="00AB12BD">
          <w:rPr>
            <w:webHidden/>
          </w:rPr>
          <w:t>67</w:t>
        </w:r>
      </w:ins>
      <w:ins w:id="577" w:author="dbecker" w:date="2016-01-13T11:45:00Z">
        <w:del w:id="578" w:author="Bartlett, Laura" w:date="2016-01-20T11:27:00Z">
          <w:r w:rsidR="000C4887" w:rsidDel="00AB12BD">
            <w:rPr>
              <w:webHidden/>
            </w:rPr>
            <w:delText>67</w:delText>
          </w:r>
        </w:del>
      </w:ins>
      <w:del w:id="579" w:author="Bartlett, Laura" w:date="2016-01-20T11:27:00Z">
        <w:r w:rsidR="00F04552" w:rsidDel="00AB12BD">
          <w:rPr>
            <w:webHidden/>
          </w:rPr>
          <w:delText>68</w:delText>
        </w:r>
      </w:del>
      <w:r w:rsidR="006A5FBF">
        <w:rPr>
          <w:webHidden/>
        </w:rPr>
        <w:fldChar w:fldCharType="end"/>
      </w:r>
      <w:r>
        <w:fldChar w:fldCharType="end"/>
      </w:r>
    </w:p>
    <w:p w:rsidR="006A5FBF" w:rsidRPr="0040307C" w:rsidRDefault="0048427A">
      <w:pPr>
        <w:pStyle w:val="TOC2"/>
        <w:tabs>
          <w:tab w:val="left" w:pos="880"/>
          <w:tab w:val="right" w:leader="dot" w:pos="9163"/>
        </w:tabs>
        <w:rPr>
          <w:rFonts w:ascii="Calibri" w:hAnsi="Calibri"/>
          <w:noProof/>
          <w:sz w:val="22"/>
          <w:szCs w:val="22"/>
        </w:rPr>
      </w:pPr>
      <w:r>
        <w:rPr>
          <w:noProof/>
        </w:rPr>
        <w:fldChar w:fldCharType="begin"/>
      </w:r>
      <w:r>
        <w:rPr>
          <w:noProof/>
        </w:rPr>
        <w:instrText xml:space="preserve"> HYPERLINK \l "_Toc431372848" </w:instrText>
      </w:r>
      <w:r>
        <w:rPr>
          <w:noProof/>
        </w:rPr>
        <w:fldChar w:fldCharType="separate"/>
      </w:r>
      <w:r w:rsidR="006A5FBF" w:rsidRPr="00C76491">
        <w:rPr>
          <w:rStyle w:val="Hyperlink"/>
          <w:noProof/>
        </w:rPr>
        <w:t>C.</w:t>
      </w:r>
      <w:del w:id="580" w:author="dbecker" w:date="2015-10-30T16:06:00Z">
        <w:r w:rsidR="006A5FBF" w:rsidRPr="0040307C" w:rsidDel="001D246F">
          <w:rPr>
            <w:rFonts w:ascii="Calibri" w:hAnsi="Calibri"/>
            <w:noProof/>
            <w:sz w:val="22"/>
            <w:szCs w:val="22"/>
          </w:rPr>
          <w:tab/>
        </w:r>
      </w:del>
      <w:ins w:id="581" w:author="dbecker" w:date="2015-10-30T16:06:00Z">
        <w:r w:rsidR="001D246F">
          <w:rPr>
            <w:rFonts w:ascii="Calibri" w:hAnsi="Calibri"/>
            <w:noProof/>
            <w:sz w:val="22"/>
            <w:szCs w:val="22"/>
          </w:rPr>
          <w:t xml:space="preserve"> </w:t>
        </w:r>
      </w:ins>
      <w:ins w:id="582" w:author="dbecker" w:date="2015-11-09T13:39:00Z">
        <w:r w:rsidR="00757E8A">
          <w:rPr>
            <w:rFonts w:ascii="Calibri" w:hAnsi="Calibri"/>
            <w:noProof/>
            <w:sz w:val="22"/>
            <w:szCs w:val="22"/>
          </w:rPr>
          <w:t xml:space="preserve"> </w:t>
        </w:r>
      </w:ins>
      <w:ins w:id="583" w:author="dbecker" w:date="2015-10-30T16:06:00Z">
        <w:r w:rsidR="001D246F">
          <w:rPr>
            <w:rFonts w:ascii="Calibri" w:hAnsi="Calibri"/>
            <w:noProof/>
            <w:sz w:val="22"/>
            <w:szCs w:val="22"/>
          </w:rPr>
          <w:t xml:space="preserve"> </w:t>
        </w:r>
      </w:ins>
      <w:r w:rsidR="006A5FBF" w:rsidRPr="00C76491">
        <w:rPr>
          <w:rStyle w:val="Hyperlink"/>
          <w:noProof/>
        </w:rPr>
        <w:t>Equipment/Dosimetry</w:t>
      </w:r>
      <w:r w:rsidR="006A5FBF">
        <w:rPr>
          <w:noProof/>
          <w:webHidden/>
        </w:rPr>
        <w:tab/>
      </w:r>
      <w:r w:rsidR="006A5FBF">
        <w:rPr>
          <w:noProof/>
          <w:webHidden/>
        </w:rPr>
        <w:fldChar w:fldCharType="begin"/>
      </w:r>
      <w:r w:rsidR="006A5FBF">
        <w:rPr>
          <w:noProof/>
          <w:webHidden/>
        </w:rPr>
        <w:instrText xml:space="preserve"> PAGEREF _Toc431372848 \h </w:instrText>
      </w:r>
      <w:r w:rsidR="006A5FBF">
        <w:rPr>
          <w:noProof/>
          <w:webHidden/>
        </w:rPr>
      </w:r>
      <w:r w:rsidR="006A5FBF">
        <w:rPr>
          <w:noProof/>
          <w:webHidden/>
        </w:rPr>
        <w:fldChar w:fldCharType="separate"/>
      </w:r>
      <w:ins w:id="584" w:author="Bartlett, Laura" w:date="2016-01-20T11:27:00Z">
        <w:r w:rsidR="00AB12BD">
          <w:rPr>
            <w:noProof/>
            <w:webHidden/>
          </w:rPr>
          <w:t>68</w:t>
        </w:r>
      </w:ins>
      <w:ins w:id="585" w:author="dbecker" w:date="2016-01-13T11:45:00Z">
        <w:del w:id="586" w:author="Bartlett, Laura" w:date="2016-01-20T11:27:00Z">
          <w:r w:rsidR="000C4887" w:rsidDel="00AB12BD">
            <w:rPr>
              <w:noProof/>
              <w:webHidden/>
            </w:rPr>
            <w:delText>68</w:delText>
          </w:r>
        </w:del>
      </w:ins>
      <w:del w:id="587" w:author="Bartlett, Laura" w:date="2016-01-20T11:27:00Z">
        <w:r w:rsidR="00972513" w:rsidDel="00AB12BD">
          <w:rPr>
            <w:noProof/>
            <w:webHidden/>
          </w:rPr>
          <w:delText>68</w:delText>
        </w:r>
      </w:del>
      <w:r w:rsidR="006A5FBF">
        <w:rPr>
          <w:noProof/>
          <w:webHidden/>
        </w:rPr>
        <w:fldChar w:fldCharType="end"/>
      </w:r>
      <w:r>
        <w:rPr>
          <w:noProof/>
        </w:rPr>
        <w:fldChar w:fldCharType="end"/>
      </w:r>
    </w:p>
    <w:p w:rsidR="006A5FBF" w:rsidRPr="0040307C" w:rsidRDefault="0048427A">
      <w:pPr>
        <w:pStyle w:val="TOC3"/>
        <w:rPr>
          <w:rFonts w:ascii="Calibri" w:hAnsi="Calibri"/>
          <w:sz w:val="22"/>
          <w:szCs w:val="22"/>
        </w:rPr>
      </w:pPr>
      <w:r>
        <w:fldChar w:fldCharType="begin"/>
      </w:r>
      <w:r>
        <w:instrText xml:space="preserve"> HYPERLINK \l "_Toc431372849" </w:instrText>
      </w:r>
      <w:r>
        <w:fldChar w:fldCharType="separate"/>
      </w:r>
      <w:r w:rsidR="006A5FBF" w:rsidRPr="00C76491">
        <w:rPr>
          <w:rStyle w:val="Hyperlink"/>
          <w:spacing w:val="-2"/>
        </w:rPr>
        <w:t>1.   Inventory</w:t>
      </w:r>
      <w:r w:rsidR="006A5FBF">
        <w:rPr>
          <w:webHidden/>
        </w:rPr>
        <w:tab/>
      </w:r>
      <w:r w:rsidR="006A5FBF">
        <w:rPr>
          <w:webHidden/>
        </w:rPr>
        <w:fldChar w:fldCharType="begin"/>
      </w:r>
      <w:r w:rsidR="006A5FBF">
        <w:rPr>
          <w:webHidden/>
        </w:rPr>
        <w:instrText xml:space="preserve"> PAGEREF _Toc431372849 \h </w:instrText>
      </w:r>
      <w:r w:rsidR="006A5FBF">
        <w:rPr>
          <w:webHidden/>
        </w:rPr>
      </w:r>
      <w:r w:rsidR="006A5FBF">
        <w:rPr>
          <w:webHidden/>
        </w:rPr>
        <w:fldChar w:fldCharType="separate"/>
      </w:r>
      <w:ins w:id="588" w:author="Bartlett, Laura" w:date="2016-01-20T11:27:00Z">
        <w:r w:rsidR="00AB12BD">
          <w:rPr>
            <w:webHidden/>
          </w:rPr>
          <w:t>68</w:t>
        </w:r>
      </w:ins>
      <w:ins w:id="589" w:author="dbecker" w:date="2016-01-13T11:45:00Z">
        <w:del w:id="590" w:author="Bartlett, Laura" w:date="2016-01-20T11:27:00Z">
          <w:r w:rsidR="000C4887" w:rsidDel="00AB12BD">
            <w:rPr>
              <w:webHidden/>
            </w:rPr>
            <w:delText>68</w:delText>
          </w:r>
        </w:del>
      </w:ins>
      <w:del w:id="591" w:author="Bartlett, Laura" w:date="2016-01-20T11:27:00Z">
        <w:r w:rsidR="00972513" w:rsidDel="00AB12BD">
          <w:rPr>
            <w:webHidden/>
          </w:rPr>
          <w:delText>68</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"_Toc431372850" </w:instrText>
      </w:r>
      <w:r>
        <w:fldChar w:fldCharType="separate"/>
      </w:r>
      <w:r w:rsidR="006A5FBF" w:rsidRPr="00C76491">
        <w:rPr>
          <w:rStyle w:val="Hyperlink"/>
        </w:rPr>
        <w:t>2.</w:t>
      </w:r>
      <w:del w:id="592" w:author="dbecker" w:date="2015-10-30T16:06:00Z">
        <w:r w:rsidR="006A5FBF" w:rsidRPr="0040307C" w:rsidDel="001D246F">
          <w:rPr>
            <w:rFonts w:ascii="Calibri" w:hAnsi="Calibri"/>
            <w:sz w:val="22"/>
            <w:szCs w:val="22"/>
          </w:rPr>
          <w:tab/>
        </w:r>
      </w:del>
      <w:ins w:id="593" w:author="dbecker" w:date="2015-10-30T16:06:00Z">
        <w:r w:rsidR="001D246F">
          <w:rPr>
            <w:rFonts w:ascii="Calibri" w:hAnsi="Calibri"/>
            <w:sz w:val="22"/>
            <w:szCs w:val="22"/>
          </w:rPr>
          <w:t xml:space="preserve">   </w:t>
        </w:r>
      </w:ins>
      <w:r w:rsidR="006A5FBF" w:rsidRPr="00C76491">
        <w:rPr>
          <w:rStyle w:val="Hyperlink"/>
        </w:rPr>
        <w:t>Dosimetry Equipment and Procedures</w:t>
      </w:r>
      <w:r w:rsidR="006A5FBF">
        <w:rPr>
          <w:webHidden/>
        </w:rPr>
        <w:tab/>
      </w:r>
      <w:r w:rsidR="006A5FBF">
        <w:rPr>
          <w:webHidden/>
        </w:rPr>
        <w:fldChar w:fldCharType="begin"/>
      </w:r>
      <w:r w:rsidR="006A5FBF">
        <w:rPr>
          <w:webHidden/>
        </w:rPr>
        <w:instrText xml:space="preserve"> PAGEREF _Toc431372850 \h </w:instrText>
      </w:r>
      <w:r w:rsidR="006A5FBF">
        <w:rPr>
          <w:webHidden/>
        </w:rPr>
      </w:r>
      <w:r w:rsidR="006A5FBF">
        <w:rPr>
          <w:webHidden/>
        </w:rPr>
        <w:fldChar w:fldCharType="separate"/>
      </w:r>
      <w:ins w:id="594" w:author="Bartlett, Laura" w:date="2016-01-20T11:27:00Z">
        <w:r w:rsidR="00AB12BD">
          <w:rPr>
            <w:webHidden/>
          </w:rPr>
          <w:t>68</w:t>
        </w:r>
      </w:ins>
      <w:ins w:id="595" w:author="dbecker" w:date="2016-01-13T11:45:00Z">
        <w:del w:id="596" w:author="Bartlett, Laura" w:date="2016-01-20T11:27:00Z">
          <w:r w:rsidR="000C4887" w:rsidDel="00AB12BD">
            <w:rPr>
              <w:webHidden/>
            </w:rPr>
            <w:delText>68</w:delText>
          </w:r>
        </w:del>
      </w:ins>
      <w:del w:id="597" w:author="Bartlett, Laura" w:date="2016-01-20T11:27:00Z">
        <w:r w:rsidR="00972513" w:rsidDel="00AB12BD">
          <w:rPr>
            <w:webHidden/>
          </w:rPr>
          <w:delText>69</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"_Toc431372851" </w:instrText>
      </w:r>
      <w:r>
        <w:fldChar w:fldCharType="separate"/>
      </w:r>
      <w:del w:id="598" w:author="dbecker" w:date="2015-10-30T16:04:00Z">
        <w:r w:rsidR="006A5FBF" w:rsidRPr="00C76491" w:rsidDel="001D246F">
          <w:rPr>
            <w:rStyle w:val="Hyperlink"/>
          </w:rPr>
          <w:delText>2</w:delText>
        </w:r>
      </w:del>
      <w:ins w:id="599" w:author="dbecker" w:date="2015-10-30T16:04:00Z">
        <w:r w:rsidR="001D246F">
          <w:rPr>
            <w:rStyle w:val="Hyperlink"/>
          </w:rPr>
          <w:t>3</w:t>
        </w:r>
      </w:ins>
      <w:r w:rsidR="006A5FBF" w:rsidRPr="00C76491">
        <w:rPr>
          <w:rStyle w:val="Hyperlink"/>
        </w:rPr>
        <w:t xml:space="preserve">. </w:t>
      </w:r>
      <w:ins w:id="600" w:author="dbecker" w:date="2015-10-30T16:06:00Z">
        <w:r w:rsidR="001D246F">
          <w:rPr>
            <w:rStyle w:val="Hyperlink"/>
          </w:rPr>
          <w:t xml:space="preserve">  </w:t>
        </w:r>
      </w:ins>
      <w:r w:rsidR="006A5FBF" w:rsidRPr="00C76491">
        <w:rPr>
          <w:rStyle w:val="Hyperlink"/>
        </w:rPr>
        <w:t>Procedure for Issuing Dosimetry</w:t>
      </w:r>
      <w:r w:rsidR="006A5FBF">
        <w:rPr>
          <w:webHidden/>
        </w:rPr>
        <w:tab/>
      </w:r>
      <w:r w:rsidR="006A5FBF">
        <w:rPr>
          <w:webHidden/>
        </w:rPr>
        <w:fldChar w:fldCharType="begin"/>
      </w:r>
      <w:r w:rsidR="006A5FBF">
        <w:rPr>
          <w:webHidden/>
        </w:rPr>
        <w:instrText xml:space="preserve"> PAGEREF _Toc431372851 \h </w:instrText>
      </w:r>
      <w:r w:rsidR="006A5FBF">
        <w:rPr>
          <w:webHidden/>
        </w:rPr>
      </w:r>
      <w:r w:rsidR="006A5FBF">
        <w:rPr>
          <w:webHidden/>
        </w:rPr>
        <w:fldChar w:fldCharType="separate"/>
      </w:r>
      <w:ins w:id="601" w:author="Bartlett, Laura" w:date="2016-01-20T11:27:00Z">
        <w:r w:rsidR="00AB12BD">
          <w:rPr>
            <w:webHidden/>
          </w:rPr>
          <w:t>72</w:t>
        </w:r>
      </w:ins>
      <w:ins w:id="602" w:author="dbecker" w:date="2016-01-13T11:45:00Z">
        <w:del w:id="603" w:author="Bartlett, Laura" w:date="2016-01-20T11:27:00Z">
          <w:r w:rsidR="000C4887" w:rsidDel="00AB12BD">
            <w:rPr>
              <w:webHidden/>
            </w:rPr>
            <w:delText>72</w:delText>
          </w:r>
        </w:del>
      </w:ins>
      <w:del w:id="604" w:author="Bartlett, Laura" w:date="2016-01-20T11:27:00Z">
        <w:r w:rsidR="00972513" w:rsidDel="00AB12BD">
          <w:rPr>
            <w:webHidden/>
          </w:rPr>
          <w:delText>73</w:delText>
        </w:r>
      </w:del>
      <w:r w:rsidR="006A5FBF">
        <w:rPr>
          <w:webHidden/>
        </w:rPr>
        <w:fldChar w:fldCharType="end"/>
      </w:r>
      <w:r>
        <w:fldChar w:fldCharType="end"/>
      </w:r>
    </w:p>
    <w:p w:rsidR="006A5FBF" w:rsidRPr="0040307C" w:rsidDel="00272608" w:rsidRDefault="0048427A">
      <w:pPr>
        <w:pStyle w:val="TOC2"/>
        <w:tabs>
          <w:tab w:val="right" w:leader="dot" w:pos="9163"/>
        </w:tabs>
        <w:rPr>
          <w:del w:id="605" w:author="dbecker" w:date="2015-11-09T14:48:00Z"/>
          <w:rFonts w:ascii="Calibri" w:hAnsi="Calibri"/>
          <w:noProof/>
          <w:sz w:val="22"/>
          <w:szCs w:val="22"/>
        </w:rPr>
      </w:pPr>
      <w:r>
        <w:rPr>
          <w:noProof/>
        </w:rPr>
        <w:fldChar w:fldCharType="begin"/>
      </w:r>
      <w:r>
        <w:rPr>
          <w:noProof/>
        </w:rPr>
        <w:instrText xml:space="preserve"> HYPERLINK \l "_Toc431372852" </w:instrText>
      </w:r>
      <w:r>
        <w:rPr>
          <w:noProof/>
        </w:rPr>
        <w:fldChar w:fldCharType="separate"/>
      </w:r>
      <w:r w:rsidR="006A5FBF" w:rsidRPr="00C76491">
        <w:rPr>
          <w:rStyle w:val="Hyperlink"/>
          <w:noProof/>
          <w:spacing w:val="-2"/>
        </w:rPr>
        <w:t>Applicable Forms</w:t>
      </w:r>
      <w:r w:rsidR="006A5FBF">
        <w:rPr>
          <w:noProof/>
          <w:webHidden/>
        </w:rPr>
        <w:tab/>
      </w:r>
      <w:r w:rsidR="006A5FBF">
        <w:rPr>
          <w:noProof/>
          <w:webHidden/>
        </w:rPr>
        <w:fldChar w:fldCharType="begin"/>
      </w:r>
      <w:r w:rsidR="006A5FBF">
        <w:rPr>
          <w:noProof/>
          <w:webHidden/>
        </w:rPr>
        <w:instrText xml:space="preserve"> PAGEREF _Toc431372852 \h </w:instrText>
      </w:r>
      <w:r w:rsidR="006A5FBF">
        <w:rPr>
          <w:noProof/>
          <w:webHidden/>
        </w:rPr>
      </w:r>
      <w:r w:rsidR="006A5FBF">
        <w:rPr>
          <w:noProof/>
          <w:webHidden/>
        </w:rPr>
        <w:fldChar w:fldCharType="separate"/>
      </w:r>
      <w:ins w:id="606" w:author="Bartlett, Laura" w:date="2016-01-20T11:27:00Z">
        <w:r w:rsidR="00AB12BD">
          <w:rPr>
            <w:noProof/>
            <w:webHidden/>
          </w:rPr>
          <w:t>77</w:t>
        </w:r>
      </w:ins>
      <w:ins w:id="607" w:author="dbecker" w:date="2016-01-13T11:45:00Z">
        <w:del w:id="608" w:author="Bartlett, Laura" w:date="2016-01-20T11:27:00Z">
          <w:r w:rsidR="000C4887" w:rsidDel="00AB12BD">
            <w:rPr>
              <w:noProof/>
              <w:webHidden/>
            </w:rPr>
            <w:delText>77</w:delText>
          </w:r>
        </w:del>
      </w:ins>
      <w:del w:id="609" w:author="Bartlett, Laura" w:date="2016-01-20T11:27:00Z">
        <w:r w:rsidR="00972513" w:rsidDel="00AB12BD">
          <w:rPr>
            <w:noProof/>
            <w:webHidden/>
          </w:rPr>
          <w:delText>78</w:delText>
        </w:r>
      </w:del>
      <w:r w:rsidR="006A5FBF">
        <w:rPr>
          <w:noProof/>
          <w:webHidden/>
        </w:rPr>
        <w:fldChar w:fldCharType="end"/>
      </w:r>
      <w:r>
        <w:rPr>
          <w:noProof/>
        </w:rPr>
        <w:fldChar w:fldCharType="end"/>
      </w:r>
    </w:p>
    <w:p w:rsidR="006A5FBF" w:rsidRPr="0040307C" w:rsidRDefault="0048427A">
      <w:pPr>
        <w:pStyle w:val="TOC2"/>
        <w:tabs>
          <w:tab w:val="right" w:leader="dot" w:pos="9163"/>
        </w:tabs>
        <w:rPr>
          <w:rFonts w:ascii="Calibri" w:hAnsi="Calibri"/>
          <w:sz w:val="22"/>
          <w:szCs w:val="22"/>
        </w:rPr>
        <w:pPrChange w:id="610" w:author="dbecker" w:date="2015-11-09T14:48:00Z">
          <w:pPr>
            <w:pStyle w:val="TOC3"/>
          </w:pPr>
        </w:pPrChange>
      </w:pPr>
      <w:del w:id="611" w:author="dbecker" w:date="2015-11-09T14:48:00Z">
        <w:r w:rsidDel="00272608">
          <w:rPr>
            <w:noProof/>
          </w:rPr>
          <w:fldChar w:fldCharType="begin"/>
        </w:r>
        <w:r w:rsidDel="00272608">
          <w:rPr>
            <w:noProof/>
          </w:rPr>
          <w:delInstrText xml:space="preserve"> HYPERLINK \l "_Toc431372853" </w:delInstrText>
        </w:r>
        <w:r w:rsidDel="00272608">
          <w:rPr>
            <w:noProof/>
          </w:rPr>
          <w:fldChar w:fldCharType="separate"/>
        </w:r>
      </w:del>
      <w:ins w:id="612" w:author="dbecker" w:date="2016-01-13T11:45:00Z">
        <w:r w:rsidR="000C4887">
          <w:rPr>
            <w:b/>
            <w:bCs/>
            <w:noProof/>
          </w:rPr>
          <w:t>Error! Hyperlink reference not valid.</w:t>
        </w:r>
      </w:ins>
      <w:del w:id="613" w:author="dbecker" w:date="2015-11-09T14:47:00Z">
        <w:r w:rsidR="006A5FBF" w:rsidRPr="00C76491" w:rsidDel="00272608">
          <w:rPr>
            <w:rStyle w:val="Hyperlink"/>
            <w:noProof/>
          </w:rPr>
          <w:delText xml:space="preserve">Form 110D – </w:delText>
        </w:r>
      </w:del>
      <w:del w:id="614" w:author="dbecker" w:date="2015-11-09T14:46:00Z">
        <w:r w:rsidR="006A5FBF" w:rsidRPr="00C76491" w:rsidDel="00272608">
          <w:rPr>
            <w:rStyle w:val="Hyperlink"/>
            <w:noProof/>
          </w:rPr>
          <w:delText xml:space="preserve">Requests for </w:delText>
        </w:r>
      </w:del>
      <w:del w:id="615" w:author="dbecker" w:date="2015-11-09T14:47:00Z">
        <w:r w:rsidR="006A5FBF" w:rsidRPr="00C76491" w:rsidDel="00272608">
          <w:rPr>
            <w:rStyle w:val="Hyperlink"/>
            <w:noProof/>
          </w:rPr>
          <w:delText>Transportation Assistance from Individuals</w:delText>
        </w:r>
        <w:r w:rsidR="006A5FBF" w:rsidDel="00272608">
          <w:rPr>
            <w:noProof/>
            <w:webHidden/>
          </w:rPr>
          <w:tab/>
        </w:r>
        <w:r w:rsidR="006A5FBF" w:rsidDel="00272608">
          <w:rPr>
            <w:noProof/>
            <w:webHidden/>
          </w:rPr>
          <w:fldChar w:fldCharType="begin"/>
        </w:r>
        <w:r w:rsidR="006A5FBF" w:rsidDel="00272608">
          <w:rPr>
            <w:noProof/>
            <w:webHidden/>
          </w:rPr>
          <w:delInstrText xml:space="preserve"> PAGEREF _Toc431372853 \h </w:delInstrText>
        </w:r>
        <w:r w:rsidR="006A5FBF" w:rsidDel="00272608">
          <w:rPr>
            <w:noProof/>
            <w:webHidden/>
          </w:rPr>
        </w:r>
        <w:r w:rsidR="006A5FBF" w:rsidDel="00272608">
          <w:rPr>
            <w:noProof/>
            <w:webHidden/>
          </w:rPr>
          <w:fldChar w:fldCharType="separate"/>
        </w:r>
      </w:del>
      <w:ins w:id="616" w:author="Bartlett, Laura" w:date="2016-01-20T11:27:00Z">
        <w:r w:rsidR="00AB12BD">
          <w:rPr>
            <w:noProof/>
            <w:webHidden/>
          </w:rPr>
          <w:t>78</w:t>
        </w:r>
      </w:ins>
      <w:del w:id="617" w:author="Bartlett, Laura" w:date="2016-01-20T11:27:00Z">
        <w:r w:rsidR="00972513" w:rsidDel="00AB12BD">
          <w:rPr>
            <w:noProof/>
            <w:webHidden/>
          </w:rPr>
          <w:delText>79</w:delText>
        </w:r>
      </w:del>
      <w:del w:id="618" w:author="dbecker" w:date="2015-11-09T14:47:00Z">
        <w:r w:rsidR="006A5FBF" w:rsidDel="00272608">
          <w:rPr>
            <w:noProof/>
            <w:webHidden/>
          </w:rPr>
          <w:fldChar w:fldCharType="end"/>
        </w:r>
      </w:del>
      <w:del w:id="619" w:author="dbecker" w:date="2015-11-09T14:48:00Z">
        <w:r w:rsidDel="00272608">
          <w:rPr>
            <w:noProof/>
          </w:rPr>
          <w:fldChar w:fldCharType="end"/>
        </w:r>
      </w:del>
    </w:p>
    <w:p w:rsidR="001D246F" w:rsidRDefault="00272608" w:rsidP="00015C5F">
      <w:pPr>
        <w:pStyle w:val="TOC3"/>
        <w:jc w:val="left"/>
        <w:rPr>
          <w:ins w:id="620" w:author="dbecker" w:date="2015-10-30T16:11:00Z"/>
        </w:rPr>
      </w:pPr>
      <w:ins w:id="621" w:author="dbecker" w:date="2015-11-09T14:47:00Z">
        <w:r>
          <w:lastRenderedPageBreak/>
          <w:t xml:space="preserve">Form 110D </w:t>
        </w:r>
      </w:ins>
      <w:ins w:id="622" w:author="dbecker" w:date="2015-10-30T16:11:00Z">
        <w:r w:rsidR="001D246F">
          <w:t>LTSA Transportation Request Form</w:t>
        </w:r>
      </w:ins>
      <w:ins w:id="623" w:author="dbecker" w:date="2015-11-09T13:39:00Z">
        <w:r w:rsidR="00757E8A">
          <w:t>……………………………</w:t>
        </w:r>
      </w:ins>
      <w:ins w:id="624" w:author="dbecker" w:date="2015-11-09T14:47:00Z">
        <w:r>
          <w:t>..</w:t>
        </w:r>
      </w:ins>
      <w:ins w:id="625" w:author="dbecker" w:date="2015-11-09T13:40:00Z">
        <w:r w:rsidR="00757E8A">
          <w:t xml:space="preserve">  </w:t>
        </w:r>
      </w:ins>
      <w:ins w:id="626" w:author="dbecker" w:date="2015-11-09T13:39:00Z">
        <w:r w:rsidR="00757E8A">
          <w:t>…………………..80</w:t>
        </w:r>
      </w:ins>
    </w:p>
    <w:p w:rsidR="006A5FBF" w:rsidRPr="0040307C" w:rsidRDefault="0048427A">
      <w:pPr>
        <w:pStyle w:val="TOC3"/>
        <w:rPr>
          <w:rFonts w:ascii="Calibri" w:hAnsi="Calibri"/>
          <w:sz w:val="22"/>
          <w:szCs w:val="22"/>
        </w:rPr>
      </w:pPr>
      <w:r>
        <w:fldChar w:fldCharType="begin"/>
      </w:r>
      <w:r>
        <w:instrText xml:space="preserve"> HYPERLINK \l "_Toc431372854" </w:instrText>
      </w:r>
      <w:r>
        <w:fldChar w:fldCharType="separate"/>
      </w:r>
      <w:r w:rsidR="006A5FBF" w:rsidRPr="00C76491">
        <w:rPr>
          <w:rStyle w:val="Hyperlink"/>
        </w:rPr>
        <w:t>Form 120A – Chronological Event Log</w:t>
      </w:r>
      <w:r w:rsidR="006A5FBF">
        <w:rPr>
          <w:webHidden/>
        </w:rPr>
        <w:tab/>
      </w:r>
      <w:r w:rsidR="006A5FBF">
        <w:rPr>
          <w:webHidden/>
        </w:rPr>
        <w:fldChar w:fldCharType="begin"/>
      </w:r>
      <w:r w:rsidR="006A5FBF">
        <w:rPr>
          <w:webHidden/>
        </w:rPr>
        <w:instrText xml:space="preserve"> PAGEREF _Toc431372854 \h </w:instrText>
      </w:r>
      <w:r w:rsidR="006A5FBF">
        <w:rPr>
          <w:webHidden/>
        </w:rPr>
      </w:r>
      <w:r w:rsidR="006A5FBF">
        <w:rPr>
          <w:webHidden/>
        </w:rPr>
        <w:fldChar w:fldCharType="separate"/>
      </w:r>
      <w:ins w:id="627" w:author="Bartlett, Laura" w:date="2016-01-20T11:27:00Z">
        <w:r w:rsidR="00AB12BD">
          <w:rPr>
            <w:webHidden/>
          </w:rPr>
          <w:t>78</w:t>
        </w:r>
      </w:ins>
      <w:ins w:id="628" w:author="dbecker" w:date="2016-01-13T11:45:00Z">
        <w:del w:id="629" w:author="Bartlett, Laura" w:date="2016-01-20T11:27:00Z">
          <w:r w:rsidR="000C4887" w:rsidDel="00AB12BD">
            <w:rPr>
              <w:webHidden/>
            </w:rPr>
            <w:delText>78</w:delText>
          </w:r>
        </w:del>
      </w:ins>
      <w:del w:id="630" w:author="Bartlett, Laura" w:date="2016-01-20T11:27:00Z">
        <w:r w:rsidR="00972513" w:rsidDel="00AB12BD">
          <w:rPr>
            <w:webHidden/>
          </w:rPr>
          <w:delText>81</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"_Toc431372855" </w:instrText>
      </w:r>
      <w:r>
        <w:fldChar w:fldCharType="separate"/>
      </w:r>
      <w:r w:rsidR="006A5FBF" w:rsidRPr="00C76491">
        <w:rPr>
          <w:rStyle w:val="Hyperlink"/>
        </w:rPr>
        <w:t>Form 120L – Dosimetry Log Sheet</w:t>
      </w:r>
      <w:r w:rsidR="006A5FBF">
        <w:rPr>
          <w:webHidden/>
        </w:rPr>
        <w:tab/>
      </w:r>
      <w:r w:rsidR="006A5FBF">
        <w:rPr>
          <w:webHidden/>
        </w:rPr>
        <w:fldChar w:fldCharType="begin"/>
      </w:r>
      <w:r w:rsidR="006A5FBF">
        <w:rPr>
          <w:webHidden/>
        </w:rPr>
        <w:instrText xml:space="preserve"> PAGEREF _Toc431372855 \h </w:instrText>
      </w:r>
      <w:r w:rsidR="006A5FBF">
        <w:rPr>
          <w:webHidden/>
        </w:rPr>
      </w:r>
      <w:r w:rsidR="006A5FBF">
        <w:rPr>
          <w:webHidden/>
        </w:rPr>
        <w:fldChar w:fldCharType="separate"/>
      </w:r>
      <w:ins w:id="631" w:author="Bartlett, Laura" w:date="2016-01-20T11:27:00Z">
        <w:r w:rsidR="00AB12BD">
          <w:rPr>
            <w:webHidden/>
          </w:rPr>
          <w:t>80</w:t>
        </w:r>
      </w:ins>
      <w:ins w:id="632" w:author="dbecker" w:date="2016-01-13T11:45:00Z">
        <w:del w:id="633" w:author="Bartlett, Laura" w:date="2016-01-20T11:27:00Z">
          <w:r w:rsidR="000C4887" w:rsidDel="00AB12BD">
            <w:rPr>
              <w:webHidden/>
            </w:rPr>
            <w:delText>80</w:delText>
          </w:r>
        </w:del>
      </w:ins>
      <w:del w:id="634" w:author="Bartlett, Laura" w:date="2016-01-20T11:27:00Z">
        <w:r w:rsidR="00972513" w:rsidDel="00AB12BD">
          <w:rPr>
            <w:webHidden/>
          </w:rPr>
          <w:delText>82</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"_Toc431372856" </w:instrText>
      </w:r>
      <w:r>
        <w:fldChar w:fldCharType="separate"/>
      </w:r>
      <w:r w:rsidR="006A5FBF" w:rsidRPr="00C76491">
        <w:rPr>
          <w:rStyle w:val="Hyperlink"/>
        </w:rPr>
        <w:t>Form 120R – Local Transportation Staging Area Vehicle Log</w:t>
      </w:r>
      <w:r w:rsidR="006A5FBF">
        <w:rPr>
          <w:webHidden/>
        </w:rPr>
        <w:tab/>
      </w:r>
      <w:r w:rsidR="006A5FBF">
        <w:rPr>
          <w:webHidden/>
        </w:rPr>
        <w:fldChar w:fldCharType="begin"/>
      </w:r>
      <w:r w:rsidR="006A5FBF">
        <w:rPr>
          <w:webHidden/>
        </w:rPr>
        <w:instrText xml:space="preserve"> PAGEREF _Toc431372856 \h </w:instrText>
      </w:r>
      <w:r w:rsidR="006A5FBF">
        <w:rPr>
          <w:webHidden/>
        </w:rPr>
      </w:r>
      <w:r w:rsidR="006A5FBF">
        <w:rPr>
          <w:webHidden/>
        </w:rPr>
        <w:fldChar w:fldCharType="separate"/>
      </w:r>
      <w:ins w:id="635" w:author="Bartlett, Laura" w:date="2016-01-20T11:27:00Z">
        <w:r w:rsidR="00AB12BD">
          <w:rPr>
            <w:webHidden/>
          </w:rPr>
          <w:t>81</w:t>
        </w:r>
      </w:ins>
      <w:ins w:id="636" w:author="dbecker" w:date="2016-01-13T11:45:00Z">
        <w:del w:id="637" w:author="Bartlett, Laura" w:date="2016-01-20T11:27:00Z">
          <w:r w:rsidR="000C4887" w:rsidDel="00AB12BD">
            <w:rPr>
              <w:webHidden/>
            </w:rPr>
            <w:delText>81</w:delText>
          </w:r>
        </w:del>
      </w:ins>
      <w:del w:id="638" w:author="Bartlett, Laura" w:date="2016-01-20T11:27:00Z">
        <w:r w:rsidR="00972513" w:rsidDel="00AB12BD">
          <w:rPr>
            <w:webHidden/>
          </w:rPr>
          <w:delText>83</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"_Toc431372857" </w:instrText>
      </w:r>
      <w:r>
        <w:fldChar w:fldCharType="separate"/>
      </w:r>
      <w:r w:rsidR="006A5FBF" w:rsidRPr="00C76491">
        <w:rPr>
          <w:rStyle w:val="Hyperlink"/>
        </w:rPr>
        <w:t>Form 135A – Potassium Iodide Acknowledgement Form</w:t>
      </w:r>
      <w:r w:rsidR="006A5FBF">
        <w:rPr>
          <w:webHidden/>
        </w:rPr>
        <w:tab/>
      </w:r>
      <w:r w:rsidR="006A5FBF">
        <w:rPr>
          <w:webHidden/>
        </w:rPr>
        <w:fldChar w:fldCharType="begin"/>
      </w:r>
      <w:r w:rsidR="006A5FBF">
        <w:rPr>
          <w:webHidden/>
        </w:rPr>
        <w:instrText xml:space="preserve"> PAGEREF _Toc431372857 \h </w:instrText>
      </w:r>
      <w:r w:rsidR="006A5FBF">
        <w:rPr>
          <w:webHidden/>
        </w:rPr>
      </w:r>
      <w:r w:rsidR="006A5FBF">
        <w:rPr>
          <w:webHidden/>
        </w:rPr>
        <w:fldChar w:fldCharType="separate"/>
      </w:r>
      <w:ins w:id="639" w:author="Bartlett, Laura" w:date="2016-01-20T11:27:00Z">
        <w:r w:rsidR="00AB12BD">
          <w:rPr>
            <w:webHidden/>
          </w:rPr>
          <w:t>82</w:t>
        </w:r>
      </w:ins>
      <w:ins w:id="640" w:author="dbecker" w:date="2016-01-13T11:45:00Z">
        <w:del w:id="641" w:author="Bartlett, Laura" w:date="2016-01-20T11:27:00Z">
          <w:r w:rsidR="000C4887" w:rsidDel="00AB12BD">
            <w:rPr>
              <w:webHidden/>
            </w:rPr>
            <w:delText>82</w:delText>
          </w:r>
        </w:del>
      </w:ins>
      <w:del w:id="642" w:author="Bartlett, Laura" w:date="2016-01-20T11:27:00Z">
        <w:r w:rsidR="00972513" w:rsidDel="00AB12BD">
          <w:rPr>
            <w:webHidden/>
          </w:rPr>
          <w:delText>84</w:delText>
        </w:r>
      </w:del>
      <w:r w:rsidR="006A5FBF">
        <w:rPr>
          <w:webHidden/>
        </w:rPr>
        <w:fldChar w:fldCharType="end"/>
      </w:r>
      <w:r>
        <w:fldChar w:fldCharType="end"/>
      </w:r>
    </w:p>
    <w:p w:rsidR="006A5FBF" w:rsidRPr="0040307C" w:rsidDel="00272608" w:rsidRDefault="0048427A">
      <w:pPr>
        <w:pStyle w:val="TOC3"/>
        <w:rPr>
          <w:del w:id="643" w:author="dbecker" w:date="2015-11-09T14:48:00Z"/>
          <w:rFonts w:ascii="Calibri" w:hAnsi="Calibri"/>
          <w:sz w:val="22"/>
          <w:szCs w:val="22"/>
        </w:rPr>
      </w:pPr>
      <w:del w:id="644" w:author="dbecker" w:date="2015-11-09T14:48:00Z">
        <w:r w:rsidDel="00272608">
          <w:fldChar w:fldCharType="begin"/>
        </w:r>
        <w:r w:rsidDel="00272608">
          <w:delInstrText xml:space="preserve"> HYPERLINK \l "_Toc431372858" </w:delInstrText>
        </w:r>
        <w:r w:rsidDel="00272608">
          <w:fldChar w:fldCharType="separate"/>
        </w:r>
      </w:del>
      <w:ins w:id="645" w:author="dbecker" w:date="2016-01-13T11:45:00Z">
        <w:r w:rsidR="000C4887">
          <w:rPr>
            <w:b/>
            <w:bCs/>
          </w:rPr>
          <w:t>Error! Hyperlink reference not valid.</w:t>
        </w:r>
      </w:ins>
      <w:del w:id="646" w:author="dbecker" w:date="2015-11-09T14:48:00Z">
        <w:r w:rsidR="006A5FBF" w:rsidRPr="00C76491" w:rsidDel="00272608">
          <w:rPr>
            <w:rStyle w:val="Hyperlink"/>
          </w:rPr>
          <w:delText>Form 210D – Potassium Iodide (KI) Authorization Worksheet</w:delText>
        </w:r>
        <w:r w:rsidR="006A5FBF" w:rsidDel="00272608">
          <w:rPr>
            <w:webHidden/>
          </w:rPr>
          <w:tab/>
        </w:r>
        <w:r w:rsidR="006A5FBF" w:rsidDel="00272608">
          <w:rPr>
            <w:webHidden/>
          </w:rPr>
          <w:fldChar w:fldCharType="begin"/>
        </w:r>
        <w:r w:rsidR="006A5FBF" w:rsidDel="00272608">
          <w:rPr>
            <w:webHidden/>
          </w:rPr>
          <w:delInstrText xml:space="preserve"> PAGEREF _Toc431372858 \h </w:delInstrText>
        </w:r>
        <w:r w:rsidR="006A5FBF" w:rsidDel="00272608">
          <w:rPr>
            <w:webHidden/>
          </w:rPr>
        </w:r>
        <w:r w:rsidR="006A5FBF" w:rsidDel="00272608">
          <w:rPr>
            <w:webHidden/>
          </w:rPr>
          <w:fldChar w:fldCharType="separate"/>
        </w:r>
      </w:del>
      <w:ins w:id="647" w:author="Bartlett, Laura" w:date="2016-01-20T11:27:00Z">
        <w:r w:rsidR="00AB12BD">
          <w:rPr>
            <w:webHidden/>
          </w:rPr>
          <w:t>83</w:t>
        </w:r>
      </w:ins>
      <w:del w:id="648" w:author="Bartlett, Laura" w:date="2016-01-20T11:27:00Z">
        <w:r w:rsidR="00972513" w:rsidDel="00AB12BD">
          <w:rPr>
            <w:webHidden/>
          </w:rPr>
          <w:delText>85</w:delText>
        </w:r>
      </w:del>
      <w:del w:id="649" w:author="dbecker" w:date="2015-11-09T14:48:00Z">
        <w:r w:rsidR="006A5FBF" w:rsidDel="00272608">
          <w:rPr>
            <w:webHidden/>
          </w:rPr>
          <w:fldChar w:fldCharType="end"/>
        </w:r>
        <w:r w:rsidDel="00272608">
          <w:fldChar w:fldCharType="end"/>
        </w:r>
      </w:del>
    </w:p>
    <w:p w:rsidR="006A5FBF" w:rsidRPr="0040307C" w:rsidRDefault="0048427A">
      <w:pPr>
        <w:pStyle w:val="TOC3"/>
        <w:rPr>
          <w:rFonts w:ascii="Calibri" w:hAnsi="Calibri"/>
          <w:sz w:val="22"/>
          <w:szCs w:val="22"/>
        </w:rPr>
      </w:pPr>
      <w:r>
        <w:fldChar w:fldCharType="begin"/>
      </w:r>
      <w:r>
        <w:instrText xml:space="preserve"> HYPERLINK \l "_Toc431372859" </w:instrText>
      </w:r>
      <w:r>
        <w:fldChar w:fldCharType="separate"/>
      </w:r>
      <w:r w:rsidR="006A5FBF" w:rsidRPr="00C76491">
        <w:rPr>
          <w:rStyle w:val="Hyperlink"/>
        </w:rPr>
        <w:t xml:space="preserve">Form 300A </w:t>
      </w:r>
      <w:del w:id="650" w:author="dbecker" w:date="2015-10-30T16:07:00Z">
        <w:r w:rsidR="006A5FBF" w:rsidRPr="00C76491" w:rsidDel="001D246F">
          <w:rPr>
            <w:rStyle w:val="Hyperlink"/>
          </w:rPr>
          <w:delText xml:space="preserve">(SS) </w:delText>
        </w:r>
      </w:del>
      <w:r w:rsidR="006A5FBF" w:rsidRPr="00C76491">
        <w:rPr>
          <w:rStyle w:val="Hyperlink"/>
        </w:rPr>
        <w:t>– Emergency Worker Cumulative Exposure Report</w:t>
      </w:r>
      <w:r w:rsidR="006A5FBF">
        <w:rPr>
          <w:webHidden/>
        </w:rPr>
        <w:tab/>
      </w:r>
      <w:r w:rsidR="006A5FBF">
        <w:rPr>
          <w:webHidden/>
        </w:rPr>
        <w:fldChar w:fldCharType="begin"/>
      </w:r>
      <w:r w:rsidR="006A5FBF">
        <w:rPr>
          <w:webHidden/>
        </w:rPr>
        <w:instrText xml:space="preserve"> PAGEREF _Toc431372859 \h </w:instrText>
      </w:r>
      <w:r w:rsidR="006A5FBF">
        <w:rPr>
          <w:webHidden/>
        </w:rPr>
      </w:r>
      <w:r w:rsidR="006A5FBF">
        <w:rPr>
          <w:webHidden/>
        </w:rPr>
        <w:fldChar w:fldCharType="separate"/>
      </w:r>
      <w:ins w:id="651" w:author="Bartlett, Laura" w:date="2016-01-20T11:27:00Z">
        <w:r w:rsidR="00AB12BD">
          <w:rPr>
            <w:webHidden/>
          </w:rPr>
          <w:t>84</w:t>
        </w:r>
      </w:ins>
      <w:ins w:id="652" w:author="dbecker" w:date="2016-01-13T11:45:00Z">
        <w:del w:id="653" w:author="Bartlett, Laura" w:date="2016-01-20T11:27:00Z">
          <w:r w:rsidR="000C4887" w:rsidDel="00AB12BD">
            <w:rPr>
              <w:webHidden/>
            </w:rPr>
            <w:delText>84</w:delText>
          </w:r>
        </w:del>
      </w:ins>
      <w:del w:id="654" w:author="Bartlett, Laura" w:date="2016-01-20T11:27:00Z">
        <w:r w:rsidR="00972513" w:rsidDel="00AB12BD">
          <w:rPr>
            <w:webHidden/>
          </w:rPr>
          <w:delText>88</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"_Toc431372860" </w:instrText>
      </w:r>
      <w:r>
        <w:fldChar w:fldCharType="separate"/>
      </w:r>
      <w:r w:rsidR="006A5FBF" w:rsidRPr="00C76491">
        <w:rPr>
          <w:rStyle w:val="Hyperlink"/>
        </w:rPr>
        <w:t>Form 300Y – Individual Cumulative Exposure Report</w:t>
      </w:r>
      <w:r w:rsidR="006A5FBF">
        <w:rPr>
          <w:webHidden/>
        </w:rPr>
        <w:tab/>
      </w:r>
      <w:r w:rsidR="006A5FBF">
        <w:rPr>
          <w:webHidden/>
        </w:rPr>
        <w:fldChar w:fldCharType="begin"/>
      </w:r>
      <w:r w:rsidR="006A5FBF">
        <w:rPr>
          <w:webHidden/>
        </w:rPr>
        <w:instrText xml:space="preserve"> PAGEREF _Toc431372860 \h </w:instrText>
      </w:r>
      <w:r w:rsidR="006A5FBF">
        <w:rPr>
          <w:webHidden/>
        </w:rPr>
      </w:r>
      <w:r w:rsidR="006A5FBF">
        <w:rPr>
          <w:webHidden/>
        </w:rPr>
        <w:fldChar w:fldCharType="separate"/>
      </w:r>
      <w:ins w:id="655" w:author="Bartlett, Laura" w:date="2016-01-20T11:27:00Z">
        <w:r w:rsidR="00AB12BD">
          <w:rPr>
            <w:webHidden/>
          </w:rPr>
          <w:t>85</w:t>
        </w:r>
      </w:ins>
      <w:ins w:id="656" w:author="dbecker" w:date="2016-01-13T11:45:00Z">
        <w:del w:id="657" w:author="Bartlett, Laura" w:date="2016-01-20T11:27:00Z">
          <w:r w:rsidR="000C4887" w:rsidDel="00AB12BD">
            <w:rPr>
              <w:webHidden/>
            </w:rPr>
            <w:delText>85</w:delText>
          </w:r>
        </w:del>
      </w:ins>
      <w:del w:id="658" w:author="Bartlett, Laura" w:date="2016-01-20T11:27:00Z">
        <w:r w:rsidR="00972513" w:rsidDel="00AB12BD">
          <w:rPr>
            <w:webHidden/>
          </w:rPr>
          <w:delText>89</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"_Toc431372861" </w:instrText>
      </w:r>
      <w:r>
        <w:fldChar w:fldCharType="separate"/>
      </w:r>
      <w:r w:rsidR="006A5FBF" w:rsidRPr="00C76491">
        <w:rPr>
          <w:rStyle w:val="Hyperlink"/>
        </w:rPr>
        <w:t>Form 300B – Status Report – Seabrook Station</w:t>
      </w:r>
      <w:r w:rsidR="006A5FBF">
        <w:rPr>
          <w:webHidden/>
        </w:rPr>
        <w:tab/>
      </w:r>
      <w:r w:rsidR="006A5FBF">
        <w:rPr>
          <w:webHidden/>
        </w:rPr>
        <w:fldChar w:fldCharType="begin"/>
      </w:r>
      <w:r w:rsidR="006A5FBF">
        <w:rPr>
          <w:webHidden/>
        </w:rPr>
        <w:instrText xml:space="preserve"> PAGEREF _Toc431372861 \h </w:instrText>
      </w:r>
      <w:r w:rsidR="006A5FBF">
        <w:rPr>
          <w:webHidden/>
        </w:rPr>
      </w:r>
      <w:r w:rsidR="006A5FBF">
        <w:rPr>
          <w:webHidden/>
        </w:rPr>
        <w:fldChar w:fldCharType="separate"/>
      </w:r>
      <w:ins w:id="659" w:author="Bartlett, Laura" w:date="2016-01-20T11:27:00Z">
        <w:r w:rsidR="00AB12BD">
          <w:rPr>
            <w:webHidden/>
          </w:rPr>
          <w:t>86</w:t>
        </w:r>
      </w:ins>
      <w:ins w:id="660" w:author="dbecker" w:date="2016-01-13T11:45:00Z">
        <w:del w:id="661" w:author="Bartlett, Laura" w:date="2016-01-20T11:27:00Z">
          <w:r w:rsidR="000C4887" w:rsidDel="00AB12BD">
            <w:rPr>
              <w:webHidden/>
            </w:rPr>
            <w:delText>86</w:delText>
          </w:r>
        </w:del>
      </w:ins>
      <w:del w:id="662" w:author="Bartlett, Laura" w:date="2016-01-20T11:27:00Z">
        <w:r w:rsidR="00972513" w:rsidDel="00AB12BD">
          <w:rPr>
            <w:webHidden/>
          </w:rPr>
          <w:delText>90</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"_Toc431372862" </w:instrText>
      </w:r>
      <w:r>
        <w:fldChar w:fldCharType="separate"/>
      </w:r>
      <w:r w:rsidR="006A5FBF" w:rsidRPr="00C76491">
        <w:rPr>
          <w:rStyle w:val="Hyperlink"/>
        </w:rPr>
        <w:t>Form 301B – Status Report – Vermont Yankee</w:t>
      </w:r>
      <w:r w:rsidR="006A5FBF">
        <w:rPr>
          <w:webHidden/>
        </w:rPr>
        <w:tab/>
      </w:r>
      <w:r w:rsidR="006A5FBF">
        <w:rPr>
          <w:webHidden/>
        </w:rPr>
        <w:fldChar w:fldCharType="begin"/>
      </w:r>
      <w:r w:rsidR="006A5FBF">
        <w:rPr>
          <w:webHidden/>
        </w:rPr>
        <w:instrText xml:space="preserve"> PAGEREF _Toc431372862 \h </w:instrText>
      </w:r>
      <w:r w:rsidR="006A5FBF">
        <w:rPr>
          <w:webHidden/>
        </w:rPr>
      </w:r>
      <w:r w:rsidR="006A5FBF">
        <w:rPr>
          <w:webHidden/>
        </w:rPr>
        <w:fldChar w:fldCharType="separate"/>
      </w:r>
      <w:ins w:id="663" w:author="Bartlett, Laura" w:date="2016-01-20T11:27:00Z">
        <w:r w:rsidR="00AB12BD">
          <w:rPr>
            <w:webHidden/>
          </w:rPr>
          <w:t>88</w:t>
        </w:r>
      </w:ins>
      <w:ins w:id="664" w:author="dbecker" w:date="2016-01-13T11:45:00Z">
        <w:del w:id="665" w:author="Bartlett, Laura" w:date="2016-01-20T11:27:00Z">
          <w:r w:rsidR="000C4887" w:rsidDel="00AB12BD">
            <w:rPr>
              <w:webHidden/>
            </w:rPr>
            <w:delText>88</w:delText>
          </w:r>
        </w:del>
      </w:ins>
      <w:del w:id="666" w:author="Bartlett, Laura" w:date="2016-01-20T11:27:00Z">
        <w:r w:rsidR="00972513" w:rsidDel="00AB12BD">
          <w:rPr>
            <w:webHidden/>
          </w:rPr>
          <w:delText>92</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"_Toc431372863" </w:instrText>
      </w:r>
      <w:r>
        <w:fldChar w:fldCharType="separate"/>
      </w:r>
      <w:r w:rsidR="006A5FBF" w:rsidRPr="00C76491">
        <w:rPr>
          <w:rStyle w:val="Hyperlink"/>
        </w:rPr>
        <w:t>Form 302A (VY) – Emergency Worker Cumulative Exposure Report</w:t>
      </w:r>
      <w:r w:rsidR="006A5FBF">
        <w:rPr>
          <w:webHidden/>
        </w:rPr>
        <w:tab/>
      </w:r>
      <w:r w:rsidR="006A5FBF">
        <w:rPr>
          <w:webHidden/>
        </w:rPr>
        <w:fldChar w:fldCharType="begin"/>
      </w:r>
      <w:r w:rsidR="006A5FBF">
        <w:rPr>
          <w:webHidden/>
        </w:rPr>
        <w:instrText xml:space="preserve"> PAGEREF _Toc431372863 \h </w:instrText>
      </w:r>
      <w:r w:rsidR="006A5FBF">
        <w:rPr>
          <w:webHidden/>
        </w:rPr>
      </w:r>
      <w:r w:rsidR="006A5FBF">
        <w:rPr>
          <w:webHidden/>
        </w:rPr>
        <w:fldChar w:fldCharType="separate"/>
      </w:r>
      <w:ins w:id="667" w:author="Bartlett, Laura" w:date="2016-01-20T11:27:00Z">
        <w:r w:rsidR="00AB12BD">
          <w:rPr>
            <w:webHidden/>
          </w:rPr>
          <w:t>90</w:t>
        </w:r>
      </w:ins>
      <w:ins w:id="668" w:author="dbecker" w:date="2016-01-13T11:45:00Z">
        <w:del w:id="669" w:author="Bartlett, Laura" w:date="2016-01-20T11:27:00Z">
          <w:r w:rsidR="000C4887" w:rsidDel="00AB12BD">
            <w:rPr>
              <w:webHidden/>
            </w:rPr>
            <w:delText>90</w:delText>
          </w:r>
        </w:del>
      </w:ins>
      <w:del w:id="670" w:author="Bartlett, Laura" w:date="2016-01-20T11:27:00Z">
        <w:r w:rsidR="00972513" w:rsidDel="00AB12BD">
          <w:rPr>
            <w:webHidden/>
          </w:rPr>
          <w:delText>94</w:delText>
        </w:r>
      </w:del>
      <w:r w:rsidR="006A5FBF">
        <w:rPr>
          <w:webHidden/>
        </w:rPr>
        <w:fldChar w:fldCharType="end"/>
      </w:r>
      <w:r>
        <w:fldChar w:fldCharType="end"/>
      </w:r>
    </w:p>
    <w:p w:rsidR="006A5FBF" w:rsidRPr="0040307C" w:rsidRDefault="0048427A">
      <w:pPr>
        <w:pStyle w:val="TOC3"/>
        <w:rPr>
          <w:rFonts w:ascii="Calibri" w:hAnsi="Calibri"/>
          <w:sz w:val="22"/>
          <w:szCs w:val="22"/>
        </w:rPr>
      </w:pPr>
      <w:r>
        <w:fldChar w:fldCharType="begin"/>
      </w:r>
      <w:r>
        <w:instrText xml:space="preserve"> HYPERLINK \l "_Toc431372864" </w:instrText>
      </w:r>
      <w:r>
        <w:fldChar w:fldCharType="separate"/>
      </w:r>
      <w:r w:rsidR="006A5FBF" w:rsidRPr="00C76491">
        <w:rPr>
          <w:rStyle w:val="Hyperlink"/>
        </w:rPr>
        <w:t>Form 305A – Dosimetry – KI Report Form</w:t>
      </w:r>
      <w:r w:rsidR="006A5FBF">
        <w:rPr>
          <w:webHidden/>
        </w:rPr>
        <w:tab/>
      </w:r>
      <w:r w:rsidR="006A5FBF">
        <w:rPr>
          <w:webHidden/>
        </w:rPr>
        <w:fldChar w:fldCharType="begin"/>
      </w:r>
      <w:r w:rsidR="006A5FBF">
        <w:rPr>
          <w:webHidden/>
        </w:rPr>
        <w:instrText xml:space="preserve"> PAGEREF _Toc431372864 \h </w:instrText>
      </w:r>
      <w:r w:rsidR="006A5FBF">
        <w:rPr>
          <w:webHidden/>
        </w:rPr>
      </w:r>
      <w:r w:rsidR="006A5FBF">
        <w:rPr>
          <w:webHidden/>
        </w:rPr>
        <w:fldChar w:fldCharType="separate"/>
      </w:r>
      <w:ins w:id="671" w:author="Bartlett, Laura" w:date="2016-01-20T11:27:00Z">
        <w:r w:rsidR="00AB12BD">
          <w:rPr>
            <w:webHidden/>
          </w:rPr>
          <w:t>91</w:t>
        </w:r>
      </w:ins>
      <w:ins w:id="672" w:author="dbecker" w:date="2016-01-13T11:45:00Z">
        <w:del w:id="673" w:author="Bartlett, Laura" w:date="2016-01-20T11:27:00Z">
          <w:r w:rsidR="000C4887" w:rsidDel="00AB12BD">
            <w:rPr>
              <w:webHidden/>
            </w:rPr>
            <w:delText>91</w:delText>
          </w:r>
        </w:del>
      </w:ins>
      <w:del w:id="674" w:author="Bartlett, Laura" w:date="2016-01-20T11:27:00Z">
        <w:r w:rsidR="00972513" w:rsidDel="00AB12BD">
          <w:rPr>
            <w:webHidden/>
          </w:rPr>
          <w:delText>95</w:delText>
        </w:r>
      </w:del>
      <w:r w:rsidR="006A5FBF">
        <w:rPr>
          <w:webHidden/>
        </w:rPr>
        <w:fldChar w:fldCharType="end"/>
      </w:r>
      <w:r>
        <w:fldChar w:fldCharType="end"/>
      </w:r>
    </w:p>
    <w:p w:rsidR="006A5FBF" w:rsidRPr="0040307C" w:rsidRDefault="0048427A">
      <w:pPr>
        <w:pStyle w:val="TOC2"/>
        <w:tabs>
          <w:tab w:val="left" w:pos="660"/>
          <w:tab w:val="right" w:leader="dot" w:pos="9163"/>
        </w:tabs>
        <w:rPr>
          <w:rFonts w:ascii="Calibri" w:hAnsi="Calibri"/>
          <w:noProof/>
          <w:sz w:val="22"/>
          <w:szCs w:val="22"/>
        </w:rPr>
      </w:pPr>
      <w:r>
        <w:rPr>
          <w:noProof/>
        </w:rPr>
        <w:fldChar w:fldCharType="begin"/>
      </w:r>
      <w:r>
        <w:rPr>
          <w:noProof/>
        </w:rPr>
        <w:instrText xml:space="preserve"> HYPERLINK \l "_Toc431372865" </w:instrText>
      </w:r>
      <w:r>
        <w:rPr>
          <w:noProof/>
        </w:rPr>
        <w:fldChar w:fldCharType="separate"/>
      </w:r>
      <w:r w:rsidR="006A5FBF" w:rsidRPr="00C76491">
        <w:rPr>
          <w:rStyle w:val="Hyperlink"/>
          <w:noProof/>
        </w:rPr>
        <w:t>I.</w:t>
      </w:r>
      <w:del w:id="675" w:author="dbecker" w:date="2015-10-30T16:12:00Z">
        <w:r w:rsidR="006A5FBF" w:rsidRPr="0040307C" w:rsidDel="001D246F">
          <w:rPr>
            <w:rFonts w:ascii="Calibri" w:hAnsi="Calibri"/>
            <w:noProof/>
            <w:sz w:val="22"/>
            <w:szCs w:val="22"/>
          </w:rPr>
          <w:tab/>
        </w:r>
      </w:del>
      <w:ins w:id="676" w:author="dbecker" w:date="2015-10-30T16:12:00Z">
        <w:r w:rsidR="001D246F">
          <w:rPr>
            <w:rFonts w:ascii="Calibri" w:hAnsi="Calibri"/>
            <w:noProof/>
            <w:sz w:val="22"/>
            <w:szCs w:val="22"/>
          </w:rPr>
          <w:t xml:space="preserve">  </w:t>
        </w:r>
      </w:ins>
      <w:r w:rsidR="006A5FBF" w:rsidRPr="00C76491">
        <w:rPr>
          <w:rStyle w:val="Hyperlink"/>
          <w:noProof/>
        </w:rPr>
        <w:t>Supporting Documents</w:t>
      </w:r>
      <w:r w:rsidR="006A5FBF">
        <w:rPr>
          <w:noProof/>
          <w:webHidden/>
        </w:rPr>
        <w:tab/>
      </w:r>
      <w:r w:rsidR="006A5FBF">
        <w:rPr>
          <w:noProof/>
          <w:webHidden/>
        </w:rPr>
        <w:fldChar w:fldCharType="begin"/>
      </w:r>
      <w:r w:rsidR="006A5FBF">
        <w:rPr>
          <w:noProof/>
          <w:webHidden/>
        </w:rPr>
        <w:instrText xml:space="preserve"> PAGEREF _Toc431372865 \h </w:instrText>
      </w:r>
      <w:r w:rsidR="006A5FBF">
        <w:rPr>
          <w:noProof/>
          <w:webHidden/>
        </w:rPr>
      </w:r>
      <w:r w:rsidR="006A5FBF">
        <w:rPr>
          <w:noProof/>
          <w:webHidden/>
        </w:rPr>
        <w:fldChar w:fldCharType="separate"/>
      </w:r>
      <w:ins w:id="677" w:author="Bartlett, Laura" w:date="2016-01-20T11:27:00Z">
        <w:r w:rsidR="00AB12BD">
          <w:rPr>
            <w:noProof/>
            <w:webHidden/>
          </w:rPr>
          <w:t>92</w:t>
        </w:r>
      </w:ins>
      <w:ins w:id="678" w:author="dbecker" w:date="2016-01-13T11:45:00Z">
        <w:del w:id="679" w:author="Bartlett, Laura" w:date="2016-01-20T11:27:00Z">
          <w:r w:rsidR="000C4887" w:rsidDel="00AB12BD">
            <w:rPr>
              <w:noProof/>
              <w:webHidden/>
            </w:rPr>
            <w:delText>92</w:delText>
          </w:r>
        </w:del>
      </w:ins>
      <w:del w:id="680" w:author="Bartlett, Laura" w:date="2016-01-20T11:27:00Z">
        <w:r w:rsidR="00972513" w:rsidDel="00AB12BD">
          <w:rPr>
            <w:noProof/>
            <w:webHidden/>
          </w:rPr>
          <w:delText>96</w:delText>
        </w:r>
      </w:del>
      <w:r w:rsidR="006A5FBF">
        <w:rPr>
          <w:noProof/>
          <w:webHidden/>
        </w:rPr>
        <w:fldChar w:fldCharType="end"/>
      </w:r>
      <w:r>
        <w:rPr>
          <w:noProof/>
        </w:rPr>
        <w:fldChar w:fldCharType="end"/>
      </w:r>
    </w:p>
    <w:p w:rsidR="00B34948" w:rsidRDefault="00A52816">
      <w:pPr>
        <w:pStyle w:val="TOC3"/>
      </w:pPr>
      <w:r>
        <w:fldChar w:fldCharType="end"/>
      </w:r>
    </w:p>
    <w:p w:rsidR="00B34948" w:rsidRDefault="00B34948"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42619B" w:rsidRDefault="0042619B"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9D7696" w:rsidRDefault="009D7696"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Pr="00902CB7" w:rsidRDefault="00F5019F" w:rsidP="00B34948">
      <w:pPr>
        <w:jc w:val="center"/>
        <w:rPr>
          <w:rFonts w:asciiTheme="majorHAnsi" w:hAnsiTheme="majorHAnsi"/>
          <w:b/>
          <w:sz w:val="20"/>
          <w:szCs w:val="20"/>
          <w:rPrChange w:id="681" w:author="dbecker" w:date="2016-01-07T13:38:00Z">
            <w:rPr>
              <w:rFonts w:ascii="Arial" w:hAnsi="Arial" w:cs="Arial"/>
              <w:b/>
              <w:sz w:val="20"/>
              <w:szCs w:val="20"/>
            </w:rPr>
          </w:rPrChange>
        </w:rPr>
      </w:pPr>
      <w:r w:rsidRPr="00902CB7">
        <w:rPr>
          <w:rFonts w:asciiTheme="majorHAnsi" w:hAnsiTheme="majorHAnsi"/>
          <w:b/>
          <w:sz w:val="20"/>
          <w:szCs w:val="20"/>
          <w:rPrChange w:id="682" w:author="dbecker" w:date="2016-01-07T13:38:00Z">
            <w:rPr>
              <w:rFonts w:ascii="Arial" w:hAnsi="Arial" w:cs="Arial"/>
              <w:b/>
              <w:sz w:val="20"/>
              <w:szCs w:val="20"/>
            </w:rPr>
          </w:rPrChange>
        </w:rPr>
        <w:t>This page left intentionally blank</w:t>
      </w: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5019F" w:rsidRDefault="00F5019F"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F85093" w:rsidRDefault="00F85093" w:rsidP="00B34948">
      <w:pPr>
        <w:jc w:val="center"/>
        <w:rPr>
          <w:rFonts w:ascii="Arial" w:hAnsi="Arial" w:cs="Arial"/>
          <w:b/>
        </w:rPr>
      </w:pPr>
    </w:p>
    <w:p w:rsidR="00AD5367" w:rsidRDefault="00AD5367" w:rsidP="00B34948">
      <w:pPr>
        <w:jc w:val="center"/>
        <w:rPr>
          <w:rFonts w:ascii="Arial" w:hAnsi="Arial" w:cs="Arial"/>
          <w:b/>
        </w:rPr>
      </w:pPr>
    </w:p>
    <w:p w:rsidR="00AD5367" w:rsidRDefault="00AD5367" w:rsidP="00B34948">
      <w:pPr>
        <w:jc w:val="center"/>
        <w:rPr>
          <w:rFonts w:ascii="Arial" w:hAnsi="Arial" w:cs="Arial"/>
          <w:b/>
        </w:rPr>
      </w:pPr>
    </w:p>
    <w:p w:rsidR="00AD5367" w:rsidRDefault="00AD5367" w:rsidP="00B34948">
      <w:pPr>
        <w:jc w:val="center"/>
        <w:rPr>
          <w:ins w:id="683" w:author="dbecker" w:date="2016-01-07T15:01:00Z"/>
          <w:rFonts w:ascii="Arial" w:hAnsi="Arial" w:cs="Arial"/>
          <w:b/>
        </w:rPr>
      </w:pPr>
    </w:p>
    <w:p w:rsidR="004338A9" w:rsidRDefault="004338A9" w:rsidP="00B34948">
      <w:pPr>
        <w:jc w:val="center"/>
        <w:rPr>
          <w:rFonts w:ascii="Arial" w:hAnsi="Arial" w:cs="Arial"/>
          <w:b/>
        </w:rPr>
      </w:pPr>
    </w:p>
    <w:p w:rsidR="00AD5367" w:rsidRDefault="00AD5367" w:rsidP="00B34948">
      <w:pPr>
        <w:jc w:val="center"/>
        <w:rPr>
          <w:rFonts w:ascii="Arial" w:hAnsi="Arial" w:cs="Arial"/>
          <w:b/>
        </w:rPr>
      </w:pPr>
    </w:p>
    <w:p w:rsidR="00AD5367" w:rsidRDefault="00AD5367" w:rsidP="00B34948">
      <w:pPr>
        <w:jc w:val="center"/>
        <w:rPr>
          <w:rFonts w:ascii="Arial" w:hAnsi="Arial" w:cs="Arial"/>
          <w:b/>
        </w:rPr>
      </w:pPr>
    </w:p>
    <w:p w:rsidR="00AD5367" w:rsidRDefault="00AD5367" w:rsidP="00B34948">
      <w:pPr>
        <w:jc w:val="center"/>
        <w:rPr>
          <w:rFonts w:ascii="Arial" w:hAnsi="Arial" w:cs="Arial"/>
          <w:b/>
        </w:rPr>
      </w:pPr>
    </w:p>
    <w:p w:rsidR="00AD5367" w:rsidDel="00902CB7" w:rsidRDefault="00AD5367">
      <w:pPr>
        <w:jc w:val="center"/>
        <w:rPr>
          <w:del w:id="684" w:author="dbecker" w:date="2016-01-07T13:38:00Z"/>
          <w:rFonts w:ascii="Arial" w:hAnsi="Arial" w:cs="Arial"/>
          <w:b/>
        </w:rPr>
      </w:pPr>
    </w:p>
    <w:p w:rsidR="00F85093" w:rsidDel="00902CB7" w:rsidRDefault="00F85093">
      <w:pPr>
        <w:jc w:val="center"/>
        <w:rPr>
          <w:del w:id="685" w:author="dbecker" w:date="2016-01-07T13:38:00Z"/>
          <w:rFonts w:ascii="Arial" w:hAnsi="Arial" w:cs="Arial"/>
          <w:b/>
        </w:rPr>
      </w:pPr>
    </w:p>
    <w:p w:rsidR="001F0C58" w:rsidRPr="00ED71FD" w:rsidRDefault="001F0C58">
      <w:pPr>
        <w:pStyle w:val="Heading1"/>
        <w:numPr>
          <w:ilvl w:val="0"/>
          <w:numId w:val="36"/>
        </w:numPr>
        <w:tabs>
          <w:tab w:val="clear" w:pos="744"/>
          <w:tab w:val="left" w:pos="360"/>
        </w:tabs>
        <w:spacing w:line="240" w:lineRule="auto"/>
        <w:ind w:hanging="1080"/>
        <w:jc w:val="left"/>
        <w:rPr>
          <w:rFonts w:ascii="Cambria" w:hAnsi="Cambria" w:cs="Arial"/>
          <w:b/>
          <w:color w:val="0070C0"/>
          <w:sz w:val="22"/>
          <w:szCs w:val="22"/>
          <w:u w:val="none"/>
          <w:rPrChange w:id="686" w:author="dbecker" w:date="2015-10-07T12:41:00Z">
            <w:rPr>
              <w:rFonts w:ascii="Arial" w:hAnsi="Arial" w:cs="Arial"/>
              <w:b/>
              <w:u w:val="none"/>
            </w:rPr>
          </w:rPrChange>
        </w:rPr>
        <w:pPrChange w:id="687" w:author="dbecker" w:date="2016-01-07T13:39:00Z">
          <w:pPr>
            <w:pStyle w:val="Heading1"/>
            <w:numPr>
              <w:numId w:val="36"/>
            </w:numPr>
            <w:tabs>
              <w:tab w:val="clear" w:pos="744"/>
              <w:tab w:val="left" w:pos="360"/>
              <w:tab w:val="num" w:pos="1080"/>
            </w:tabs>
            <w:ind w:left="1080" w:hanging="1080"/>
            <w:jc w:val="left"/>
          </w:pPr>
        </w:pPrChange>
      </w:pPr>
      <w:bookmarkStart w:id="688" w:name="_Toc431372771"/>
      <w:r w:rsidRPr="00ED71FD">
        <w:rPr>
          <w:rFonts w:ascii="Cambria" w:hAnsi="Cambria" w:cs="Arial"/>
          <w:b/>
          <w:color w:val="0070C0"/>
          <w:sz w:val="22"/>
          <w:szCs w:val="22"/>
          <w:u w:val="none"/>
          <w:rPrChange w:id="689" w:author="dbecker" w:date="2015-10-07T12:41:00Z">
            <w:rPr>
              <w:rFonts w:ascii="Arial" w:hAnsi="Arial" w:cs="Arial"/>
              <w:b/>
              <w:u w:val="none"/>
            </w:rPr>
          </w:rPrChange>
        </w:rPr>
        <w:t>P</w:t>
      </w:r>
      <w:r w:rsidR="00826869" w:rsidRPr="00ED71FD">
        <w:rPr>
          <w:rFonts w:ascii="Cambria" w:hAnsi="Cambria" w:cs="Arial"/>
          <w:b/>
          <w:color w:val="0070C0"/>
          <w:sz w:val="22"/>
          <w:szCs w:val="22"/>
          <w:u w:val="none"/>
          <w:rPrChange w:id="690" w:author="dbecker" w:date="2015-10-07T12:41:00Z">
            <w:rPr>
              <w:rFonts w:ascii="Arial" w:hAnsi="Arial" w:cs="Arial"/>
              <w:b/>
              <w:u w:val="none"/>
            </w:rPr>
          </w:rPrChange>
        </w:rPr>
        <w:t>URPOSE</w:t>
      </w:r>
      <w:bookmarkEnd w:id="688"/>
    </w:p>
    <w:p w:rsidR="001F0C58" w:rsidRDefault="001F0C58" w:rsidP="001F0C58">
      <w:pPr>
        <w:rPr>
          <w:rFonts w:ascii="Arial" w:hAnsi="Arial" w:cs="Arial"/>
          <w:sz w:val="20"/>
          <w:szCs w:val="20"/>
        </w:rPr>
      </w:pPr>
    </w:p>
    <w:p w:rsidR="001F0C58" w:rsidRPr="00902CB7" w:rsidRDefault="001F0C58" w:rsidP="008039C4">
      <w:pPr>
        <w:ind w:left="360"/>
        <w:jc w:val="both"/>
        <w:rPr>
          <w:rFonts w:asciiTheme="majorHAnsi" w:hAnsiTheme="majorHAnsi" w:cs="Arial"/>
          <w:sz w:val="20"/>
          <w:szCs w:val="20"/>
          <w:rPrChange w:id="691" w:author="dbecker" w:date="2016-01-07T13:38:00Z">
            <w:rPr>
              <w:rFonts w:ascii="Arial" w:hAnsi="Arial" w:cs="Arial"/>
              <w:sz w:val="20"/>
              <w:szCs w:val="20"/>
            </w:rPr>
          </w:rPrChange>
        </w:rPr>
      </w:pPr>
      <w:r w:rsidRPr="00902CB7">
        <w:rPr>
          <w:rFonts w:asciiTheme="majorHAnsi" w:hAnsiTheme="majorHAnsi" w:cs="Arial"/>
          <w:sz w:val="20"/>
          <w:szCs w:val="20"/>
          <w:rPrChange w:id="692" w:author="dbecker" w:date="2016-01-07T13:38:00Z">
            <w:rPr>
              <w:rFonts w:ascii="Arial" w:hAnsi="Arial" w:cs="Arial"/>
              <w:sz w:val="20"/>
              <w:szCs w:val="20"/>
            </w:rPr>
          </w:rPrChange>
        </w:rPr>
        <w:t xml:space="preserve">The purpose of this document is to provide the five (5) municipalities located in the Vermont Yankee (VY) Plume Exposure Pathway Emergency Planning Zone (EPZ) and the </w:t>
      </w:r>
      <w:r w:rsidR="00AB7860" w:rsidRPr="00902CB7">
        <w:rPr>
          <w:rFonts w:asciiTheme="majorHAnsi" w:hAnsiTheme="majorHAnsi" w:cs="Arial"/>
          <w:sz w:val="20"/>
          <w:szCs w:val="20"/>
          <w:rPrChange w:id="693" w:author="dbecker" w:date="2016-01-07T13:38:00Z">
            <w:rPr>
              <w:rFonts w:ascii="Arial" w:hAnsi="Arial" w:cs="Arial"/>
              <w:sz w:val="20"/>
              <w:szCs w:val="20"/>
            </w:rPr>
          </w:rPrChange>
        </w:rPr>
        <w:t>seven</w:t>
      </w:r>
      <w:r w:rsidRPr="00902CB7">
        <w:rPr>
          <w:rFonts w:asciiTheme="majorHAnsi" w:hAnsiTheme="majorHAnsi" w:cs="Arial"/>
          <w:sz w:val="20"/>
          <w:szCs w:val="20"/>
          <w:rPrChange w:id="694" w:author="dbecker" w:date="2016-01-07T13:38:00Z">
            <w:rPr>
              <w:rFonts w:ascii="Arial" w:hAnsi="Arial" w:cs="Arial"/>
              <w:sz w:val="20"/>
              <w:szCs w:val="20"/>
            </w:rPr>
          </w:rPrChange>
        </w:rPr>
        <w:t>teen (1</w:t>
      </w:r>
      <w:r w:rsidR="00AB7860" w:rsidRPr="00902CB7">
        <w:rPr>
          <w:rFonts w:asciiTheme="majorHAnsi" w:hAnsiTheme="majorHAnsi" w:cs="Arial"/>
          <w:sz w:val="20"/>
          <w:szCs w:val="20"/>
          <w:rPrChange w:id="695" w:author="dbecker" w:date="2016-01-07T13:38:00Z">
            <w:rPr>
              <w:rFonts w:ascii="Arial" w:hAnsi="Arial" w:cs="Arial"/>
              <w:sz w:val="20"/>
              <w:szCs w:val="20"/>
            </w:rPr>
          </w:rPrChange>
        </w:rPr>
        <w:t>7</w:t>
      </w:r>
      <w:r w:rsidRPr="00902CB7">
        <w:rPr>
          <w:rFonts w:asciiTheme="majorHAnsi" w:hAnsiTheme="majorHAnsi" w:cs="Arial"/>
          <w:sz w:val="20"/>
          <w:szCs w:val="20"/>
          <w:rPrChange w:id="696" w:author="dbecker" w:date="2016-01-07T13:38:00Z">
            <w:rPr>
              <w:rFonts w:ascii="Arial" w:hAnsi="Arial" w:cs="Arial"/>
              <w:sz w:val="20"/>
              <w:szCs w:val="20"/>
            </w:rPr>
          </w:rPrChange>
        </w:rPr>
        <w:t>) municipalities located in the Seabrook Station (SS) EPZ</w:t>
      </w:r>
      <w:r w:rsidR="008039C4" w:rsidRPr="00902CB7">
        <w:rPr>
          <w:rFonts w:asciiTheme="majorHAnsi" w:hAnsiTheme="majorHAnsi" w:cs="Arial"/>
          <w:sz w:val="20"/>
          <w:szCs w:val="20"/>
          <w:rPrChange w:id="697" w:author="dbecker" w:date="2016-01-07T13:38:00Z">
            <w:rPr>
              <w:rFonts w:ascii="Arial" w:hAnsi="Arial" w:cs="Arial"/>
              <w:sz w:val="20"/>
              <w:szCs w:val="20"/>
            </w:rPr>
          </w:rPrChange>
        </w:rPr>
        <w:t>, procedures for the capability of a rapid and coordinated response to a radiological emergency at the nuclear power plants</w:t>
      </w:r>
      <w:r w:rsidR="006B50C3" w:rsidRPr="00902CB7">
        <w:rPr>
          <w:rFonts w:asciiTheme="majorHAnsi" w:hAnsiTheme="majorHAnsi" w:cs="Arial"/>
          <w:sz w:val="20"/>
          <w:szCs w:val="20"/>
          <w:rPrChange w:id="698" w:author="dbecker" w:date="2016-01-07T13:38:00Z">
            <w:rPr>
              <w:rFonts w:ascii="Arial" w:hAnsi="Arial" w:cs="Arial"/>
              <w:sz w:val="20"/>
              <w:szCs w:val="20"/>
            </w:rPr>
          </w:rPrChange>
        </w:rPr>
        <w:t xml:space="preserve"> (also known as Risk Communities)</w:t>
      </w:r>
      <w:r w:rsidR="008039C4" w:rsidRPr="00902CB7">
        <w:rPr>
          <w:rFonts w:asciiTheme="majorHAnsi" w:hAnsiTheme="majorHAnsi" w:cs="Arial"/>
          <w:sz w:val="20"/>
          <w:szCs w:val="20"/>
          <w:rPrChange w:id="699" w:author="dbecker" w:date="2016-01-07T13:38:00Z">
            <w:rPr>
              <w:rFonts w:ascii="Arial" w:hAnsi="Arial" w:cs="Arial"/>
              <w:sz w:val="20"/>
              <w:szCs w:val="20"/>
            </w:rPr>
          </w:rPrChange>
        </w:rPr>
        <w:t xml:space="preserve">.  This document serves as an extension of the </w:t>
      </w:r>
      <w:r w:rsidR="008039C4" w:rsidRPr="00902CB7">
        <w:rPr>
          <w:rFonts w:asciiTheme="majorHAnsi" w:hAnsiTheme="majorHAnsi" w:cs="Arial"/>
          <w:i/>
          <w:sz w:val="20"/>
          <w:szCs w:val="20"/>
          <w:rPrChange w:id="700" w:author="dbecker" w:date="2016-01-07T13:38:00Z">
            <w:rPr>
              <w:rFonts w:ascii="Arial" w:hAnsi="Arial" w:cs="Arial"/>
              <w:i/>
              <w:sz w:val="20"/>
              <w:szCs w:val="20"/>
            </w:rPr>
          </w:rPrChange>
        </w:rPr>
        <w:t xml:space="preserve">State Emergency Operations Plan </w:t>
      </w:r>
      <w:r w:rsidR="008039C4" w:rsidRPr="00902CB7">
        <w:rPr>
          <w:rFonts w:asciiTheme="majorHAnsi" w:hAnsiTheme="majorHAnsi" w:cs="Arial"/>
          <w:sz w:val="20"/>
          <w:szCs w:val="20"/>
          <w:rPrChange w:id="701" w:author="dbecker" w:date="2016-01-07T13:38:00Z">
            <w:rPr>
              <w:rFonts w:ascii="Arial" w:hAnsi="Arial" w:cs="Arial"/>
              <w:sz w:val="20"/>
              <w:szCs w:val="20"/>
            </w:rPr>
          </w:rPrChange>
        </w:rPr>
        <w:t xml:space="preserve">(SEOP), the </w:t>
      </w:r>
      <w:r w:rsidR="008039C4" w:rsidRPr="00902CB7">
        <w:rPr>
          <w:rFonts w:asciiTheme="majorHAnsi" w:hAnsiTheme="majorHAnsi" w:cs="Arial"/>
          <w:i/>
          <w:sz w:val="20"/>
          <w:szCs w:val="20"/>
          <w:rPrChange w:id="702" w:author="dbecker" w:date="2016-01-07T13:38:00Z">
            <w:rPr>
              <w:rFonts w:ascii="Arial" w:hAnsi="Arial" w:cs="Arial"/>
              <w:i/>
              <w:sz w:val="20"/>
              <w:szCs w:val="20"/>
            </w:rPr>
          </w:rPrChange>
        </w:rPr>
        <w:t>Radi</w:t>
      </w:r>
      <w:r w:rsidR="00FC7004" w:rsidRPr="00902CB7">
        <w:rPr>
          <w:rFonts w:asciiTheme="majorHAnsi" w:hAnsiTheme="majorHAnsi" w:cs="Arial"/>
          <w:i/>
          <w:sz w:val="20"/>
          <w:szCs w:val="20"/>
          <w:rPrChange w:id="703" w:author="dbecker" w:date="2016-01-07T13:38:00Z">
            <w:rPr>
              <w:rFonts w:ascii="Arial" w:hAnsi="Arial" w:cs="Arial"/>
              <w:i/>
              <w:sz w:val="20"/>
              <w:szCs w:val="20"/>
            </w:rPr>
          </w:rPrChange>
        </w:rPr>
        <w:t>ological Emergency</w:t>
      </w:r>
      <w:r w:rsidR="008039C4" w:rsidRPr="00902CB7">
        <w:rPr>
          <w:rFonts w:asciiTheme="majorHAnsi" w:hAnsiTheme="majorHAnsi" w:cs="Arial"/>
          <w:i/>
          <w:sz w:val="20"/>
          <w:szCs w:val="20"/>
          <w:rPrChange w:id="704" w:author="dbecker" w:date="2016-01-07T13:38:00Z">
            <w:rPr>
              <w:rFonts w:ascii="Arial" w:hAnsi="Arial" w:cs="Arial"/>
              <w:i/>
              <w:sz w:val="20"/>
              <w:szCs w:val="20"/>
            </w:rPr>
          </w:rPrChange>
        </w:rPr>
        <w:t xml:space="preserve"> Response for Nuclear Facilities Incident Annex </w:t>
      </w:r>
      <w:r w:rsidR="008039C4" w:rsidRPr="00902CB7">
        <w:rPr>
          <w:rFonts w:asciiTheme="majorHAnsi" w:hAnsiTheme="majorHAnsi" w:cs="Arial"/>
          <w:sz w:val="20"/>
          <w:szCs w:val="20"/>
          <w:rPrChange w:id="705" w:author="dbecker" w:date="2016-01-07T13:38:00Z">
            <w:rPr>
              <w:rFonts w:ascii="Arial" w:hAnsi="Arial" w:cs="Arial"/>
              <w:sz w:val="20"/>
              <w:szCs w:val="20"/>
            </w:rPr>
          </w:rPrChange>
        </w:rPr>
        <w:t>and would be implemented concurrently with those documents and the individual local municipality radiological preparedness and response plan.</w:t>
      </w:r>
    </w:p>
    <w:p w:rsidR="00B0163F" w:rsidRPr="00902CB7" w:rsidRDefault="00B0163F" w:rsidP="008039C4">
      <w:pPr>
        <w:ind w:left="360"/>
        <w:jc w:val="both"/>
        <w:rPr>
          <w:rFonts w:asciiTheme="majorHAnsi" w:hAnsiTheme="majorHAnsi" w:cs="Arial"/>
          <w:sz w:val="20"/>
          <w:szCs w:val="20"/>
          <w:rPrChange w:id="706" w:author="dbecker" w:date="2016-01-07T13:38:00Z">
            <w:rPr>
              <w:rFonts w:ascii="Arial" w:hAnsi="Arial" w:cs="Arial"/>
              <w:sz w:val="20"/>
              <w:szCs w:val="20"/>
            </w:rPr>
          </w:rPrChange>
        </w:rPr>
      </w:pPr>
    </w:p>
    <w:p w:rsidR="00B0163F" w:rsidRPr="00902CB7" w:rsidRDefault="00B0163F" w:rsidP="008039C4">
      <w:pPr>
        <w:ind w:left="360"/>
        <w:jc w:val="both"/>
        <w:rPr>
          <w:rFonts w:asciiTheme="majorHAnsi" w:hAnsiTheme="majorHAnsi" w:cs="Arial"/>
          <w:sz w:val="20"/>
          <w:szCs w:val="20"/>
          <w:rPrChange w:id="707" w:author="dbecker" w:date="2016-01-07T13:38:00Z">
            <w:rPr>
              <w:rFonts w:ascii="Arial" w:hAnsi="Arial" w:cs="Arial"/>
              <w:sz w:val="20"/>
              <w:szCs w:val="20"/>
            </w:rPr>
          </w:rPrChange>
        </w:rPr>
      </w:pPr>
      <w:r w:rsidRPr="00902CB7">
        <w:rPr>
          <w:rFonts w:asciiTheme="majorHAnsi" w:hAnsiTheme="majorHAnsi" w:cs="Arial"/>
          <w:sz w:val="20"/>
          <w:szCs w:val="20"/>
          <w:rPrChange w:id="708" w:author="dbecker" w:date="2016-01-07T13:38:00Z">
            <w:rPr>
              <w:rFonts w:ascii="Arial" w:hAnsi="Arial" w:cs="Arial"/>
              <w:sz w:val="20"/>
              <w:szCs w:val="20"/>
            </w:rPr>
          </w:rPrChange>
        </w:rPr>
        <w:t xml:space="preserve">Federal, state, local, and private agencies, as well as the </w:t>
      </w:r>
      <w:r w:rsidR="00DB0333" w:rsidRPr="00902CB7">
        <w:rPr>
          <w:rFonts w:asciiTheme="majorHAnsi" w:hAnsiTheme="majorHAnsi" w:cs="Arial"/>
          <w:sz w:val="20"/>
          <w:szCs w:val="20"/>
          <w:rPrChange w:id="709" w:author="dbecker" w:date="2016-01-07T13:38:00Z">
            <w:rPr>
              <w:rFonts w:ascii="Arial" w:hAnsi="Arial" w:cs="Arial"/>
              <w:sz w:val="20"/>
              <w:szCs w:val="20"/>
            </w:rPr>
          </w:rPrChange>
        </w:rPr>
        <w:t>power plant</w:t>
      </w:r>
      <w:r w:rsidRPr="00902CB7">
        <w:rPr>
          <w:rFonts w:asciiTheme="majorHAnsi" w:hAnsiTheme="majorHAnsi" w:cs="Arial"/>
          <w:sz w:val="20"/>
          <w:szCs w:val="20"/>
          <w:rPrChange w:id="710" w:author="dbecker" w:date="2016-01-07T13:38:00Z">
            <w:rPr>
              <w:rFonts w:ascii="Arial" w:hAnsi="Arial" w:cs="Arial"/>
              <w:sz w:val="20"/>
              <w:szCs w:val="20"/>
            </w:rPr>
          </w:rPrChange>
        </w:rPr>
        <w:t>, comprise the overall emergency response organization (ERO) for the nuclear power plant.  Collectively, they comprise the agencies and personnel that will respond to an incident with potential effects on offsite locations in New Hampshire</w:t>
      </w:r>
      <w:r w:rsidR="00925B35" w:rsidRPr="00902CB7">
        <w:rPr>
          <w:rFonts w:asciiTheme="majorHAnsi" w:hAnsiTheme="majorHAnsi" w:cs="Arial"/>
          <w:sz w:val="20"/>
          <w:szCs w:val="20"/>
          <w:rPrChange w:id="711" w:author="dbecker" w:date="2016-01-07T13:38:00Z">
            <w:rPr>
              <w:rFonts w:ascii="Arial" w:hAnsi="Arial" w:cs="Arial"/>
              <w:sz w:val="20"/>
              <w:szCs w:val="20"/>
            </w:rPr>
          </w:rPrChange>
        </w:rPr>
        <w:t xml:space="preserve">, and meet requirements as outlined in </w:t>
      </w:r>
      <w:r w:rsidR="00157F05" w:rsidRPr="00902CB7">
        <w:rPr>
          <w:rFonts w:asciiTheme="majorHAnsi" w:hAnsiTheme="majorHAnsi" w:cs="Arial"/>
          <w:sz w:val="20"/>
          <w:szCs w:val="20"/>
          <w:rPrChange w:id="712" w:author="dbecker" w:date="2016-01-07T13:38:00Z">
            <w:rPr>
              <w:rFonts w:ascii="Arial" w:hAnsi="Arial" w:cs="Arial"/>
              <w:sz w:val="20"/>
              <w:szCs w:val="20"/>
            </w:rPr>
          </w:rPrChange>
        </w:rPr>
        <w:t>Radiological Emergency Preparedness Program Manual J</w:t>
      </w:r>
      <w:r w:rsidR="00715441" w:rsidRPr="00902CB7">
        <w:rPr>
          <w:rFonts w:asciiTheme="majorHAnsi" w:hAnsiTheme="majorHAnsi" w:cs="Arial"/>
          <w:sz w:val="20"/>
          <w:szCs w:val="20"/>
          <w:rPrChange w:id="713" w:author="dbecker" w:date="2016-01-07T13:38:00Z">
            <w:rPr>
              <w:rFonts w:ascii="Arial" w:hAnsi="Arial" w:cs="Arial"/>
              <w:sz w:val="20"/>
              <w:szCs w:val="20"/>
            </w:rPr>
          </w:rPrChange>
        </w:rPr>
        <w:t>uly</w:t>
      </w:r>
      <w:r w:rsidR="00157F05" w:rsidRPr="00902CB7">
        <w:rPr>
          <w:rFonts w:asciiTheme="majorHAnsi" w:hAnsiTheme="majorHAnsi" w:cs="Arial"/>
          <w:sz w:val="20"/>
          <w:szCs w:val="20"/>
          <w:rPrChange w:id="714" w:author="dbecker" w:date="2016-01-07T13:38:00Z">
            <w:rPr>
              <w:rFonts w:ascii="Arial" w:hAnsi="Arial" w:cs="Arial"/>
              <w:sz w:val="20"/>
              <w:szCs w:val="20"/>
            </w:rPr>
          </w:rPrChange>
        </w:rPr>
        <w:t xml:space="preserve"> 2015 </w:t>
      </w:r>
      <w:r w:rsidR="00925B35" w:rsidRPr="00902CB7">
        <w:rPr>
          <w:rFonts w:asciiTheme="majorHAnsi" w:hAnsiTheme="majorHAnsi" w:cs="Arial"/>
          <w:sz w:val="20"/>
          <w:szCs w:val="20"/>
          <w:rPrChange w:id="715" w:author="dbecker" w:date="2016-01-07T13:38:00Z">
            <w:rPr>
              <w:rFonts w:ascii="Arial" w:hAnsi="Arial" w:cs="Arial"/>
              <w:sz w:val="20"/>
              <w:szCs w:val="20"/>
            </w:rPr>
          </w:rPrChange>
        </w:rPr>
        <w:t>NUREG-0654</w:t>
      </w:r>
      <w:r w:rsidR="005F39F2" w:rsidRPr="00902CB7">
        <w:rPr>
          <w:rFonts w:asciiTheme="majorHAnsi" w:hAnsiTheme="majorHAnsi" w:cs="Arial"/>
          <w:sz w:val="20"/>
          <w:szCs w:val="20"/>
          <w:rPrChange w:id="716" w:author="dbecker" w:date="2016-01-07T13:38:00Z">
            <w:rPr>
              <w:rFonts w:ascii="Arial" w:hAnsi="Arial" w:cs="Arial"/>
              <w:sz w:val="20"/>
              <w:szCs w:val="20"/>
            </w:rPr>
          </w:rPrChange>
        </w:rPr>
        <w:t>/FEMA-Rep-1, Rev.1, “Criteria for Preparation and Evaluations of Radiological Emergency Response Plans and Preparedness in Support of Nuclear Power Plants” (published jointly by the U.S. Nuclear Regulatory Commission [NRC] and the Federal Emergency Management Agency [FEMA])</w:t>
      </w:r>
      <w:r w:rsidRPr="00902CB7">
        <w:rPr>
          <w:rFonts w:asciiTheme="majorHAnsi" w:hAnsiTheme="majorHAnsi" w:cs="Arial"/>
          <w:sz w:val="20"/>
          <w:szCs w:val="20"/>
          <w:rPrChange w:id="717" w:author="dbecker" w:date="2016-01-07T13:38:00Z">
            <w:rPr>
              <w:rFonts w:ascii="Arial" w:hAnsi="Arial" w:cs="Arial"/>
              <w:sz w:val="20"/>
              <w:szCs w:val="20"/>
            </w:rPr>
          </w:rPrChange>
        </w:rPr>
        <w:t xml:space="preserve">.  </w:t>
      </w:r>
      <w:r w:rsidR="00A3138D" w:rsidRPr="00902CB7">
        <w:rPr>
          <w:rFonts w:asciiTheme="majorHAnsi" w:hAnsiTheme="majorHAnsi" w:cs="Arial"/>
          <w:sz w:val="20"/>
          <w:szCs w:val="20"/>
          <w:rPrChange w:id="718" w:author="dbecker" w:date="2016-01-07T13:38:00Z">
            <w:rPr>
              <w:rFonts w:ascii="Arial" w:hAnsi="Arial" w:cs="Arial"/>
              <w:sz w:val="20"/>
              <w:szCs w:val="20"/>
            </w:rPr>
          </w:rPrChange>
        </w:rPr>
        <w:t>Descriptions contained in the documents include:</w:t>
      </w:r>
    </w:p>
    <w:p w:rsidR="00A3138D" w:rsidRPr="00902CB7" w:rsidRDefault="00A3138D" w:rsidP="00A3138D">
      <w:pPr>
        <w:numPr>
          <w:ilvl w:val="0"/>
          <w:numId w:val="37"/>
        </w:numPr>
        <w:jc w:val="both"/>
        <w:rPr>
          <w:rFonts w:asciiTheme="majorHAnsi" w:hAnsiTheme="majorHAnsi" w:cs="Arial"/>
          <w:i/>
          <w:sz w:val="20"/>
          <w:szCs w:val="20"/>
          <w:rPrChange w:id="719" w:author="dbecker" w:date="2016-01-07T13:38:00Z">
            <w:rPr>
              <w:rFonts w:ascii="Arial" w:hAnsi="Arial" w:cs="Arial"/>
              <w:i/>
              <w:sz w:val="20"/>
              <w:szCs w:val="20"/>
            </w:rPr>
          </w:rPrChange>
        </w:rPr>
      </w:pPr>
      <w:r w:rsidRPr="00902CB7">
        <w:rPr>
          <w:rFonts w:asciiTheme="majorHAnsi" w:hAnsiTheme="majorHAnsi" w:cs="Arial"/>
          <w:sz w:val="20"/>
          <w:szCs w:val="20"/>
          <w:rPrChange w:id="720" w:author="dbecker" w:date="2016-01-07T13:38:00Z">
            <w:rPr>
              <w:rFonts w:ascii="Arial" w:hAnsi="Arial" w:cs="Arial"/>
              <w:sz w:val="20"/>
              <w:szCs w:val="20"/>
            </w:rPr>
          </w:rPrChange>
        </w:rPr>
        <w:t>Classification of nuclear emergencies using the Emergency Classification Levels (ECLs).</w:t>
      </w:r>
    </w:p>
    <w:p w:rsidR="00A3138D" w:rsidRPr="00902CB7" w:rsidRDefault="00A3138D" w:rsidP="00A3138D">
      <w:pPr>
        <w:numPr>
          <w:ilvl w:val="0"/>
          <w:numId w:val="37"/>
        </w:numPr>
        <w:jc w:val="both"/>
        <w:rPr>
          <w:rFonts w:asciiTheme="majorHAnsi" w:hAnsiTheme="majorHAnsi" w:cs="Arial"/>
          <w:i/>
          <w:sz w:val="20"/>
          <w:szCs w:val="20"/>
          <w:rPrChange w:id="721" w:author="dbecker" w:date="2016-01-07T13:38:00Z">
            <w:rPr>
              <w:rFonts w:ascii="Arial" w:hAnsi="Arial" w:cs="Arial"/>
              <w:i/>
              <w:sz w:val="20"/>
              <w:szCs w:val="20"/>
            </w:rPr>
          </w:rPrChange>
        </w:rPr>
      </w:pPr>
      <w:r w:rsidRPr="00902CB7">
        <w:rPr>
          <w:rFonts w:asciiTheme="majorHAnsi" w:hAnsiTheme="majorHAnsi" w:cs="Arial"/>
          <w:sz w:val="20"/>
          <w:szCs w:val="20"/>
          <w:rPrChange w:id="722" w:author="dbecker" w:date="2016-01-07T13:38:00Z">
            <w:rPr>
              <w:rFonts w:ascii="Arial" w:hAnsi="Arial" w:cs="Arial"/>
              <w:sz w:val="20"/>
              <w:szCs w:val="20"/>
            </w:rPr>
          </w:rPrChange>
        </w:rPr>
        <w:t>Methods used to notify the local EPZ and host community EROs, local officials, private organizations and the public in the event of a nuclear emergency at one of the plants.</w:t>
      </w:r>
    </w:p>
    <w:p w:rsidR="00A3138D" w:rsidRPr="00902CB7" w:rsidRDefault="00A3138D" w:rsidP="00A3138D">
      <w:pPr>
        <w:numPr>
          <w:ilvl w:val="0"/>
          <w:numId w:val="37"/>
        </w:numPr>
        <w:jc w:val="both"/>
        <w:rPr>
          <w:rFonts w:asciiTheme="majorHAnsi" w:hAnsiTheme="majorHAnsi" w:cs="Arial"/>
          <w:i/>
          <w:sz w:val="20"/>
          <w:szCs w:val="20"/>
          <w:rPrChange w:id="723" w:author="dbecker" w:date="2016-01-07T13:38:00Z">
            <w:rPr>
              <w:rFonts w:ascii="Arial" w:hAnsi="Arial" w:cs="Arial"/>
              <w:i/>
              <w:sz w:val="20"/>
              <w:szCs w:val="20"/>
            </w:rPr>
          </w:rPrChange>
        </w:rPr>
      </w:pPr>
      <w:r w:rsidRPr="00902CB7">
        <w:rPr>
          <w:rFonts w:asciiTheme="majorHAnsi" w:hAnsiTheme="majorHAnsi" w:cs="Arial"/>
          <w:sz w:val="20"/>
          <w:szCs w:val="20"/>
          <w:rPrChange w:id="724" w:author="dbecker" w:date="2016-01-07T13:38:00Z">
            <w:rPr>
              <w:rFonts w:ascii="Arial" w:hAnsi="Arial" w:cs="Arial"/>
              <w:sz w:val="20"/>
              <w:szCs w:val="20"/>
            </w:rPr>
          </w:rPrChange>
        </w:rPr>
        <w:t>Emergency communications systems to be employed during an emergency.</w:t>
      </w:r>
    </w:p>
    <w:p w:rsidR="00A3138D" w:rsidRPr="00902CB7" w:rsidRDefault="00A3138D" w:rsidP="00A3138D">
      <w:pPr>
        <w:numPr>
          <w:ilvl w:val="0"/>
          <w:numId w:val="37"/>
        </w:numPr>
        <w:jc w:val="both"/>
        <w:rPr>
          <w:rFonts w:asciiTheme="majorHAnsi" w:hAnsiTheme="majorHAnsi" w:cs="Arial"/>
          <w:i/>
          <w:sz w:val="20"/>
          <w:szCs w:val="20"/>
          <w:rPrChange w:id="725" w:author="dbecker" w:date="2016-01-07T13:38:00Z">
            <w:rPr>
              <w:rFonts w:ascii="Arial" w:hAnsi="Arial" w:cs="Arial"/>
              <w:i/>
              <w:sz w:val="20"/>
              <w:szCs w:val="20"/>
            </w:rPr>
          </w:rPrChange>
        </w:rPr>
      </w:pPr>
      <w:r w:rsidRPr="00902CB7">
        <w:rPr>
          <w:rFonts w:asciiTheme="majorHAnsi" w:hAnsiTheme="majorHAnsi" w:cs="Arial"/>
          <w:sz w:val="20"/>
          <w:szCs w:val="20"/>
          <w:rPrChange w:id="726" w:author="dbecker" w:date="2016-01-07T13:38:00Z">
            <w:rPr>
              <w:rFonts w:ascii="Arial" w:hAnsi="Arial" w:cs="Arial"/>
              <w:sz w:val="20"/>
              <w:szCs w:val="20"/>
            </w:rPr>
          </w:rPrChange>
        </w:rPr>
        <w:t>Public information describing emergency response plans and providing emergency response instructions for the public.</w:t>
      </w:r>
    </w:p>
    <w:p w:rsidR="00A3138D" w:rsidRPr="00902CB7" w:rsidRDefault="00A3138D" w:rsidP="00A3138D">
      <w:pPr>
        <w:numPr>
          <w:ilvl w:val="0"/>
          <w:numId w:val="37"/>
        </w:numPr>
        <w:jc w:val="both"/>
        <w:rPr>
          <w:rFonts w:asciiTheme="majorHAnsi" w:hAnsiTheme="majorHAnsi" w:cs="Arial"/>
          <w:i/>
          <w:sz w:val="20"/>
          <w:szCs w:val="20"/>
          <w:rPrChange w:id="727" w:author="dbecker" w:date="2016-01-07T13:38:00Z">
            <w:rPr>
              <w:rFonts w:ascii="Arial" w:hAnsi="Arial" w:cs="Arial"/>
              <w:i/>
              <w:sz w:val="20"/>
              <w:szCs w:val="20"/>
            </w:rPr>
          </w:rPrChange>
        </w:rPr>
      </w:pPr>
      <w:r w:rsidRPr="00902CB7">
        <w:rPr>
          <w:rFonts w:asciiTheme="majorHAnsi" w:hAnsiTheme="majorHAnsi" w:cs="Arial"/>
          <w:sz w:val="20"/>
          <w:szCs w:val="20"/>
          <w:rPrChange w:id="728" w:author="dbecker" w:date="2016-01-07T13:38:00Z">
            <w:rPr>
              <w:rFonts w:ascii="Arial" w:hAnsi="Arial" w:cs="Arial"/>
              <w:sz w:val="20"/>
              <w:szCs w:val="20"/>
            </w:rPr>
          </w:rPrChange>
        </w:rPr>
        <w:t>Emergency facilities and equipment available for use by the offsite emergency response organizations (OROs).</w:t>
      </w:r>
    </w:p>
    <w:p w:rsidR="00A3138D" w:rsidRPr="00902CB7" w:rsidRDefault="00A3138D" w:rsidP="00A3138D">
      <w:pPr>
        <w:numPr>
          <w:ilvl w:val="0"/>
          <w:numId w:val="37"/>
        </w:numPr>
        <w:jc w:val="both"/>
        <w:rPr>
          <w:rFonts w:asciiTheme="majorHAnsi" w:hAnsiTheme="majorHAnsi" w:cs="Arial"/>
          <w:i/>
          <w:sz w:val="20"/>
          <w:szCs w:val="20"/>
          <w:rPrChange w:id="729" w:author="dbecker" w:date="2016-01-07T13:38:00Z">
            <w:rPr>
              <w:rFonts w:ascii="Arial" w:hAnsi="Arial" w:cs="Arial"/>
              <w:i/>
              <w:sz w:val="20"/>
              <w:szCs w:val="20"/>
            </w:rPr>
          </w:rPrChange>
        </w:rPr>
      </w:pPr>
      <w:r w:rsidRPr="00902CB7">
        <w:rPr>
          <w:rFonts w:asciiTheme="majorHAnsi" w:hAnsiTheme="majorHAnsi" w:cs="Arial"/>
          <w:sz w:val="20"/>
          <w:szCs w:val="20"/>
          <w:rPrChange w:id="730" w:author="dbecker" w:date="2016-01-07T13:38:00Z">
            <w:rPr>
              <w:rFonts w:ascii="Arial" w:hAnsi="Arial" w:cs="Arial"/>
              <w:sz w:val="20"/>
              <w:szCs w:val="20"/>
            </w:rPr>
          </w:rPrChange>
        </w:rPr>
        <w:t>Means to be employed to assess the offsite consequences of an onsite accident.</w:t>
      </w:r>
    </w:p>
    <w:p w:rsidR="00A3138D" w:rsidRPr="00902CB7" w:rsidRDefault="00A3138D" w:rsidP="00A3138D">
      <w:pPr>
        <w:numPr>
          <w:ilvl w:val="0"/>
          <w:numId w:val="37"/>
        </w:numPr>
        <w:jc w:val="both"/>
        <w:rPr>
          <w:rFonts w:asciiTheme="majorHAnsi" w:hAnsiTheme="majorHAnsi" w:cs="Arial"/>
          <w:i/>
          <w:sz w:val="20"/>
          <w:szCs w:val="20"/>
          <w:rPrChange w:id="731" w:author="dbecker" w:date="2016-01-07T13:38:00Z">
            <w:rPr>
              <w:rFonts w:ascii="Arial" w:hAnsi="Arial" w:cs="Arial"/>
              <w:i/>
              <w:sz w:val="20"/>
              <w:szCs w:val="20"/>
            </w:rPr>
          </w:rPrChange>
        </w:rPr>
      </w:pPr>
      <w:r w:rsidRPr="00902CB7">
        <w:rPr>
          <w:rFonts w:asciiTheme="majorHAnsi" w:hAnsiTheme="majorHAnsi" w:cs="Arial"/>
          <w:sz w:val="20"/>
          <w:szCs w:val="20"/>
          <w:rPrChange w:id="732" w:author="dbecker" w:date="2016-01-07T13:38:00Z">
            <w:rPr>
              <w:rFonts w:ascii="Arial" w:hAnsi="Arial" w:cs="Arial"/>
              <w:sz w:val="20"/>
              <w:szCs w:val="20"/>
            </w:rPr>
          </w:rPrChange>
        </w:rPr>
        <w:t>Protective actions to be implemented by the ERO and the public.</w:t>
      </w:r>
    </w:p>
    <w:p w:rsidR="00A3138D" w:rsidRPr="00902CB7" w:rsidRDefault="00A3138D" w:rsidP="00A3138D">
      <w:pPr>
        <w:numPr>
          <w:ilvl w:val="0"/>
          <w:numId w:val="37"/>
        </w:numPr>
        <w:jc w:val="both"/>
        <w:rPr>
          <w:rFonts w:asciiTheme="majorHAnsi" w:hAnsiTheme="majorHAnsi" w:cs="Arial"/>
          <w:i/>
          <w:sz w:val="20"/>
          <w:szCs w:val="20"/>
          <w:rPrChange w:id="733" w:author="dbecker" w:date="2016-01-07T13:38:00Z">
            <w:rPr>
              <w:rFonts w:ascii="Arial" w:hAnsi="Arial" w:cs="Arial"/>
              <w:i/>
              <w:sz w:val="20"/>
              <w:szCs w:val="20"/>
            </w:rPr>
          </w:rPrChange>
        </w:rPr>
      </w:pPr>
      <w:r w:rsidRPr="00902CB7">
        <w:rPr>
          <w:rFonts w:asciiTheme="majorHAnsi" w:hAnsiTheme="majorHAnsi" w:cs="Arial"/>
          <w:sz w:val="20"/>
          <w:szCs w:val="20"/>
          <w:rPrChange w:id="734" w:author="dbecker" w:date="2016-01-07T13:38:00Z">
            <w:rPr>
              <w:rFonts w:ascii="Arial" w:hAnsi="Arial" w:cs="Arial"/>
              <w:sz w:val="20"/>
              <w:szCs w:val="20"/>
            </w:rPr>
          </w:rPrChange>
        </w:rPr>
        <w:t>Means for controlling radiological exposure of emergency workers involved in protective response activities.</w:t>
      </w:r>
    </w:p>
    <w:p w:rsidR="00A3138D" w:rsidRPr="00902CB7" w:rsidRDefault="00A3138D" w:rsidP="00A3138D">
      <w:pPr>
        <w:numPr>
          <w:ilvl w:val="0"/>
          <w:numId w:val="37"/>
        </w:numPr>
        <w:jc w:val="both"/>
        <w:rPr>
          <w:rFonts w:asciiTheme="majorHAnsi" w:hAnsiTheme="majorHAnsi" w:cs="Arial"/>
          <w:i/>
          <w:sz w:val="20"/>
          <w:szCs w:val="20"/>
          <w:rPrChange w:id="735" w:author="dbecker" w:date="2016-01-07T13:38:00Z">
            <w:rPr>
              <w:rFonts w:ascii="Arial" w:hAnsi="Arial" w:cs="Arial"/>
              <w:i/>
              <w:sz w:val="20"/>
              <w:szCs w:val="20"/>
            </w:rPr>
          </w:rPrChange>
        </w:rPr>
      </w:pPr>
      <w:r w:rsidRPr="00902CB7">
        <w:rPr>
          <w:rFonts w:asciiTheme="majorHAnsi" w:hAnsiTheme="majorHAnsi" w:cs="Arial"/>
          <w:sz w:val="20"/>
          <w:szCs w:val="20"/>
          <w:rPrChange w:id="736" w:author="dbecker" w:date="2016-01-07T13:38:00Z">
            <w:rPr>
              <w:rFonts w:ascii="Arial" w:hAnsi="Arial" w:cs="Arial"/>
              <w:sz w:val="20"/>
              <w:szCs w:val="20"/>
            </w:rPr>
          </w:rPrChange>
        </w:rPr>
        <w:t>Medical and public health services available to persons injured or radiologically contaminated.</w:t>
      </w:r>
    </w:p>
    <w:p w:rsidR="00A3138D" w:rsidRPr="00902CB7" w:rsidRDefault="00A3138D" w:rsidP="00A3138D">
      <w:pPr>
        <w:numPr>
          <w:ilvl w:val="0"/>
          <w:numId w:val="37"/>
        </w:numPr>
        <w:jc w:val="both"/>
        <w:rPr>
          <w:rFonts w:asciiTheme="majorHAnsi" w:hAnsiTheme="majorHAnsi" w:cs="Arial"/>
          <w:i/>
          <w:sz w:val="20"/>
          <w:szCs w:val="20"/>
          <w:rPrChange w:id="737" w:author="dbecker" w:date="2016-01-07T13:38:00Z">
            <w:rPr>
              <w:rFonts w:ascii="Arial" w:hAnsi="Arial" w:cs="Arial"/>
              <w:i/>
              <w:sz w:val="20"/>
              <w:szCs w:val="20"/>
            </w:rPr>
          </w:rPrChange>
        </w:rPr>
      </w:pPr>
      <w:r w:rsidRPr="00902CB7">
        <w:rPr>
          <w:rFonts w:asciiTheme="majorHAnsi" w:hAnsiTheme="majorHAnsi" w:cs="Arial"/>
          <w:sz w:val="20"/>
          <w:szCs w:val="20"/>
          <w:rPrChange w:id="738" w:author="dbecker" w:date="2016-01-07T13:38:00Z">
            <w:rPr>
              <w:rFonts w:ascii="Arial" w:hAnsi="Arial" w:cs="Arial"/>
              <w:sz w:val="20"/>
              <w:szCs w:val="20"/>
            </w:rPr>
          </w:rPrChange>
        </w:rPr>
        <w:t>Plans for safe recovery of the affected portions of an EPZ community at the conclusion of the emergency.</w:t>
      </w:r>
    </w:p>
    <w:p w:rsidR="00A3138D" w:rsidRPr="00902CB7" w:rsidRDefault="00A3138D" w:rsidP="00A3138D">
      <w:pPr>
        <w:numPr>
          <w:ilvl w:val="0"/>
          <w:numId w:val="37"/>
        </w:numPr>
        <w:jc w:val="both"/>
        <w:rPr>
          <w:rFonts w:asciiTheme="majorHAnsi" w:hAnsiTheme="majorHAnsi" w:cs="Arial"/>
          <w:i/>
          <w:sz w:val="20"/>
          <w:szCs w:val="20"/>
          <w:rPrChange w:id="739" w:author="dbecker" w:date="2016-01-07T13:38:00Z">
            <w:rPr>
              <w:rFonts w:ascii="Arial" w:hAnsi="Arial" w:cs="Arial"/>
              <w:i/>
              <w:sz w:val="20"/>
              <w:szCs w:val="20"/>
            </w:rPr>
          </w:rPrChange>
        </w:rPr>
      </w:pPr>
      <w:r w:rsidRPr="00902CB7">
        <w:rPr>
          <w:rFonts w:asciiTheme="majorHAnsi" w:hAnsiTheme="majorHAnsi" w:cs="Arial"/>
          <w:sz w:val="20"/>
          <w:szCs w:val="20"/>
          <w:rPrChange w:id="740" w:author="dbecker" w:date="2016-01-07T13:38:00Z">
            <w:rPr>
              <w:rFonts w:ascii="Arial" w:hAnsi="Arial" w:cs="Arial"/>
              <w:sz w:val="20"/>
              <w:szCs w:val="20"/>
            </w:rPr>
          </w:rPrChange>
        </w:rPr>
        <w:t>Exercises and drills to be conducted to evaluate major portions of the offsite emergency response capability.</w:t>
      </w:r>
    </w:p>
    <w:p w:rsidR="00A3138D" w:rsidRPr="00902CB7" w:rsidRDefault="00A3138D" w:rsidP="00A3138D">
      <w:pPr>
        <w:numPr>
          <w:ilvl w:val="0"/>
          <w:numId w:val="37"/>
        </w:numPr>
        <w:jc w:val="both"/>
        <w:rPr>
          <w:rFonts w:asciiTheme="majorHAnsi" w:hAnsiTheme="majorHAnsi" w:cs="Arial"/>
          <w:i/>
          <w:sz w:val="20"/>
          <w:szCs w:val="20"/>
          <w:rPrChange w:id="741" w:author="dbecker" w:date="2016-01-07T13:38:00Z">
            <w:rPr>
              <w:rFonts w:ascii="Arial" w:hAnsi="Arial" w:cs="Arial"/>
              <w:i/>
              <w:sz w:val="20"/>
              <w:szCs w:val="20"/>
            </w:rPr>
          </w:rPrChange>
        </w:rPr>
      </w:pPr>
      <w:r w:rsidRPr="00902CB7">
        <w:rPr>
          <w:rFonts w:asciiTheme="majorHAnsi" w:hAnsiTheme="majorHAnsi" w:cs="Arial"/>
          <w:sz w:val="20"/>
          <w:szCs w:val="20"/>
          <w:rPrChange w:id="742" w:author="dbecker" w:date="2016-01-07T13:38:00Z">
            <w:rPr>
              <w:rFonts w:ascii="Arial" w:hAnsi="Arial" w:cs="Arial"/>
              <w:sz w:val="20"/>
              <w:szCs w:val="20"/>
            </w:rPr>
          </w:rPrChange>
        </w:rPr>
        <w:t>The radiological emergency response training to be provided to the various agencies and personnel within the ORO.</w:t>
      </w:r>
    </w:p>
    <w:p w:rsidR="00A3138D" w:rsidRPr="00902CB7" w:rsidRDefault="00A3138D" w:rsidP="00A3138D">
      <w:pPr>
        <w:numPr>
          <w:ilvl w:val="0"/>
          <w:numId w:val="37"/>
        </w:numPr>
        <w:jc w:val="both"/>
        <w:rPr>
          <w:rFonts w:asciiTheme="majorHAnsi" w:hAnsiTheme="majorHAnsi" w:cs="Arial"/>
          <w:i/>
          <w:sz w:val="20"/>
          <w:szCs w:val="20"/>
          <w:rPrChange w:id="743" w:author="dbecker" w:date="2016-01-07T13:38:00Z">
            <w:rPr>
              <w:rFonts w:ascii="Arial" w:hAnsi="Arial" w:cs="Arial"/>
              <w:i/>
              <w:sz w:val="20"/>
              <w:szCs w:val="20"/>
            </w:rPr>
          </w:rPrChange>
        </w:rPr>
      </w:pPr>
      <w:r w:rsidRPr="00902CB7">
        <w:rPr>
          <w:rFonts w:asciiTheme="majorHAnsi" w:hAnsiTheme="majorHAnsi" w:cs="Arial"/>
          <w:sz w:val="20"/>
          <w:szCs w:val="20"/>
          <w:rPrChange w:id="744" w:author="dbecker" w:date="2016-01-07T13:38:00Z">
            <w:rPr>
              <w:rFonts w:ascii="Arial" w:hAnsi="Arial" w:cs="Arial"/>
              <w:sz w:val="20"/>
              <w:szCs w:val="20"/>
            </w:rPr>
          </w:rPrChange>
        </w:rPr>
        <w:t xml:space="preserve">Responsibilities for development, review, update, and distribution of </w:t>
      </w:r>
      <w:r w:rsidR="00826869" w:rsidRPr="00902CB7">
        <w:rPr>
          <w:rFonts w:asciiTheme="majorHAnsi" w:hAnsiTheme="majorHAnsi" w:cs="Arial"/>
          <w:sz w:val="20"/>
          <w:szCs w:val="20"/>
          <w:rPrChange w:id="745" w:author="dbecker" w:date="2016-01-07T13:38:00Z">
            <w:rPr>
              <w:rFonts w:ascii="Arial" w:hAnsi="Arial" w:cs="Arial"/>
              <w:sz w:val="20"/>
              <w:szCs w:val="20"/>
            </w:rPr>
          </w:rPrChange>
        </w:rPr>
        <w:t>components of the plan and its associated procedures.</w:t>
      </w:r>
    </w:p>
    <w:p w:rsidR="00A94AD1" w:rsidRPr="00902CB7" w:rsidRDefault="00A94AD1" w:rsidP="00A94AD1">
      <w:pPr>
        <w:ind w:left="720" w:hanging="360"/>
        <w:jc w:val="both"/>
        <w:rPr>
          <w:rFonts w:asciiTheme="majorHAnsi" w:hAnsiTheme="majorHAnsi" w:cs="Arial"/>
          <w:sz w:val="20"/>
          <w:szCs w:val="20"/>
          <w:rPrChange w:id="746" w:author="dbecker" w:date="2016-01-07T13:38:00Z">
            <w:rPr>
              <w:rFonts w:ascii="Arial" w:hAnsi="Arial" w:cs="Arial"/>
              <w:sz w:val="20"/>
              <w:szCs w:val="20"/>
            </w:rPr>
          </w:rPrChange>
        </w:rPr>
      </w:pPr>
    </w:p>
    <w:p w:rsidR="00A94AD1" w:rsidRPr="00902CB7" w:rsidRDefault="00A94AD1" w:rsidP="00A94AD1">
      <w:pPr>
        <w:ind w:left="720" w:hanging="360"/>
        <w:jc w:val="both"/>
        <w:rPr>
          <w:rFonts w:asciiTheme="majorHAnsi" w:hAnsiTheme="majorHAnsi" w:cs="Arial"/>
          <w:sz w:val="20"/>
          <w:szCs w:val="20"/>
          <w:rPrChange w:id="747" w:author="dbecker" w:date="2016-01-07T13:38:00Z">
            <w:rPr>
              <w:rFonts w:ascii="Arial" w:hAnsi="Arial" w:cs="Arial"/>
              <w:sz w:val="20"/>
              <w:szCs w:val="20"/>
            </w:rPr>
          </w:rPrChange>
        </w:rPr>
      </w:pPr>
      <w:r w:rsidRPr="00902CB7">
        <w:rPr>
          <w:rFonts w:asciiTheme="majorHAnsi" w:hAnsiTheme="majorHAnsi" w:cs="Arial"/>
          <w:sz w:val="20"/>
          <w:szCs w:val="20"/>
          <w:rPrChange w:id="748" w:author="dbecker" w:date="2016-01-07T13:38:00Z">
            <w:rPr>
              <w:rFonts w:ascii="Arial" w:hAnsi="Arial" w:cs="Arial"/>
              <w:sz w:val="20"/>
              <w:szCs w:val="20"/>
            </w:rPr>
          </w:rPrChange>
        </w:rPr>
        <w:t>The hierarchy of the various components of the Plan is:</w:t>
      </w:r>
    </w:p>
    <w:p w:rsidR="00A94AD1" w:rsidRPr="00902CB7" w:rsidRDefault="00A94AD1" w:rsidP="00A94AD1">
      <w:pPr>
        <w:numPr>
          <w:ilvl w:val="0"/>
          <w:numId w:val="40"/>
        </w:numPr>
        <w:jc w:val="both"/>
        <w:rPr>
          <w:rFonts w:asciiTheme="majorHAnsi" w:hAnsiTheme="majorHAnsi" w:cs="Arial"/>
          <w:i/>
          <w:sz w:val="20"/>
          <w:szCs w:val="20"/>
          <w:rPrChange w:id="749" w:author="dbecker" w:date="2016-01-07T13:38:00Z">
            <w:rPr>
              <w:rFonts w:ascii="Arial" w:hAnsi="Arial" w:cs="Arial"/>
              <w:i/>
              <w:sz w:val="20"/>
              <w:szCs w:val="20"/>
            </w:rPr>
          </w:rPrChange>
        </w:rPr>
      </w:pPr>
      <w:r w:rsidRPr="00902CB7">
        <w:rPr>
          <w:rFonts w:asciiTheme="majorHAnsi" w:hAnsiTheme="majorHAnsi" w:cs="Arial"/>
          <w:sz w:val="20"/>
          <w:szCs w:val="20"/>
          <w:rPrChange w:id="750" w:author="dbecker" w:date="2016-01-07T13:38:00Z">
            <w:rPr>
              <w:rFonts w:ascii="Arial" w:hAnsi="Arial" w:cs="Arial"/>
              <w:sz w:val="20"/>
              <w:szCs w:val="20"/>
            </w:rPr>
          </w:rPrChange>
        </w:rPr>
        <w:t>The New Hampshire State Emergency Operations Plan</w:t>
      </w:r>
    </w:p>
    <w:p w:rsidR="00A94AD1" w:rsidRPr="00902CB7" w:rsidRDefault="00A94AD1" w:rsidP="00A94AD1">
      <w:pPr>
        <w:numPr>
          <w:ilvl w:val="0"/>
          <w:numId w:val="40"/>
        </w:numPr>
        <w:jc w:val="both"/>
        <w:rPr>
          <w:rFonts w:asciiTheme="majorHAnsi" w:hAnsiTheme="majorHAnsi" w:cs="Arial"/>
          <w:i/>
          <w:sz w:val="20"/>
          <w:szCs w:val="20"/>
          <w:rPrChange w:id="751" w:author="dbecker" w:date="2016-01-07T13:38:00Z">
            <w:rPr>
              <w:rFonts w:ascii="Arial" w:hAnsi="Arial" w:cs="Arial"/>
              <w:i/>
              <w:sz w:val="20"/>
              <w:szCs w:val="20"/>
            </w:rPr>
          </w:rPrChange>
        </w:rPr>
      </w:pPr>
      <w:r w:rsidRPr="00902CB7">
        <w:rPr>
          <w:rFonts w:asciiTheme="majorHAnsi" w:hAnsiTheme="majorHAnsi" w:cs="Arial"/>
          <w:sz w:val="20"/>
          <w:szCs w:val="20"/>
          <w:rPrChange w:id="752" w:author="dbecker" w:date="2016-01-07T13:38:00Z">
            <w:rPr>
              <w:rFonts w:ascii="Arial" w:hAnsi="Arial" w:cs="Arial"/>
              <w:sz w:val="20"/>
              <w:szCs w:val="20"/>
            </w:rPr>
          </w:rPrChange>
        </w:rPr>
        <w:lastRenderedPageBreak/>
        <w:t>The Emergency Support Annexes (ESF) and Support Annexes</w:t>
      </w:r>
    </w:p>
    <w:p w:rsidR="00A94AD1" w:rsidRPr="00902CB7" w:rsidRDefault="00A94AD1" w:rsidP="00A94AD1">
      <w:pPr>
        <w:numPr>
          <w:ilvl w:val="0"/>
          <w:numId w:val="40"/>
        </w:numPr>
        <w:jc w:val="both"/>
        <w:rPr>
          <w:rFonts w:asciiTheme="majorHAnsi" w:hAnsiTheme="majorHAnsi" w:cs="Arial"/>
          <w:i/>
          <w:sz w:val="20"/>
          <w:szCs w:val="20"/>
          <w:rPrChange w:id="753" w:author="dbecker" w:date="2016-01-07T13:38:00Z">
            <w:rPr>
              <w:rFonts w:ascii="Arial" w:hAnsi="Arial" w:cs="Arial"/>
              <w:i/>
              <w:sz w:val="20"/>
              <w:szCs w:val="20"/>
            </w:rPr>
          </w:rPrChange>
        </w:rPr>
      </w:pPr>
      <w:r w:rsidRPr="00902CB7">
        <w:rPr>
          <w:rFonts w:asciiTheme="majorHAnsi" w:hAnsiTheme="majorHAnsi" w:cs="Arial"/>
          <w:sz w:val="20"/>
          <w:szCs w:val="20"/>
          <w:rPrChange w:id="754" w:author="dbecker" w:date="2016-01-07T13:38:00Z">
            <w:rPr>
              <w:rFonts w:ascii="Arial" w:hAnsi="Arial" w:cs="Arial"/>
              <w:sz w:val="20"/>
              <w:szCs w:val="20"/>
            </w:rPr>
          </w:rPrChange>
        </w:rPr>
        <w:t>The Radiological Emergency Response for Nuclear Facilities Incident Annex</w:t>
      </w:r>
    </w:p>
    <w:p w:rsidR="00A94AD1" w:rsidRPr="00902CB7" w:rsidRDefault="00A94AD1" w:rsidP="00A94AD1">
      <w:pPr>
        <w:numPr>
          <w:ilvl w:val="0"/>
          <w:numId w:val="40"/>
        </w:numPr>
        <w:jc w:val="both"/>
        <w:rPr>
          <w:ins w:id="755" w:author="Richards, Alexander" w:date="2015-10-14T10:10:00Z"/>
          <w:rFonts w:asciiTheme="majorHAnsi" w:hAnsiTheme="majorHAnsi" w:cs="Arial"/>
          <w:i/>
          <w:sz w:val="20"/>
          <w:szCs w:val="20"/>
          <w:rPrChange w:id="756" w:author="dbecker" w:date="2016-01-07T13:38:00Z">
            <w:rPr>
              <w:ins w:id="757" w:author="Richards, Alexander" w:date="2015-10-14T10:10:00Z"/>
              <w:rFonts w:ascii="Arial" w:hAnsi="Arial" w:cs="Arial"/>
              <w:sz w:val="20"/>
              <w:szCs w:val="20"/>
            </w:rPr>
          </w:rPrChange>
        </w:rPr>
      </w:pPr>
      <w:r w:rsidRPr="00902CB7">
        <w:rPr>
          <w:rFonts w:asciiTheme="majorHAnsi" w:hAnsiTheme="majorHAnsi" w:cs="Arial"/>
          <w:sz w:val="20"/>
          <w:szCs w:val="20"/>
          <w:rPrChange w:id="758" w:author="dbecker" w:date="2016-01-07T13:38:00Z">
            <w:rPr>
              <w:rFonts w:ascii="Arial" w:hAnsi="Arial" w:cs="Arial"/>
              <w:sz w:val="20"/>
              <w:szCs w:val="20"/>
            </w:rPr>
          </w:rPrChange>
        </w:rPr>
        <w:t>Implementing Procedures (State Agencies, EPZ Communities, Host Communities)</w:t>
      </w:r>
    </w:p>
    <w:p w:rsidR="00975535" w:rsidRPr="00826869" w:rsidRDefault="00975535">
      <w:pPr>
        <w:jc w:val="both"/>
        <w:rPr>
          <w:rFonts w:ascii="Arial" w:hAnsi="Arial" w:cs="Arial"/>
          <w:i/>
          <w:sz w:val="20"/>
          <w:szCs w:val="20"/>
        </w:rPr>
        <w:pPrChange w:id="759" w:author="Richards, Alexander" w:date="2015-10-14T10:10:00Z">
          <w:pPr>
            <w:numPr>
              <w:numId w:val="40"/>
            </w:numPr>
            <w:tabs>
              <w:tab w:val="num" w:pos="1080"/>
            </w:tabs>
            <w:ind w:left="1080" w:hanging="360"/>
            <w:jc w:val="both"/>
          </w:pPr>
        </w:pPrChange>
      </w:pPr>
    </w:p>
    <w:p w:rsidR="00826869" w:rsidDel="00142AF3" w:rsidRDefault="00826869" w:rsidP="00826869">
      <w:pPr>
        <w:jc w:val="both"/>
        <w:rPr>
          <w:del w:id="760" w:author="dbecker" w:date="2016-01-07T13:39:00Z"/>
          <w:rFonts w:ascii="Arial" w:hAnsi="Arial" w:cs="Arial"/>
          <w:sz w:val="20"/>
          <w:szCs w:val="20"/>
        </w:rPr>
      </w:pPr>
    </w:p>
    <w:p w:rsidR="00826869" w:rsidDel="00142AF3" w:rsidRDefault="00826869" w:rsidP="00826869">
      <w:pPr>
        <w:jc w:val="both"/>
        <w:rPr>
          <w:del w:id="761" w:author="dbecker" w:date="2016-01-07T13:39:00Z"/>
          <w:rFonts w:ascii="Arial" w:hAnsi="Arial" w:cs="Arial"/>
          <w:sz w:val="20"/>
          <w:szCs w:val="20"/>
        </w:rPr>
      </w:pPr>
    </w:p>
    <w:p w:rsidR="00826869" w:rsidRPr="00ED71FD" w:rsidRDefault="00826869" w:rsidP="00A323EC">
      <w:pPr>
        <w:pStyle w:val="Heading1"/>
        <w:numPr>
          <w:ilvl w:val="0"/>
          <w:numId w:val="36"/>
        </w:numPr>
        <w:tabs>
          <w:tab w:val="clear" w:pos="60"/>
          <w:tab w:val="left" w:pos="360"/>
        </w:tabs>
        <w:ind w:hanging="1080"/>
        <w:jc w:val="left"/>
        <w:rPr>
          <w:rFonts w:ascii="Cambria" w:hAnsi="Cambria" w:cs="Arial"/>
          <w:b/>
          <w:bCs/>
          <w:color w:val="0070C0"/>
          <w:sz w:val="22"/>
          <w:szCs w:val="22"/>
          <w:u w:val="none"/>
          <w:rPrChange w:id="762" w:author="dbecker" w:date="2015-10-07T12:42:00Z">
            <w:rPr>
              <w:rFonts w:ascii="Arial" w:hAnsi="Arial" w:cs="Arial"/>
              <w:b/>
              <w:bCs/>
              <w:szCs w:val="24"/>
              <w:u w:val="none"/>
            </w:rPr>
          </w:rPrChange>
        </w:rPr>
      </w:pPr>
      <w:bookmarkStart w:id="763" w:name="_Toc431372772"/>
      <w:r w:rsidRPr="00ED71FD">
        <w:rPr>
          <w:rFonts w:ascii="Cambria" w:hAnsi="Cambria" w:cs="Arial"/>
          <w:b/>
          <w:bCs/>
          <w:color w:val="0070C0"/>
          <w:sz w:val="22"/>
          <w:szCs w:val="22"/>
          <w:u w:val="none"/>
          <w:rPrChange w:id="764" w:author="dbecker" w:date="2015-10-07T12:42:00Z">
            <w:rPr>
              <w:rFonts w:ascii="Arial" w:hAnsi="Arial" w:cs="Arial"/>
              <w:b/>
              <w:bCs/>
              <w:szCs w:val="24"/>
              <w:u w:val="none"/>
            </w:rPr>
          </w:rPrChange>
        </w:rPr>
        <w:t>AUTHORITIES</w:t>
      </w:r>
      <w:bookmarkEnd w:id="763"/>
    </w:p>
    <w:p w:rsidR="00826869" w:rsidRPr="00142AF3" w:rsidRDefault="00826869" w:rsidP="00826869">
      <w:pPr>
        <w:ind w:left="360"/>
        <w:jc w:val="both"/>
        <w:rPr>
          <w:rFonts w:asciiTheme="majorHAnsi" w:hAnsiTheme="majorHAnsi" w:cs="Arial"/>
          <w:sz w:val="20"/>
          <w:szCs w:val="20"/>
          <w:rPrChange w:id="765" w:author="dbecker" w:date="2016-01-07T13:39:00Z">
            <w:rPr>
              <w:rFonts w:ascii="Arial" w:hAnsi="Arial" w:cs="Arial"/>
              <w:sz w:val="20"/>
              <w:szCs w:val="20"/>
            </w:rPr>
          </w:rPrChange>
        </w:rPr>
      </w:pPr>
      <w:r w:rsidRPr="00142AF3">
        <w:rPr>
          <w:rFonts w:asciiTheme="majorHAnsi" w:hAnsiTheme="majorHAnsi" w:cs="Arial"/>
          <w:sz w:val="20"/>
          <w:szCs w:val="20"/>
          <w:rPrChange w:id="766" w:author="dbecker" w:date="2016-01-07T13:39:00Z">
            <w:rPr>
              <w:rFonts w:ascii="Arial" w:hAnsi="Arial" w:cs="Arial"/>
              <w:sz w:val="20"/>
              <w:szCs w:val="20"/>
            </w:rPr>
          </w:rPrChange>
        </w:rPr>
        <w:t>RSA 107-B, relative to Nuclear Planning and Response Programs, is intended to protect the health and welfare of New Hampshire citizens through the initiation of a program to provide for the formulation of a Radiological Emergency Preparedness and Response program (REP) and procedures for implementing the plan.  Several sections of the emergency response statutes in RSA 107 apply to EPZ community plans.</w:t>
      </w:r>
    </w:p>
    <w:p w:rsidR="00826869" w:rsidRPr="00142AF3" w:rsidRDefault="00826869" w:rsidP="00826869">
      <w:pPr>
        <w:ind w:left="360"/>
        <w:jc w:val="both"/>
        <w:rPr>
          <w:rFonts w:asciiTheme="majorHAnsi" w:hAnsiTheme="majorHAnsi" w:cs="Arial"/>
          <w:sz w:val="20"/>
          <w:szCs w:val="20"/>
          <w:rPrChange w:id="767" w:author="dbecker" w:date="2016-01-07T13:39:00Z">
            <w:rPr>
              <w:rFonts w:ascii="Arial" w:hAnsi="Arial" w:cs="Arial"/>
              <w:sz w:val="20"/>
              <w:szCs w:val="20"/>
            </w:rPr>
          </w:rPrChange>
        </w:rPr>
      </w:pPr>
    </w:p>
    <w:p w:rsidR="00826869" w:rsidRPr="00142AF3" w:rsidRDefault="00826869" w:rsidP="00826869">
      <w:pPr>
        <w:ind w:left="360"/>
        <w:jc w:val="both"/>
        <w:rPr>
          <w:rFonts w:asciiTheme="majorHAnsi" w:hAnsiTheme="majorHAnsi" w:cs="Arial"/>
          <w:sz w:val="20"/>
          <w:szCs w:val="20"/>
          <w:rPrChange w:id="768" w:author="dbecker" w:date="2016-01-07T13:39:00Z">
            <w:rPr>
              <w:rFonts w:ascii="Arial" w:hAnsi="Arial" w:cs="Arial"/>
              <w:sz w:val="20"/>
              <w:szCs w:val="20"/>
            </w:rPr>
          </w:rPrChange>
        </w:rPr>
      </w:pPr>
      <w:r w:rsidRPr="00142AF3">
        <w:rPr>
          <w:rFonts w:asciiTheme="majorHAnsi" w:hAnsiTheme="majorHAnsi" w:cs="Arial"/>
          <w:sz w:val="20"/>
          <w:szCs w:val="20"/>
          <w:rPrChange w:id="769" w:author="dbecker" w:date="2016-01-07T13:39:00Z">
            <w:rPr>
              <w:rFonts w:ascii="Arial" w:hAnsi="Arial" w:cs="Arial"/>
              <w:sz w:val="20"/>
              <w:szCs w:val="20"/>
            </w:rPr>
          </w:rPrChange>
        </w:rPr>
        <w:t>While the lead responsibility for developing the plan lies with New Hampshire Department of Safety, Homeland Security and Emergency Management (HSEM), affected local units of government are to cooperate in that effort.  Emergency management is the preparation for and carrying out of all emergency functions to prevent, minimize, and repair injury or damage or loss of life and/or property from natural or manmade disasters.  In response to extreme emergency situations, local organizations for emergency management are essentially authorized to exercise emergency powers without regard to time-consuming procedures and formalities prescribed by law with the exception of mandatory constitutional requirements.</w:t>
      </w:r>
    </w:p>
    <w:p w:rsidR="00826869" w:rsidRPr="00142AF3" w:rsidRDefault="00826869" w:rsidP="00826869">
      <w:pPr>
        <w:ind w:left="360"/>
        <w:jc w:val="both"/>
        <w:rPr>
          <w:rFonts w:asciiTheme="majorHAnsi" w:hAnsiTheme="majorHAnsi" w:cs="Arial"/>
          <w:sz w:val="20"/>
          <w:szCs w:val="20"/>
          <w:rPrChange w:id="770" w:author="dbecker" w:date="2016-01-07T13:39:00Z">
            <w:rPr>
              <w:rFonts w:ascii="Arial" w:hAnsi="Arial" w:cs="Arial"/>
              <w:sz w:val="20"/>
              <w:szCs w:val="20"/>
            </w:rPr>
          </w:rPrChange>
        </w:rPr>
      </w:pPr>
    </w:p>
    <w:p w:rsidR="00826869" w:rsidRPr="00142AF3" w:rsidRDefault="00826869" w:rsidP="00826869">
      <w:pPr>
        <w:ind w:left="360"/>
        <w:jc w:val="both"/>
        <w:rPr>
          <w:rFonts w:asciiTheme="majorHAnsi" w:hAnsiTheme="majorHAnsi" w:cs="Arial"/>
          <w:sz w:val="20"/>
          <w:szCs w:val="20"/>
          <w:rPrChange w:id="771" w:author="dbecker" w:date="2016-01-07T13:39:00Z">
            <w:rPr>
              <w:rFonts w:ascii="Arial" w:hAnsi="Arial" w:cs="Arial"/>
              <w:sz w:val="20"/>
              <w:szCs w:val="20"/>
            </w:rPr>
          </w:rPrChange>
        </w:rPr>
      </w:pPr>
      <w:r w:rsidRPr="00142AF3">
        <w:rPr>
          <w:rFonts w:asciiTheme="majorHAnsi" w:hAnsiTheme="majorHAnsi" w:cs="Arial"/>
          <w:sz w:val="20"/>
          <w:szCs w:val="20"/>
          <w:rPrChange w:id="772" w:author="dbecker" w:date="2016-01-07T13:39:00Z">
            <w:rPr>
              <w:rFonts w:ascii="Arial" w:hAnsi="Arial" w:cs="Arial"/>
              <w:sz w:val="20"/>
              <w:szCs w:val="20"/>
            </w:rPr>
          </w:rPrChange>
        </w:rPr>
        <w:t>The following New Hampshire Statutes apply to state, county and local planning standards:</w:t>
      </w:r>
    </w:p>
    <w:p w:rsidR="00826869" w:rsidRPr="00142AF3" w:rsidRDefault="00826869" w:rsidP="00826869">
      <w:pPr>
        <w:ind w:left="360"/>
        <w:jc w:val="both"/>
        <w:rPr>
          <w:rFonts w:asciiTheme="majorHAnsi" w:hAnsiTheme="majorHAnsi" w:cs="Arial"/>
          <w:sz w:val="20"/>
          <w:szCs w:val="20"/>
          <w:rPrChange w:id="773" w:author="dbecker" w:date="2016-01-07T13:39:00Z">
            <w:rPr>
              <w:rFonts w:ascii="Arial" w:hAnsi="Arial" w:cs="Arial"/>
              <w:sz w:val="20"/>
              <w:szCs w:val="20"/>
            </w:rPr>
          </w:rPrChange>
        </w:rPr>
      </w:pPr>
      <w:r w:rsidRPr="00142AF3">
        <w:rPr>
          <w:rFonts w:asciiTheme="majorHAnsi" w:hAnsiTheme="majorHAnsi" w:cs="Arial"/>
          <w:sz w:val="20"/>
          <w:szCs w:val="20"/>
          <w:rPrChange w:id="774" w:author="dbecker" w:date="2016-01-07T13:39:00Z">
            <w:rPr>
              <w:rFonts w:ascii="Arial" w:hAnsi="Arial" w:cs="Arial"/>
              <w:sz w:val="20"/>
              <w:szCs w:val="20"/>
            </w:rPr>
          </w:rPrChange>
        </w:rPr>
        <w:t>(N.H. Revised Statutes, as amended</w:t>
      </w:r>
      <w:r w:rsidR="001D725D" w:rsidRPr="00142AF3">
        <w:rPr>
          <w:rFonts w:asciiTheme="majorHAnsi" w:hAnsiTheme="majorHAnsi" w:cs="Arial"/>
          <w:sz w:val="20"/>
          <w:szCs w:val="20"/>
          <w:rPrChange w:id="775" w:author="dbecker" w:date="2016-01-07T13:39:00Z">
            <w:rPr>
              <w:rFonts w:ascii="Arial" w:hAnsi="Arial" w:cs="Arial"/>
              <w:sz w:val="20"/>
              <w:szCs w:val="20"/>
            </w:rPr>
          </w:rPrChange>
        </w:rPr>
        <w:t>)</w:t>
      </w:r>
    </w:p>
    <w:p w:rsidR="00826869" w:rsidRPr="00142AF3" w:rsidRDefault="00826869" w:rsidP="00826869">
      <w:pPr>
        <w:ind w:left="360"/>
        <w:jc w:val="both"/>
        <w:rPr>
          <w:rFonts w:asciiTheme="majorHAnsi" w:hAnsiTheme="majorHAnsi" w:cs="Arial"/>
          <w:sz w:val="20"/>
          <w:szCs w:val="20"/>
          <w:rPrChange w:id="776" w:author="dbecker" w:date="2016-01-07T13:39:00Z">
            <w:rPr>
              <w:rFonts w:ascii="Arial" w:hAnsi="Arial" w:cs="Arial"/>
              <w:sz w:val="20"/>
              <w:szCs w:val="20"/>
            </w:rPr>
          </w:rPrChange>
        </w:rPr>
      </w:pPr>
    </w:p>
    <w:p w:rsidR="00826869" w:rsidRPr="00142AF3" w:rsidRDefault="00826869" w:rsidP="00826869">
      <w:pPr>
        <w:numPr>
          <w:ilvl w:val="0"/>
          <w:numId w:val="38"/>
        </w:numPr>
        <w:jc w:val="both"/>
        <w:rPr>
          <w:rFonts w:asciiTheme="majorHAnsi" w:hAnsiTheme="majorHAnsi" w:cs="Arial"/>
          <w:sz w:val="20"/>
          <w:szCs w:val="20"/>
          <w:rPrChange w:id="777" w:author="dbecker" w:date="2016-01-07T13:39:00Z">
            <w:rPr>
              <w:rFonts w:ascii="Arial" w:hAnsi="Arial" w:cs="Arial"/>
              <w:sz w:val="20"/>
              <w:szCs w:val="20"/>
            </w:rPr>
          </w:rPrChange>
        </w:rPr>
      </w:pPr>
      <w:r w:rsidRPr="00142AF3">
        <w:rPr>
          <w:rFonts w:asciiTheme="majorHAnsi" w:hAnsiTheme="majorHAnsi" w:cs="Arial"/>
          <w:sz w:val="20"/>
          <w:szCs w:val="20"/>
          <w:rPrChange w:id="778" w:author="dbecker" w:date="2016-01-07T13:39:00Z">
            <w:rPr>
              <w:rFonts w:ascii="Arial" w:hAnsi="Arial" w:cs="Arial"/>
              <w:sz w:val="20"/>
              <w:szCs w:val="20"/>
            </w:rPr>
          </w:rPrChange>
        </w:rPr>
        <w:t>4:45</w:t>
      </w:r>
      <w:r w:rsidRPr="00142AF3">
        <w:rPr>
          <w:rFonts w:asciiTheme="majorHAnsi" w:hAnsiTheme="majorHAnsi" w:cs="Arial"/>
          <w:sz w:val="20"/>
          <w:szCs w:val="20"/>
          <w:rPrChange w:id="779" w:author="dbecker" w:date="2016-01-07T13:39:00Z">
            <w:rPr>
              <w:rFonts w:ascii="Arial" w:hAnsi="Arial" w:cs="Arial"/>
              <w:sz w:val="20"/>
              <w:szCs w:val="20"/>
            </w:rPr>
          </w:rPrChange>
        </w:rPr>
        <w:tab/>
        <w:t>State of Emergency Powers</w:t>
      </w:r>
    </w:p>
    <w:p w:rsidR="00826869" w:rsidRPr="00142AF3" w:rsidRDefault="00826869" w:rsidP="00826869">
      <w:pPr>
        <w:numPr>
          <w:ilvl w:val="0"/>
          <w:numId w:val="38"/>
        </w:numPr>
        <w:jc w:val="both"/>
        <w:rPr>
          <w:rFonts w:asciiTheme="majorHAnsi" w:hAnsiTheme="majorHAnsi" w:cs="Arial"/>
          <w:sz w:val="20"/>
          <w:szCs w:val="20"/>
          <w:rPrChange w:id="780" w:author="dbecker" w:date="2016-01-07T13:39:00Z">
            <w:rPr>
              <w:rFonts w:ascii="Arial" w:hAnsi="Arial" w:cs="Arial"/>
              <w:sz w:val="20"/>
              <w:szCs w:val="20"/>
            </w:rPr>
          </w:rPrChange>
        </w:rPr>
      </w:pPr>
      <w:r w:rsidRPr="00142AF3">
        <w:rPr>
          <w:rFonts w:asciiTheme="majorHAnsi" w:hAnsiTheme="majorHAnsi" w:cs="Arial"/>
          <w:sz w:val="20"/>
          <w:szCs w:val="20"/>
          <w:rPrChange w:id="781" w:author="dbecker" w:date="2016-01-07T13:39:00Z">
            <w:rPr>
              <w:rFonts w:ascii="Arial" w:hAnsi="Arial" w:cs="Arial"/>
              <w:sz w:val="20"/>
              <w:szCs w:val="20"/>
            </w:rPr>
          </w:rPrChange>
        </w:rPr>
        <w:t>4:46</w:t>
      </w:r>
      <w:r w:rsidRPr="00142AF3">
        <w:rPr>
          <w:rFonts w:asciiTheme="majorHAnsi" w:hAnsiTheme="majorHAnsi" w:cs="Arial"/>
          <w:sz w:val="20"/>
          <w:szCs w:val="20"/>
          <w:rPrChange w:id="782" w:author="dbecker" w:date="2016-01-07T13:39:00Z">
            <w:rPr>
              <w:rFonts w:ascii="Arial" w:hAnsi="Arial" w:cs="Arial"/>
              <w:sz w:val="20"/>
              <w:szCs w:val="20"/>
            </w:rPr>
          </w:rPrChange>
        </w:rPr>
        <w:tab/>
        <w:t>Taking of Private Property, Compensation and Use</w:t>
      </w:r>
    </w:p>
    <w:p w:rsidR="00826869" w:rsidRPr="00142AF3" w:rsidRDefault="00826869" w:rsidP="00826869">
      <w:pPr>
        <w:numPr>
          <w:ilvl w:val="0"/>
          <w:numId w:val="38"/>
        </w:numPr>
        <w:jc w:val="both"/>
        <w:rPr>
          <w:rFonts w:asciiTheme="majorHAnsi" w:hAnsiTheme="majorHAnsi" w:cs="Arial"/>
          <w:sz w:val="20"/>
          <w:szCs w:val="20"/>
          <w:rPrChange w:id="783" w:author="dbecker" w:date="2016-01-07T13:39:00Z">
            <w:rPr>
              <w:rFonts w:ascii="Arial" w:hAnsi="Arial" w:cs="Arial"/>
              <w:sz w:val="20"/>
              <w:szCs w:val="20"/>
            </w:rPr>
          </w:rPrChange>
        </w:rPr>
      </w:pPr>
      <w:r w:rsidRPr="00142AF3">
        <w:rPr>
          <w:rFonts w:asciiTheme="majorHAnsi" w:hAnsiTheme="majorHAnsi" w:cs="Arial"/>
          <w:sz w:val="20"/>
          <w:szCs w:val="20"/>
          <w:rPrChange w:id="784" w:author="dbecker" w:date="2016-01-07T13:39:00Z">
            <w:rPr>
              <w:rFonts w:ascii="Arial" w:hAnsi="Arial" w:cs="Arial"/>
              <w:sz w:val="20"/>
              <w:szCs w:val="20"/>
            </w:rPr>
          </w:rPrChange>
        </w:rPr>
        <w:t>4:47</w:t>
      </w:r>
      <w:r w:rsidRPr="00142AF3">
        <w:rPr>
          <w:rFonts w:asciiTheme="majorHAnsi" w:hAnsiTheme="majorHAnsi" w:cs="Arial"/>
          <w:sz w:val="20"/>
          <w:szCs w:val="20"/>
          <w:rPrChange w:id="785" w:author="dbecker" w:date="2016-01-07T13:39:00Z">
            <w:rPr>
              <w:rFonts w:ascii="Arial" w:hAnsi="Arial" w:cs="Arial"/>
              <w:sz w:val="20"/>
              <w:szCs w:val="20"/>
            </w:rPr>
          </w:rPrChange>
        </w:rPr>
        <w:tab/>
        <w:t>Emergency Management Powers</w:t>
      </w:r>
    </w:p>
    <w:p w:rsidR="00925B35" w:rsidRPr="00142AF3" w:rsidRDefault="00925B35" w:rsidP="00826869">
      <w:pPr>
        <w:numPr>
          <w:ilvl w:val="0"/>
          <w:numId w:val="38"/>
        </w:numPr>
        <w:jc w:val="both"/>
        <w:rPr>
          <w:rFonts w:asciiTheme="majorHAnsi" w:hAnsiTheme="majorHAnsi" w:cs="Arial"/>
          <w:sz w:val="20"/>
          <w:szCs w:val="20"/>
          <w:rPrChange w:id="786" w:author="dbecker" w:date="2016-01-07T13:39:00Z">
            <w:rPr>
              <w:rFonts w:ascii="Arial" w:hAnsi="Arial" w:cs="Arial"/>
              <w:sz w:val="20"/>
              <w:szCs w:val="20"/>
            </w:rPr>
          </w:rPrChange>
        </w:rPr>
      </w:pPr>
      <w:r w:rsidRPr="00142AF3">
        <w:rPr>
          <w:rFonts w:asciiTheme="majorHAnsi" w:hAnsiTheme="majorHAnsi" w:cs="Arial"/>
          <w:sz w:val="20"/>
          <w:szCs w:val="20"/>
          <w:rPrChange w:id="787" w:author="dbecker" w:date="2016-01-07T13:39:00Z">
            <w:rPr>
              <w:rFonts w:ascii="Arial" w:hAnsi="Arial" w:cs="Arial"/>
              <w:sz w:val="20"/>
              <w:szCs w:val="20"/>
            </w:rPr>
          </w:rPrChange>
        </w:rPr>
        <w:t>21-P:37</w:t>
      </w:r>
      <w:r w:rsidRPr="00142AF3">
        <w:rPr>
          <w:rFonts w:asciiTheme="majorHAnsi" w:hAnsiTheme="majorHAnsi" w:cs="Arial"/>
          <w:sz w:val="20"/>
          <w:szCs w:val="20"/>
          <w:rPrChange w:id="788" w:author="dbecker" w:date="2016-01-07T13:39:00Z">
            <w:rPr>
              <w:rFonts w:ascii="Arial" w:hAnsi="Arial" w:cs="Arial"/>
              <w:sz w:val="20"/>
              <w:szCs w:val="20"/>
            </w:rPr>
          </w:rPrChange>
        </w:rPr>
        <w:tab/>
        <w:t>Emergency Management Powers Conferred</w:t>
      </w:r>
    </w:p>
    <w:p w:rsidR="00826869" w:rsidRPr="00142AF3" w:rsidRDefault="00826869" w:rsidP="00826869">
      <w:pPr>
        <w:numPr>
          <w:ilvl w:val="0"/>
          <w:numId w:val="38"/>
        </w:numPr>
        <w:jc w:val="both"/>
        <w:rPr>
          <w:rFonts w:asciiTheme="majorHAnsi" w:hAnsiTheme="majorHAnsi" w:cs="Arial"/>
          <w:sz w:val="20"/>
          <w:szCs w:val="20"/>
          <w:rPrChange w:id="789" w:author="dbecker" w:date="2016-01-07T13:39:00Z">
            <w:rPr>
              <w:rFonts w:ascii="Arial" w:hAnsi="Arial" w:cs="Arial"/>
              <w:sz w:val="20"/>
              <w:szCs w:val="20"/>
            </w:rPr>
          </w:rPrChange>
        </w:rPr>
      </w:pPr>
      <w:r w:rsidRPr="00142AF3">
        <w:rPr>
          <w:rFonts w:asciiTheme="majorHAnsi" w:hAnsiTheme="majorHAnsi" w:cs="Arial"/>
          <w:sz w:val="20"/>
          <w:szCs w:val="20"/>
          <w:rPrChange w:id="790" w:author="dbecker" w:date="2016-01-07T13:39:00Z">
            <w:rPr>
              <w:rFonts w:ascii="Arial" w:hAnsi="Arial" w:cs="Arial"/>
              <w:sz w:val="20"/>
              <w:szCs w:val="20"/>
            </w:rPr>
          </w:rPrChange>
        </w:rPr>
        <w:t>21-P:39</w:t>
      </w:r>
      <w:r w:rsidRPr="00142AF3">
        <w:rPr>
          <w:rFonts w:asciiTheme="majorHAnsi" w:hAnsiTheme="majorHAnsi" w:cs="Arial"/>
          <w:sz w:val="20"/>
          <w:szCs w:val="20"/>
          <w:rPrChange w:id="791" w:author="dbecker" w:date="2016-01-07T13:39:00Z">
            <w:rPr>
              <w:rFonts w:ascii="Arial" w:hAnsi="Arial" w:cs="Arial"/>
              <w:sz w:val="20"/>
              <w:szCs w:val="20"/>
            </w:rPr>
          </w:rPrChange>
        </w:rPr>
        <w:tab/>
        <w:t>Local Organization for Emergency Management</w:t>
      </w:r>
    </w:p>
    <w:p w:rsidR="00826869" w:rsidRPr="00142AF3" w:rsidRDefault="00826869" w:rsidP="00826869">
      <w:pPr>
        <w:numPr>
          <w:ilvl w:val="0"/>
          <w:numId w:val="38"/>
        </w:numPr>
        <w:jc w:val="both"/>
        <w:rPr>
          <w:rFonts w:asciiTheme="majorHAnsi" w:hAnsiTheme="majorHAnsi" w:cs="Arial"/>
          <w:sz w:val="20"/>
          <w:szCs w:val="20"/>
          <w:rPrChange w:id="792" w:author="dbecker" w:date="2016-01-07T13:39:00Z">
            <w:rPr>
              <w:rFonts w:ascii="Arial" w:hAnsi="Arial" w:cs="Arial"/>
              <w:sz w:val="20"/>
              <w:szCs w:val="20"/>
            </w:rPr>
          </w:rPrChange>
        </w:rPr>
      </w:pPr>
      <w:r w:rsidRPr="00142AF3">
        <w:rPr>
          <w:rFonts w:asciiTheme="majorHAnsi" w:hAnsiTheme="majorHAnsi" w:cs="Arial"/>
          <w:sz w:val="20"/>
          <w:szCs w:val="20"/>
          <w:rPrChange w:id="793" w:author="dbecker" w:date="2016-01-07T13:39:00Z">
            <w:rPr>
              <w:rFonts w:ascii="Arial" w:hAnsi="Arial" w:cs="Arial"/>
              <w:sz w:val="20"/>
              <w:szCs w:val="20"/>
            </w:rPr>
          </w:rPrChange>
        </w:rPr>
        <w:t>21-P:40</w:t>
      </w:r>
      <w:r w:rsidRPr="00142AF3">
        <w:rPr>
          <w:rFonts w:asciiTheme="majorHAnsi" w:hAnsiTheme="majorHAnsi" w:cs="Arial"/>
          <w:sz w:val="20"/>
          <w:szCs w:val="20"/>
          <w:rPrChange w:id="794" w:author="dbecker" w:date="2016-01-07T13:39:00Z">
            <w:rPr>
              <w:rFonts w:ascii="Arial" w:hAnsi="Arial" w:cs="Arial"/>
              <w:sz w:val="20"/>
              <w:szCs w:val="20"/>
            </w:rPr>
          </w:rPrChange>
        </w:rPr>
        <w:tab/>
        <w:t>Mutual Aid Agreements</w:t>
      </w:r>
    </w:p>
    <w:p w:rsidR="00826869" w:rsidRPr="00142AF3" w:rsidRDefault="00826869" w:rsidP="00826869">
      <w:pPr>
        <w:numPr>
          <w:ilvl w:val="0"/>
          <w:numId w:val="38"/>
        </w:numPr>
        <w:jc w:val="both"/>
        <w:rPr>
          <w:rFonts w:asciiTheme="majorHAnsi" w:hAnsiTheme="majorHAnsi" w:cs="Arial"/>
          <w:sz w:val="20"/>
          <w:szCs w:val="20"/>
          <w:rPrChange w:id="795" w:author="dbecker" w:date="2016-01-07T13:39:00Z">
            <w:rPr>
              <w:rFonts w:ascii="Arial" w:hAnsi="Arial" w:cs="Arial"/>
              <w:sz w:val="20"/>
              <w:szCs w:val="20"/>
            </w:rPr>
          </w:rPrChange>
        </w:rPr>
      </w:pPr>
      <w:r w:rsidRPr="00142AF3">
        <w:rPr>
          <w:rFonts w:asciiTheme="majorHAnsi" w:hAnsiTheme="majorHAnsi" w:cs="Arial"/>
          <w:sz w:val="20"/>
          <w:szCs w:val="20"/>
          <w:rPrChange w:id="796" w:author="dbecker" w:date="2016-01-07T13:39:00Z">
            <w:rPr>
              <w:rFonts w:ascii="Arial" w:hAnsi="Arial" w:cs="Arial"/>
              <w:sz w:val="20"/>
              <w:szCs w:val="20"/>
            </w:rPr>
          </w:rPrChange>
        </w:rPr>
        <w:t>21-P:41</w:t>
      </w:r>
      <w:r w:rsidRPr="00142AF3">
        <w:rPr>
          <w:rFonts w:asciiTheme="majorHAnsi" w:hAnsiTheme="majorHAnsi" w:cs="Arial"/>
          <w:sz w:val="20"/>
          <w:szCs w:val="20"/>
          <w:rPrChange w:id="797" w:author="dbecker" w:date="2016-01-07T13:39:00Z">
            <w:rPr>
              <w:rFonts w:ascii="Arial" w:hAnsi="Arial" w:cs="Arial"/>
              <w:sz w:val="20"/>
              <w:szCs w:val="20"/>
            </w:rPr>
          </w:rPrChange>
        </w:rPr>
        <w:tab/>
        <w:t>Immunity and Exemption</w:t>
      </w:r>
    </w:p>
    <w:p w:rsidR="00826869" w:rsidRPr="00142AF3" w:rsidRDefault="00826869" w:rsidP="00826869">
      <w:pPr>
        <w:numPr>
          <w:ilvl w:val="0"/>
          <w:numId w:val="38"/>
        </w:numPr>
        <w:jc w:val="both"/>
        <w:rPr>
          <w:rFonts w:asciiTheme="majorHAnsi" w:hAnsiTheme="majorHAnsi" w:cs="Arial"/>
          <w:sz w:val="20"/>
          <w:szCs w:val="20"/>
          <w:rPrChange w:id="798" w:author="dbecker" w:date="2016-01-07T13:39:00Z">
            <w:rPr>
              <w:rFonts w:ascii="Arial" w:hAnsi="Arial" w:cs="Arial"/>
              <w:sz w:val="20"/>
              <w:szCs w:val="20"/>
            </w:rPr>
          </w:rPrChange>
        </w:rPr>
      </w:pPr>
      <w:r w:rsidRPr="00142AF3">
        <w:rPr>
          <w:rFonts w:asciiTheme="majorHAnsi" w:hAnsiTheme="majorHAnsi" w:cs="Arial"/>
          <w:sz w:val="20"/>
          <w:szCs w:val="20"/>
          <w:rPrChange w:id="799" w:author="dbecker" w:date="2016-01-07T13:39:00Z">
            <w:rPr>
              <w:rFonts w:ascii="Arial" w:hAnsi="Arial" w:cs="Arial"/>
              <w:sz w:val="20"/>
              <w:szCs w:val="20"/>
            </w:rPr>
          </w:rPrChange>
        </w:rPr>
        <w:t>21-P:43</w:t>
      </w:r>
      <w:r w:rsidRPr="00142AF3">
        <w:rPr>
          <w:rFonts w:asciiTheme="majorHAnsi" w:hAnsiTheme="majorHAnsi" w:cs="Arial"/>
          <w:sz w:val="20"/>
          <w:szCs w:val="20"/>
          <w:rPrChange w:id="800" w:author="dbecker" w:date="2016-01-07T13:39:00Z">
            <w:rPr>
              <w:rFonts w:ascii="Arial" w:hAnsi="Arial" w:cs="Arial"/>
              <w:sz w:val="20"/>
              <w:szCs w:val="20"/>
            </w:rPr>
          </w:rPrChange>
        </w:rPr>
        <w:tab/>
        <w:t>Appropriations and Authority to Accept Services, Gifts, Grants, and Loans</w:t>
      </w:r>
    </w:p>
    <w:p w:rsidR="00826869" w:rsidRPr="00142AF3" w:rsidRDefault="00826869" w:rsidP="00826869">
      <w:pPr>
        <w:numPr>
          <w:ilvl w:val="0"/>
          <w:numId w:val="38"/>
        </w:numPr>
        <w:jc w:val="both"/>
        <w:rPr>
          <w:rFonts w:asciiTheme="majorHAnsi" w:hAnsiTheme="majorHAnsi" w:cs="Arial"/>
          <w:sz w:val="20"/>
          <w:szCs w:val="20"/>
          <w:rPrChange w:id="801" w:author="dbecker" w:date="2016-01-07T13:39:00Z">
            <w:rPr>
              <w:rFonts w:ascii="Arial" w:hAnsi="Arial" w:cs="Arial"/>
              <w:sz w:val="20"/>
              <w:szCs w:val="20"/>
            </w:rPr>
          </w:rPrChange>
        </w:rPr>
      </w:pPr>
      <w:r w:rsidRPr="00142AF3">
        <w:rPr>
          <w:rFonts w:asciiTheme="majorHAnsi" w:hAnsiTheme="majorHAnsi" w:cs="Arial"/>
          <w:sz w:val="20"/>
          <w:szCs w:val="20"/>
          <w:rPrChange w:id="802" w:author="dbecker" w:date="2016-01-07T13:39:00Z">
            <w:rPr>
              <w:rFonts w:ascii="Arial" w:hAnsi="Arial" w:cs="Arial"/>
              <w:sz w:val="20"/>
              <w:szCs w:val="20"/>
            </w:rPr>
          </w:rPrChange>
        </w:rPr>
        <w:t>21-P:45</w:t>
      </w:r>
      <w:r w:rsidRPr="00142AF3">
        <w:rPr>
          <w:rFonts w:asciiTheme="majorHAnsi" w:hAnsiTheme="majorHAnsi" w:cs="Arial"/>
          <w:sz w:val="20"/>
          <w:szCs w:val="20"/>
          <w:rPrChange w:id="803" w:author="dbecker" w:date="2016-01-07T13:39:00Z">
            <w:rPr>
              <w:rFonts w:ascii="Arial" w:hAnsi="Arial" w:cs="Arial"/>
              <w:sz w:val="20"/>
              <w:szCs w:val="20"/>
            </w:rPr>
          </w:rPrChange>
        </w:rPr>
        <w:tab/>
        <w:t>Enforcement</w:t>
      </w:r>
    </w:p>
    <w:p w:rsidR="00826869" w:rsidRPr="00142AF3" w:rsidRDefault="00826869" w:rsidP="00826869">
      <w:pPr>
        <w:numPr>
          <w:ilvl w:val="0"/>
          <w:numId w:val="38"/>
        </w:numPr>
        <w:jc w:val="both"/>
        <w:rPr>
          <w:rFonts w:asciiTheme="majorHAnsi" w:hAnsiTheme="majorHAnsi" w:cs="Arial"/>
          <w:sz w:val="20"/>
          <w:szCs w:val="20"/>
          <w:rPrChange w:id="804" w:author="dbecker" w:date="2016-01-07T13:39:00Z">
            <w:rPr>
              <w:rFonts w:ascii="Arial" w:hAnsi="Arial" w:cs="Arial"/>
              <w:sz w:val="20"/>
              <w:szCs w:val="20"/>
            </w:rPr>
          </w:rPrChange>
        </w:rPr>
      </w:pPr>
      <w:r w:rsidRPr="00142AF3">
        <w:rPr>
          <w:rFonts w:asciiTheme="majorHAnsi" w:hAnsiTheme="majorHAnsi" w:cs="Arial"/>
          <w:sz w:val="20"/>
          <w:szCs w:val="20"/>
          <w:rPrChange w:id="805" w:author="dbecker" w:date="2016-01-07T13:39:00Z">
            <w:rPr>
              <w:rFonts w:ascii="Arial" w:hAnsi="Arial" w:cs="Arial"/>
              <w:sz w:val="20"/>
              <w:szCs w:val="20"/>
            </w:rPr>
          </w:rPrChange>
        </w:rPr>
        <w:t>21-P:48</w:t>
      </w:r>
      <w:r w:rsidRPr="00142AF3">
        <w:rPr>
          <w:rFonts w:asciiTheme="majorHAnsi" w:hAnsiTheme="majorHAnsi" w:cs="Arial"/>
          <w:sz w:val="20"/>
          <w:szCs w:val="20"/>
          <w:rPrChange w:id="806" w:author="dbecker" w:date="2016-01-07T13:39:00Z">
            <w:rPr>
              <w:rFonts w:ascii="Arial" w:hAnsi="Arial" w:cs="Arial"/>
              <w:sz w:val="20"/>
              <w:szCs w:val="20"/>
            </w:rPr>
          </w:rPrChange>
        </w:rPr>
        <w:tab/>
        <w:t>Advisory Council</w:t>
      </w:r>
      <w:r w:rsidR="00925B35" w:rsidRPr="00142AF3">
        <w:rPr>
          <w:rFonts w:asciiTheme="majorHAnsi" w:hAnsiTheme="majorHAnsi" w:cs="Arial"/>
          <w:sz w:val="20"/>
          <w:szCs w:val="20"/>
          <w:rPrChange w:id="807" w:author="dbecker" w:date="2016-01-07T13:39:00Z">
            <w:rPr>
              <w:rFonts w:ascii="Arial" w:hAnsi="Arial" w:cs="Arial"/>
              <w:sz w:val="20"/>
              <w:szCs w:val="20"/>
            </w:rPr>
          </w:rPrChange>
        </w:rPr>
        <w:t xml:space="preserve"> on Emergency Preparedness and Security</w:t>
      </w:r>
    </w:p>
    <w:p w:rsidR="00826869" w:rsidRPr="00142AF3" w:rsidRDefault="00826869" w:rsidP="00826869">
      <w:pPr>
        <w:numPr>
          <w:ilvl w:val="0"/>
          <w:numId w:val="38"/>
        </w:numPr>
        <w:jc w:val="both"/>
        <w:rPr>
          <w:rFonts w:asciiTheme="majorHAnsi" w:hAnsiTheme="majorHAnsi" w:cs="Arial"/>
          <w:sz w:val="20"/>
          <w:szCs w:val="20"/>
          <w:rPrChange w:id="808" w:author="dbecker" w:date="2016-01-07T13:39:00Z">
            <w:rPr>
              <w:rFonts w:ascii="Arial" w:hAnsi="Arial" w:cs="Arial"/>
              <w:sz w:val="20"/>
              <w:szCs w:val="20"/>
            </w:rPr>
          </w:rPrChange>
        </w:rPr>
      </w:pPr>
      <w:r w:rsidRPr="00142AF3">
        <w:rPr>
          <w:rFonts w:asciiTheme="majorHAnsi" w:hAnsiTheme="majorHAnsi" w:cs="Arial"/>
          <w:sz w:val="20"/>
          <w:szCs w:val="20"/>
          <w:rPrChange w:id="809" w:author="dbecker" w:date="2016-01-07T13:39:00Z">
            <w:rPr>
              <w:rFonts w:ascii="Arial" w:hAnsi="Arial" w:cs="Arial"/>
              <w:sz w:val="20"/>
              <w:szCs w:val="20"/>
            </w:rPr>
          </w:rPrChange>
        </w:rPr>
        <w:t>107-B:1</w:t>
      </w:r>
      <w:r w:rsidRPr="00142AF3">
        <w:rPr>
          <w:rFonts w:asciiTheme="majorHAnsi" w:hAnsiTheme="majorHAnsi" w:cs="Arial"/>
          <w:sz w:val="20"/>
          <w:szCs w:val="20"/>
          <w:rPrChange w:id="810" w:author="dbecker" w:date="2016-01-07T13:39:00Z">
            <w:rPr>
              <w:rFonts w:ascii="Arial" w:hAnsi="Arial" w:cs="Arial"/>
              <w:sz w:val="20"/>
              <w:szCs w:val="20"/>
            </w:rPr>
          </w:rPrChange>
        </w:rPr>
        <w:tab/>
        <w:t>Nuclear Emergency Response Plan</w:t>
      </w:r>
    </w:p>
    <w:p w:rsidR="00826869" w:rsidRPr="00142AF3" w:rsidRDefault="00826869" w:rsidP="00826869">
      <w:pPr>
        <w:numPr>
          <w:ilvl w:val="0"/>
          <w:numId w:val="38"/>
        </w:numPr>
        <w:jc w:val="both"/>
        <w:rPr>
          <w:rFonts w:asciiTheme="majorHAnsi" w:hAnsiTheme="majorHAnsi" w:cs="Arial"/>
          <w:sz w:val="20"/>
          <w:szCs w:val="20"/>
          <w:rPrChange w:id="811" w:author="dbecker" w:date="2016-01-07T13:39:00Z">
            <w:rPr>
              <w:rFonts w:ascii="Arial" w:hAnsi="Arial" w:cs="Arial"/>
              <w:sz w:val="20"/>
              <w:szCs w:val="20"/>
            </w:rPr>
          </w:rPrChange>
        </w:rPr>
      </w:pPr>
      <w:r w:rsidRPr="00142AF3">
        <w:rPr>
          <w:rFonts w:asciiTheme="majorHAnsi" w:hAnsiTheme="majorHAnsi" w:cs="Arial"/>
          <w:sz w:val="20"/>
          <w:szCs w:val="20"/>
          <w:rPrChange w:id="812" w:author="dbecker" w:date="2016-01-07T13:39:00Z">
            <w:rPr>
              <w:rFonts w:ascii="Arial" w:hAnsi="Arial" w:cs="Arial"/>
              <w:sz w:val="20"/>
              <w:szCs w:val="20"/>
            </w:rPr>
          </w:rPrChange>
        </w:rPr>
        <w:t>107:B:6</w:t>
      </w:r>
      <w:r w:rsidRPr="00142AF3">
        <w:rPr>
          <w:rFonts w:asciiTheme="majorHAnsi" w:hAnsiTheme="majorHAnsi" w:cs="Arial"/>
          <w:sz w:val="20"/>
          <w:szCs w:val="20"/>
          <w:rPrChange w:id="813" w:author="dbecker" w:date="2016-01-07T13:39:00Z">
            <w:rPr>
              <w:rFonts w:ascii="Arial" w:hAnsi="Arial" w:cs="Arial"/>
              <w:sz w:val="20"/>
              <w:szCs w:val="20"/>
            </w:rPr>
          </w:rPrChange>
        </w:rPr>
        <w:tab/>
        <w:t>Authority in Radiological Emergency</w:t>
      </w:r>
    </w:p>
    <w:p w:rsidR="00D07E1B" w:rsidRPr="00142AF3" w:rsidRDefault="00D07E1B" w:rsidP="00D07E1B">
      <w:pPr>
        <w:ind w:left="720"/>
        <w:jc w:val="both"/>
        <w:rPr>
          <w:rFonts w:asciiTheme="majorHAnsi" w:hAnsiTheme="majorHAnsi" w:cs="Arial"/>
          <w:sz w:val="20"/>
          <w:szCs w:val="20"/>
          <w:rPrChange w:id="814" w:author="dbecker" w:date="2016-01-07T13:39:00Z">
            <w:rPr>
              <w:rFonts w:ascii="Arial" w:hAnsi="Arial" w:cs="Arial"/>
              <w:sz w:val="20"/>
              <w:szCs w:val="20"/>
            </w:rPr>
          </w:rPrChange>
        </w:rPr>
      </w:pPr>
    </w:p>
    <w:p w:rsidR="00460512" w:rsidDel="00142AF3" w:rsidRDefault="00460512">
      <w:pPr>
        <w:jc w:val="both"/>
        <w:rPr>
          <w:del w:id="815" w:author="dbecker" w:date="2016-01-07T13:39:00Z"/>
          <w:rFonts w:ascii="Arial" w:hAnsi="Arial" w:cs="Arial"/>
          <w:sz w:val="20"/>
          <w:szCs w:val="20"/>
        </w:rPr>
      </w:pPr>
    </w:p>
    <w:p w:rsidR="00460512" w:rsidRPr="00ED71FD" w:rsidRDefault="00460512">
      <w:pPr>
        <w:pStyle w:val="Heading1"/>
        <w:numPr>
          <w:ilvl w:val="0"/>
          <w:numId w:val="36"/>
        </w:numPr>
        <w:tabs>
          <w:tab w:val="clear" w:pos="60"/>
          <w:tab w:val="left" w:pos="360"/>
        </w:tabs>
        <w:spacing w:line="240" w:lineRule="auto"/>
        <w:ind w:hanging="1080"/>
        <w:jc w:val="left"/>
        <w:rPr>
          <w:rFonts w:ascii="Cambria" w:hAnsi="Cambria" w:cs="Arial"/>
          <w:b/>
          <w:bCs/>
          <w:color w:val="0070C0"/>
          <w:sz w:val="22"/>
          <w:szCs w:val="22"/>
          <w:u w:val="none"/>
          <w:rPrChange w:id="816" w:author="dbecker" w:date="2015-10-07T12:42:00Z">
            <w:rPr>
              <w:rFonts w:ascii="Arial" w:hAnsi="Arial" w:cs="Arial"/>
              <w:b/>
              <w:bCs/>
              <w:szCs w:val="24"/>
              <w:u w:val="none"/>
            </w:rPr>
          </w:rPrChange>
        </w:rPr>
        <w:pPrChange w:id="817" w:author="dbecker" w:date="2016-01-07T13:40:00Z">
          <w:pPr>
            <w:pStyle w:val="Heading1"/>
            <w:numPr>
              <w:numId w:val="36"/>
            </w:numPr>
            <w:tabs>
              <w:tab w:val="clear" w:pos="60"/>
              <w:tab w:val="left" w:pos="360"/>
              <w:tab w:val="num" w:pos="1080"/>
            </w:tabs>
            <w:ind w:left="1080" w:hanging="1080"/>
            <w:jc w:val="left"/>
          </w:pPr>
        </w:pPrChange>
      </w:pPr>
      <w:bookmarkStart w:id="818" w:name="_Toc431372773"/>
      <w:r w:rsidRPr="00ED71FD">
        <w:rPr>
          <w:rFonts w:ascii="Cambria" w:hAnsi="Cambria" w:cs="Arial"/>
          <w:b/>
          <w:bCs/>
          <w:color w:val="0070C0"/>
          <w:sz w:val="22"/>
          <w:szCs w:val="22"/>
          <w:u w:val="none"/>
          <w:rPrChange w:id="819" w:author="dbecker" w:date="2015-10-07T12:42:00Z">
            <w:rPr>
              <w:rFonts w:ascii="Arial" w:hAnsi="Arial" w:cs="Arial"/>
              <w:b/>
              <w:bCs/>
              <w:szCs w:val="24"/>
              <w:u w:val="none"/>
            </w:rPr>
          </w:rPrChange>
        </w:rPr>
        <w:t>EMERGENCY PLANNING ZONE COMMUNITIES</w:t>
      </w:r>
      <w:bookmarkEnd w:id="818"/>
    </w:p>
    <w:p w:rsidR="00460512" w:rsidRPr="00ED71FD" w:rsidRDefault="00AB7860">
      <w:pPr>
        <w:pStyle w:val="Heading2"/>
        <w:numPr>
          <w:ilvl w:val="1"/>
          <w:numId w:val="36"/>
        </w:numPr>
        <w:tabs>
          <w:tab w:val="clear" w:pos="1452"/>
          <w:tab w:val="num" w:pos="720"/>
        </w:tabs>
        <w:ind w:left="720" w:hanging="360"/>
        <w:rPr>
          <w:rFonts w:ascii="Cambria" w:hAnsi="Cambria"/>
          <w:i w:val="0"/>
          <w:iCs w:val="0"/>
          <w:color w:val="0070C0"/>
          <w:sz w:val="20"/>
          <w:rPrChange w:id="820" w:author="dbecker" w:date="2015-10-07T12:42:00Z">
            <w:rPr>
              <w:i w:val="0"/>
              <w:iCs w:val="0"/>
              <w:sz w:val="20"/>
            </w:rPr>
          </w:rPrChange>
        </w:rPr>
        <w:pPrChange w:id="821" w:author="dbecker" w:date="2016-01-07T13:40:00Z">
          <w:pPr>
            <w:pStyle w:val="Heading2"/>
            <w:numPr>
              <w:ilvl w:val="1"/>
              <w:numId w:val="36"/>
            </w:numPr>
            <w:tabs>
              <w:tab w:val="num" w:pos="720"/>
              <w:tab w:val="num" w:pos="1452"/>
            </w:tabs>
            <w:ind w:left="720" w:hanging="360"/>
          </w:pPr>
        </w:pPrChange>
      </w:pPr>
      <w:bookmarkStart w:id="822" w:name="_Toc431372774"/>
      <w:r w:rsidRPr="00ED71FD">
        <w:rPr>
          <w:rFonts w:ascii="Cambria" w:hAnsi="Cambria"/>
          <w:i w:val="0"/>
          <w:iCs w:val="0"/>
          <w:color w:val="0070C0"/>
          <w:sz w:val="20"/>
          <w:rPrChange w:id="823" w:author="dbecker" w:date="2015-10-07T12:42:00Z">
            <w:rPr>
              <w:i w:val="0"/>
              <w:iCs w:val="0"/>
              <w:sz w:val="20"/>
            </w:rPr>
          </w:rPrChange>
        </w:rPr>
        <w:t>Vermont Yankee</w:t>
      </w:r>
      <w:bookmarkEnd w:id="822"/>
    </w:p>
    <w:p w:rsidR="00AB7860" w:rsidRPr="00142AF3" w:rsidRDefault="00AB7860" w:rsidP="0095432F">
      <w:pPr>
        <w:ind w:left="720"/>
        <w:jc w:val="both"/>
        <w:rPr>
          <w:rFonts w:asciiTheme="majorHAnsi" w:hAnsiTheme="majorHAnsi" w:cs="Arial"/>
          <w:sz w:val="20"/>
          <w:szCs w:val="20"/>
          <w:rPrChange w:id="824" w:author="dbecker" w:date="2016-01-07T13:40:00Z">
            <w:rPr>
              <w:rFonts w:ascii="Arial" w:hAnsi="Arial" w:cs="Arial"/>
              <w:sz w:val="20"/>
              <w:szCs w:val="20"/>
            </w:rPr>
          </w:rPrChange>
        </w:rPr>
      </w:pPr>
      <w:r w:rsidRPr="00142AF3">
        <w:rPr>
          <w:rFonts w:asciiTheme="majorHAnsi" w:hAnsiTheme="majorHAnsi" w:cs="Arial"/>
          <w:sz w:val="20"/>
          <w:szCs w:val="20"/>
          <w:rPrChange w:id="825" w:author="dbecker" w:date="2016-01-07T13:40:00Z">
            <w:rPr>
              <w:rFonts w:ascii="Arial" w:hAnsi="Arial" w:cs="Arial"/>
              <w:sz w:val="20"/>
              <w:szCs w:val="20"/>
            </w:rPr>
          </w:rPrChange>
        </w:rPr>
        <w:t>There are five communities in the State of New Hampshire which are located wholly or partially within the Plume Exposure Pathway EPZ for Vermont Yankee.  These are:</w:t>
      </w:r>
    </w:p>
    <w:p w:rsidR="00AB7860" w:rsidRPr="00142AF3" w:rsidRDefault="00AB7860">
      <w:pPr>
        <w:numPr>
          <w:ilvl w:val="3"/>
          <w:numId w:val="36"/>
        </w:numPr>
        <w:jc w:val="both"/>
        <w:rPr>
          <w:rFonts w:asciiTheme="majorHAnsi" w:hAnsiTheme="majorHAnsi" w:cs="Arial"/>
          <w:sz w:val="20"/>
          <w:szCs w:val="20"/>
          <w:rPrChange w:id="826" w:author="dbecker" w:date="2016-01-07T13:40:00Z">
            <w:rPr>
              <w:rFonts w:ascii="Arial" w:hAnsi="Arial" w:cs="Arial"/>
              <w:sz w:val="20"/>
              <w:szCs w:val="20"/>
            </w:rPr>
          </w:rPrChange>
        </w:rPr>
        <w:pPrChange w:id="827" w:author="dbecker" w:date="2016-01-07T13:40:00Z">
          <w:pPr>
            <w:numPr>
              <w:ilvl w:val="2"/>
              <w:numId w:val="36"/>
            </w:numPr>
            <w:tabs>
              <w:tab w:val="num" w:pos="1080"/>
              <w:tab w:val="num" w:pos="2340"/>
            </w:tabs>
            <w:ind w:left="1080" w:hanging="360"/>
            <w:jc w:val="both"/>
          </w:pPr>
        </w:pPrChange>
      </w:pPr>
      <w:r w:rsidRPr="00142AF3">
        <w:rPr>
          <w:rFonts w:asciiTheme="majorHAnsi" w:hAnsiTheme="majorHAnsi" w:cs="Arial"/>
          <w:sz w:val="20"/>
          <w:szCs w:val="20"/>
          <w:rPrChange w:id="828" w:author="dbecker" w:date="2016-01-07T13:40:00Z">
            <w:rPr>
              <w:rFonts w:ascii="Arial" w:hAnsi="Arial" w:cs="Arial"/>
              <w:sz w:val="20"/>
              <w:szCs w:val="20"/>
            </w:rPr>
          </w:rPrChange>
        </w:rPr>
        <w:t>Chesterfield</w:t>
      </w:r>
    </w:p>
    <w:p w:rsidR="00AB7860" w:rsidRPr="00142AF3" w:rsidRDefault="00AB7860">
      <w:pPr>
        <w:numPr>
          <w:ilvl w:val="3"/>
          <w:numId w:val="36"/>
        </w:numPr>
        <w:jc w:val="both"/>
        <w:rPr>
          <w:rFonts w:asciiTheme="majorHAnsi" w:hAnsiTheme="majorHAnsi" w:cs="Arial"/>
          <w:sz w:val="20"/>
          <w:szCs w:val="20"/>
          <w:rPrChange w:id="829" w:author="dbecker" w:date="2016-01-07T13:40:00Z">
            <w:rPr>
              <w:rFonts w:ascii="Arial" w:hAnsi="Arial" w:cs="Arial"/>
              <w:sz w:val="20"/>
              <w:szCs w:val="20"/>
            </w:rPr>
          </w:rPrChange>
        </w:rPr>
        <w:pPrChange w:id="830" w:author="dbecker" w:date="2016-01-07T13:40:00Z">
          <w:pPr>
            <w:numPr>
              <w:ilvl w:val="2"/>
              <w:numId w:val="36"/>
            </w:numPr>
            <w:tabs>
              <w:tab w:val="num" w:pos="1080"/>
              <w:tab w:val="num" w:pos="2340"/>
            </w:tabs>
            <w:ind w:left="1080" w:hanging="360"/>
            <w:jc w:val="both"/>
          </w:pPr>
        </w:pPrChange>
      </w:pPr>
      <w:r w:rsidRPr="00142AF3">
        <w:rPr>
          <w:rFonts w:asciiTheme="majorHAnsi" w:hAnsiTheme="majorHAnsi" w:cs="Arial"/>
          <w:sz w:val="20"/>
          <w:szCs w:val="20"/>
          <w:rPrChange w:id="831" w:author="dbecker" w:date="2016-01-07T13:40:00Z">
            <w:rPr>
              <w:rFonts w:ascii="Arial" w:hAnsi="Arial" w:cs="Arial"/>
              <w:sz w:val="20"/>
              <w:szCs w:val="20"/>
            </w:rPr>
          </w:rPrChange>
        </w:rPr>
        <w:t>Hinsdale</w:t>
      </w:r>
    </w:p>
    <w:p w:rsidR="00AB7860" w:rsidRPr="00142AF3" w:rsidRDefault="00AB7860">
      <w:pPr>
        <w:numPr>
          <w:ilvl w:val="3"/>
          <w:numId w:val="36"/>
        </w:numPr>
        <w:jc w:val="both"/>
        <w:rPr>
          <w:rFonts w:asciiTheme="majorHAnsi" w:hAnsiTheme="majorHAnsi" w:cs="Arial"/>
          <w:sz w:val="20"/>
          <w:szCs w:val="20"/>
          <w:rPrChange w:id="832" w:author="dbecker" w:date="2016-01-07T13:40:00Z">
            <w:rPr>
              <w:rFonts w:ascii="Arial" w:hAnsi="Arial" w:cs="Arial"/>
              <w:sz w:val="20"/>
              <w:szCs w:val="20"/>
            </w:rPr>
          </w:rPrChange>
        </w:rPr>
        <w:pPrChange w:id="833" w:author="dbecker" w:date="2016-01-07T13:40:00Z">
          <w:pPr>
            <w:numPr>
              <w:ilvl w:val="2"/>
              <w:numId w:val="36"/>
            </w:numPr>
            <w:tabs>
              <w:tab w:val="num" w:pos="1080"/>
              <w:tab w:val="num" w:pos="2340"/>
            </w:tabs>
            <w:ind w:left="1080" w:hanging="360"/>
            <w:jc w:val="both"/>
          </w:pPr>
        </w:pPrChange>
      </w:pPr>
      <w:r w:rsidRPr="00142AF3">
        <w:rPr>
          <w:rFonts w:asciiTheme="majorHAnsi" w:hAnsiTheme="majorHAnsi" w:cs="Arial"/>
          <w:sz w:val="20"/>
          <w:szCs w:val="20"/>
          <w:rPrChange w:id="834" w:author="dbecker" w:date="2016-01-07T13:40:00Z">
            <w:rPr>
              <w:rFonts w:ascii="Arial" w:hAnsi="Arial" w:cs="Arial"/>
              <w:sz w:val="20"/>
              <w:szCs w:val="20"/>
            </w:rPr>
          </w:rPrChange>
        </w:rPr>
        <w:t>Richmond</w:t>
      </w:r>
    </w:p>
    <w:p w:rsidR="00AB7860" w:rsidRPr="00142AF3" w:rsidRDefault="00AB7860">
      <w:pPr>
        <w:numPr>
          <w:ilvl w:val="3"/>
          <w:numId w:val="36"/>
        </w:numPr>
        <w:jc w:val="both"/>
        <w:rPr>
          <w:rFonts w:asciiTheme="majorHAnsi" w:hAnsiTheme="majorHAnsi" w:cs="Arial"/>
          <w:sz w:val="20"/>
          <w:szCs w:val="20"/>
          <w:rPrChange w:id="835" w:author="dbecker" w:date="2016-01-07T13:40:00Z">
            <w:rPr>
              <w:rFonts w:ascii="Arial" w:hAnsi="Arial" w:cs="Arial"/>
              <w:sz w:val="20"/>
              <w:szCs w:val="20"/>
            </w:rPr>
          </w:rPrChange>
        </w:rPr>
        <w:pPrChange w:id="836" w:author="dbecker" w:date="2016-01-07T13:40:00Z">
          <w:pPr>
            <w:numPr>
              <w:ilvl w:val="2"/>
              <w:numId w:val="36"/>
            </w:numPr>
            <w:tabs>
              <w:tab w:val="num" w:pos="1080"/>
              <w:tab w:val="num" w:pos="2340"/>
            </w:tabs>
            <w:ind w:left="1080" w:hanging="360"/>
            <w:jc w:val="both"/>
          </w:pPr>
        </w:pPrChange>
      </w:pPr>
      <w:r w:rsidRPr="00142AF3">
        <w:rPr>
          <w:rFonts w:asciiTheme="majorHAnsi" w:hAnsiTheme="majorHAnsi" w:cs="Arial"/>
          <w:sz w:val="20"/>
          <w:szCs w:val="20"/>
          <w:rPrChange w:id="837" w:author="dbecker" w:date="2016-01-07T13:40:00Z">
            <w:rPr>
              <w:rFonts w:ascii="Arial" w:hAnsi="Arial" w:cs="Arial"/>
              <w:sz w:val="20"/>
              <w:szCs w:val="20"/>
            </w:rPr>
          </w:rPrChange>
        </w:rPr>
        <w:t>Swanzey</w:t>
      </w:r>
    </w:p>
    <w:p w:rsidR="00AB7860" w:rsidRPr="00142AF3" w:rsidRDefault="00AB7860">
      <w:pPr>
        <w:numPr>
          <w:ilvl w:val="3"/>
          <w:numId w:val="36"/>
        </w:numPr>
        <w:jc w:val="both"/>
        <w:rPr>
          <w:rFonts w:asciiTheme="majorHAnsi" w:hAnsiTheme="majorHAnsi" w:cs="Arial"/>
          <w:sz w:val="20"/>
          <w:szCs w:val="20"/>
          <w:rPrChange w:id="838" w:author="dbecker" w:date="2016-01-07T13:40:00Z">
            <w:rPr>
              <w:rFonts w:ascii="Arial" w:hAnsi="Arial" w:cs="Arial"/>
              <w:sz w:val="20"/>
              <w:szCs w:val="20"/>
            </w:rPr>
          </w:rPrChange>
        </w:rPr>
        <w:pPrChange w:id="839" w:author="dbecker" w:date="2016-01-07T13:40:00Z">
          <w:pPr>
            <w:numPr>
              <w:ilvl w:val="2"/>
              <w:numId w:val="36"/>
            </w:numPr>
            <w:tabs>
              <w:tab w:val="num" w:pos="1080"/>
              <w:tab w:val="num" w:pos="2340"/>
            </w:tabs>
            <w:ind w:left="1080" w:hanging="360"/>
            <w:jc w:val="both"/>
          </w:pPr>
        </w:pPrChange>
      </w:pPr>
      <w:r w:rsidRPr="00142AF3">
        <w:rPr>
          <w:rFonts w:asciiTheme="majorHAnsi" w:hAnsiTheme="majorHAnsi" w:cs="Arial"/>
          <w:sz w:val="20"/>
          <w:szCs w:val="20"/>
          <w:rPrChange w:id="840" w:author="dbecker" w:date="2016-01-07T13:40:00Z">
            <w:rPr>
              <w:rFonts w:ascii="Arial" w:hAnsi="Arial" w:cs="Arial"/>
              <w:sz w:val="20"/>
              <w:szCs w:val="20"/>
            </w:rPr>
          </w:rPrChange>
        </w:rPr>
        <w:t>Winchester</w:t>
      </w:r>
    </w:p>
    <w:p w:rsidR="009B7E84" w:rsidRPr="00142AF3" w:rsidDel="00142AF3" w:rsidRDefault="009B7E84" w:rsidP="0095432F">
      <w:pPr>
        <w:jc w:val="both"/>
        <w:rPr>
          <w:del w:id="841" w:author="dbecker" w:date="2016-01-07T13:40:00Z"/>
          <w:rFonts w:asciiTheme="majorHAnsi" w:hAnsiTheme="majorHAnsi" w:cs="Arial"/>
          <w:sz w:val="20"/>
          <w:szCs w:val="20"/>
          <w:rPrChange w:id="842" w:author="dbecker" w:date="2016-01-07T13:40:00Z">
            <w:rPr>
              <w:del w:id="843" w:author="dbecker" w:date="2016-01-07T13:40:00Z"/>
              <w:rFonts w:ascii="Arial" w:hAnsi="Arial" w:cs="Arial"/>
              <w:sz w:val="20"/>
              <w:szCs w:val="20"/>
            </w:rPr>
          </w:rPrChange>
        </w:rPr>
      </w:pPr>
    </w:p>
    <w:p w:rsidR="009B7E84" w:rsidRPr="00142AF3" w:rsidRDefault="009B7E84" w:rsidP="0095432F">
      <w:pPr>
        <w:ind w:left="720"/>
        <w:jc w:val="both"/>
        <w:rPr>
          <w:rFonts w:asciiTheme="majorHAnsi" w:hAnsiTheme="majorHAnsi" w:cs="Arial"/>
          <w:sz w:val="20"/>
          <w:szCs w:val="20"/>
          <w:rPrChange w:id="844" w:author="dbecker" w:date="2016-01-07T13:40:00Z">
            <w:rPr>
              <w:rFonts w:ascii="Arial" w:hAnsi="Arial" w:cs="Arial"/>
              <w:sz w:val="20"/>
              <w:szCs w:val="20"/>
            </w:rPr>
          </w:rPrChange>
        </w:rPr>
      </w:pPr>
      <w:r w:rsidRPr="00142AF3">
        <w:rPr>
          <w:rFonts w:asciiTheme="majorHAnsi" w:hAnsiTheme="majorHAnsi" w:cs="Arial"/>
          <w:sz w:val="20"/>
          <w:szCs w:val="20"/>
          <w:rPrChange w:id="845" w:author="dbecker" w:date="2016-01-07T13:40:00Z">
            <w:rPr>
              <w:rFonts w:ascii="Arial" w:hAnsi="Arial" w:cs="Arial"/>
              <w:sz w:val="20"/>
              <w:szCs w:val="20"/>
            </w:rPr>
          </w:rPrChange>
        </w:rPr>
        <w:lastRenderedPageBreak/>
        <w:t>The closest New Hampshire community is Hinsdale, which is within 1-mile of the site.  The communities of Winchester and Chesterfield are situated within a 2-5 mile area.  The communities of Swanzey</w:t>
      </w:r>
      <w:r w:rsidR="0007197C" w:rsidRPr="00142AF3">
        <w:rPr>
          <w:rFonts w:asciiTheme="majorHAnsi" w:hAnsiTheme="majorHAnsi" w:cs="Arial"/>
          <w:sz w:val="20"/>
          <w:szCs w:val="20"/>
          <w:rPrChange w:id="846" w:author="dbecker" w:date="2016-01-07T13:40:00Z">
            <w:rPr>
              <w:rFonts w:ascii="Arial" w:hAnsi="Arial" w:cs="Arial"/>
              <w:sz w:val="20"/>
              <w:szCs w:val="20"/>
            </w:rPr>
          </w:rPrChange>
        </w:rPr>
        <w:t>*</w:t>
      </w:r>
      <w:r w:rsidRPr="00142AF3">
        <w:rPr>
          <w:rFonts w:asciiTheme="majorHAnsi" w:hAnsiTheme="majorHAnsi" w:cs="Arial"/>
          <w:sz w:val="20"/>
          <w:szCs w:val="20"/>
          <w:rPrChange w:id="847" w:author="dbecker" w:date="2016-01-07T13:40:00Z">
            <w:rPr>
              <w:rFonts w:ascii="Arial" w:hAnsi="Arial" w:cs="Arial"/>
              <w:sz w:val="20"/>
              <w:szCs w:val="20"/>
            </w:rPr>
          </w:rPrChange>
        </w:rPr>
        <w:t xml:space="preserve"> and Richmond are within a 5-10 mile radius.</w:t>
      </w:r>
    </w:p>
    <w:p w:rsidR="0007197C" w:rsidRPr="00142AF3" w:rsidRDefault="0007197C" w:rsidP="0095432F">
      <w:pPr>
        <w:ind w:left="720"/>
        <w:jc w:val="both"/>
        <w:rPr>
          <w:rFonts w:asciiTheme="majorHAnsi" w:hAnsiTheme="majorHAnsi" w:cs="Arial"/>
          <w:sz w:val="20"/>
          <w:szCs w:val="20"/>
          <w:rPrChange w:id="848" w:author="dbecker" w:date="2016-01-07T13:40:00Z">
            <w:rPr>
              <w:rFonts w:ascii="Arial" w:hAnsi="Arial" w:cs="Arial"/>
              <w:sz w:val="20"/>
              <w:szCs w:val="20"/>
            </w:rPr>
          </w:rPrChange>
        </w:rPr>
      </w:pPr>
      <w:r w:rsidRPr="00142AF3">
        <w:rPr>
          <w:rFonts w:asciiTheme="majorHAnsi" w:hAnsiTheme="majorHAnsi" w:cs="Arial"/>
          <w:sz w:val="20"/>
          <w:szCs w:val="20"/>
          <w:rPrChange w:id="849" w:author="dbecker" w:date="2016-01-07T13:40:00Z">
            <w:rPr>
              <w:rFonts w:ascii="Arial" w:hAnsi="Arial" w:cs="Arial"/>
              <w:sz w:val="20"/>
              <w:szCs w:val="20"/>
            </w:rPr>
          </w:rPrChange>
        </w:rPr>
        <w:t>(*Note:  Only the Westport Section of Swanzey is included in the VY EPZ)</w:t>
      </w:r>
    </w:p>
    <w:p w:rsidR="009B7E84" w:rsidRPr="00142AF3" w:rsidRDefault="009B7E84" w:rsidP="0095432F">
      <w:pPr>
        <w:ind w:left="720"/>
        <w:jc w:val="both"/>
        <w:rPr>
          <w:rFonts w:asciiTheme="majorHAnsi" w:hAnsiTheme="majorHAnsi" w:cs="Arial"/>
          <w:sz w:val="20"/>
          <w:szCs w:val="20"/>
          <w:rPrChange w:id="850" w:author="dbecker" w:date="2016-01-07T13:40:00Z">
            <w:rPr>
              <w:rFonts w:ascii="Arial" w:hAnsi="Arial" w:cs="Arial"/>
              <w:sz w:val="20"/>
              <w:szCs w:val="20"/>
            </w:rPr>
          </w:rPrChange>
        </w:rPr>
      </w:pPr>
    </w:p>
    <w:p w:rsidR="009B7E84" w:rsidRPr="00142AF3" w:rsidRDefault="009B7E84" w:rsidP="0095432F">
      <w:pPr>
        <w:ind w:left="720"/>
        <w:jc w:val="both"/>
        <w:rPr>
          <w:rFonts w:asciiTheme="majorHAnsi" w:hAnsiTheme="majorHAnsi" w:cs="Arial"/>
          <w:sz w:val="20"/>
          <w:szCs w:val="20"/>
          <w:rPrChange w:id="851" w:author="dbecker" w:date="2016-01-07T13:40:00Z">
            <w:rPr>
              <w:rFonts w:ascii="Arial" w:hAnsi="Arial" w:cs="Arial"/>
              <w:sz w:val="20"/>
              <w:szCs w:val="20"/>
            </w:rPr>
          </w:rPrChange>
        </w:rPr>
      </w:pPr>
      <w:r w:rsidRPr="00142AF3">
        <w:rPr>
          <w:rFonts w:asciiTheme="majorHAnsi" w:hAnsiTheme="majorHAnsi" w:cs="Arial"/>
          <w:sz w:val="20"/>
          <w:szCs w:val="20"/>
          <w:rPrChange w:id="852" w:author="dbecker" w:date="2016-01-07T13:40:00Z">
            <w:rPr>
              <w:rFonts w:ascii="Arial" w:hAnsi="Arial" w:cs="Arial"/>
              <w:sz w:val="20"/>
              <w:szCs w:val="20"/>
            </w:rPr>
          </w:rPrChange>
        </w:rPr>
        <w:t>Keene, New Hampshire has been designated as the host community for the five EPZ communities should there be a need to evacuate any or all of them.  Sufficient space exists within Keene to accommodate evacuees from the VY EPZ.  In addition, Greenfield, Mass. and Bellows Falls, Vt. are prepared to assist evacuating New Hampshire residents. (A further description of Keene is provided in “Implementing Procedures for Host Communities”).</w:t>
      </w:r>
    </w:p>
    <w:p w:rsidR="00AB7860" w:rsidRPr="00ED71FD" w:rsidRDefault="00AB7860" w:rsidP="00AB7860">
      <w:pPr>
        <w:pStyle w:val="Heading2"/>
        <w:ind w:firstLine="360"/>
        <w:rPr>
          <w:rFonts w:ascii="Cambria" w:hAnsi="Cambria"/>
          <w:i w:val="0"/>
          <w:iCs w:val="0"/>
          <w:color w:val="0070C0"/>
          <w:sz w:val="20"/>
          <w:rPrChange w:id="853" w:author="dbecker" w:date="2015-10-07T12:42:00Z">
            <w:rPr>
              <w:i w:val="0"/>
              <w:iCs w:val="0"/>
              <w:sz w:val="20"/>
            </w:rPr>
          </w:rPrChange>
        </w:rPr>
      </w:pPr>
      <w:bookmarkStart w:id="854" w:name="_Toc431372775"/>
      <w:r w:rsidRPr="00ED71FD">
        <w:rPr>
          <w:rFonts w:ascii="Cambria" w:hAnsi="Cambria"/>
          <w:i w:val="0"/>
          <w:iCs w:val="0"/>
          <w:color w:val="0070C0"/>
          <w:sz w:val="20"/>
          <w:rPrChange w:id="855" w:author="dbecker" w:date="2015-10-07T12:42:00Z">
            <w:rPr>
              <w:i w:val="0"/>
              <w:iCs w:val="0"/>
              <w:sz w:val="20"/>
            </w:rPr>
          </w:rPrChange>
        </w:rPr>
        <w:t>B.</w:t>
      </w:r>
      <w:r w:rsidR="003B17A8" w:rsidRPr="00ED71FD">
        <w:rPr>
          <w:rFonts w:ascii="Cambria" w:hAnsi="Cambria"/>
          <w:i w:val="0"/>
          <w:iCs w:val="0"/>
          <w:color w:val="0070C0"/>
          <w:sz w:val="20"/>
          <w:rPrChange w:id="856" w:author="dbecker" w:date="2015-10-07T12:42:00Z">
            <w:rPr>
              <w:i w:val="0"/>
              <w:iCs w:val="0"/>
              <w:sz w:val="20"/>
            </w:rPr>
          </w:rPrChange>
        </w:rPr>
        <w:t xml:space="preserve">  </w:t>
      </w:r>
      <w:r w:rsidRPr="00ED71FD">
        <w:rPr>
          <w:rFonts w:ascii="Cambria" w:hAnsi="Cambria"/>
          <w:i w:val="0"/>
          <w:iCs w:val="0"/>
          <w:color w:val="0070C0"/>
          <w:sz w:val="20"/>
          <w:rPrChange w:id="857" w:author="dbecker" w:date="2015-10-07T12:42:00Z">
            <w:rPr>
              <w:i w:val="0"/>
              <w:iCs w:val="0"/>
              <w:sz w:val="20"/>
            </w:rPr>
          </w:rPrChange>
        </w:rPr>
        <w:t xml:space="preserve">  Seabrook Station</w:t>
      </w:r>
      <w:bookmarkEnd w:id="854"/>
    </w:p>
    <w:p w:rsidR="00AB7860" w:rsidRPr="00142AF3" w:rsidRDefault="00AB7860" w:rsidP="00AB7860">
      <w:pPr>
        <w:ind w:left="720"/>
        <w:rPr>
          <w:rFonts w:asciiTheme="majorHAnsi" w:hAnsiTheme="majorHAnsi"/>
          <w:sz w:val="20"/>
          <w:szCs w:val="20"/>
          <w:rPrChange w:id="858" w:author="dbecker" w:date="2016-01-07T13:41:00Z">
            <w:rPr>
              <w:rFonts w:ascii="Arial" w:hAnsi="Arial"/>
              <w:sz w:val="20"/>
              <w:szCs w:val="20"/>
            </w:rPr>
          </w:rPrChange>
        </w:rPr>
      </w:pPr>
      <w:r w:rsidRPr="00142AF3">
        <w:rPr>
          <w:rFonts w:asciiTheme="majorHAnsi" w:hAnsiTheme="majorHAnsi"/>
          <w:sz w:val="20"/>
          <w:szCs w:val="20"/>
          <w:rPrChange w:id="859" w:author="dbecker" w:date="2016-01-07T13:41:00Z">
            <w:rPr>
              <w:rFonts w:ascii="Arial" w:hAnsi="Arial"/>
              <w:sz w:val="20"/>
              <w:szCs w:val="20"/>
            </w:rPr>
          </w:rPrChange>
        </w:rPr>
        <w:t>There are seventeen communities in the State of New Hampshire</w:t>
      </w:r>
      <w:r w:rsidR="007C5BF8" w:rsidRPr="00142AF3">
        <w:rPr>
          <w:rFonts w:asciiTheme="majorHAnsi" w:hAnsiTheme="majorHAnsi"/>
          <w:sz w:val="20"/>
          <w:szCs w:val="20"/>
          <w:rPrChange w:id="860" w:author="dbecker" w:date="2016-01-07T13:41:00Z">
            <w:rPr>
              <w:rFonts w:ascii="Arial" w:hAnsi="Arial"/>
              <w:sz w:val="20"/>
              <w:szCs w:val="20"/>
            </w:rPr>
          </w:rPrChange>
        </w:rPr>
        <w:t xml:space="preserve"> </w:t>
      </w:r>
      <w:r w:rsidRPr="00142AF3">
        <w:rPr>
          <w:rFonts w:asciiTheme="majorHAnsi" w:hAnsiTheme="majorHAnsi"/>
          <w:sz w:val="20"/>
          <w:szCs w:val="20"/>
          <w:rPrChange w:id="861" w:author="dbecker" w:date="2016-01-07T13:41:00Z">
            <w:rPr>
              <w:rFonts w:ascii="Arial" w:hAnsi="Arial"/>
              <w:sz w:val="20"/>
              <w:szCs w:val="20"/>
            </w:rPr>
          </w:rPrChange>
        </w:rPr>
        <w:t>located within the Plume Exposure Pathway EPZ for Seabrook Station.  These are:</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62" w:author="dbecker" w:date="2016-01-07T13:41:00Z">
            <w:rPr>
              <w:rFonts w:ascii="Arial" w:hAnsi="Arial"/>
              <w:sz w:val="20"/>
              <w:szCs w:val="20"/>
            </w:rPr>
          </w:rPrChange>
        </w:rPr>
      </w:pPr>
      <w:r w:rsidRPr="00142AF3">
        <w:rPr>
          <w:rFonts w:asciiTheme="majorHAnsi" w:hAnsiTheme="majorHAnsi"/>
          <w:sz w:val="20"/>
          <w:szCs w:val="20"/>
          <w:rPrChange w:id="863" w:author="dbecker" w:date="2016-01-07T13:41:00Z">
            <w:rPr>
              <w:rFonts w:ascii="Arial" w:hAnsi="Arial"/>
              <w:sz w:val="20"/>
              <w:szCs w:val="20"/>
            </w:rPr>
          </w:rPrChange>
        </w:rPr>
        <w:t>Brentwood</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64" w:author="dbecker" w:date="2016-01-07T13:41:00Z">
            <w:rPr>
              <w:rFonts w:ascii="Arial" w:hAnsi="Arial"/>
              <w:sz w:val="20"/>
              <w:szCs w:val="20"/>
            </w:rPr>
          </w:rPrChange>
        </w:rPr>
      </w:pPr>
      <w:r w:rsidRPr="00142AF3">
        <w:rPr>
          <w:rFonts w:asciiTheme="majorHAnsi" w:hAnsiTheme="majorHAnsi"/>
          <w:sz w:val="20"/>
          <w:szCs w:val="20"/>
          <w:rPrChange w:id="865" w:author="dbecker" w:date="2016-01-07T13:41:00Z">
            <w:rPr>
              <w:rFonts w:ascii="Arial" w:hAnsi="Arial"/>
              <w:sz w:val="20"/>
              <w:szCs w:val="20"/>
            </w:rPr>
          </w:rPrChange>
        </w:rPr>
        <w:t>East Kingston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66" w:author="dbecker" w:date="2016-01-07T13:41:00Z">
            <w:rPr>
              <w:rFonts w:ascii="Arial" w:hAnsi="Arial"/>
              <w:sz w:val="20"/>
              <w:szCs w:val="20"/>
            </w:rPr>
          </w:rPrChange>
        </w:rPr>
      </w:pPr>
      <w:r w:rsidRPr="00142AF3">
        <w:rPr>
          <w:rFonts w:asciiTheme="majorHAnsi" w:hAnsiTheme="majorHAnsi"/>
          <w:sz w:val="20"/>
          <w:szCs w:val="20"/>
          <w:rPrChange w:id="867" w:author="dbecker" w:date="2016-01-07T13:41:00Z">
            <w:rPr>
              <w:rFonts w:ascii="Arial" w:hAnsi="Arial"/>
              <w:sz w:val="20"/>
              <w:szCs w:val="20"/>
            </w:rPr>
          </w:rPrChange>
        </w:rPr>
        <w:t>Exeter</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68" w:author="dbecker" w:date="2016-01-07T13:41:00Z">
            <w:rPr>
              <w:rFonts w:ascii="Arial" w:hAnsi="Arial"/>
              <w:sz w:val="20"/>
              <w:szCs w:val="20"/>
            </w:rPr>
          </w:rPrChange>
        </w:rPr>
      </w:pPr>
      <w:r w:rsidRPr="00142AF3">
        <w:rPr>
          <w:rFonts w:asciiTheme="majorHAnsi" w:hAnsiTheme="majorHAnsi"/>
          <w:sz w:val="20"/>
          <w:szCs w:val="20"/>
          <w:rPrChange w:id="869" w:author="dbecker" w:date="2016-01-07T13:41:00Z">
            <w:rPr>
              <w:rFonts w:ascii="Arial" w:hAnsi="Arial"/>
              <w:sz w:val="20"/>
              <w:szCs w:val="20"/>
            </w:rPr>
          </w:rPrChange>
        </w:rPr>
        <w:t>Greenland</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70" w:author="dbecker" w:date="2016-01-07T13:41:00Z">
            <w:rPr>
              <w:rFonts w:ascii="Arial" w:hAnsi="Arial"/>
              <w:sz w:val="20"/>
              <w:szCs w:val="20"/>
            </w:rPr>
          </w:rPrChange>
        </w:rPr>
      </w:pPr>
      <w:r w:rsidRPr="00142AF3">
        <w:rPr>
          <w:rFonts w:asciiTheme="majorHAnsi" w:hAnsiTheme="majorHAnsi"/>
          <w:sz w:val="20"/>
          <w:szCs w:val="20"/>
          <w:rPrChange w:id="871" w:author="dbecker" w:date="2016-01-07T13:41:00Z">
            <w:rPr>
              <w:rFonts w:ascii="Arial" w:hAnsi="Arial"/>
              <w:sz w:val="20"/>
              <w:szCs w:val="20"/>
            </w:rPr>
          </w:rPrChange>
        </w:rPr>
        <w:t>Hampton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72" w:author="dbecker" w:date="2016-01-07T13:41:00Z">
            <w:rPr>
              <w:rFonts w:ascii="Arial" w:hAnsi="Arial"/>
              <w:sz w:val="20"/>
              <w:szCs w:val="20"/>
            </w:rPr>
          </w:rPrChange>
        </w:rPr>
      </w:pPr>
      <w:r w:rsidRPr="00142AF3">
        <w:rPr>
          <w:rFonts w:asciiTheme="majorHAnsi" w:hAnsiTheme="majorHAnsi"/>
          <w:sz w:val="20"/>
          <w:szCs w:val="20"/>
          <w:rPrChange w:id="873" w:author="dbecker" w:date="2016-01-07T13:41:00Z">
            <w:rPr>
              <w:rFonts w:ascii="Arial" w:hAnsi="Arial"/>
              <w:sz w:val="20"/>
              <w:szCs w:val="20"/>
            </w:rPr>
          </w:rPrChange>
        </w:rPr>
        <w:t>Hampton Falls</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74" w:author="dbecker" w:date="2016-01-07T13:41:00Z">
            <w:rPr>
              <w:rFonts w:ascii="Arial" w:hAnsi="Arial"/>
              <w:sz w:val="20"/>
              <w:szCs w:val="20"/>
            </w:rPr>
          </w:rPrChange>
        </w:rPr>
      </w:pPr>
      <w:r w:rsidRPr="00142AF3">
        <w:rPr>
          <w:rFonts w:asciiTheme="majorHAnsi" w:hAnsiTheme="majorHAnsi"/>
          <w:sz w:val="20"/>
          <w:szCs w:val="20"/>
          <w:rPrChange w:id="875" w:author="dbecker" w:date="2016-01-07T13:41:00Z">
            <w:rPr>
              <w:rFonts w:ascii="Arial" w:hAnsi="Arial"/>
              <w:sz w:val="20"/>
              <w:szCs w:val="20"/>
            </w:rPr>
          </w:rPrChange>
        </w:rPr>
        <w:t>Kensington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76" w:author="dbecker" w:date="2016-01-07T13:41:00Z">
            <w:rPr>
              <w:rFonts w:ascii="Arial" w:hAnsi="Arial"/>
              <w:sz w:val="20"/>
              <w:szCs w:val="20"/>
            </w:rPr>
          </w:rPrChange>
        </w:rPr>
      </w:pPr>
      <w:r w:rsidRPr="00142AF3">
        <w:rPr>
          <w:rFonts w:asciiTheme="majorHAnsi" w:hAnsiTheme="majorHAnsi"/>
          <w:sz w:val="20"/>
          <w:szCs w:val="20"/>
          <w:rPrChange w:id="877" w:author="dbecker" w:date="2016-01-07T13:41:00Z">
            <w:rPr>
              <w:rFonts w:ascii="Arial" w:hAnsi="Arial"/>
              <w:sz w:val="20"/>
              <w:szCs w:val="20"/>
            </w:rPr>
          </w:rPrChange>
        </w:rPr>
        <w:t>Kingston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78" w:author="dbecker" w:date="2016-01-07T13:41:00Z">
            <w:rPr>
              <w:rFonts w:ascii="Arial" w:hAnsi="Arial"/>
              <w:sz w:val="20"/>
              <w:szCs w:val="20"/>
            </w:rPr>
          </w:rPrChange>
        </w:rPr>
      </w:pPr>
      <w:r w:rsidRPr="00142AF3">
        <w:rPr>
          <w:rFonts w:asciiTheme="majorHAnsi" w:hAnsiTheme="majorHAnsi"/>
          <w:sz w:val="20"/>
          <w:szCs w:val="20"/>
          <w:rPrChange w:id="879" w:author="dbecker" w:date="2016-01-07T13:41:00Z">
            <w:rPr>
              <w:rFonts w:ascii="Arial" w:hAnsi="Arial"/>
              <w:sz w:val="20"/>
              <w:szCs w:val="20"/>
            </w:rPr>
          </w:rPrChange>
        </w:rPr>
        <w:t>New Castle</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80" w:author="dbecker" w:date="2016-01-07T13:41:00Z">
            <w:rPr>
              <w:rFonts w:ascii="Arial" w:hAnsi="Arial"/>
              <w:sz w:val="20"/>
              <w:szCs w:val="20"/>
            </w:rPr>
          </w:rPrChange>
        </w:rPr>
      </w:pPr>
      <w:r w:rsidRPr="00142AF3">
        <w:rPr>
          <w:rFonts w:asciiTheme="majorHAnsi" w:hAnsiTheme="majorHAnsi"/>
          <w:sz w:val="20"/>
          <w:szCs w:val="20"/>
          <w:rPrChange w:id="881" w:author="dbecker" w:date="2016-01-07T13:41:00Z">
            <w:rPr>
              <w:rFonts w:ascii="Arial" w:hAnsi="Arial"/>
              <w:sz w:val="20"/>
              <w:szCs w:val="20"/>
            </w:rPr>
          </w:rPrChange>
        </w:rPr>
        <w:t>Newfields</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82" w:author="dbecker" w:date="2016-01-07T13:41:00Z">
            <w:rPr>
              <w:rFonts w:ascii="Arial" w:hAnsi="Arial"/>
              <w:sz w:val="20"/>
              <w:szCs w:val="20"/>
            </w:rPr>
          </w:rPrChange>
        </w:rPr>
      </w:pPr>
      <w:r w:rsidRPr="00142AF3">
        <w:rPr>
          <w:rFonts w:asciiTheme="majorHAnsi" w:hAnsiTheme="majorHAnsi"/>
          <w:sz w:val="20"/>
          <w:szCs w:val="20"/>
          <w:rPrChange w:id="883" w:author="dbecker" w:date="2016-01-07T13:41:00Z">
            <w:rPr>
              <w:rFonts w:ascii="Arial" w:hAnsi="Arial"/>
              <w:sz w:val="20"/>
              <w:szCs w:val="20"/>
            </w:rPr>
          </w:rPrChange>
        </w:rPr>
        <w:t>Newton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84" w:author="dbecker" w:date="2016-01-07T13:41:00Z">
            <w:rPr>
              <w:rFonts w:ascii="Arial" w:hAnsi="Arial"/>
              <w:sz w:val="20"/>
              <w:szCs w:val="20"/>
            </w:rPr>
          </w:rPrChange>
        </w:rPr>
      </w:pPr>
      <w:r w:rsidRPr="00142AF3">
        <w:rPr>
          <w:rFonts w:asciiTheme="majorHAnsi" w:hAnsiTheme="majorHAnsi"/>
          <w:sz w:val="20"/>
          <w:szCs w:val="20"/>
          <w:rPrChange w:id="885" w:author="dbecker" w:date="2016-01-07T13:41:00Z">
            <w:rPr>
              <w:rFonts w:ascii="Arial" w:hAnsi="Arial"/>
              <w:sz w:val="20"/>
              <w:szCs w:val="20"/>
            </w:rPr>
          </w:rPrChange>
        </w:rPr>
        <w:t>North Hampton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86" w:author="dbecker" w:date="2016-01-07T13:41:00Z">
            <w:rPr>
              <w:rFonts w:ascii="Arial" w:hAnsi="Arial"/>
              <w:sz w:val="20"/>
              <w:szCs w:val="20"/>
            </w:rPr>
          </w:rPrChange>
        </w:rPr>
      </w:pPr>
      <w:r w:rsidRPr="00142AF3">
        <w:rPr>
          <w:rFonts w:asciiTheme="majorHAnsi" w:hAnsiTheme="majorHAnsi"/>
          <w:sz w:val="20"/>
          <w:szCs w:val="20"/>
          <w:rPrChange w:id="887" w:author="dbecker" w:date="2016-01-07T13:41:00Z">
            <w:rPr>
              <w:rFonts w:ascii="Arial" w:hAnsi="Arial"/>
              <w:sz w:val="20"/>
              <w:szCs w:val="20"/>
            </w:rPr>
          </w:rPrChange>
        </w:rPr>
        <w:t>Portsmouth</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88" w:author="dbecker" w:date="2016-01-07T13:41:00Z">
            <w:rPr>
              <w:rFonts w:ascii="Arial" w:hAnsi="Arial"/>
              <w:sz w:val="20"/>
              <w:szCs w:val="20"/>
            </w:rPr>
          </w:rPrChange>
        </w:rPr>
      </w:pPr>
      <w:r w:rsidRPr="00142AF3">
        <w:rPr>
          <w:rFonts w:asciiTheme="majorHAnsi" w:hAnsiTheme="majorHAnsi"/>
          <w:sz w:val="20"/>
          <w:szCs w:val="20"/>
          <w:rPrChange w:id="889" w:author="dbecker" w:date="2016-01-07T13:41:00Z">
            <w:rPr>
              <w:rFonts w:ascii="Arial" w:hAnsi="Arial"/>
              <w:sz w:val="20"/>
              <w:szCs w:val="20"/>
            </w:rPr>
          </w:rPrChange>
        </w:rPr>
        <w:t>Rye</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90" w:author="dbecker" w:date="2016-01-07T13:41:00Z">
            <w:rPr>
              <w:rFonts w:ascii="Arial" w:hAnsi="Arial"/>
              <w:sz w:val="20"/>
              <w:szCs w:val="20"/>
            </w:rPr>
          </w:rPrChange>
        </w:rPr>
      </w:pPr>
      <w:r w:rsidRPr="00142AF3">
        <w:rPr>
          <w:rFonts w:asciiTheme="majorHAnsi" w:hAnsiTheme="majorHAnsi"/>
          <w:sz w:val="20"/>
          <w:szCs w:val="20"/>
          <w:rPrChange w:id="891" w:author="dbecker" w:date="2016-01-07T13:41:00Z">
            <w:rPr>
              <w:rFonts w:ascii="Arial" w:hAnsi="Arial"/>
              <w:sz w:val="20"/>
              <w:szCs w:val="20"/>
            </w:rPr>
          </w:rPrChange>
        </w:rPr>
        <w:t>Seabrook</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92" w:author="dbecker" w:date="2016-01-07T13:41:00Z">
            <w:rPr>
              <w:rFonts w:ascii="Arial" w:hAnsi="Arial"/>
              <w:sz w:val="20"/>
              <w:szCs w:val="20"/>
            </w:rPr>
          </w:rPrChange>
        </w:rPr>
      </w:pPr>
      <w:r w:rsidRPr="00142AF3">
        <w:rPr>
          <w:rFonts w:asciiTheme="majorHAnsi" w:hAnsiTheme="majorHAnsi"/>
          <w:sz w:val="20"/>
          <w:szCs w:val="20"/>
          <w:rPrChange w:id="893" w:author="dbecker" w:date="2016-01-07T13:41:00Z">
            <w:rPr>
              <w:rFonts w:ascii="Arial" w:hAnsi="Arial"/>
              <w:sz w:val="20"/>
              <w:szCs w:val="20"/>
            </w:rPr>
          </w:rPrChange>
        </w:rPr>
        <w:t>South Hampton</w:t>
      </w:r>
    </w:p>
    <w:p w:rsidR="00AB7860" w:rsidRPr="00142AF3" w:rsidRDefault="00AB7860" w:rsidP="00A323EC">
      <w:pPr>
        <w:numPr>
          <w:ilvl w:val="0"/>
          <w:numId w:val="39"/>
        </w:numPr>
        <w:tabs>
          <w:tab w:val="clear" w:pos="1440"/>
          <w:tab w:val="num" w:pos="1080"/>
        </w:tabs>
        <w:ind w:left="1080"/>
        <w:rPr>
          <w:rFonts w:asciiTheme="majorHAnsi" w:hAnsiTheme="majorHAnsi"/>
          <w:sz w:val="20"/>
          <w:szCs w:val="20"/>
          <w:rPrChange w:id="894" w:author="dbecker" w:date="2016-01-07T13:41:00Z">
            <w:rPr>
              <w:rFonts w:ascii="Arial" w:hAnsi="Arial"/>
              <w:sz w:val="20"/>
              <w:szCs w:val="20"/>
            </w:rPr>
          </w:rPrChange>
        </w:rPr>
      </w:pPr>
      <w:r w:rsidRPr="00142AF3">
        <w:rPr>
          <w:rFonts w:asciiTheme="majorHAnsi" w:hAnsiTheme="majorHAnsi"/>
          <w:sz w:val="20"/>
          <w:szCs w:val="20"/>
          <w:rPrChange w:id="895" w:author="dbecker" w:date="2016-01-07T13:41:00Z">
            <w:rPr>
              <w:rFonts w:ascii="Arial" w:hAnsi="Arial"/>
              <w:sz w:val="20"/>
              <w:szCs w:val="20"/>
            </w:rPr>
          </w:rPrChange>
        </w:rPr>
        <w:t>Stratham</w:t>
      </w:r>
    </w:p>
    <w:p w:rsidR="00BF57EF" w:rsidRPr="00ED71FD" w:rsidRDefault="00BF57EF" w:rsidP="00A52816">
      <w:pPr>
        <w:pStyle w:val="Heading2"/>
        <w:numPr>
          <w:ilvl w:val="0"/>
          <w:numId w:val="52"/>
        </w:numPr>
        <w:tabs>
          <w:tab w:val="clear" w:pos="1800"/>
          <w:tab w:val="num" w:pos="720"/>
        </w:tabs>
        <w:ind w:hanging="1440"/>
        <w:rPr>
          <w:rFonts w:ascii="Cambria" w:hAnsi="Cambria"/>
          <w:i w:val="0"/>
          <w:iCs w:val="0"/>
          <w:color w:val="0070C0"/>
          <w:sz w:val="20"/>
          <w:rPrChange w:id="896" w:author="dbecker" w:date="2015-10-07T12:42:00Z">
            <w:rPr>
              <w:i w:val="0"/>
              <w:iCs w:val="0"/>
              <w:sz w:val="20"/>
            </w:rPr>
          </w:rPrChange>
        </w:rPr>
      </w:pPr>
      <w:bookmarkStart w:id="897" w:name="_Toc431372776"/>
      <w:r w:rsidRPr="00ED71FD">
        <w:rPr>
          <w:rFonts w:ascii="Cambria" w:hAnsi="Cambria"/>
          <w:i w:val="0"/>
          <w:iCs w:val="0"/>
          <w:color w:val="0070C0"/>
          <w:sz w:val="20"/>
          <w:rPrChange w:id="898" w:author="dbecker" w:date="2015-10-07T12:42:00Z">
            <w:rPr>
              <w:i w:val="0"/>
              <w:iCs w:val="0"/>
              <w:sz w:val="20"/>
            </w:rPr>
          </w:rPrChange>
        </w:rPr>
        <w:t>Assignment of Host Communities to Local EPZ Communities</w:t>
      </w:r>
      <w:bookmarkEnd w:id="897"/>
      <w:r w:rsidRPr="00ED71FD">
        <w:rPr>
          <w:rFonts w:ascii="Cambria" w:hAnsi="Cambria"/>
          <w:i w:val="0"/>
          <w:iCs w:val="0"/>
          <w:color w:val="0070C0"/>
          <w:sz w:val="20"/>
          <w:rPrChange w:id="899" w:author="dbecker" w:date="2015-10-07T12:42:00Z">
            <w:rPr>
              <w:i w:val="0"/>
              <w:iCs w:val="0"/>
              <w:sz w:val="20"/>
            </w:rPr>
          </w:rPrChange>
        </w:rPr>
        <w:t xml:space="preserve"> </w:t>
      </w:r>
    </w:p>
    <w:tbl>
      <w:tblPr>
        <w:tblW w:w="0" w:type="auto"/>
        <w:tblInd w:w="743" w:type="dxa"/>
        <w:tblLook w:val="01E0" w:firstRow="1" w:lastRow="1" w:firstColumn="1" w:lastColumn="1" w:noHBand="0" w:noVBand="0"/>
      </w:tblPr>
      <w:tblGrid>
        <w:gridCol w:w="1877"/>
        <w:gridCol w:w="2168"/>
        <w:gridCol w:w="1588"/>
        <w:gridCol w:w="2912"/>
      </w:tblGrid>
      <w:tr w:rsidR="00BF57EF" w:rsidTr="003C486C">
        <w:tc>
          <w:tcPr>
            <w:tcW w:w="5633" w:type="dxa"/>
            <w:gridSpan w:val="3"/>
          </w:tcPr>
          <w:p w:rsidR="00BF57EF" w:rsidRPr="00142AF3" w:rsidRDefault="00BF57EF" w:rsidP="003C486C">
            <w:pPr>
              <w:jc w:val="center"/>
              <w:rPr>
                <w:rFonts w:asciiTheme="majorHAnsi" w:hAnsiTheme="majorHAnsi" w:cs="Arial"/>
                <w:b/>
                <w:sz w:val="20"/>
                <w:szCs w:val="20"/>
                <w:rPrChange w:id="900" w:author="dbecker" w:date="2016-01-07T13:41:00Z">
                  <w:rPr>
                    <w:rFonts w:ascii="Arial" w:hAnsi="Arial" w:cs="Arial"/>
                    <w:b/>
                    <w:sz w:val="20"/>
                    <w:szCs w:val="20"/>
                  </w:rPr>
                </w:rPrChange>
              </w:rPr>
            </w:pPr>
            <w:r w:rsidRPr="00142AF3">
              <w:rPr>
                <w:rFonts w:asciiTheme="majorHAnsi" w:hAnsiTheme="majorHAnsi" w:cs="Arial"/>
                <w:b/>
                <w:sz w:val="20"/>
                <w:szCs w:val="20"/>
                <w:rPrChange w:id="901" w:author="dbecker" w:date="2016-01-07T13:41:00Z">
                  <w:rPr>
                    <w:rFonts w:ascii="Arial" w:hAnsi="Arial" w:cs="Arial"/>
                    <w:b/>
                    <w:sz w:val="20"/>
                    <w:szCs w:val="20"/>
                  </w:rPr>
                </w:rPrChange>
              </w:rPr>
              <w:t>Seabrook Station</w:t>
            </w:r>
          </w:p>
        </w:tc>
        <w:tc>
          <w:tcPr>
            <w:tcW w:w="2912" w:type="dxa"/>
          </w:tcPr>
          <w:p w:rsidR="00BF57EF" w:rsidRPr="00142AF3" w:rsidRDefault="00BF57EF" w:rsidP="003C486C">
            <w:pPr>
              <w:jc w:val="center"/>
              <w:rPr>
                <w:rFonts w:asciiTheme="majorHAnsi" w:hAnsiTheme="majorHAnsi" w:cs="Arial"/>
                <w:b/>
                <w:sz w:val="20"/>
                <w:szCs w:val="20"/>
                <w:rPrChange w:id="902" w:author="dbecker" w:date="2016-01-07T13:41:00Z">
                  <w:rPr>
                    <w:rFonts w:ascii="Arial" w:hAnsi="Arial" w:cs="Arial"/>
                    <w:b/>
                    <w:sz w:val="20"/>
                    <w:szCs w:val="20"/>
                  </w:rPr>
                </w:rPrChange>
              </w:rPr>
            </w:pPr>
            <w:r w:rsidRPr="00142AF3">
              <w:rPr>
                <w:rFonts w:asciiTheme="majorHAnsi" w:hAnsiTheme="majorHAnsi" w:cs="Arial"/>
                <w:b/>
                <w:sz w:val="20"/>
                <w:szCs w:val="20"/>
                <w:rPrChange w:id="903" w:author="dbecker" w:date="2016-01-07T13:41:00Z">
                  <w:rPr>
                    <w:rFonts w:ascii="Arial" w:hAnsi="Arial" w:cs="Arial"/>
                    <w:b/>
                    <w:sz w:val="20"/>
                    <w:szCs w:val="20"/>
                  </w:rPr>
                </w:rPrChange>
              </w:rPr>
              <w:t>Vermont Yankee</w:t>
            </w:r>
          </w:p>
        </w:tc>
      </w:tr>
      <w:tr w:rsidR="00BF57EF" w:rsidTr="003C486C">
        <w:tc>
          <w:tcPr>
            <w:tcW w:w="1877" w:type="dxa"/>
          </w:tcPr>
          <w:p w:rsidR="00BF57EF" w:rsidRPr="003C486C" w:rsidRDefault="00BF57EF" w:rsidP="003C486C">
            <w:pPr>
              <w:jc w:val="center"/>
              <w:rPr>
                <w:rFonts w:ascii="Tahoma" w:hAnsi="Tahoma" w:cs="Tahoma"/>
                <w:b/>
                <w:sz w:val="20"/>
                <w:szCs w:val="20"/>
              </w:rPr>
            </w:pPr>
            <w:r w:rsidRPr="003C486C">
              <w:rPr>
                <w:rFonts w:ascii="Tahoma" w:hAnsi="Tahoma" w:cs="Tahoma"/>
                <w:b/>
                <w:sz w:val="20"/>
                <w:szCs w:val="20"/>
              </w:rPr>
              <w:t>Dover</w:t>
            </w:r>
          </w:p>
        </w:tc>
        <w:tc>
          <w:tcPr>
            <w:tcW w:w="2168" w:type="dxa"/>
          </w:tcPr>
          <w:p w:rsidR="00BF57EF" w:rsidRPr="00142AF3" w:rsidRDefault="00BF57EF" w:rsidP="003C486C">
            <w:pPr>
              <w:jc w:val="center"/>
              <w:rPr>
                <w:rFonts w:asciiTheme="majorHAnsi" w:hAnsiTheme="majorHAnsi" w:cs="Tahoma"/>
                <w:b/>
                <w:sz w:val="20"/>
                <w:szCs w:val="20"/>
                <w:rPrChange w:id="904" w:author="dbecker" w:date="2016-01-07T13:41:00Z">
                  <w:rPr>
                    <w:rFonts w:ascii="Tahoma" w:hAnsi="Tahoma" w:cs="Tahoma"/>
                    <w:b/>
                    <w:sz w:val="20"/>
                    <w:szCs w:val="20"/>
                  </w:rPr>
                </w:rPrChange>
              </w:rPr>
            </w:pPr>
            <w:r w:rsidRPr="00142AF3">
              <w:rPr>
                <w:rFonts w:asciiTheme="majorHAnsi" w:hAnsiTheme="majorHAnsi" w:cs="Tahoma"/>
                <w:b/>
                <w:sz w:val="20"/>
                <w:szCs w:val="20"/>
                <w:rPrChange w:id="905" w:author="dbecker" w:date="2016-01-07T13:41:00Z">
                  <w:rPr>
                    <w:rFonts w:ascii="Tahoma" w:hAnsi="Tahoma" w:cs="Tahoma"/>
                    <w:b/>
                    <w:sz w:val="20"/>
                    <w:szCs w:val="20"/>
                  </w:rPr>
                </w:rPrChange>
              </w:rPr>
              <w:t>Manchester</w:t>
            </w:r>
          </w:p>
        </w:tc>
        <w:tc>
          <w:tcPr>
            <w:tcW w:w="1588" w:type="dxa"/>
          </w:tcPr>
          <w:p w:rsidR="00BF57EF" w:rsidRPr="00142AF3" w:rsidRDefault="00BF57EF" w:rsidP="003C486C">
            <w:pPr>
              <w:jc w:val="center"/>
              <w:rPr>
                <w:rFonts w:asciiTheme="majorHAnsi" w:hAnsiTheme="majorHAnsi" w:cs="Tahoma"/>
                <w:b/>
                <w:sz w:val="20"/>
                <w:szCs w:val="20"/>
                <w:rPrChange w:id="906" w:author="dbecker" w:date="2016-01-07T13:41:00Z">
                  <w:rPr>
                    <w:rFonts w:ascii="Tahoma" w:hAnsi="Tahoma" w:cs="Tahoma"/>
                    <w:b/>
                    <w:sz w:val="20"/>
                    <w:szCs w:val="20"/>
                  </w:rPr>
                </w:rPrChange>
              </w:rPr>
            </w:pPr>
            <w:r w:rsidRPr="00142AF3">
              <w:rPr>
                <w:rFonts w:asciiTheme="majorHAnsi" w:hAnsiTheme="majorHAnsi" w:cs="Tahoma"/>
                <w:b/>
                <w:sz w:val="20"/>
                <w:szCs w:val="20"/>
                <w:rPrChange w:id="907" w:author="dbecker" w:date="2016-01-07T13:41:00Z">
                  <w:rPr>
                    <w:rFonts w:ascii="Tahoma" w:hAnsi="Tahoma" w:cs="Tahoma"/>
                    <w:b/>
                    <w:sz w:val="20"/>
                    <w:szCs w:val="20"/>
                  </w:rPr>
                </w:rPrChange>
              </w:rPr>
              <w:t>Rochester</w:t>
            </w:r>
          </w:p>
        </w:tc>
        <w:tc>
          <w:tcPr>
            <w:tcW w:w="2912" w:type="dxa"/>
          </w:tcPr>
          <w:p w:rsidR="00BF57EF" w:rsidRPr="00142AF3" w:rsidRDefault="00BF57EF" w:rsidP="003C486C">
            <w:pPr>
              <w:jc w:val="center"/>
              <w:rPr>
                <w:rFonts w:asciiTheme="majorHAnsi" w:hAnsiTheme="majorHAnsi" w:cs="Tahoma"/>
                <w:b/>
                <w:sz w:val="20"/>
                <w:szCs w:val="20"/>
                <w:rPrChange w:id="908" w:author="dbecker" w:date="2016-01-07T13:41:00Z">
                  <w:rPr>
                    <w:rFonts w:ascii="Tahoma" w:hAnsi="Tahoma" w:cs="Tahoma"/>
                    <w:b/>
                    <w:sz w:val="20"/>
                    <w:szCs w:val="20"/>
                  </w:rPr>
                </w:rPrChange>
              </w:rPr>
            </w:pPr>
            <w:r w:rsidRPr="00142AF3">
              <w:rPr>
                <w:rFonts w:asciiTheme="majorHAnsi" w:hAnsiTheme="majorHAnsi" w:cs="Tahoma"/>
                <w:b/>
                <w:sz w:val="20"/>
                <w:szCs w:val="20"/>
                <w:rPrChange w:id="909" w:author="dbecker" w:date="2016-01-07T13:41:00Z">
                  <w:rPr>
                    <w:rFonts w:ascii="Tahoma" w:hAnsi="Tahoma" w:cs="Tahoma"/>
                    <w:b/>
                    <w:sz w:val="20"/>
                    <w:szCs w:val="20"/>
                  </w:rPr>
                </w:rPrChange>
              </w:rPr>
              <w:t>Keene</w:t>
            </w:r>
          </w:p>
        </w:tc>
      </w:tr>
      <w:tr w:rsidR="00BF57EF" w:rsidTr="003C486C">
        <w:tc>
          <w:tcPr>
            <w:tcW w:w="1877" w:type="dxa"/>
          </w:tcPr>
          <w:p w:rsidR="00BF57EF" w:rsidRPr="003C486C" w:rsidRDefault="00BF57EF" w:rsidP="003C486C">
            <w:pPr>
              <w:jc w:val="center"/>
              <w:rPr>
                <w:rFonts w:ascii="Arial" w:hAnsi="Arial" w:cs="Arial"/>
                <w:sz w:val="16"/>
                <w:szCs w:val="16"/>
              </w:rPr>
            </w:pPr>
          </w:p>
        </w:tc>
        <w:tc>
          <w:tcPr>
            <w:tcW w:w="2168" w:type="dxa"/>
          </w:tcPr>
          <w:p w:rsidR="00BF57EF" w:rsidRPr="00142AF3" w:rsidRDefault="00BF57EF" w:rsidP="003C486C">
            <w:pPr>
              <w:jc w:val="center"/>
              <w:rPr>
                <w:rFonts w:asciiTheme="majorHAnsi" w:hAnsiTheme="majorHAnsi" w:cs="Arial"/>
                <w:sz w:val="16"/>
                <w:szCs w:val="16"/>
                <w:rPrChange w:id="910" w:author="dbecker" w:date="2016-01-07T13:41:00Z">
                  <w:rPr>
                    <w:rFonts w:ascii="Arial" w:hAnsi="Arial" w:cs="Arial"/>
                    <w:sz w:val="16"/>
                    <w:szCs w:val="16"/>
                  </w:rPr>
                </w:rPrChange>
              </w:rPr>
            </w:pPr>
          </w:p>
        </w:tc>
        <w:tc>
          <w:tcPr>
            <w:tcW w:w="1588" w:type="dxa"/>
          </w:tcPr>
          <w:p w:rsidR="00BF57EF" w:rsidRPr="00142AF3" w:rsidRDefault="00BF57EF" w:rsidP="003C486C">
            <w:pPr>
              <w:jc w:val="center"/>
              <w:rPr>
                <w:rFonts w:asciiTheme="majorHAnsi" w:hAnsiTheme="majorHAnsi" w:cs="Arial"/>
                <w:sz w:val="16"/>
                <w:szCs w:val="16"/>
                <w:rPrChange w:id="911"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12"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13" w:author="dbecker" w:date="2016-01-07T13:41:00Z">
                  <w:rPr>
                    <w:rFonts w:ascii="Arial" w:hAnsi="Arial" w:cs="Arial"/>
                    <w:sz w:val="16"/>
                    <w:szCs w:val="16"/>
                  </w:rPr>
                </w:rPrChange>
              </w:rPr>
            </w:pPr>
            <w:r w:rsidRPr="00142AF3">
              <w:rPr>
                <w:rFonts w:asciiTheme="majorHAnsi" w:hAnsiTheme="majorHAnsi" w:cs="Arial"/>
                <w:sz w:val="16"/>
                <w:szCs w:val="16"/>
                <w:rPrChange w:id="914" w:author="dbecker" w:date="2016-01-07T13:41:00Z">
                  <w:rPr>
                    <w:rFonts w:ascii="Arial" w:hAnsi="Arial" w:cs="Arial"/>
                    <w:sz w:val="16"/>
                    <w:szCs w:val="16"/>
                  </w:rPr>
                </w:rPrChange>
              </w:rPr>
              <w:t>Greenland</w:t>
            </w:r>
          </w:p>
        </w:tc>
        <w:tc>
          <w:tcPr>
            <w:tcW w:w="2168" w:type="dxa"/>
          </w:tcPr>
          <w:p w:rsidR="00BF57EF" w:rsidRPr="00142AF3" w:rsidRDefault="0087509E" w:rsidP="003C486C">
            <w:pPr>
              <w:jc w:val="center"/>
              <w:rPr>
                <w:rFonts w:asciiTheme="majorHAnsi" w:hAnsiTheme="majorHAnsi" w:cs="Arial"/>
                <w:sz w:val="16"/>
                <w:szCs w:val="16"/>
                <w:rPrChange w:id="915" w:author="dbecker" w:date="2016-01-07T13:41:00Z">
                  <w:rPr>
                    <w:rFonts w:ascii="Arial" w:hAnsi="Arial" w:cs="Arial"/>
                    <w:sz w:val="16"/>
                    <w:szCs w:val="16"/>
                  </w:rPr>
                </w:rPrChange>
              </w:rPr>
            </w:pPr>
            <w:r w:rsidRPr="00142AF3">
              <w:rPr>
                <w:rFonts w:asciiTheme="majorHAnsi" w:hAnsiTheme="majorHAnsi" w:cs="Arial"/>
                <w:sz w:val="16"/>
                <w:szCs w:val="16"/>
                <w:rPrChange w:id="916" w:author="dbecker" w:date="2016-01-07T13:41:00Z">
                  <w:rPr>
                    <w:rFonts w:ascii="Arial" w:hAnsi="Arial" w:cs="Arial"/>
                    <w:sz w:val="16"/>
                    <w:szCs w:val="16"/>
                  </w:rPr>
                </w:rPrChange>
              </w:rPr>
              <w:t>Brentwood</w:t>
            </w:r>
          </w:p>
        </w:tc>
        <w:tc>
          <w:tcPr>
            <w:tcW w:w="1588" w:type="dxa"/>
          </w:tcPr>
          <w:p w:rsidR="00BF57EF" w:rsidRPr="00142AF3" w:rsidRDefault="0087509E" w:rsidP="003C486C">
            <w:pPr>
              <w:jc w:val="center"/>
              <w:rPr>
                <w:rFonts w:asciiTheme="majorHAnsi" w:hAnsiTheme="majorHAnsi" w:cs="Arial"/>
                <w:sz w:val="16"/>
                <w:szCs w:val="16"/>
                <w:rPrChange w:id="917" w:author="dbecker" w:date="2016-01-07T13:41:00Z">
                  <w:rPr>
                    <w:rFonts w:ascii="Arial" w:hAnsi="Arial" w:cs="Arial"/>
                    <w:sz w:val="16"/>
                    <w:szCs w:val="16"/>
                  </w:rPr>
                </w:rPrChange>
              </w:rPr>
            </w:pPr>
            <w:r w:rsidRPr="00142AF3">
              <w:rPr>
                <w:rFonts w:asciiTheme="majorHAnsi" w:hAnsiTheme="majorHAnsi" w:cs="Arial"/>
                <w:sz w:val="16"/>
                <w:szCs w:val="16"/>
                <w:rPrChange w:id="918" w:author="dbecker" w:date="2016-01-07T13:41:00Z">
                  <w:rPr>
                    <w:rFonts w:ascii="Arial" w:hAnsi="Arial" w:cs="Arial"/>
                    <w:sz w:val="16"/>
                    <w:szCs w:val="16"/>
                  </w:rPr>
                </w:rPrChange>
              </w:rPr>
              <w:t>Portsmouth</w:t>
            </w:r>
          </w:p>
        </w:tc>
        <w:tc>
          <w:tcPr>
            <w:tcW w:w="2912" w:type="dxa"/>
          </w:tcPr>
          <w:p w:rsidR="00BF57EF" w:rsidRPr="00142AF3" w:rsidRDefault="0087509E" w:rsidP="003C486C">
            <w:pPr>
              <w:jc w:val="center"/>
              <w:rPr>
                <w:rFonts w:asciiTheme="majorHAnsi" w:hAnsiTheme="majorHAnsi" w:cs="Arial"/>
                <w:sz w:val="16"/>
                <w:szCs w:val="16"/>
                <w:rPrChange w:id="919" w:author="dbecker" w:date="2016-01-07T13:41:00Z">
                  <w:rPr>
                    <w:rFonts w:ascii="Arial" w:hAnsi="Arial" w:cs="Arial"/>
                    <w:sz w:val="16"/>
                    <w:szCs w:val="16"/>
                  </w:rPr>
                </w:rPrChange>
              </w:rPr>
            </w:pPr>
            <w:r w:rsidRPr="00142AF3">
              <w:rPr>
                <w:rFonts w:asciiTheme="majorHAnsi" w:hAnsiTheme="majorHAnsi" w:cs="Arial"/>
                <w:sz w:val="16"/>
                <w:szCs w:val="16"/>
                <w:rPrChange w:id="920" w:author="dbecker" w:date="2016-01-07T13:41:00Z">
                  <w:rPr>
                    <w:rFonts w:ascii="Arial" w:hAnsi="Arial" w:cs="Arial"/>
                    <w:sz w:val="16"/>
                    <w:szCs w:val="16"/>
                  </w:rPr>
                </w:rPrChange>
              </w:rPr>
              <w:t>Chesterfield</w:t>
            </w: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21" w:author="dbecker" w:date="2016-01-07T13:41:00Z">
                  <w:rPr>
                    <w:rFonts w:ascii="Arial" w:hAnsi="Arial" w:cs="Arial"/>
                    <w:sz w:val="16"/>
                    <w:szCs w:val="16"/>
                  </w:rPr>
                </w:rPrChange>
              </w:rPr>
            </w:pPr>
            <w:r w:rsidRPr="00142AF3">
              <w:rPr>
                <w:rFonts w:asciiTheme="majorHAnsi" w:hAnsiTheme="majorHAnsi" w:cs="Arial"/>
                <w:sz w:val="16"/>
                <w:szCs w:val="16"/>
                <w:rPrChange w:id="922" w:author="dbecker" w:date="2016-01-07T13:41:00Z">
                  <w:rPr>
                    <w:rFonts w:ascii="Arial" w:hAnsi="Arial" w:cs="Arial"/>
                    <w:sz w:val="16"/>
                    <w:szCs w:val="16"/>
                  </w:rPr>
                </w:rPrChange>
              </w:rPr>
              <w:t>Hampton</w:t>
            </w:r>
          </w:p>
        </w:tc>
        <w:tc>
          <w:tcPr>
            <w:tcW w:w="2168" w:type="dxa"/>
          </w:tcPr>
          <w:p w:rsidR="00BF57EF" w:rsidRPr="00142AF3" w:rsidRDefault="0087509E" w:rsidP="003C486C">
            <w:pPr>
              <w:jc w:val="center"/>
              <w:rPr>
                <w:rFonts w:asciiTheme="majorHAnsi" w:hAnsiTheme="majorHAnsi" w:cs="Arial"/>
                <w:sz w:val="16"/>
                <w:szCs w:val="16"/>
                <w:rPrChange w:id="923" w:author="dbecker" w:date="2016-01-07T13:41:00Z">
                  <w:rPr>
                    <w:rFonts w:ascii="Arial" w:hAnsi="Arial" w:cs="Arial"/>
                    <w:sz w:val="16"/>
                    <w:szCs w:val="16"/>
                  </w:rPr>
                </w:rPrChange>
              </w:rPr>
            </w:pPr>
            <w:r w:rsidRPr="00142AF3">
              <w:rPr>
                <w:rFonts w:asciiTheme="majorHAnsi" w:hAnsiTheme="majorHAnsi" w:cs="Arial"/>
                <w:sz w:val="16"/>
                <w:szCs w:val="16"/>
                <w:rPrChange w:id="924" w:author="dbecker" w:date="2016-01-07T13:41:00Z">
                  <w:rPr>
                    <w:rFonts w:ascii="Arial" w:hAnsi="Arial" w:cs="Arial"/>
                    <w:sz w:val="16"/>
                    <w:szCs w:val="16"/>
                  </w:rPr>
                </w:rPrChange>
              </w:rPr>
              <w:t>East Kingston</w:t>
            </w:r>
          </w:p>
        </w:tc>
        <w:tc>
          <w:tcPr>
            <w:tcW w:w="1588" w:type="dxa"/>
          </w:tcPr>
          <w:p w:rsidR="00BF57EF" w:rsidRPr="00142AF3" w:rsidRDefault="00BF57EF" w:rsidP="003C486C">
            <w:pPr>
              <w:jc w:val="center"/>
              <w:rPr>
                <w:rFonts w:asciiTheme="majorHAnsi" w:hAnsiTheme="majorHAnsi" w:cs="Arial"/>
                <w:sz w:val="16"/>
                <w:szCs w:val="16"/>
                <w:rPrChange w:id="925" w:author="dbecker" w:date="2016-01-07T13:41:00Z">
                  <w:rPr>
                    <w:rFonts w:ascii="Arial" w:hAnsi="Arial" w:cs="Arial"/>
                    <w:sz w:val="16"/>
                    <w:szCs w:val="16"/>
                  </w:rPr>
                </w:rPrChange>
              </w:rPr>
            </w:pPr>
          </w:p>
        </w:tc>
        <w:tc>
          <w:tcPr>
            <w:tcW w:w="2912" w:type="dxa"/>
          </w:tcPr>
          <w:p w:rsidR="00BF57EF" w:rsidRPr="00142AF3" w:rsidRDefault="0087509E" w:rsidP="003C486C">
            <w:pPr>
              <w:jc w:val="center"/>
              <w:rPr>
                <w:rFonts w:asciiTheme="majorHAnsi" w:hAnsiTheme="majorHAnsi" w:cs="Arial"/>
                <w:sz w:val="16"/>
                <w:szCs w:val="16"/>
                <w:rPrChange w:id="926" w:author="dbecker" w:date="2016-01-07T13:41:00Z">
                  <w:rPr>
                    <w:rFonts w:ascii="Arial" w:hAnsi="Arial" w:cs="Arial"/>
                    <w:sz w:val="16"/>
                    <w:szCs w:val="16"/>
                  </w:rPr>
                </w:rPrChange>
              </w:rPr>
            </w:pPr>
            <w:r w:rsidRPr="00142AF3">
              <w:rPr>
                <w:rFonts w:asciiTheme="majorHAnsi" w:hAnsiTheme="majorHAnsi" w:cs="Arial"/>
                <w:sz w:val="16"/>
                <w:szCs w:val="16"/>
                <w:rPrChange w:id="927" w:author="dbecker" w:date="2016-01-07T13:41:00Z">
                  <w:rPr>
                    <w:rFonts w:ascii="Arial" w:hAnsi="Arial" w:cs="Arial"/>
                    <w:sz w:val="16"/>
                    <w:szCs w:val="16"/>
                  </w:rPr>
                </w:rPrChange>
              </w:rPr>
              <w:t>Hinsdale</w:t>
            </w: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28" w:author="dbecker" w:date="2016-01-07T13:41:00Z">
                  <w:rPr>
                    <w:rFonts w:ascii="Arial" w:hAnsi="Arial" w:cs="Arial"/>
                    <w:sz w:val="16"/>
                    <w:szCs w:val="16"/>
                  </w:rPr>
                </w:rPrChange>
              </w:rPr>
            </w:pPr>
            <w:r w:rsidRPr="00142AF3">
              <w:rPr>
                <w:rFonts w:asciiTheme="majorHAnsi" w:hAnsiTheme="majorHAnsi" w:cs="Arial"/>
                <w:sz w:val="16"/>
                <w:szCs w:val="16"/>
                <w:rPrChange w:id="929" w:author="dbecker" w:date="2016-01-07T13:41:00Z">
                  <w:rPr>
                    <w:rFonts w:ascii="Arial" w:hAnsi="Arial" w:cs="Arial"/>
                    <w:sz w:val="16"/>
                    <w:szCs w:val="16"/>
                  </w:rPr>
                </w:rPrChange>
              </w:rPr>
              <w:t>Hampton Falls</w:t>
            </w:r>
          </w:p>
        </w:tc>
        <w:tc>
          <w:tcPr>
            <w:tcW w:w="2168" w:type="dxa"/>
          </w:tcPr>
          <w:p w:rsidR="00BF57EF" w:rsidRPr="00142AF3" w:rsidRDefault="0087509E" w:rsidP="003C486C">
            <w:pPr>
              <w:jc w:val="center"/>
              <w:rPr>
                <w:rFonts w:asciiTheme="majorHAnsi" w:hAnsiTheme="majorHAnsi" w:cs="Arial"/>
                <w:sz w:val="16"/>
                <w:szCs w:val="16"/>
                <w:rPrChange w:id="930" w:author="dbecker" w:date="2016-01-07T13:41:00Z">
                  <w:rPr>
                    <w:rFonts w:ascii="Arial" w:hAnsi="Arial" w:cs="Arial"/>
                    <w:sz w:val="16"/>
                    <w:szCs w:val="16"/>
                  </w:rPr>
                </w:rPrChange>
              </w:rPr>
            </w:pPr>
            <w:r w:rsidRPr="00142AF3">
              <w:rPr>
                <w:rFonts w:asciiTheme="majorHAnsi" w:hAnsiTheme="majorHAnsi" w:cs="Arial"/>
                <w:sz w:val="16"/>
                <w:szCs w:val="16"/>
                <w:rPrChange w:id="931" w:author="dbecker" w:date="2016-01-07T13:41:00Z">
                  <w:rPr>
                    <w:rFonts w:ascii="Arial" w:hAnsi="Arial" w:cs="Arial"/>
                    <w:sz w:val="16"/>
                    <w:szCs w:val="16"/>
                  </w:rPr>
                </w:rPrChange>
              </w:rPr>
              <w:t>Exeter</w:t>
            </w:r>
          </w:p>
        </w:tc>
        <w:tc>
          <w:tcPr>
            <w:tcW w:w="1588" w:type="dxa"/>
          </w:tcPr>
          <w:p w:rsidR="00BF57EF" w:rsidRPr="00142AF3" w:rsidRDefault="00BF57EF" w:rsidP="003C486C">
            <w:pPr>
              <w:jc w:val="center"/>
              <w:rPr>
                <w:rFonts w:asciiTheme="majorHAnsi" w:hAnsiTheme="majorHAnsi" w:cs="Arial"/>
                <w:sz w:val="16"/>
                <w:szCs w:val="16"/>
                <w:rPrChange w:id="932" w:author="dbecker" w:date="2016-01-07T13:41:00Z">
                  <w:rPr>
                    <w:rFonts w:ascii="Arial" w:hAnsi="Arial" w:cs="Arial"/>
                    <w:sz w:val="16"/>
                    <w:szCs w:val="16"/>
                  </w:rPr>
                </w:rPrChange>
              </w:rPr>
            </w:pPr>
          </w:p>
        </w:tc>
        <w:tc>
          <w:tcPr>
            <w:tcW w:w="2912" w:type="dxa"/>
          </w:tcPr>
          <w:p w:rsidR="00BF57EF" w:rsidRPr="00142AF3" w:rsidRDefault="0087509E" w:rsidP="003C486C">
            <w:pPr>
              <w:jc w:val="center"/>
              <w:rPr>
                <w:rFonts w:asciiTheme="majorHAnsi" w:hAnsiTheme="majorHAnsi" w:cs="Arial"/>
                <w:sz w:val="16"/>
                <w:szCs w:val="16"/>
                <w:rPrChange w:id="933" w:author="dbecker" w:date="2016-01-07T13:41:00Z">
                  <w:rPr>
                    <w:rFonts w:ascii="Arial" w:hAnsi="Arial" w:cs="Arial"/>
                    <w:sz w:val="16"/>
                    <w:szCs w:val="16"/>
                  </w:rPr>
                </w:rPrChange>
              </w:rPr>
            </w:pPr>
            <w:r w:rsidRPr="00142AF3">
              <w:rPr>
                <w:rFonts w:asciiTheme="majorHAnsi" w:hAnsiTheme="majorHAnsi" w:cs="Arial"/>
                <w:sz w:val="16"/>
                <w:szCs w:val="16"/>
                <w:rPrChange w:id="934" w:author="dbecker" w:date="2016-01-07T13:41:00Z">
                  <w:rPr>
                    <w:rFonts w:ascii="Arial" w:hAnsi="Arial" w:cs="Arial"/>
                    <w:sz w:val="16"/>
                    <w:szCs w:val="16"/>
                  </w:rPr>
                </w:rPrChange>
              </w:rPr>
              <w:t>Richmond</w:t>
            </w:r>
          </w:p>
        </w:tc>
      </w:tr>
      <w:tr w:rsidR="00BF57EF" w:rsidTr="003C486C">
        <w:tc>
          <w:tcPr>
            <w:tcW w:w="1877" w:type="dxa"/>
          </w:tcPr>
          <w:p w:rsidR="00BF57EF" w:rsidRPr="00142AF3" w:rsidRDefault="0087509E" w:rsidP="003C486C">
            <w:pPr>
              <w:jc w:val="center"/>
              <w:rPr>
                <w:rFonts w:asciiTheme="majorHAnsi" w:hAnsiTheme="majorHAnsi" w:cs="Arial"/>
                <w:sz w:val="16"/>
                <w:szCs w:val="16"/>
                <w:rPrChange w:id="935" w:author="dbecker" w:date="2016-01-07T13:41:00Z">
                  <w:rPr>
                    <w:rFonts w:ascii="Arial" w:hAnsi="Arial" w:cs="Arial"/>
                    <w:sz w:val="16"/>
                    <w:szCs w:val="16"/>
                  </w:rPr>
                </w:rPrChange>
              </w:rPr>
            </w:pPr>
            <w:r w:rsidRPr="00142AF3">
              <w:rPr>
                <w:rFonts w:asciiTheme="majorHAnsi" w:hAnsiTheme="majorHAnsi" w:cs="Arial"/>
                <w:sz w:val="16"/>
                <w:szCs w:val="16"/>
                <w:rPrChange w:id="936" w:author="dbecker" w:date="2016-01-07T13:41:00Z">
                  <w:rPr>
                    <w:rFonts w:ascii="Arial" w:hAnsi="Arial" w:cs="Arial"/>
                    <w:sz w:val="16"/>
                    <w:szCs w:val="16"/>
                  </w:rPr>
                </w:rPrChange>
              </w:rPr>
              <w:t>New Castle</w:t>
            </w:r>
          </w:p>
        </w:tc>
        <w:tc>
          <w:tcPr>
            <w:tcW w:w="2168" w:type="dxa"/>
          </w:tcPr>
          <w:p w:rsidR="00BF57EF" w:rsidRPr="00142AF3" w:rsidRDefault="0087509E" w:rsidP="003C486C">
            <w:pPr>
              <w:jc w:val="center"/>
              <w:rPr>
                <w:rFonts w:asciiTheme="majorHAnsi" w:hAnsiTheme="majorHAnsi" w:cs="Arial"/>
                <w:sz w:val="16"/>
                <w:szCs w:val="16"/>
                <w:rPrChange w:id="937" w:author="dbecker" w:date="2016-01-07T13:41:00Z">
                  <w:rPr>
                    <w:rFonts w:ascii="Arial" w:hAnsi="Arial" w:cs="Arial"/>
                    <w:sz w:val="16"/>
                    <w:szCs w:val="16"/>
                  </w:rPr>
                </w:rPrChange>
              </w:rPr>
            </w:pPr>
            <w:r w:rsidRPr="00142AF3">
              <w:rPr>
                <w:rFonts w:asciiTheme="majorHAnsi" w:hAnsiTheme="majorHAnsi" w:cs="Arial"/>
                <w:sz w:val="16"/>
                <w:szCs w:val="16"/>
                <w:rPrChange w:id="938" w:author="dbecker" w:date="2016-01-07T13:41:00Z">
                  <w:rPr>
                    <w:rFonts w:ascii="Arial" w:hAnsi="Arial" w:cs="Arial"/>
                    <w:sz w:val="16"/>
                    <w:szCs w:val="16"/>
                  </w:rPr>
                </w:rPrChange>
              </w:rPr>
              <w:t>Hampton Beach*</w:t>
            </w:r>
          </w:p>
        </w:tc>
        <w:tc>
          <w:tcPr>
            <w:tcW w:w="1588" w:type="dxa"/>
          </w:tcPr>
          <w:p w:rsidR="00BF57EF" w:rsidRPr="00142AF3" w:rsidRDefault="00BF57EF" w:rsidP="003C486C">
            <w:pPr>
              <w:jc w:val="center"/>
              <w:rPr>
                <w:rFonts w:asciiTheme="majorHAnsi" w:hAnsiTheme="majorHAnsi" w:cs="Arial"/>
                <w:sz w:val="16"/>
                <w:szCs w:val="16"/>
                <w:rPrChange w:id="939" w:author="dbecker" w:date="2016-01-07T13:41:00Z">
                  <w:rPr>
                    <w:rFonts w:ascii="Arial" w:hAnsi="Arial" w:cs="Arial"/>
                    <w:sz w:val="16"/>
                    <w:szCs w:val="16"/>
                  </w:rPr>
                </w:rPrChange>
              </w:rPr>
            </w:pPr>
          </w:p>
        </w:tc>
        <w:tc>
          <w:tcPr>
            <w:tcW w:w="2912" w:type="dxa"/>
          </w:tcPr>
          <w:p w:rsidR="00BF57EF" w:rsidRPr="00142AF3" w:rsidRDefault="0087509E" w:rsidP="003C486C">
            <w:pPr>
              <w:jc w:val="center"/>
              <w:rPr>
                <w:rFonts w:asciiTheme="majorHAnsi" w:hAnsiTheme="majorHAnsi" w:cs="Arial"/>
                <w:sz w:val="16"/>
                <w:szCs w:val="16"/>
                <w:rPrChange w:id="940" w:author="dbecker" w:date="2016-01-07T13:41:00Z">
                  <w:rPr>
                    <w:rFonts w:ascii="Arial" w:hAnsi="Arial" w:cs="Arial"/>
                    <w:sz w:val="16"/>
                    <w:szCs w:val="16"/>
                  </w:rPr>
                </w:rPrChange>
              </w:rPr>
            </w:pPr>
            <w:r w:rsidRPr="00142AF3">
              <w:rPr>
                <w:rFonts w:asciiTheme="majorHAnsi" w:hAnsiTheme="majorHAnsi" w:cs="Arial"/>
                <w:sz w:val="16"/>
                <w:szCs w:val="16"/>
                <w:rPrChange w:id="941" w:author="dbecker" w:date="2016-01-07T13:41:00Z">
                  <w:rPr>
                    <w:rFonts w:ascii="Arial" w:hAnsi="Arial" w:cs="Arial"/>
                    <w:sz w:val="16"/>
                    <w:szCs w:val="16"/>
                  </w:rPr>
                </w:rPrChange>
              </w:rPr>
              <w:t>Swanzey</w:t>
            </w:r>
          </w:p>
        </w:tc>
      </w:tr>
      <w:tr w:rsidR="00BF57EF" w:rsidTr="003C486C">
        <w:tc>
          <w:tcPr>
            <w:tcW w:w="1877" w:type="dxa"/>
          </w:tcPr>
          <w:p w:rsidR="00BF57EF" w:rsidRPr="00142AF3" w:rsidRDefault="0087509E" w:rsidP="003C486C">
            <w:pPr>
              <w:jc w:val="center"/>
              <w:rPr>
                <w:rFonts w:asciiTheme="majorHAnsi" w:hAnsiTheme="majorHAnsi" w:cs="Arial"/>
                <w:sz w:val="16"/>
                <w:szCs w:val="16"/>
                <w:rPrChange w:id="942" w:author="dbecker" w:date="2016-01-07T13:41:00Z">
                  <w:rPr>
                    <w:rFonts w:ascii="Arial" w:hAnsi="Arial" w:cs="Arial"/>
                    <w:sz w:val="16"/>
                    <w:szCs w:val="16"/>
                  </w:rPr>
                </w:rPrChange>
              </w:rPr>
            </w:pPr>
            <w:r w:rsidRPr="00142AF3">
              <w:rPr>
                <w:rFonts w:asciiTheme="majorHAnsi" w:hAnsiTheme="majorHAnsi" w:cs="Arial"/>
                <w:sz w:val="16"/>
                <w:szCs w:val="16"/>
                <w:rPrChange w:id="943" w:author="dbecker" w:date="2016-01-07T13:41:00Z">
                  <w:rPr>
                    <w:rFonts w:ascii="Arial" w:hAnsi="Arial" w:cs="Arial"/>
                    <w:sz w:val="16"/>
                    <w:szCs w:val="16"/>
                  </w:rPr>
                </w:rPrChange>
              </w:rPr>
              <w:t>North Hampton</w:t>
            </w:r>
          </w:p>
        </w:tc>
        <w:tc>
          <w:tcPr>
            <w:tcW w:w="2168" w:type="dxa"/>
          </w:tcPr>
          <w:p w:rsidR="00BF57EF" w:rsidRPr="00142AF3" w:rsidRDefault="0087509E" w:rsidP="003C486C">
            <w:pPr>
              <w:jc w:val="center"/>
              <w:rPr>
                <w:rFonts w:asciiTheme="majorHAnsi" w:hAnsiTheme="majorHAnsi" w:cs="Arial"/>
                <w:sz w:val="16"/>
                <w:szCs w:val="16"/>
                <w:rPrChange w:id="944" w:author="dbecker" w:date="2016-01-07T13:41:00Z">
                  <w:rPr>
                    <w:rFonts w:ascii="Arial" w:hAnsi="Arial" w:cs="Arial"/>
                    <w:sz w:val="16"/>
                    <w:szCs w:val="16"/>
                  </w:rPr>
                </w:rPrChange>
              </w:rPr>
            </w:pPr>
            <w:r w:rsidRPr="00142AF3">
              <w:rPr>
                <w:rFonts w:asciiTheme="majorHAnsi" w:hAnsiTheme="majorHAnsi" w:cs="Arial"/>
                <w:sz w:val="16"/>
                <w:szCs w:val="16"/>
                <w:rPrChange w:id="945" w:author="dbecker" w:date="2016-01-07T13:41:00Z">
                  <w:rPr>
                    <w:rFonts w:ascii="Arial" w:hAnsi="Arial" w:cs="Arial"/>
                    <w:sz w:val="16"/>
                    <w:szCs w:val="16"/>
                  </w:rPr>
                </w:rPrChange>
              </w:rPr>
              <w:t>Kensington</w:t>
            </w:r>
          </w:p>
        </w:tc>
        <w:tc>
          <w:tcPr>
            <w:tcW w:w="1588" w:type="dxa"/>
          </w:tcPr>
          <w:p w:rsidR="00BF57EF" w:rsidRPr="00142AF3" w:rsidRDefault="00BF57EF" w:rsidP="003C486C">
            <w:pPr>
              <w:jc w:val="center"/>
              <w:rPr>
                <w:rFonts w:asciiTheme="majorHAnsi" w:hAnsiTheme="majorHAnsi" w:cs="Arial"/>
                <w:sz w:val="16"/>
                <w:szCs w:val="16"/>
                <w:rPrChange w:id="946" w:author="dbecker" w:date="2016-01-07T13:41:00Z">
                  <w:rPr>
                    <w:rFonts w:ascii="Arial" w:hAnsi="Arial" w:cs="Arial"/>
                    <w:sz w:val="16"/>
                    <w:szCs w:val="16"/>
                  </w:rPr>
                </w:rPrChange>
              </w:rPr>
            </w:pPr>
          </w:p>
        </w:tc>
        <w:tc>
          <w:tcPr>
            <w:tcW w:w="2912" w:type="dxa"/>
          </w:tcPr>
          <w:p w:rsidR="00BF57EF" w:rsidRPr="00142AF3" w:rsidRDefault="0087509E" w:rsidP="003C486C">
            <w:pPr>
              <w:jc w:val="center"/>
              <w:rPr>
                <w:rFonts w:asciiTheme="majorHAnsi" w:hAnsiTheme="majorHAnsi" w:cs="Arial"/>
                <w:sz w:val="16"/>
                <w:szCs w:val="16"/>
                <w:rPrChange w:id="947" w:author="dbecker" w:date="2016-01-07T13:41:00Z">
                  <w:rPr>
                    <w:rFonts w:ascii="Arial" w:hAnsi="Arial" w:cs="Arial"/>
                    <w:sz w:val="16"/>
                    <w:szCs w:val="16"/>
                  </w:rPr>
                </w:rPrChange>
              </w:rPr>
            </w:pPr>
            <w:r w:rsidRPr="00142AF3">
              <w:rPr>
                <w:rFonts w:asciiTheme="majorHAnsi" w:hAnsiTheme="majorHAnsi" w:cs="Arial"/>
                <w:sz w:val="16"/>
                <w:szCs w:val="16"/>
                <w:rPrChange w:id="948" w:author="dbecker" w:date="2016-01-07T13:41:00Z">
                  <w:rPr>
                    <w:rFonts w:ascii="Arial" w:hAnsi="Arial" w:cs="Arial"/>
                    <w:sz w:val="16"/>
                    <w:szCs w:val="16"/>
                  </w:rPr>
                </w:rPrChange>
              </w:rPr>
              <w:t>Winchester</w:t>
            </w:r>
          </w:p>
        </w:tc>
      </w:tr>
      <w:tr w:rsidR="00BF57EF" w:rsidTr="003C486C">
        <w:tc>
          <w:tcPr>
            <w:tcW w:w="1877" w:type="dxa"/>
          </w:tcPr>
          <w:p w:rsidR="00BF57EF" w:rsidRPr="00142AF3" w:rsidRDefault="0087509E" w:rsidP="003C486C">
            <w:pPr>
              <w:jc w:val="center"/>
              <w:rPr>
                <w:rFonts w:asciiTheme="majorHAnsi" w:hAnsiTheme="majorHAnsi" w:cs="Arial"/>
                <w:sz w:val="16"/>
                <w:szCs w:val="16"/>
                <w:rPrChange w:id="949" w:author="dbecker" w:date="2016-01-07T13:41:00Z">
                  <w:rPr>
                    <w:rFonts w:ascii="Arial" w:hAnsi="Arial" w:cs="Arial"/>
                    <w:sz w:val="16"/>
                    <w:szCs w:val="16"/>
                  </w:rPr>
                </w:rPrChange>
              </w:rPr>
            </w:pPr>
            <w:r w:rsidRPr="00142AF3">
              <w:rPr>
                <w:rFonts w:asciiTheme="majorHAnsi" w:hAnsiTheme="majorHAnsi" w:cs="Arial"/>
                <w:sz w:val="16"/>
                <w:szCs w:val="16"/>
                <w:rPrChange w:id="950" w:author="dbecker" w:date="2016-01-07T13:41:00Z">
                  <w:rPr>
                    <w:rFonts w:ascii="Arial" w:hAnsi="Arial" w:cs="Arial"/>
                    <w:sz w:val="16"/>
                    <w:szCs w:val="16"/>
                  </w:rPr>
                </w:rPrChange>
              </w:rPr>
              <w:t>Rye</w:t>
            </w:r>
          </w:p>
        </w:tc>
        <w:tc>
          <w:tcPr>
            <w:tcW w:w="2168" w:type="dxa"/>
          </w:tcPr>
          <w:p w:rsidR="00BF57EF" w:rsidRPr="00142AF3" w:rsidRDefault="0087509E" w:rsidP="003C486C">
            <w:pPr>
              <w:jc w:val="center"/>
              <w:rPr>
                <w:rFonts w:asciiTheme="majorHAnsi" w:hAnsiTheme="majorHAnsi" w:cs="Arial"/>
                <w:sz w:val="16"/>
                <w:szCs w:val="16"/>
                <w:rPrChange w:id="951" w:author="dbecker" w:date="2016-01-07T13:41:00Z">
                  <w:rPr>
                    <w:rFonts w:ascii="Arial" w:hAnsi="Arial" w:cs="Arial"/>
                    <w:sz w:val="16"/>
                    <w:szCs w:val="16"/>
                  </w:rPr>
                </w:rPrChange>
              </w:rPr>
            </w:pPr>
            <w:r w:rsidRPr="00142AF3">
              <w:rPr>
                <w:rFonts w:asciiTheme="majorHAnsi" w:hAnsiTheme="majorHAnsi" w:cs="Arial"/>
                <w:sz w:val="16"/>
                <w:szCs w:val="16"/>
                <w:rPrChange w:id="952" w:author="dbecker" w:date="2016-01-07T13:41:00Z">
                  <w:rPr>
                    <w:rFonts w:ascii="Arial" w:hAnsi="Arial" w:cs="Arial"/>
                    <w:sz w:val="16"/>
                    <w:szCs w:val="16"/>
                  </w:rPr>
                </w:rPrChange>
              </w:rPr>
              <w:t>Kingston</w:t>
            </w:r>
          </w:p>
        </w:tc>
        <w:tc>
          <w:tcPr>
            <w:tcW w:w="1588" w:type="dxa"/>
          </w:tcPr>
          <w:p w:rsidR="00BF57EF" w:rsidRPr="00142AF3" w:rsidRDefault="00BF57EF" w:rsidP="003C486C">
            <w:pPr>
              <w:jc w:val="center"/>
              <w:rPr>
                <w:rFonts w:asciiTheme="majorHAnsi" w:hAnsiTheme="majorHAnsi" w:cs="Arial"/>
                <w:sz w:val="16"/>
                <w:szCs w:val="16"/>
                <w:rPrChange w:id="953"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54"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55" w:author="dbecker" w:date="2016-01-07T13:41:00Z">
                  <w:rPr>
                    <w:rFonts w:ascii="Arial" w:hAnsi="Arial" w:cs="Arial"/>
                    <w:sz w:val="16"/>
                    <w:szCs w:val="16"/>
                  </w:rPr>
                </w:rPrChange>
              </w:rPr>
            </w:pPr>
          </w:p>
        </w:tc>
        <w:tc>
          <w:tcPr>
            <w:tcW w:w="2168" w:type="dxa"/>
          </w:tcPr>
          <w:p w:rsidR="00BF57EF" w:rsidRPr="00142AF3" w:rsidRDefault="0087509E" w:rsidP="003C486C">
            <w:pPr>
              <w:jc w:val="center"/>
              <w:rPr>
                <w:rFonts w:asciiTheme="majorHAnsi" w:hAnsiTheme="majorHAnsi" w:cs="Arial"/>
                <w:sz w:val="16"/>
                <w:szCs w:val="16"/>
                <w:rPrChange w:id="956" w:author="dbecker" w:date="2016-01-07T13:41:00Z">
                  <w:rPr>
                    <w:rFonts w:ascii="Arial" w:hAnsi="Arial" w:cs="Arial"/>
                    <w:sz w:val="16"/>
                    <w:szCs w:val="16"/>
                  </w:rPr>
                </w:rPrChange>
              </w:rPr>
            </w:pPr>
            <w:r w:rsidRPr="00142AF3">
              <w:rPr>
                <w:rFonts w:asciiTheme="majorHAnsi" w:hAnsiTheme="majorHAnsi" w:cs="Arial"/>
                <w:sz w:val="16"/>
                <w:szCs w:val="16"/>
                <w:rPrChange w:id="957" w:author="dbecker" w:date="2016-01-07T13:41:00Z">
                  <w:rPr>
                    <w:rFonts w:ascii="Arial" w:hAnsi="Arial" w:cs="Arial"/>
                    <w:sz w:val="16"/>
                    <w:szCs w:val="16"/>
                  </w:rPr>
                </w:rPrChange>
              </w:rPr>
              <w:t>Newfields</w:t>
            </w:r>
          </w:p>
        </w:tc>
        <w:tc>
          <w:tcPr>
            <w:tcW w:w="1588" w:type="dxa"/>
          </w:tcPr>
          <w:p w:rsidR="00BF57EF" w:rsidRPr="00142AF3" w:rsidRDefault="00BF57EF" w:rsidP="003C486C">
            <w:pPr>
              <w:jc w:val="center"/>
              <w:rPr>
                <w:rFonts w:asciiTheme="majorHAnsi" w:hAnsiTheme="majorHAnsi" w:cs="Arial"/>
                <w:sz w:val="16"/>
                <w:szCs w:val="16"/>
                <w:rPrChange w:id="958"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59"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60" w:author="dbecker" w:date="2016-01-07T13:41:00Z">
                  <w:rPr>
                    <w:rFonts w:ascii="Arial" w:hAnsi="Arial" w:cs="Arial"/>
                    <w:sz w:val="16"/>
                    <w:szCs w:val="16"/>
                  </w:rPr>
                </w:rPrChange>
              </w:rPr>
            </w:pPr>
          </w:p>
        </w:tc>
        <w:tc>
          <w:tcPr>
            <w:tcW w:w="2168" w:type="dxa"/>
          </w:tcPr>
          <w:p w:rsidR="00BF57EF" w:rsidRPr="00142AF3" w:rsidRDefault="0087509E" w:rsidP="003C486C">
            <w:pPr>
              <w:jc w:val="center"/>
              <w:rPr>
                <w:rFonts w:asciiTheme="majorHAnsi" w:hAnsiTheme="majorHAnsi" w:cs="Arial"/>
                <w:sz w:val="16"/>
                <w:szCs w:val="16"/>
                <w:rPrChange w:id="961" w:author="dbecker" w:date="2016-01-07T13:41:00Z">
                  <w:rPr>
                    <w:rFonts w:ascii="Arial" w:hAnsi="Arial" w:cs="Arial"/>
                    <w:sz w:val="16"/>
                    <w:szCs w:val="16"/>
                  </w:rPr>
                </w:rPrChange>
              </w:rPr>
            </w:pPr>
            <w:r w:rsidRPr="00142AF3">
              <w:rPr>
                <w:rFonts w:asciiTheme="majorHAnsi" w:hAnsiTheme="majorHAnsi" w:cs="Arial"/>
                <w:sz w:val="16"/>
                <w:szCs w:val="16"/>
                <w:rPrChange w:id="962" w:author="dbecker" w:date="2016-01-07T13:41:00Z">
                  <w:rPr>
                    <w:rFonts w:ascii="Arial" w:hAnsi="Arial" w:cs="Arial"/>
                    <w:sz w:val="16"/>
                    <w:szCs w:val="16"/>
                  </w:rPr>
                </w:rPrChange>
              </w:rPr>
              <w:t>Newton</w:t>
            </w:r>
          </w:p>
        </w:tc>
        <w:tc>
          <w:tcPr>
            <w:tcW w:w="1588" w:type="dxa"/>
          </w:tcPr>
          <w:p w:rsidR="00BF57EF" w:rsidRPr="00142AF3" w:rsidRDefault="00BF57EF" w:rsidP="003C486C">
            <w:pPr>
              <w:jc w:val="center"/>
              <w:rPr>
                <w:rFonts w:asciiTheme="majorHAnsi" w:hAnsiTheme="majorHAnsi" w:cs="Arial"/>
                <w:sz w:val="16"/>
                <w:szCs w:val="16"/>
                <w:rPrChange w:id="963"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64"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65" w:author="dbecker" w:date="2016-01-07T13:41:00Z">
                  <w:rPr>
                    <w:rFonts w:ascii="Arial" w:hAnsi="Arial" w:cs="Arial"/>
                    <w:sz w:val="16"/>
                    <w:szCs w:val="16"/>
                  </w:rPr>
                </w:rPrChange>
              </w:rPr>
            </w:pPr>
          </w:p>
        </w:tc>
        <w:tc>
          <w:tcPr>
            <w:tcW w:w="2168" w:type="dxa"/>
          </w:tcPr>
          <w:p w:rsidR="00BF57EF" w:rsidRPr="00142AF3" w:rsidRDefault="0087509E" w:rsidP="003C486C">
            <w:pPr>
              <w:jc w:val="center"/>
              <w:rPr>
                <w:rFonts w:asciiTheme="majorHAnsi" w:hAnsiTheme="majorHAnsi" w:cs="Arial"/>
                <w:sz w:val="16"/>
                <w:szCs w:val="16"/>
                <w:rPrChange w:id="966" w:author="dbecker" w:date="2016-01-07T13:41:00Z">
                  <w:rPr>
                    <w:rFonts w:ascii="Arial" w:hAnsi="Arial" w:cs="Arial"/>
                    <w:sz w:val="16"/>
                    <w:szCs w:val="16"/>
                  </w:rPr>
                </w:rPrChange>
              </w:rPr>
            </w:pPr>
            <w:r w:rsidRPr="00142AF3">
              <w:rPr>
                <w:rFonts w:asciiTheme="majorHAnsi" w:hAnsiTheme="majorHAnsi" w:cs="Arial"/>
                <w:sz w:val="16"/>
                <w:szCs w:val="16"/>
                <w:rPrChange w:id="967" w:author="dbecker" w:date="2016-01-07T13:41:00Z">
                  <w:rPr>
                    <w:rFonts w:ascii="Arial" w:hAnsi="Arial" w:cs="Arial"/>
                    <w:sz w:val="16"/>
                    <w:szCs w:val="16"/>
                  </w:rPr>
                </w:rPrChange>
              </w:rPr>
              <w:t>Seabrook</w:t>
            </w:r>
          </w:p>
        </w:tc>
        <w:tc>
          <w:tcPr>
            <w:tcW w:w="1588" w:type="dxa"/>
          </w:tcPr>
          <w:p w:rsidR="00BF57EF" w:rsidRPr="00142AF3" w:rsidRDefault="00BF57EF" w:rsidP="003C486C">
            <w:pPr>
              <w:jc w:val="center"/>
              <w:rPr>
                <w:rFonts w:asciiTheme="majorHAnsi" w:hAnsiTheme="majorHAnsi" w:cs="Arial"/>
                <w:sz w:val="16"/>
                <w:szCs w:val="16"/>
                <w:rPrChange w:id="968"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69"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70" w:author="dbecker" w:date="2016-01-07T13:41:00Z">
                  <w:rPr>
                    <w:rFonts w:ascii="Arial" w:hAnsi="Arial" w:cs="Arial"/>
                    <w:sz w:val="16"/>
                    <w:szCs w:val="16"/>
                  </w:rPr>
                </w:rPrChange>
              </w:rPr>
            </w:pPr>
          </w:p>
        </w:tc>
        <w:tc>
          <w:tcPr>
            <w:tcW w:w="2168" w:type="dxa"/>
          </w:tcPr>
          <w:p w:rsidR="00BF57EF" w:rsidRPr="00142AF3" w:rsidRDefault="0087509E" w:rsidP="003C486C">
            <w:pPr>
              <w:jc w:val="center"/>
              <w:rPr>
                <w:rFonts w:asciiTheme="majorHAnsi" w:hAnsiTheme="majorHAnsi" w:cs="Arial"/>
                <w:sz w:val="16"/>
                <w:szCs w:val="16"/>
                <w:rPrChange w:id="971" w:author="dbecker" w:date="2016-01-07T13:41:00Z">
                  <w:rPr>
                    <w:rFonts w:ascii="Arial" w:hAnsi="Arial" w:cs="Arial"/>
                    <w:sz w:val="16"/>
                    <w:szCs w:val="16"/>
                  </w:rPr>
                </w:rPrChange>
              </w:rPr>
            </w:pPr>
            <w:r w:rsidRPr="00142AF3">
              <w:rPr>
                <w:rFonts w:asciiTheme="majorHAnsi" w:hAnsiTheme="majorHAnsi" w:cs="Arial"/>
                <w:sz w:val="16"/>
                <w:szCs w:val="16"/>
                <w:rPrChange w:id="972" w:author="dbecker" w:date="2016-01-07T13:41:00Z">
                  <w:rPr>
                    <w:rFonts w:ascii="Arial" w:hAnsi="Arial" w:cs="Arial"/>
                    <w:sz w:val="16"/>
                    <w:szCs w:val="16"/>
                  </w:rPr>
                </w:rPrChange>
              </w:rPr>
              <w:t>South Hampton</w:t>
            </w:r>
          </w:p>
        </w:tc>
        <w:tc>
          <w:tcPr>
            <w:tcW w:w="1588" w:type="dxa"/>
          </w:tcPr>
          <w:p w:rsidR="00BF57EF" w:rsidRPr="00142AF3" w:rsidRDefault="00BF57EF" w:rsidP="003C486C">
            <w:pPr>
              <w:jc w:val="center"/>
              <w:rPr>
                <w:rFonts w:asciiTheme="majorHAnsi" w:hAnsiTheme="majorHAnsi" w:cs="Arial"/>
                <w:sz w:val="16"/>
                <w:szCs w:val="16"/>
                <w:rPrChange w:id="973"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74"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75" w:author="dbecker" w:date="2016-01-07T13:41:00Z">
                  <w:rPr>
                    <w:rFonts w:ascii="Arial" w:hAnsi="Arial" w:cs="Arial"/>
                    <w:sz w:val="16"/>
                    <w:szCs w:val="16"/>
                  </w:rPr>
                </w:rPrChange>
              </w:rPr>
            </w:pPr>
          </w:p>
        </w:tc>
        <w:tc>
          <w:tcPr>
            <w:tcW w:w="2168" w:type="dxa"/>
          </w:tcPr>
          <w:p w:rsidR="00BF57EF" w:rsidRPr="00142AF3" w:rsidRDefault="0087509E" w:rsidP="003C486C">
            <w:pPr>
              <w:jc w:val="center"/>
              <w:rPr>
                <w:rFonts w:asciiTheme="majorHAnsi" w:hAnsiTheme="majorHAnsi" w:cs="Arial"/>
                <w:sz w:val="16"/>
                <w:szCs w:val="16"/>
                <w:rPrChange w:id="976" w:author="dbecker" w:date="2016-01-07T13:41:00Z">
                  <w:rPr>
                    <w:rFonts w:ascii="Arial" w:hAnsi="Arial" w:cs="Arial"/>
                    <w:sz w:val="16"/>
                    <w:szCs w:val="16"/>
                  </w:rPr>
                </w:rPrChange>
              </w:rPr>
            </w:pPr>
            <w:r w:rsidRPr="00142AF3">
              <w:rPr>
                <w:rFonts w:asciiTheme="majorHAnsi" w:hAnsiTheme="majorHAnsi" w:cs="Arial"/>
                <w:sz w:val="16"/>
                <w:szCs w:val="16"/>
                <w:rPrChange w:id="977" w:author="dbecker" w:date="2016-01-07T13:41:00Z">
                  <w:rPr>
                    <w:rFonts w:ascii="Arial" w:hAnsi="Arial" w:cs="Arial"/>
                    <w:sz w:val="16"/>
                    <w:szCs w:val="16"/>
                  </w:rPr>
                </w:rPrChange>
              </w:rPr>
              <w:t>Stratham</w:t>
            </w:r>
          </w:p>
        </w:tc>
        <w:tc>
          <w:tcPr>
            <w:tcW w:w="1588" w:type="dxa"/>
          </w:tcPr>
          <w:p w:rsidR="00BF57EF" w:rsidRPr="00142AF3" w:rsidRDefault="00BF57EF" w:rsidP="003C486C">
            <w:pPr>
              <w:jc w:val="center"/>
              <w:rPr>
                <w:rFonts w:asciiTheme="majorHAnsi" w:hAnsiTheme="majorHAnsi" w:cs="Arial"/>
                <w:sz w:val="16"/>
                <w:szCs w:val="16"/>
                <w:rPrChange w:id="978"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79" w:author="dbecker" w:date="2016-01-07T13:41:00Z">
                  <w:rPr>
                    <w:rFonts w:ascii="Arial" w:hAnsi="Arial" w:cs="Arial"/>
                    <w:sz w:val="16"/>
                    <w:szCs w:val="16"/>
                  </w:rPr>
                </w:rPrChange>
              </w:rPr>
            </w:pPr>
          </w:p>
        </w:tc>
      </w:tr>
      <w:tr w:rsidR="00BF57EF" w:rsidTr="003C486C">
        <w:tc>
          <w:tcPr>
            <w:tcW w:w="1877" w:type="dxa"/>
          </w:tcPr>
          <w:p w:rsidR="00BF57EF" w:rsidRPr="00142AF3" w:rsidRDefault="00BF57EF" w:rsidP="003C486C">
            <w:pPr>
              <w:jc w:val="center"/>
              <w:rPr>
                <w:rFonts w:asciiTheme="majorHAnsi" w:hAnsiTheme="majorHAnsi" w:cs="Arial"/>
                <w:sz w:val="16"/>
                <w:szCs w:val="16"/>
                <w:rPrChange w:id="980" w:author="dbecker" w:date="2016-01-07T13:41:00Z">
                  <w:rPr>
                    <w:rFonts w:ascii="Arial" w:hAnsi="Arial" w:cs="Arial"/>
                    <w:sz w:val="16"/>
                    <w:szCs w:val="16"/>
                  </w:rPr>
                </w:rPrChange>
              </w:rPr>
            </w:pPr>
          </w:p>
        </w:tc>
        <w:tc>
          <w:tcPr>
            <w:tcW w:w="2168" w:type="dxa"/>
          </w:tcPr>
          <w:p w:rsidR="00BF57EF" w:rsidRPr="00142AF3" w:rsidRDefault="0087509E" w:rsidP="003B17A8">
            <w:pPr>
              <w:rPr>
                <w:rFonts w:asciiTheme="majorHAnsi" w:hAnsiTheme="majorHAnsi" w:cs="Arial"/>
                <w:sz w:val="16"/>
                <w:szCs w:val="16"/>
                <w:rPrChange w:id="981" w:author="dbecker" w:date="2016-01-07T13:41:00Z">
                  <w:rPr>
                    <w:rFonts w:ascii="Arial" w:hAnsi="Arial" w:cs="Arial"/>
                    <w:sz w:val="16"/>
                    <w:szCs w:val="16"/>
                  </w:rPr>
                </w:rPrChange>
              </w:rPr>
            </w:pPr>
            <w:r w:rsidRPr="00142AF3">
              <w:rPr>
                <w:rFonts w:asciiTheme="majorHAnsi" w:hAnsiTheme="majorHAnsi" w:cs="Arial"/>
                <w:sz w:val="16"/>
                <w:szCs w:val="16"/>
                <w:rPrChange w:id="982" w:author="dbecker" w:date="2016-01-07T13:41:00Z">
                  <w:rPr>
                    <w:rFonts w:ascii="Arial" w:hAnsi="Arial" w:cs="Arial"/>
                    <w:sz w:val="16"/>
                    <w:szCs w:val="16"/>
                  </w:rPr>
                </w:rPrChange>
              </w:rPr>
              <w:t>* transient population</w:t>
            </w:r>
          </w:p>
        </w:tc>
        <w:tc>
          <w:tcPr>
            <w:tcW w:w="1588" w:type="dxa"/>
          </w:tcPr>
          <w:p w:rsidR="00BF57EF" w:rsidRPr="00142AF3" w:rsidRDefault="00BF57EF" w:rsidP="003C486C">
            <w:pPr>
              <w:jc w:val="center"/>
              <w:rPr>
                <w:rFonts w:asciiTheme="majorHAnsi" w:hAnsiTheme="majorHAnsi" w:cs="Arial"/>
                <w:sz w:val="16"/>
                <w:szCs w:val="16"/>
                <w:rPrChange w:id="983" w:author="dbecker" w:date="2016-01-07T13:41:00Z">
                  <w:rPr>
                    <w:rFonts w:ascii="Arial" w:hAnsi="Arial" w:cs="Arial"/>
                    <w:sz w:val="16"/>
                    <w:szCs w:val="16"/>
                  </w:rPr>
                </w:rPrChange>
              </w:rPr>
            </w:pPr>
          </w:p>
        </w:tc>
        <w:tc>
          <w:tcPr>
            <w:tcW w:w="2912" w:type="dxa"/>
          </w:tcPr>
          <w:p w:rsidR="00BF57EF" w:rsidRPr="00142AF3" w:rsidRDefault="00BF57EF" w:rsidP="003C486C">
            <w:pPr>
              <w:jc w:val="center"/>
              <w:rPr>
                <w:rFonts w:asciiTheme="majorHAnsi" w:hAnsiTheme="majorHAnsi" w:cs="Arial"/>
                <w:sz w:val="16"/>
                <w:szCs w:val="16"/>
                <w:rPrChange w:id="984" w:author="dbecker" w:date="2016-01-07T13:41:00Z">
                  <w:rPr>
                    <w:rFonts w:ascii="Arial" w:hAnsi="Arial" w:cs="Arial"/>
                    <w:sz w:val="16"/>
                    <w:szCs w:val="16"/>
                  </w:rPr>
                </w:rPrChange>
              </w:rPr>
            </w:pPr>
          </w:p>
        </w:tc>
      </w:tr>
      <w:tr w:rsidR="00F5019F" w:rsidTr="003C486C">
        <w:tc>
          <w:tcPr>
            <w:tcW w:w="1877" w:type="dxa"/>
          </w:tcPr>
          <w:p w:rsidR="00F5019F" w:rsidRPr="00142AF3" w:rsidRDefault="00F5019F" w:rsidP="003C486C">
            <w:pPr>
              <w:jc w:val="center"/>
              <w:rPr>
                <w:rFonts w:asciiTheme="majorHAnsi" w:hAnsiTheme="majorHAnsi" w:cs="Arial"/>
                <w:sz w:val="16"/>
                <w:szCs w:val="16"/>
                <w:rPrChange w:id="985" w:author="dbecker" w:date="2016-01-07T13:41:00Z">
                  <w:rPr>
                    <w:rFonts w:ascii="Arial" w:hAnsi="Arial" w:cs="Arial"/>
                    <w:sz w:val="16"/>
                    <w:szCs w:val="16"/>
                  </w:rPr>
                </w:rPrChange>
              </w:rPr>
            </w:pPr>
          </w:p>
        </w:tc>
        <w:tc>
          <w:tcPr>
            <w:tcW w:w="2168" w:type="dxa"/>
          </w:tcPr>
          <w:p w:rsidR="00F5019F" w:rsidRPr="00142AF3" w:rsidRDefault="00F5019F" w:rsidP="003B17A8">
            <w:pPr>
              <w:rPr>
                <w:rFonts w:asciiTheme="majorHAnsi" w:hAnsiTheme="majorHAnsi" w:cs="Arial"/>
                <w:sz w:val="16"/>
                <w:szCs w:val="16"/>
                <w:rPrChange w:id="986" w:author="dbecker" w:date="2016-01-07T13:41:00Z">
                  <w:rPr>
                    <w:rFonts w:ascii="Arial" w:hAnsi="Arial" w:cs="Arial"/>
                    <w:sz w:val="16"/>
                    <w:szCs w:val="16"/>
                  </w:rPr>
                </w:rPrChange>
              </w:rPr>
            </w:pPr>
          </w:p>
        </w:tc>
        <w:tc>
          <w:tcPr>
            <w:tcW w:w="1588" w:type="dxa"/>
          </w:tcPr>
          <w:p w:rsidR="00F5019F" w:rsidRPr="00142AF3" w:rsidRDefault="00F5019F" w:rsidP="003C486C">
            <w:pPr>
              <w:jc w:val="center"/>
              <w:rPr>
                <w:rFonts w:asciiTheme="majorHAnsi" w:hAnsiTheme="majorHAnsi" w:cs="Arial"/>
                <w:sz w:val="16"/>
                <w:szCs w:val="16"/>
                <w:rPrChange w:id="987" w:author="dbecker" w:date="2016-01-07T13:41:00Z">
                  <w:rPr>
                    <w:rFonts w:ascii="Arial" w:hAnsi="Arial" w:cs="Arial"/>
                    <w:sz w:val="16"/>
                    <w:szCs w:val="16"/>
                  </w:rPr>
                </w:rPrChange>
              </w:rPr>
            </w:pPr>
          </w:p>
        </w:tc>
        <w:tc>
          <w:tcPr>
            <w:tcW w:w="2912" w:type="dxa"/>
          </w:tcPr>
          <w:p w:rsidR="00F5019F" w:rsidRPr="00142AF3" w:rsidRDefault="00F5019F" w:rsidP="003C486C">
            <w:pPr>
              <w:jc w:val="center"/>
              <w:rPr>
                <w:rFonts w:asciiTheme="majorHAnsi" w:hAnsiTheme="majorHAnsi" w:cs="Arial"/>
                <w:sz w:val="16"/>
                <w:szCs w:val="16"/>
                <w:rPrChange w:id="988" w:author="dbecker" w:date="2016-01-07T13:41:00Z">
                  <w:rPr>
                    <w:rFonts w:ascii="Arial" w:hAnsi="Arial" w:cs="Arial"/>
                    <w:sz w:val="16"/>
                    <w:szCs w:val="16"/>
                  </w:rPr>
                </w:rPrChange>
              </w:rPr>
            </w:pPr>
          </w:p>
        </w:tc>
      </w:tr>
    </w:tbl>
    <w:p w:rsidR="00DC0B7F" w:rsidRDefault="00AB12BD" w:rsidP="00DC0B7F">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18pt;margin-top:8.9pt;width:6in;height:477pt;z-index:251656704;mso-position-horizontal-relative:text;mso-position-vertical-relative:text">
            <v:imagedata r:id="rId13" o:title="" cropbottom="3641f" cropleft="3334f" cropright="3770f"/>
            <w10:wrap type="square"/>
          </v:shape>
          <o:OLEObject Type="Embed" ProgID="AcroExch.Document.11" ShapeID="_x0000_s1043" DrawAspect="Content" ObjectID="_1514794459" r:id="rId14"/>
        </w:pict>
      </w:r>
    </w:p>
    <w:p w:rsidR="00DC0B7F" w:rsidRDefault="00DC0B7F" w:rsidP="00DC0B7F"/>
    <w:p w:rsidR="00F5019F" w:rsidRPr="00ED71FD" w:rsidRDefault="00F5019F" w:rsidP="00F5019F">
      <w:pPr>
        <w:pStyle w:val="Heading2"/>
        <w:numPr>
          <w:ilvl w:val="0"/>
          <w:numId w:val="53"/>
        </w:numPr>
        <w:rPr>
          <w:rFonts w:ascii="Cambria" w:hAnsi="Cambria"/>
          <w:i w:val="0"/>
          <w:iCs w:val="0"/>
          <w:color w:val="0070C0"/>
          <w:sz w:val="20"/>
          <w:rPrChange w:id="989" w:author="dbecker" w:date="2015-10-07T12:43:00Z">
            <w:rPr>
              <w:i w:val="0"/>
              <w:iCs w:val="0"/>
              <w:sz w:val="20"/>
            </w:rPr>
          </w:rPrChange>
        </w:rPr>
      </w:pPr>
      <w:bookmarkStart w:id="990" w:name="_Toc431372777"/>
      <w:r w:rsidRPr="00ED71FD">
        <w:rPr>
          <w:rFonts w:ascii="Cambria" w:hAnsi="Cambria"/>
          <w:i w:val="0"/>
          <w:iCs w:val="0"/>
          <w:color w:val="0070C0"/>
          <w:sz w:val="20"/>
          <w:rPrChange w:id="991" w:author="dbecker" w:date="2015-10-07T12:43:00Z">
            <w:rPr>
              <w:i w:val="0"/>
              <w:iCs w:val="0"/>
              <w:sz w:val="20"/>
            </w:rPr>
          </w:rPrChange>
        </w:rPr>
        <w:t>Seabrook Station Emergency Response Planning Areas (ERPAs)</w:t>
      </w:r>
      <w:bookmarkEnd w:id="990"/>
    </w:p>
    <w:p w:rsidR="00DC0B7F" w:rsidRDefault="00DC0B7F"/>
    <w:p w:rsidR="00DC0B7F" w:rsidRPr="00142AF3" w:rsidRDefault="00DC0B7F" w:rsidP="00DC0B7F">
      <w:pPr>
        <w:ind w:left="360"/>
        <w:rPr>
          <w:rFonts w:asciiTheme="majorHAnsi" w:hAnsiTheme="majorHAnsi" w:cs="Arial"/>
          <w:sz w:val="16"/>
          <w:szCs w:val="16"/>
          <w:rPrChange w:id="992" w:author="dbecker" w:date="2016-01-07T13:41:00Z">
            <w:rPr>
              <w:rFonts w:ascii="Arial" w:hAnsi="Arial" w:cs="Arial"/>
              <w:sz w:val="16"/>
              <w:szCs w:val="16"/>
            </w:rPr>
          </w:rPrChange>
        </w:rPr>
      </w:pPr>
      <w:r w:rsidRPr="00142AF3">
        <w:rPr>
          <w:rFonts w:asciiTheme="majorHAnsi" w:hAnsiTheme="majorHAnsi" w:cs="Arial"/>
          <w:b/>
          <w:sz w:val="16"/>
          <w:szCs w:val="16"/>
          <w:rPrChange w:id="993" w:author="dbecker" w:date="2016-01-07T13:41:00Z">
            <w:rPr>
              <w:rFonts w:ascii="Arial" w:hAnsi="Arial" w:cs="Arial"/>
              <w:b/>
              <w:sz w:val="16"/>
              <w:szCs w:val="16"/>
            </w:rPr>
          </w:rPrChange>
        </w:rPr>
        <w:t>ERPA A</w:t>
      </w:r>
      <w:r w:rsidRPr="00142AF3">
        <w:rPr>
          <w:rFonts w:asciiTheme="majorHAnsi" w:hAnsiTheme="majorHAnsi" w:cs="Arial"/>
          <w:b/>
          <w:sz w:val="16"/>
          <w:szCs w:val="16"/>
          <w:rPrChange w:id="994" w:author="dbecker" w:date="2016-01-07T13:41:00Z">
            <w:rPr>
              <w:rFonts w:ascii="Arial" w:hAnsi="Arial" w:cs="Arial"/>
              <w:b/>
              <w:sz w:val="16"/>
              <w:szCs w:val="16"/>
            </w:rPr>
          </w:rPrChange>
        </w:rPr>
        <w:tab/>
      </w:r>
      <w:r w:rsidRPr="00142AF3">
        <w:rPr>
          <w:rFonts w:asciiTheme="majorHAnsi" w:hAnsiTheme="majorHAnsi" w:cs="Arial"/>
          <w:sz w:val="16"/>
          <w:szCs w:val="16"/>
          <w:rPrChange w:id="995" w:author="dbecker" w:date="2016-01-07T13:41:00Z">
            <w:rPr>
              <w:rFonts w:ascii="Arial" w:hAnsi="Arial" w:cs="Arial"/>
              <w:sz w:val="16"/>
              <w:szCs w:val="16"/>
            </w:rPr>
          </w:rPrChange>
        </w:rPr>
        <w:t>Hampton Falls, Seabrook, Hampton Beach</w:t>
      </w:r>
    </w:p>
    <w:p w:rsidR="00DC0B7F" w:rsidRPr="00142AF3" w:rsidRDefault="00DC0B7F" w:rsidP="00DC0B7F">
      <w:pPr>
        <w:ind w:left="360"/>
        <w:rPr>
          <w:rFonts w:asciiTheme="majorHAnsi" w:hAnsiTheme="majorHAnsi" w:cs="Arial"/>
          <w:sz w:val="16"/>
          <w:szCs w:val="16"/>
          <w:rPrChange w:id="996" w:author="dbecker" w:date="2016-01-07T13:41:00Z">
            <w:rPr>
              <w:rFonts w:ascii="Arial" w:hAnsi="Arial" w:cs="Arial"/>
              <w:sz w:val="16"/>
              <w:szCs w:val="16"/>
            </w:rPr>
          </w:rPrChange>
        </w:rPr>
      </w:pPr>
      <w:r w:rsidRPr="00142AF3">
        <w:rPr>
          <w:rFonts w:asciiTheme="majorHAnsi" w:hAnsiTheme="majorHAnsi" w:cs="Arial"/>
          <w:b/>
          <w:sz w:val="16"/>
          <w:szCs w:val="16"/>
          <w:rPrChange w:id="997" w:author="dbecker" w:date="2016-01-07T13:41:00Z">
            <w:rPr>
              <w:rFonts w:ascii="Arial" w:hAnsi="Arial" w:cs="Arial"/>
              <w:b/>
              <w:sz w:val="16"/>
              <w:szCs w:val="16"/>
            </w:rPr>
          </w:rPrChange>
        </w:rPr>
        <w:t>ERPA B</w:t>
      </w:r>
      <w:r w:rsidRPr="00142AF3">
        <w:rPr>
          <w:rFonts w:asciiTheme="majorHAnsi" w:hAnsiTheme="majorHAnsi" w:cs="Arial"/>
          <w:b/>
          <w:sz w:val="16"/>
          <w:szCs w:val="16"/>
          <w:rPrChange w:id="998" w:author="dbecker" w:date="2016-01-07T13:41:00Z">
            <w:rPr>
              <w:rFonts w:ascii="Arial" w:hAnsi="Arial" w:cs="Arial"/>
              <w:b/>
              <w:sz w:val="16"/>
              <w:szCs w:val="16"/>
            </w:rPr>
          </w:rPrChange>
        </w:rPr>
        <w:tab/>
      </w:r>
      <w:r w:rsidR="00705341" w:rsidRPr="00142AF3">
        <w:rPr>
          <w:rFonts w:asciiTheme="majorHAnsi" w:hAnsiTheme="majorHAnsi" w:cs="Arial"/>
          <w:sz w:val="16"/>
          <w:szCs w:val="16"/>
          <w:rPrChange w:id="999" w:author="dbecker" w:date="2016-01-07T13:41:00Z">
            <w:rPr>
              <w:rFonts w:ascii="Arial" w:hAnsi="Arial" w:cs="Arial"/>
              <w:sz w:val="16"/>
              <w:szCs w:val="16"/>
            </w:rPr>
          </w:rPrChange>
        </w:rPr>
        <w:t>(Massachusetts towns of Amesbury and Salisbury)</w:t>
      </w:r>
    </w:p>
    <w:p w:rsidR="00705341" w:rsidRPr="00142AF3" w:rsidRDefault="00705341" w:rsidP="00DC0B7F">
      <w:pPr>
        <w:ind w:left="360"/>
        <w:rPr>
          <w:rFonts w:asciiTheme="majorHAnsi" w:hAnsiTheme="majorHAnsi" w:cs="Arial"/>
          <w:sz w:val="16"/>
          <w:szCs w:val="16"/>
          <w:rPrChange w:id="1000" w:author="dbecker" w:date="2016-01-07T13:41:00Z">
            <w:rPr>
              <w:rFonts w:ascii="Arial" w:hAnsi="Arial" w:cs="Arial"/>
              <w:sz w:val="16"/>
              <w:szCs w:val="16"/>
            </w:rPr>
          </w:rPrChange>
        </w:rPr>
      </w:pPr>
      <w:r w:rsidRPr="00142AF3">
        <w:rPr>
          <w:rFonts w:asciiTheme="majorHAnsi" w:hAnsiTheme="majorHAnsi" w:cs="Arial"/>
          <w:b/>
          <w:sz w:val="16"/>
          <w:szCs w:val="16"/>
          <w:rPrChange w:id="1001" w:author="dbecker" w:date="2016-01-07T13:41:00Z">
            <w:rPr>
              <w:rFonts w:ascii="Arial" w:hAnsi="Arial" w:cs="Arial"/>
              <w:b/>
              <w:sz w:val="16"/>
              <w:szCs w:val="16"/>
            </w:rPr>
          </w:rPrChange>
        </w:rPr>
        <w:t>ERPA C</w:t>
      </w:r>
      <w:r w:rsidRPr="00142AF3">
        <w:rPr>
          <w:rFonts w:asciiTheme="majorHAnsi" w:hAnsiTheme="majorHAnsi" w:cs="Arial"/>
          <w:b/>
          <w:sz w:val="16"/>
          <w:szCs w:val="16"/>
          <w:rPrChange w:id="1002" w:author="dbecker" w:date="2016-01-07T13:41:00Z">
            <w:rPr>
              <w:rFonts w:ascii="Arial" w:hAnsi="Arial" w:cs="Arial"/>
              <w:b/>
              <w:sz w:val="16"/>
              <w:szCs w:val="16"/>
            </w:rPr>
          </w:rPrChange>
        </w:rPr>
        <w:tab/>
      </w:r>
      <w:r w:rsidRPr="00142AF3">
        <w:rPr>
          <w:rFonts w:asciiTheme="majorHAnsi" w:hAnsiTheme="majorHAnsi" w:cs="Arial"/>
          <w:sz w:val="16"/>
          <w:szCs w:val="16"/>
          <w:rPrChange w:id="1003" w:author="dbecker" w:date="2016-01-07T13:41:00Z">
            <w:rPr>
              <w:rFonts w:ascii="Arial" w:hAnsi="Arial" w:cs="Arial"/>
              <w:sz w:val="16"/>
              <w:szCs w:val="16"/>
            </w:rPr>
          </w:rPrChange>
        </w:rPr>
        <w:t>Kensington, South Hampton</w:t>
      </w:r>
    </w:p>
    <w:p w:rsidR="00705341" w:rsidRPr="00142AF3" w:rsidRDefault="00705341" w:rsidP="00DC0B7F">
      <w:pPr>
        <w:ind w:left="360"/>
        <w:rPr>
          <w:rFonts w:asciiTheme="majorHAnsi" w:hAnsiTheme="majorHAnsi" w:cs="Arial"/>
          <w:sz w:val="16"/>
          <w:szCs w:val="16"/>
          <w:rPrChange w:id="1004" w:author="dbecker" w:date="2016-01-07T13:41:00Z">
            <w:rPr>
              <w:rFonts w:ascii="Arial" w:hAnsi="Arial" w:cs="Arial"/>
              <w:sz w:val="16"/>
              <w:szCs w:val="16"/>
            </w:rPr>
          </w:rPrChange>
        </w:rPr>
      </w:pPr>
      <w:r w:rsidRPr="00142AF3">
        <w:rPr>
          <w:rFonts w:asciiTheme="majorHAnsi" w:hAnsiTheme="majorHAnsi" w:cs="Arial"/>
          <w:b/>
          <w:sz w:val="16"/>
          <w:szCs w:val="16"/>
          <w:rPrChange w:id="1005" w:author="dbecker" w:date="2016-01-07T13:41:00Z">
            <w:rPr>
              <w:rFonts w:ascii="Arial" w:hAnsi="Arial" w:cs="Arial"/>
              <w:b/>
              <w:sz w:val="16"/>
              <w:szCs w:val="16"/>
            </w:rPr>
          </w:rPrChange>
        </w:rPr>
        <w:t>ERPA D</w:t>
      </w:r>
      <w:r w:rsidRPr="00142AF3">
        <w:rPr>
          <w:rFonts w:asciiTheme="majorHAnsi" w:hAnsiTheme="majorHAnsi" w:cs="Arial"/>
          <w:b/>
          <w:sz w:val="16"/>
          <w:szCs w:val="16"/>
          <w:rPrChange w:id="1006" w:author="dbecker" w:date="2016-01-07T13:41:00Z">
            <w:rPr>
              <w:rFonts w:ascii="Arial" w:hAnsi="Arial" w:cs="Arial"/>
              <w:b/>
              <w:sz w:val="16"/>
              <w:szCs w:val="16"/>
            </w:rPr>
          </w:rPrChange>
        </w:rPr>
        <w:tab/>
      </w:r>
      <w:r w:rsidRPr="00142AF3">
        <w:rPr>
          <w:rFonts w:asciiTheme="majorHAnsi" w:hAnsiTheme="majorHAnsi" w:cs="Arial"/>
          <w:sz w:val="16"/>
          <w:szCs w:val="16"/>
          <w:rPrChange w:id="1007" w:author="dbecker" w:date="2016-01-07T13:41:00Z">
            <w:rPr>
              <w:rFonts w:ascii="Arial" w:hAnsi="Arial" w:cs="Arial"/>
              <w:sz w:val="16"/>
              <w:szCs w:val="16"/>
            </w:rPr>
          </w:rPrChange>
        </w:rPr>
        <w:t>Hampton, North Hampton</w:t>
      </w:r>
    </w:p>
    <w:p w:rsidR="00705341" w:rsidRPr="00142AF3" w:rsidRDefault="00705341" w:rsidP="00DC0B7F">
      <w:pPr>
        <w:ind w:left="360"/>
        <w:rPr>
          <w:rFonts w:asciiTheme="majorHAnsi" w:hAnsiTheme="majorHAnsi" w:cs="Arial"/>
          <w:sz w:val="16"/>
          <w:szCs w:val="16"/>
          <w:rPrChange w:id="1008" w:author="dbecker" w:date="2016-01-07T13:41:00Z">
            <w:rPr>
              <w:rFonts w:ascii="Arial" w:hAnsi="Arial" w:cs="Arial"/>
              <w:sz w:val="16"/>
              <w:szCs w:val="16"/>
            </w:rPr>
          </w:rPrChange>
        </w:rPr>
      </w:pPr>
      <w:r w:rsidRPr="00142AF3">
        <w:rPr>
          <w:rFonts w:asciiTheme="majorHAnsi" w:hAnsiTheme="majorHAnsi" w:cs="Arial"/>
          <w:b/>
          <w:sz w:val="16"/>
          <w:szCs w:val="16"/>
          <w:rPrChange w:id="1009" w:author="dbecker" w:date="2016-01-07T13:41:00Z">
            <w:rPr>
              <w:rFonts w:ascii="Arial" w:hAnsi="Arial" w:cs="Arial"/>
              <w:b/>
              <w:sz w:val="16"/>
              <w:szCs w:val="16"/>
            </w:rPr>
          </w:rPrChange>
        </w:rPr>
        <w:t>ERPA E</w:t>
      </w:r>
      <w:r w:rsidRPr="00142AF3">
        <w:rPr>
          <w:rFonts w:asciiTheme="majorHAnsi" w:hAnsiTheme="majorHAnsi" w:cs="Arial"/>
          <w:b/>
          <w:sz w:val="16"/>
          <w:szCs w:val="16"/>
          <w:rPrChange w:id="1010" w:author="dbecker" w:date="2016-01-07T13:41:00Z">
            <w:rPr>
              <w:rFonts w:ascii="Arial" w:hAnsi="Arial" w:cs="Arial"/>
              <w:b/>
              <w:sz w:val="16"/>
              <w:szCs w:val="16"/>
            </w:rPr>
          </w:rPrChange>
        </w:rPr>
        <w:tab/>
      </w:r>
      <w:r w:rsidRPr="00142AF3">
        <w:rPr>
          <w:rFonts w:asciiTheme="majorHAnsi" w:hAnsiTheme="majorHAnsi" w:cs="Arial"/>
          <w:sz w:val="16"/>
          <w:szCs w:val="16"/>
          <w:rPrChange w:id="1011" w:author="dbecker" w:date="2016-01-07T13:41:00Z">
            <w:rPr>
              <w:rFonts w:ascii="Arial" w:hAnsi="Arial" w:cs="Arial"/>
              <w:sz w:val="16"/>
              <w:szCs w:val="16"/>
            </w:rPr>
          </w:rPrChange>
        </w:rPr>
        <w:t>(Massachusetts towns of Merrimac, Newbury, Newburyport, West Newbury)</w:t>
      </w:r>
    </w:p>
    <w:p w:rsidR="00705341" w:rsidRPr="00142AF3" w:rsidRDefault="00705341" w:rsidP="00DC0B7F">
      <w:pPr>
        <w:ind w:left="360"/>
        <w:rPr>
          <w:rFonts w:asciiTheme="majorHAnsi" w:hAnsiTheme="majorHAnsi" w:cs="Arial"/>
          <w:sz w:val="16"/>
          <w:szCs w:val="16"/>
          <w:rPrChange w:id="1012" w:author="dbecker" w:date="2016-01-07T13:41:00Z">
            <w:rPr>
              <w:rFonts w:ascii="Arial" w:hAnsi="Arial" w:cs="Arial"/>
              <w:sz w:val="16"/>
              <w:szCs w:val="16"/>
            </w:rPr>
          </w:rPrChange>
        </w:rPr>
      </w:pPr>
      <w:r w:rsidRPr="00142AF3">
        <w:rPr>
          <w:rFonts w:asciiTheme="majorHAnsi" w:hAnsiTheme="majorHAnsi" w:cs="Arial"/>
          <w:b/>
          <w:sz w:val="16"/>
          <w:szCs w:val="16"/>
          <w:rPrChange w:id="1013" w:author="dbecker" w:date="2016-01-07T13:41:00Z">
            <w:rPr>
              <w:rFonts w:ascii="Arial" w:hAnsi="Arial" w:cs="Arial"/>
              <w:b/>
              <w:sz w:val="16"/>
              <w:szCs w:val="16"/>
            </w:rPr>
          </w:rPrChange>
        </w:rPr>
        <w:t>ERPA F</w:t>
      </w:r>
      <w:r w:rsidRPr="00142AF3">
        <w:rPr>
          <w:rFonts w:asciiTheme="majorHAnsi" w:hAnsiTheme="majorHAnsi" w:cs="Arial"/>
          <w:b/>
          <w:sz w:val="16"/>
          <w:szCs w:val="16"/>
          <w:rPrChange w:id="1014" w:author="dbecker" w:date="2016-01-07T13:41:00Z">
            <w:rPr>
              <w:rFonts w:ascii="Arial" w:hAnsi="Arial" w:cs="Arial"/>
              <w:b/>
              <w:sz w:val="16"/>
              <w:szCs w:val="16"/>
            </w:rPr>
          </w:rPrChange>
        </w:rPr>
        <w:tab/>
      </w:r>
      <w:r w:rsidRPr="00142AF3">
        <w:rPr>
          <w:rFonts w:asciiTheme="majorHAnsi" w:hAnsiTheme="majorHAnsi" w:cs="Arial"/>
          <w:sz w:val="16"/>
          <w:szCs w:val="16"/>
          <w:rPrChange w:id="1015" w:author="dbecker" w:date="2016-01-07T13:41:00Z">
            <w:rPr>
              <w:rFonts w:ascii="Arial" w:hAnsi="Arial" w:cs="Arial"/>
              <w:sz w:val="16"/>
              <w:szCs w:val="16"/>
            </w:rPr>
          </w:rPrChange>
        </w:rPr>
        <w:t>Brentwood, East Kingston, Exeter, Kingston, Newfields, Newton</w:t>
      </w:r>
    </w:p>
    <w:p w:rsidR="00705341" w:rsidRPr="00142AF3" w:rsidRDefault="00705341" w:rsidP="00DC0B7F">
      <w:pPr>
        <w:ind w:left="360"/>
        <w:rPr>
          <w:rFonts w:asciiTheme="majorHAnsi" w:hAnsiTheme="majorHAnsi" w:cs="Arial"/>
          <w:sz w:val="16"/>
          <w:szCs w:val="16"/>
          <w:rPrChange w:id="1016" w:author="dbecker" w:date="2016-01-07T13:41:00Z">
            <w:rPr>
              <w:rFonts w:ascii="Arial" w:hAnsi="Arial" w:cs="Arial"/>
              <w:sz w:val="16"/>
              <w:szCs w:val="16"/>
            </w:rPr>
          </w:rPrChange>
        </w:rPr>
      </w:pPr>
      <w:r w:rsidRPr="00142AF3">
        <w:rPr>
          <w:rFonts w:asciiTheme="majorHAnsi" w:hAnsiTheme="majorHAnsi" w:cs="Arial"/>
          <w:b/>
          <w:sz w:val="16"/>
          <w:szCs w:val="16"/>
          <w:rPrChange w:id="1017" w:author="dbecker" w:date="2016-01-07T13:41:00Z">
            <w:rPr>
              <w:rFonts w:ascii="Arial" w:hAnsi="Arial" w:cs="Arial"/>
              <w:b/>
              <w:sz w:val="16"/>
              <w:szCs w:val="16"/>
            </w:rPr>
          </w:rPrChange>
        </w:rPr>
        <w:t>ERPA G</w:t>
      </w:r>
      <w:r w:rsidRPr="00142AF3">
        <w:rPr>
          <w:rFonts w:asciiTheme="majorHAnsi" w:hAnsiTheme="majorHAnsi" w:cs="Arial"/>
          <w:b/>
          <w:sz w:val="16"/>
          <w:szCs w:val="16"/>
          <w:rPrChange w:id="1018" w:author="dbecker" w:date="2016-01-07T13:41:00Z">
            <w:rPr>
              <w:rFonts w:ascii="Arial" w:hAnsi="Arial" w:cs="Arial"/>
              <w:b/>
              <w:sz w:val="16"/>
              <w:szCs w:val="16"/>
            </w:rPr>
          </w:rPrChange>
        </w:rPr>
        <w:tab/>
      </w:r>
      <w:r w:rsidRPr="00142AF3">
        <w:rPr>
          <w:rFonts w:asciiTheme="majorHAnsi" w:hAnsiTheme="majorHAnsi" w:cs="Arial"/>
          <w:sz w:val="16"/>
          <w:szCs w:val="16"/>
          <w:rPrChange w:id="1019" w:author="dbecker" w:date="2016-01-07T13:41:00Z">
            <w:rPr>
              <w:rFonts w:ascii="Arial" w:hAnsi="Arial" w:cs="Arial"/>
              <w:sz w:val="16"/>
              <w:szCs w:val="16"/>
            </w:rPr>
          </w:rPrChange>
        </w:rPr>
        <w:t>Greenland, New Castle, Portsmouth, Rye, Stratham</w:t>
      </w:r>
    </w:p>
    <w:p w:rsidR="00DC0B7F" w:rsidRPr="00142AF3" w:rsidDel="00142AF3" w:rsidRDefault="00DC0B7F" w:rsidP="00DC0B7F">
      <w:pPr>
        <w:rPr>
          <w:del w:id="1020" w:author="dbecker" w:date="2016-01-07T13:42:00Z"/>
          <w:rFonts w:asciiTheme="majorHAnsi" w:hAnsiTheme="majorHAnsi"/>
          <w:rPrChange w:id="1021" w:author="dbecker" w:date="2016-01-07T13:41:00Z">
            <w:rPr>
              <w:del w:id="1022" w:author="dbecker" w:date="2016-01-07T13:42:00Z"/>
            </w:rPr>
          </w:rPrChange>
        </w:rPr>
      </w:pPr>
    </w:p>
    <w:p w:rsidR="00F35110" w:rsidRPr="00DC0B7F" w:rsidDel="00142AF3" w:rsidRDefault="00F35110" w:rsidP="00DC0B7F">
      <w:pPr>
        <w:rPr>
          <w:del w:id="1023" w:author="dbecker" w:date="2016-01-07T13:42:00Z"/>
        </w:rPr>
      </w:pPr>
    </w:p>
    <w:p w:rsidR="009B7E84" w:rsidRPr="00ED71FD" w:rsidRDefault="00705341" w:rsidP="00705341">
      <w:pPr>
        <w:pStyle w:val="Heading2"/>
        <w:numPr>
          <w:ilvl w:val="0"/>
          <w:numId w:val="53"/>
        </w:numPr>
        <w:rPr>
          <w:rFonts w:ascii="Cambria" w:hAnsi="Cambria"/>
          <w:i w:val="0"/>
          <w:iCs w:val="0"/>
          <w:color w:val="0070C0"/>
          <w:sz w:val="20"/>
          <w:rPrChange w:id="1024" w:author="dbecker" w:date="2015-10-07T12:43:00Z">
            <w:rPr>
              <w:i w:val="0"/>
              <w:iCs w:val="0"/>
              <w:sz w:val="20"/>
            </w:rPr>
          </w:rPrChange>
        </w:rPr>
      </w:pPr>
      <w:bookmarkStart w:id="1025" w:name="_Toc431372778"/>
      <w:r w:rsidRPr="00ED71FD">
        <w:rPr>
          <w:rFonts w:ascii="Cambria" w:hAnsi="Cambria"/>
          <w:i w:val="0"/>
          <w:iCs w:val="0"/>
          <w:color w:val="0070C0"/>
          <w:sz w:val="20"/>
          <w:rPrChange w:id="1026" w:author="dbecker" w:date="2015-10-07T12:43:00Z">
            <w:rPr>
              <w:i w:val="0"/>
              <w:iCs w:val="0"/>
              <w:sz w:val="20"/>
            </w:rPr>
          </w:rPrChange>
        </w:rPr>
        <w:t>Vermont Yankee Plume Exposure Pathway EPZ</w:t>
      </w:r>
      <w:bookmarkEnd w:id="1025"/>
    </w:p>
    <w:p w:rsidR="00705341" w:rsidRPr="00142AF3" w:rsidRDefault="00705341" w:rsidP="00705341">
      <w:pPr>
        <w:rPr>
          <w:rFonts w:asciiTheme="majorHAnsi" w:hAnsiTheme="majorHAnsi" w:cs="Arial"/>
          <w:sz w:val="20"/>
          <w:szCs w:val="20"/>
          <w:rPrChange w:id="1027" w:author="dbecker" w:date="2016-01-07T13:43:00Z">
            <w:rPr>
              <w:rFonts w:ascii="Arial" w:hAnsi="Arial" w:cs="Arial"/>
              <w:sz w:val="20"/>
              <w:szCs w:val="20"/>
            </w:rPr>
          </w:rPrChange>
        </w:rPr>
      </w:pPr>
    </w:p>
    <w:p w:rsidR="00705341" w:rsidRPr="00142AF3" w:rsidRDefault="0095432F" w:rsidP="00705341">
      <w:pPr>
        <w:rPr>
          <w:rFonts w:asciiTheme="majorHAnsi" w:hAnsiTheme="majorHAnsi" w:cs="Arial"/>
          <w:sz w:val="20"/>
          <w:szCs w:val="20"/>
          <w:rPrChange w:id="1028" w:author="dbecker" w:date="2016-01-07T13:43:00Z">
            <w:rPr>
              <w:rFonts w:ascii="Arial" w:hAnsi="Arial" w:cs="Arial"/>
              <w:sz w:val="20"/>
              <w:szCs w:val="20"/>
            </w:rPr>
          </w:rPrChange>
        </w:rPr>
      </w:pPr>
      <w:r w:rsidRPr="00142AF3">
        <w:rPr>
          <w:rFonts w:asciiTheme="majorHAnsi" w:hAnsiTheme="majorHAnsi" w:cs="Arial"/>
          <w:sz w:val="20"/>
          <w:szCs w:val="20"/>
          <w:rPrChange w:id="1029" w:author="dbecker" w:date="2016-01-07T13:43:00Z">
            <w:rPr>
              <w:rFonts w:ascii="Arial" w:hAnsi="Arial" w:cs="Arial"/>
              <w:sz w:val="20"/>
              <w:szCs w:val="20"/>
            </w:rPr>
          </w:rPrChange>
        </w:rPr>
        <w:t xml:space="preserve">Population distributions by evacuation areas are found in the </w:t>
      </w:r>
      <w:r w:rsidRPr="00142AF3">
        <w:rPr>
          <w:rFonts w:asciiTheme="majorHAnsi" w:hAnsiTheme="majorHAnsi" w:cs="Arial"/>
          <w:i/>
          <w:sz w:val="20"/>
          <w:szCs w:val="20"/>
          <w:rPrChange w:id="1030" w:author="dbecker" w:date="2016-01-07T13:43:00Z">
            <w:rPr>
              <w:rFonts w:ascii="Arial" w:hAnsi="Arial" w:cs="Arial"/>
              <w:i/>
              <w:sz w:val="20"/>
              <w:szCs w:val="20"/>
            </w:rPr>
          </w:rPrChange>
        </w:rPr>
        <w:t xml:space="preserve">Evacuation Time Estimate Studies </w:t>
      </w:r>
      <w:r w:rsidRPr="00142AF3">
        <w:rPr>
          <w:rFonts w:asciiTheme="majorHAnsi" w:hAnsiTheme="majorHAnsi" w:cs="Arial"/>
          <w:sz w:val="20"/>
          <w:szCs w:val="20"/>
          <w:rPrChange w:id="1031" w:author="dbecker" w:date="2016-01-07T13:43:00Z">
            <w:rPr>
              <w:rFonts w:ascii="Arial" w:hAnsi="Arial" w:cs="Arial"/>
              <w:sz w:val="20"/>
              <w:szCs w:val="20"/>
            </w:rPr>
          </w:rPrChange>
        </w:rPr>
        <w:t>for Vermont Yankee (</w:t>
      </w:r>
      <w:r w:rsidR="00D42E01" w:rsidRPr="00142AF3">
        <w:rPr>
          <w:rFonts w:asciiTheme="majorHAnsi" w:hAnsiTheme="majorHAnsi" w:cs="Arial"/>
          <w:sz w:val="20"/>
          <w:szCs w:val="20"/>
          <w:rPrChange w:id="1032" w:author="dbecker" w:date="2016-01-07T13:43:00Z">
            <w:rPr>
              <w:rFonts w:ascii="Arial" w:hAnsi="Arial" w:cs="Arial"/>
              <w:sz w:val="20"/>
              <w:szCs w:val="20"/>
            </w:rPr>
          </w:rPrChange>
        </w:rPr>
        <w:t>2012</w:t>
      </w:r>
      <w:r w:rsidRPr="00142AF3">
        <w:rPr>
          <w:rFonts w:asciiTheme="majorHAnsi" w:hAnsiTheme="majorHAnsi" w:cs="Arial"/>
          <w:sz w:val="20"/>
          <w:szCs w:val="20"/>
          <w:rPrChange w:id="1033" w:author="dbecker" w:date="2016-01-07T13:43:00Z">
            <w:rPr>
              <w:rFonts w:ascii="Arial" w:hAnsi="Arial" w:cs="Arial"/>
              <w:sz w:val="20"/>
              <w:szCs w:val="20"/>
            </w:rPr>
          </w:rPrChange>
        </w:rPr>
        <w:t>) and Seabrook Station (</w:t>
      </w:r>
      <w:r w:rsidR="00D42E01" w:rsidRPr="00142AF3">
        <w:rPr>
          <w:rFonts w:asciiTheme="majorHAnsi" w:hAnsiTheme="majorHAnsi" w:cs="Arial"/>
          <w:sz w:val="20"/>
          <w:szCs w:val="20"/>
          <w:rPrChange w:id="1034" w:author="dbecker" w:date="2016-01-07T13:43:00Z">
            <w:rPr>
              <w:rFonts w:ascii="Arial" w:hAnsi="Arial" w:cs="Arial"/>
              <w:sz w:val="20"/>
              <w:szCs w:val="20"/>
            </w:rPr>
          </w:rPrChange>
        </w:rPr>
        <w:t>2014</w:t>
      </w:r>
      <w:r w:rsidRPr="00142AF3">
        <w:rPr>
          <w:rFonts w:asciiTheme="majorHAnsi" w:hAnsiTheme="majorHAnsi" w:cs="Arial"/>
          <w:sz w:val="20"/>
          <w:szCs w:val="20"/>
          <w:rPrChange w:id="1035" w:author="dbecker" w:date="2016-01-07T13:43:00Z">
            <w:rPr>
              <w:rFonts w:ascii="Arial" w:hAnsi="Arial" w:cs="Arial"/>
              <w:sz w:val="20"/>
              <w:szCs w:val="20"/>
            </w:rPr>
          </w:rPrChange>
        </w:rPr>
        <w:t>) available at N.H. HSEM Offices and each plant facility.</w:t>
      </w:r>
    </w:p>
    <w:p w:rsidR="00705341" w:rsidRDefault="00142AF3" w:rsidP="00705341">
      <w:r>
        <w:rPr>
          <w:noProof/>
        </w:rPr>
        <w:drawing>
          <wp:anchor distT="0" distB="0" distL="114300" distR="114300" simplePos="0" relativeHeight="251657728" behindDoc="0" locked="0" layoutInCell="1" allowOverlap="1" wp14:anchorId="7707CA8D" wp14:editId="00F26BD4">
            <wp:simplePos x="0" y="0"/>
            <wp:positionH relativeFrom="column">
              <wp:posOffset>354965</wp:posOffset>
            </wp:positionH>
            <wp:positionV relativeFrom="paragraph">
              <wp:posOffset>146685</wp:posOffset>
            </wp:positionV>
            <wp:extent cx="4442460" cy="5035550"/>
            <wp:effectExtent l="0" t="0" r="0" b="0"/>
            <wp:wrapTopAndBottom/>
            <wp:docPr id="31" name="Picture 20" descr="~AUT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UT00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42460" cy="503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05341" w:rsidDel="00142AF3" w:rsidRDefault="00705341" w:rsidP="00705341">
      <w:pPr>
        <w:rPr>
          <w:del w:id="1036" w:author="dbecker" w:date="2016-01-07T13:43:00Z"/>
        </w:rPr>
      </w:pPr>
    </w:p>
    <w:p w:rsidR="00705341" w:rsidDel="00142AF3" w:rsidRDefault="00705341" w:rsidP="00705341">
      <w:pPr>
        <w:rPr>
          <w:del w:id="1037" w:author="dbecker" w:date="2016-01-07T13:43:00Z"/>
        </w:rPr>
      </w:pPr>
    </w:p>
    <w:p w:rsidR="009B7E84" w:rsidRPr="00ED71FD" w:rsidRDefault="009B7E84" w:rsidP="00D07E1B">
      <w:pPr>
        <w:pStyle w:val="Heading1"/>
        <w:numPr>
          <w:ilvl w:val="0"/>
          <w:numId w:val="36"/>
        </w:numPr>
        <w:tabs>
          <w:tab w:val="clear" w:pos="744"/>
          <w:tab w:val="clear" w:pos="1080"/>
          <w:tab w:val="clear" w:pos="1428"/>
          <w:tab w:val="left" w:pos="360"/>
        </w:tabs>
        <w:ind w:hanging="1080"/>
        <w:jc w:val="left"/>
        <w:rPr>
          <w:rFonts w:ascii="Cambria" w:hAnsi="Cambria"/>
          <w:b/>
          <w:bCs/>
          <w:color w:val="0070C0"/>
          <w:sz w:val="22"/>
          <w:szCs w:val="22"/>
          <w:u w:val="none"/>
          <w:rPrChange w:id="1038" w:author="dbecker" w:date="2015-10-07T12:43:00Z">
            <w:rPr>
              <w:rFonts w:ascii="Arial" w:hAnsi="Arial"/>
              <w:b/>
              <w:bCs/>
              <w:szCs w:val="24"/>
              <w:u w:val="none"/>
            </w:rPr>
          </w:rPrChange>
        </w:rPr>
      </w:pPr>
      <w:bookmarkStart w:id="1039" w:name="_Toc431372779"/>
      <w:r w:rsidRPr="00ED71FD">
        <w:rPr>
          <w:rFonts w:ascii="Cambria" w:hAnsi="Cambria"/>
          <w:b/>
          <w:bCs/>
          <w:color w:val="0070C0"/>
          <w:sz w:val="22"/>
          <w:szCs w:val="22"/>
          <w:u w:val="none"/>
          <w:rPrChange w:id="1040" w:author="dbecker" w:date="2015-10-07T12:43:00Z">
            <w:rPr>
              <w:rFonts w:ascii="Arial" w:hAnsi="Arial"/>
              <w:b/>
              <w:bCs/>
              <w:szCs w:val="24"/>
              <w:u w:val="none"/>
            </w:rPr>
          </w:rPrChange>
        </w:rPr>
        <w:t>GOVERNANCE</w:t>
      </w:r>
      <w:bookmarkEnd w:id="1039"/>
    </w:p>
    <w:p w:rsidR="009B7E84" w:rsidRPr="00142AF3" w:rsidRDefault="005C6CA5" w:rsidP="009B7E84">
      <w:pPr>
        <w:ind w:left="360"/>
        <w:jc w:val="both"/>
        <w:rPr>
          <w:rFonts w:asciiTheme="majorHAnsi" w:hAnsiTheme="majorHAnsi" w:cs="Arial"/>
          <w:sz w:val="20"/>
          <w:szCs w:val="20"/>
          <w:rPrChange w:id="1041" w:author="dbecker" w:date="2016-01-07T13:43:00Z">
            <w:rPr>
              <w:rFonts w:ascii="Arial" w:hAnsi="Arial" w:cs="Arial"/>
              <w:sz w:val="20"/>
              <w:szCs w:val="20"/>
            </w:rPr>
          </w:rPrChange>
        </w:rPr>
      </w:pPr>
      <w:r w:rsidRPr="00142AF3">
        <w:rPr>
          <w:rFonts w:asciiTheme="majorHAnsi" w:hAnsiTheme="majorHAnsi" w:cs="Arial"/>
          <w:sz w:val="20"/>
          <w:szCs w:val="20"/>
          <w:rPrChange w:id="1042" w:author="dbecker" w:date="2016-01-07T13:43:00Z">
            <w:rPr>
              <w:rFonts w:ascii="Arial" w:hAnsi="Arial" w:cs="Arial"/>
              <w:sz w:val="20"/>
              <w:szCs w:val="20"/>
            </w:rPr>
          </w:rPrChange>
        </w:rPr>
        <w:t xml:space="preserve">Most </w:t>
      </w:r>
      <w:r w:rsidR="009B7E84" w:rsidRPr="00142AF3">
        <w:rPr>
          <w:rFonts w:asciiTheme="majorHAnsi" w:hAnsiTheme="majorHAnsi" w:cs="Arial"/>
          <w:sz w:val="20"/>
          <w:szCs w:val="20"/>
          <w:rPrChange w:id="1043" w:author="dbecker" w:date="2016-01-07T13:43:00Z">
            <w:rPr>
              <w:rFonts w:ascii="Arial" w:hAnsi="Arial" w:cs="Arial"/>
              <w:sz w:val="20"/>
              <w:szCs w:val="20"/>
            </w:rPr>
          </w:rPrChange>
        </w:rPr>
        <w:t xml:space="preserve">EPZ communities are governed by a Board of Selectmen with administrative control of the community usually retained by the selectmen. </w:t>
      </w:r>
      <w:r w:rsidRPr="00142AF3">
        <w:rPr>
          <w:rFonts w:asciiTheme="majorHAnsi" w:hAnsiTheme="majorHAnsi" w:cs="Arial"/>
          <w:sz w:val="20"/>
          <w:szCs w:val="20"/>
          <w:rPrChange w:id="1044" w:author="dbecker" w:date="2016-01-07T13:43:00Z">
            <w:rPr>
              <w:rFonts w:ascii="Arial" w:hAnsi="Arial" w:cs="Arial"/>
              <w:sz w:val="20"/>
              <w:szCs w:val="20"/>
            </w:rPr>
          </w:rPrChange>
        </w:rPr>
        <w:t>Portsmouth</w:t>
      </w:r>
      <w:r w:rsidR="00751B8E" w:rsidRPr="00142AF3">
        <w:rPr>
          <w:rFonts w:asciiTheme="majorHAnsi" w:hAnsiTheme="majorHAnsi" w:cs="Arial"/>
          <w:sz w:val="20"/>
          <w:szCs w:val="20"/>
          <w:rPrChange w:id="1045" w:author="dbecker" w:date="2016-01-07T13:43:00Z">
            <w:rPr>
              <w:rFonts w:ascii="Arial" w:hAnsi="Arial" w:cs="Arial"/>
              <w:sz w:val="20"/>
              <w:szCs w:val="20"/>
            </w:rPr>
          </w:rPrChange>
        </w:rPr>
        <w:t xml:space="preserve"> is governed by a Mayor and City Council with administrative control the responsibility of the City Manager. </w:t>
      </w:r>
      <w:r w:rsidR="009B7E84" w:rsidRPr="00142AF3">
        <w:rPr>
          <w:rFonts w:asciiTheme="majorHAnsi" w:hAnsiTheme="majorHAnsi" w:cs="Arial"/>
          <w:sz w:val="20"/>
          <w:szCs w:val="20"/>
          <w:rPrChange w:id="1046" w:author="dbecker" w:date="2016-01-07T13:43:00Z">
            <w:rPr>
              <w:rFonts w:ascii="Arial" w:hAnsi="Arial" w:cs="Arial"/>
              <w:sz w:val="20"/>
              <w:szCs w:val="20"/>
            </w:rPr>
          </w:rPrChange>
        </w:rPr>
        <w:t xml:space="preserve"> Each community has police, fire, and emergency management capabilities.  Since the governing organization of each community is unique, diagrams outlining specific organizational structure of each are provided in the appropriate community-specific plans.</w:t>
      </w:r>
      <w:r w:rsidR="00AD5B36" w:rsidRPr="00142AF3">
        <w:rPr>
          <w:rFonts w:asciiTheme="majorHAnsi" w:hAnsiTheme="majorHAnsi" w:cs="Arial"/>
          <w:sz w:val="20"/>
          <w:szCs w:val="20"/>
          <w:rPrChange w:id="1047" w:author="dbecker" w:date="2016-01-07T13:43:00Z">
            <w:rPr>
              <w:rFonts w:ascii="Arial" w:hAnsi="Arial" w:cs="Arial"/>
              <w:sz w:val="20"/>
              <w:szCs w:val="20"/>
            </w:rPr>
          </w:rPrChange>
        </w:rPr>
        <w:t xml:space="preserve"> </w:t>
      </w:r>
      <w:r w:rsidR="00751B8E" w:rsidRPr="00142AF3">
        <w:rPr>
          <w:rFonts w:asciiTheme="majorHAnsi" w:hAnsiTheme="majorHAnsi" w:cs="Arial"/>
          <w:sz w:val="20"/>
          <w:szCs w:val="20"/>
          <w:rPrChange w:id="1048" w:author="dbecker" w:date="2016-01-07T13:43:00Z">
            <w:rPr>
              <w:rFonts w:ascii="Arial" w:hAnsi="Arial" w:cs="Arial"/>
              <w:sz w:val="20"/>
              <w:szCs w:val="20"/>
            </w:rPr>
          </w:rPrChange>
        </w:rPr>
        <w:t>Emergency management responsibilities rest with different</w:t>
      </w:r>
      <w:r w:rsidR="005657FE" w:rsidRPr="00142AF3">
        <w:rPr>
          <w:rFonts w:asciiTheme="majorHAnsi" w:hAnsiTheme="majorHAnsi" w:cs="Arial"/>
          <w:sz w:val="20"/>
          <w:szCs w:val="20"/>
          <w:rPrChange w:id="1049" w:author="dbecker" w:date="2016-01-07T13:43:00Z">
            <w:rPr>
              <w:rFonts w:ascii="Arial" w:hAnsi="Arial" w:cs="Arial"/>
              <w:sz w:val="20"/>
              <w:szCs w:val="20"/>
            </w:rPr>
          </w:rPrChange>
        </w:rPr>
        <w:t xml:space="preserve"> municipal</w:t>
      </w:r>
      <w:r w:rsidR="00751B8E" w:rsidRPr="00142AF3">
        <w:rPr>
          <w:rFonts w:asciiTheme="majorHAnsi" w:hAnsiTheme="majorHAnsi" w:cs="Arial"/>
          <w:sz w:val="20"/>
          <w:szCs w:val="20"/>
          <w:rPrChange w:id="1050" w:author="dbecker" w:date="2016-01-07T13:43:00Z">
            <w:rPr>
              <w:rFonts w:ascii="Arial" w:hAnsi="Arial" w:cs="Arial"/>
              <w:sz w:val="20"/>
              <w:szCs w:val="20"/>
            </w:rPr>
          </w:rPrChange>
        </w:rPr>
        <w:t xml:space="preserve"> </w:t>
      </w:r>
      <w:r w:rsidR="00751B8E" w:rsidRPr="00142AF3">
        <w:rPr>
          <w:rFonts w:asciiTheme="majorHAnsi" w:hAnsiTheme="majorHAnsi" w:cs="Arial"/>
          <w:sz w:val="20"/>
          <w:szCs w:val="20"/>
          <w:rPrChange w:id="1051" w:author="dbecker" w:date="2016-01-07T13:43:00Z">
            <w:rPr>
              <w:rFonts w:ascii="Arial" w:hAnsi="Arial" w:cs="Arial"/>
              <w:sz w:val="20"/>
              <w:szCs w:val="20"/>
            </w:rPr>
          </w:rPrChange>
        </w:rPr>
        <w:lastRenderedPageBreak/>
        <w:t xml:space="preserve">positions, dependent upon the individual community.  </w:t>
      </w:r>
      <w:r w:rsidR="00AD5B36" w:rsidRPr="00142AF3">
        <w:rPr>
          <w:rFonts w:asciiTheme="majorHAnsi" w:hAnsiTheme="majorHAnsi" w:cs="Arial"/>
          <w:sz w:val="20"/>
          <w:szCs w:val="20"/>
          <w:rPrChange w:id="1052" w:author="dbecker" w:date="2016-01-07T13:43:00Z">
            <w:rPr>
              <w:rFonts w:ascii="Arial" w:hAnsi="Arial" w:cs="Arial"/>
              <w:sz w:val="20"/>
              <w:szCs w:val="20"/>
            </w:rPr>
          </w:rPrChange>
        </w:rPr>
        <w:t>Each EPZ community has the capability for continuous 24-hour operations for a protracted period of time.</w:t>
      </w:r>
      <w:r w:rsidR="00517D4C" w:rsidRPr="00142AF3">
        <w:rPr>
          <w:rFonts w:asciiTheme="majorHAnsi" w:hAnsiTheme="majorHAnsi" w:cs="Arial"/>
          <w:sz w:val="20"/>
          <w:szCs w:val="20"/>
          <w:rPrChange w:id="1053" w:author="dbecker" w:date="2016-01-07T13:43:00Z">
            <w:rPr>
              <w:rFonts w:ascii="Arial" w:hAnsi="Arial" w:cs="Arial"/>
              <w:sz w:val="20"/>
              <w:szCs w:val="20"/>
            </w:rPr>
          </w:rPrChange>
        </w:rPr>
        <w:t xml:space="preserve">  </w:t>
      </w:r>
    </w:p>
    <w:p w:rsidR="00517D4C" w:rsidRPr="00142AF3" w:rsidRDefault="00517D4C" w:rsidP="009B7E84">
      <w:pPr>
        <w:ind w:left="360"/>
        <w:jc w:val="both"/>
        <w:rPr>
          <w:rFonts w:asciiTheme="majorHAnsi" w:hAnsiTheme="majorHAnsi" w:cs="Arial"/>
          <w:sz w:val="20"/>
          <w:szCs w:val="20"/>
          <w:rPrChange w:id="1054" w:author="dbecker" w:date="2016-01-07T13:43:00Z">
            <w:rPr>
              <w:rFonts w:ascii="Arial" w:hAnsi="Arial" w:cs="Arial"/>
              <w:sz w:val="20"/>
              <w:szCs w:val="20"/>
            </w:rPr>
          </w:rPrChange>
        </w:rPr>
      </w:pPr>
    </w:p>
    <w:p w:rsidR="00517D4C" w:rsidRPr="00142AF3" w:rsidRDefault="00517D4C" w:rsidP="009B7E84">
      <w:pPr>
        <w:ind w:left="360"/>
        <w:jc w:val="both"/>
        <w:rPr>
          <w:rFonts w:asciiTheme="majorHAnsi" w:hAnsiTheme="majorHAnsi" w:cs="Arial"/>
          <w:sz w:val="20"/>
          <w:szCs w:val="20"/>
          <w:rPrChange w:id="1055" w:author="dbecker" w:date="2016-01-07T13:43:00Z">
            <w:rPr>
              <w:rFonts w:ascii="Arial" w:hAnsi="Arial" w:cs="Arial"/>
              <w:sz w:val="20"/>
              <w:szCs w:val="20"/>
            </w:rPr>
          </w:rPrChange>
        </w:rPr>
      </w:pPr>
      <w:r w:rsidRPr="00142AF3">
        <w:rPr>
          <w:rFonts w:asciiTheme="majorHAnsi" w:hAnsiTheme="majorHAnsi" w:cs="Arial"/>
          <w:sz w:val="20"/>
          <w:szCs w:val="20"/>
          <w:rPrChange w:id="1056" w:author="dbecker" w:date="2016-01-07T13:43:00Z">
            <w:rPr>
              <w:rFonts w:ascii="Arial" w:hAnsi="Arial" w:cs="Arial"/>
              <w:sz w:val="20"/>
              <w:szCs w:val="20"/>
            </w:rPr>
          </w:rPrChange>
        </w:rPr>
        <w:t>In the event that a municipal government, for whatever reason, is unable to fulfill its responsibilities pursuant to the local radiological emergency plan, the State of New Hampshire will assume and carry out those responsibilities.</w:t>
      </w:r>
    </w:p>
    <w:p w:rsidR="00AD5B36" w:rsidDel="00142AF3" w:rsidRDefault="00AD5B36" w:rsidP="009B7E84">
      <w:pPr>
        <w:ind w:left="360"/>
        <w:jc w:val="both"/>
        <w:rPr>
          <w:del w:id="1057" w:author="dbecker" w:date="2016-01-07T13:43:00Z"/>
          <w:rFonts w:ascii="Arial" w:hAnsi="Arial" w:cs="Arial"/>
          <w:sz w:val="20"/>
          <w:szCs w:val="20"/>
        </w:rPr>
      </w:pPr>
    </w:p>
    <w:p w:rsidR="00AD5B36" w:rsidDel="00142AF3" w:rsidRDefault="00AD5B36" w:rsidP="009B7E84">
      <w:pPr>
        <w:ind w:left="360"/>
        <w:jc w:val="both"/>
        <w:rPr>
          <w:del w:id="1058" w:author="dbecker" w:date="2016-01-07T13:43:00Z"/>
          <w:rFonts w:ascii="Arial" w:hAnsi="Arial" w:cs="Arial"/>
          <w:sz w:val="20"/>
          <w:szCs w:val="20"/>
        </w:rPr>
      </w:pPr>
    </w:p>
    <w:p w:rsidR="00AD5B36" w:rsidRPr="00ED71FD" w:rsidRDefault="00AD5B36" w:rsidP="00D07E1B">
      <w:pPr>
        <w:pStyle w:val="Heading1"/>
        <w:numPr>
          <w:ilvl w:val="0"/>
          <w:numId w:val="36"/>
        </w:numPr>
        <w:tabs>
          <w:tab w:val="clear" w:pos="744"/>
          <w:tab w:val="left" w:pos="0"/>
          <w:tab w:val="left" w:pos="360"/>
        </w:tabs>
        <w:ind w:hanging="1080"/>
        <w:jc w:val="left"/>
        <w:rPr>
          <w:rFonts w:ascii="Cambria" w:hAnsi="Cambria" w:cs="Arial"/>
          <w:b/>
          <w:bCs/>
          <w:color w:val="0070C0"/>
          <w:sz w:val="22"/>
          <w:szCs w:val="22"/>
          <w:u w:val="none"/>
          <w:rPrChange w:id="1059" w:author="dbecker" w:date="2015-10-07T12:43:00Z">
            <w:rPr>
              <w:rFonts w:ascii="Arial" w:hAnsi="Arial" w:cs="Arial"/>
              <w:b/>
              <w:bCs/>
              <w:szCs w:val="24"/>
              <w:u w:val="none"/>
            </w:rPr>
          </w:rPrChange>
        </w:rPr>
      </w:pPr>
      <w:bookmarkStart w:id="1060" w:name="_Toc431372780"/>
      <w:r w:rsidRPr="00ED71FD">
        <w:rPr>
          <w:rFonts w:ascii="Cambria" w:hAnsi="Cambria" w:cs="Arial"/>
          <w:b/>
          <w:bCs/>
          <w:color w:val="0070C0"/>
          <w:sz w:val="22"/>
          <w:szCs w:val="22"/>
          <w:u w:val="none"/>
          <w:rPrChange w:id="1061" w:author="dbecker" w:date="2015-10-07T12:43:00Z">
            <w:rPr>
              <w:rFonts w:ascii="Arial" w:hAnsi="Arial" w:cs="Arial"/>
              <w:b/>
              <w:bCs/>
              <w:szCs w:val="24"/>
              <w:u w:val="none"/>
            </w:rPr>
          </w:rPrChange>
        </w:rPr>
        <w:t>RELATIONSHIP TO STATE AND HOST ORGANIZATIONS</w:t>
      </w:r>
      <w:bookmarkEnd w:id="1060"/>
    </w:p>
    <w:p w:rsidR="00AD5B36" w:rsidRPr="00142AF3" w:rsidRDefault="00163F49" w:rsidP="00163F49">
      <w:pPr>
        <w:pStyle w:val="Heading2"/>
        <w:rPr>
          <w:rFonts w:asciiTheme="majorHAnsi" w:hAnsiTheme="majorHAnsi"/>
          <w:i w:val="0"/>
          <w:iCs w:val="0"/>
          <w:sz w:val="20"/>
          <w:rPrChange w:id="1062" w:author="dbecker" w:date="2016-01-07T13:43:00Z">
            <w:rPr>
              <w:i w:val="0"/>
              <w:iCs w:val="0"/>
              <w:sz w:val="20"/>
            </w:rPr>
          </w:rPrChange>
        </w:rPr>
      </w:pPr>
      <w:r>
        <w:rPr>
          <w:i w:val="0"/>
          <w:iCs w:val="0"/>
          <w:sz w:val="20"/>
        </w:rPr>
        <w:t xml:space="preserve">     </w:t>
      </w:r>
      <w:bookmarkStart w:id="1063" w:name="_Toc431372781"/>
      <w:r w:rsidRPr="00142AF3">
        <w:rPr>
          <w:rFonts w:asciiTheme="majorHAnsi" w:hAnsiTheme="majorHAnsi"/>
          <w:i w:val="0"/>
          <w:iCs w:val="0"/>
          <w:sz w:val="20"/>
          <w:rPrChange w:id="1064" w:author="dbecker" w:date="2016-01-07T13:43:00Z">
            <w:rPr>
              <w:i w:val="0"/>
              <w:iCs w:val="0"/>
              <w:sz w:val="20"/>
            </w:rPr>
          </w:rPrChange>
        </w:rPr>
        <w:t>A.  Diagram of Relationship   Figure V-1</w:t>
      </w:r>
      <w:bookmarkEnd w:id="1063"/>
    </w:p>
    <w:p w:rsidR="00163F49" w:rsidRDefault="009E60BA" w:rsidP="00163F49">
      <w:r>
        <w:rPr>
          <w:noProof/>
        </w:rPr>
        <mc:AlternateContent>
          <mc:Choice Requires="wpc">
            <w:drawing>
              <wp:inline distT="0" distB="0" distL="0" distR="0">
                <wp:extent cx="4686300" cy="2286000"/>
                <wp:effectExtent l="0" t="0" r="0" b="0"/>
                <wp:docPr id="30"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 name="Rectangle 4"/>
                        <wps:cNvSpPr>
                          <a:spLocks noChangeArrowheads="1"/>
                        </wps:cNvSpPr>
                        <wps:spPr bwMode="auto">
                          <a:xfrm>
                            <a:off x="1142791" y="228677"/>
                            <a:ext cx="1028434" cy="457353"/>
                          </a:xfrm>
                          <a:prstGeom prst="rect">
                            <a:avLst/>
                          </a:prstGeom>
                          <a:solidFill>
                            <a:srgbClr val="FFFFFF"/>
                          </a:solidFill>
                          <a:ln w="9525">
                            <a:solidFill>
                              <a:srgbClr val="000000"/>
                            </a:solidFill>
                            <a:miter lim="800000"/>
                            <a:headEnd/>
                            <a:tailEnd/>
                          </a:ln>
                        </wps:spPr>
                        <wps:txbx>
                          <w:txbxContent>
                            <w:p w:rsidR="00BB0AF3" w:rsidRDefault="00BB0AF3" w:rsidP="0065617D">
                              <w:pPr>
                                <w:rPr>
                                  <w:rFonts w:ascii="Arial" w:hAnsi="Arial" w:cs="Arial"/>
                                  <w:sz w:val="16"/>
                                  <w:szCs w:val="16"/>
                                </w:rPr>
                              </w:pPr>
                              <w:r>
                                <w:rPr>
                                  <w:rFonts w:ascii="Arial" w:hAnsi="Arial" w:cs="Arial"/>
                                  <w:sz w:val="16"/>
                                  <w:szCs w:val="16"/>
                                </w:rPr>
                                <w:t>Planning Section Chief</w:t>
                              </w:r>
                            </w:p>
                            <w:p w:rsidR="00BB0AF3" w:rsidRPr="0065617D" w:rsidRDefault="00BB0AF3" w:rsidP="0065617D">
                              <w:pPr>
                                <w:rPr>
                                  <w:rFonts w:ascii="Arial" w:hAnsi="Arial" w:cs="Arial"/>
                                  <w:sz w:val="16"/>
                                  <w:szCs w:val="16"/>
                                </w:rPr>
                              </w:pPr>
                              <w:r>
                                <w:rPr>
                                  <w:rFonts w:ascii="Arial" w:hAnsi="Arial" w:cs="Arial"/>
                                  <w:sz w:val="16"/>
                                  <w:szCs w:val="16"/>
                                </w:rPr>
                                <w:t>(SEOC)</w:t>
                              </w:r>
                              <w:r w:rsidRPr="0065617D">
                                <w:rPr>
                                  <w:rFonts w:ascii="Arial" w:hAnsi="Arial" w:cs="Arial"/>
                                  <w:sz w:val="16"/>
                                  <w:szCs w:val="16"/>
                                </w:rPr>
                                <w:t xml:space="preserve"> </w:t>
                              </w:r>
                              <w:r>
                                <w:rPr>
                                  <w:rFonts w:ascii="Arial" w:hAnsi="Arial" w:cs="Arial"/>
                                  <w:noProof/>
                                  <w:sz w:val="16"/>
                                  <w:szCs w:val="16"/>
                                </w:rPr>
                                <w:drawing>
                                  <wp:inline distT="0" distB="0" distL="0" distR="0">
                                    <wp:extent cx="1038860" cy="466725"/>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8860" cy="466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0" name="Rectangle 5"/>
                        <wps:cNvSpPr>
                          <a:spLocks noChangeArrowheads="1"/>
                        </wps:cNvSpPr>
                        <wps:spPr bwMode="auto">
                          <a:xfrm>
                            <a:off x="1600219" y="1714308"/>
                            <a:ext cx="1027656" cy="455819"/>
                          </a:xfrm>
                          <a:prstGeom prst="rect">
                            <a:avLst/>
                          </a:prstGeom>
                          <a:solidFill>
                            <a:srgbClr val="FFFFFF"/>
                          </a:solidFill>
                          <a:ln w="9525">
                            <a:solidFill>
                              <a:srgbClr val="000000"/>
                            </a:solidFill>
                            <a:miter lim="800000"/>
                            <a:headEnd/>
                            <a:tailEnd/>
                          </a:ln>
                        </wps:spPr>
                        <wps:txbx>
                          <w:txbxContent>
                            <w:p w:rsidR="00BB0AF3" w:rsidRDefault="00BB0AF3" w:rsidP="0065617D">
                              <w:pPr>
                                <w:rPr>
                                  <w:rFonts w:ascii="Arial" w:hAnsi="Arial" w:cs="Arial"/>
                                  <w:sz w:val="16"/>
                                  <w:szCs w:val="16"/>
                                </w:rPr>
                              </w:pPr>
                              <w:r>
                                <w:rPr>
                                  <w:rFonts w:ascii="Arial" w:hAnsi="Arial" w:cs="Arial"/>
                                  <w:sz w:val="16"/>
                                  <w:szCs w:val="16"/>
                                </w:rPr>
                                <w:t>EPZ Communities</w:t>
                              </w:r>
                            </w:p>
                            <w:p w:rsidR="00BB0AF3" w:rsidRPr="00163F49" w:rsidRDefault="00BB0AF3" w:rsidP="0065617D">
                              <w:pPr>
                                <w:rPr>
                                  <w:rFonts w:ascii="Arial" w:hAnsi="Arial" w:cs="Arial"/>
                                  <w:sz w:val="16"/>
                                  <w:szCs w:val="16"/>
                                </w:rPr>
                              </w:pPr>
                              <w:r>
                                <w:rPr>
                                  <w:rFonts w:ascii="Arial" w:hAnsi="Arial" w:cs="Arial"/>
                                  <w:sz w:val="16"/>
                                  <w:szCs w:val="16"/>
                                </w:rPr>
                                <w:t xml:space="preserve">  (Local EOCs)</w:t>
                              </w:r>
                            </w:p>
                          </w:txbxContent>
                        </wps:txbx>
                        <wps:bodyPr rot="0" vert="horz" wrap="square" lIns="91440" tIns="45720" rIns="91440" bIns="45720" anchor="t" anchorCtr="0" upright="1">
                          <a:noAutofit/>
                        </wps:bodyPr>
                      </wps:wsp>
                      <wps:wsp>
                        <wps:cNvPr id="11" name="Rectangle 6"/>
                        <wps:cNvSpPr>
                          <a:spLocks noChangeArrowheads="1"/>
                        </wps:cNvSpPr>
                        <wps:spPr bwMode="auto">
                          <a:xfrm>
                            <a:off x="1600219" y="914707"/>
                            <a:ext cx="1027656" cy="457353"/>
                          </a:xfrm>
                          <a:prstGeom prst="rect">
                            <a:avLst/>
                          </a:prstGeom>
                          <a:solidFill>
                            <a:srgbClr val="FFFFFF"/>
                          </a:solidFill>
                          <a:ln w="9525">
                            <a:solidFill>
                              <a:srgbClr val="000000"/>
                            </a:solidFill>
                            <a:miter lim="800000"/>
                            <a:headEnd/>
                            <a:tailEnd/>
                          </a:ln>
                        </wps:spPr>
                        <wps:txbx>
                          <w:txbxContent>
                            <w:p w:rsidR="00BB0AF3" w:rsidRPr="00163F49" w:rsidRDefault="00BB0AF3" w:rsidP="0065617D">
                              <w:pPr>
                                <w:rPr>
                                  <w:rFonts w:ascii="Arial" w:hAnsi="Arial" w:cs="Arial"/>
                                  <w:sz w:val="16"/>
                                  <w:szCs w:val="16"/>
                                </w:rPr>
                              </w:pPr>
                              <w:r>
                                <w:rPr>
                                  <w:rFonts w:ascii="Arial" w:hAnsi="Arial" w:cs="Arial"/>
                                  <w:sz w:val="16"/>
                                  <w:szCs w:val="16"/>
                                </w:rPr>
                                <w:t>Local Liaison Unit</w:t>
                              </w:r>
                            </w:p>
                          </w:txbxContent>
                        </wps:txbx>
                        <wps:bodyPr rot="0" vert="horz" wrap="square" lIns="91440" tIns="45720" rIns="91440" bIns="45720" anchor="t" anchorCtr="0" upright="1">
                          <a:noAutofit/>
                        </wps:bodyPr>
                      </wps:wsp>
                      <wps:wsp>
                        <wps:cNvPr id="12" name="Rectangle 7"/>
                        <wps:cNvSpPr>
                          <a:spLocks noChangeArrowheads="1"/>
                        </wps:cNvSpPr>
                        <wps:spPr bwMode="auto">
                          <a:xfrm>
                            <a:off x="113579" y="1599970"/>
                            <a:ext cx="1142013" cy="458121"/>
                          </a:xfrm>
                          <a:prstGeom prst="rect">
                            <a:avLst/>
                          </a:prstGeom>
                          <a:solidFill>
                            <a:srgbClr val="FFFFFF"/>
                          </a:solidFill>
                          <a:ln w="9525">
                            <a:solidFill>
                              <a:srgbClr val="000000"/>
                            </a:solidFill>
                            <a:miter lim="800000"/>
                            <a:headEnd/>
                            <a:tailEnd/>
                          </a:ln>
                        </wps:spPr>
                        <wps:txbx>
                          <w:txbxContent>
                            <w:p w:rsidR="00BB0AF3" w:rsidRDefault="00BB0AF3" w:rsidP="0065617D">
                              <w:pPr>
                                <w:rPr>
                                  <w:rFonts w:ascii="Arial" w:hAnsi="Arial" w:cs="Arial"/>
                                  <w:sz w:val="16"/>
                                  <w:szCs w:val="16"/>
                                </w:rPr>
                              </w:pPr>
                              <w:r>
                                <w:rPr>
                                  <w:rFonts w:ascii="Arial" w:hAnsi="Arial" w:cs="Arial"/>
                                  <w:sz w:val="16"/>
                                  <w:szCs w:val="16"/>
                                </w:rPr>
                                <w:t>Host Community</w:t>
                              </w:r>
                            </w:p>
                            <w:p w:rsidR="00BB0AF3" w:rsidRDefault="00BB0AF3" w:rsidP="0065617D">
                              <w:pPr>
                                <w:rPr>
                                  <w:rFonts w:ascii="Arial" w:hAnsi="Arial" w:cs="Arial"/>
                                  <w:sz w:val="16"/>
                                  <w:szCs w:val="16"/>
                                </w:rPr>
                              </w:pPr>
                              <w:proofErr w:type="gramStart"/>
                              <w:r>
                                <w:rPr>
                                  <w:rFonts w:ascii="Arial" w:hAnsi="Arial" w:cs="Arial"/>
                                  <w:sz w:val="16"/>
                                  <w:szCs w:val="16"/>
                                </w:rPr>
                                <w:t>Reception Ctr.</w:t>
                              </w:r>
                              <w:proofErr w:type="gramEnd"/>
                            </w:p>
                            <w:p w:rsidR="00BB0AF3" w:rsidRPr="00163F49" w:rsidRDefault="00BB0AF3" w:rsidP="0065617D">
                              <w:pPr>
                                <w:rPr>
                                  <w:rFonts w:ascii="Arial" w:hAnsi="Arial" w:cs="Arial"/>
                                  <w:sz w:val="16"/>
                                  <w:szCs w:val="16"/>
                                </w:rPr>
                              </w:pPr>
                              <w:r>
                                <w:rPr>
                                  <w:rFonts w:ascii="Arial" w:hAnsi="Arial" w:cs="Arial"/>
                                  <w:sz w:val="16"/>
                                  <w:szCs w:val="16"/>
                                </w:rPr>
                                <w:t>Mass Care Facilities</w:t>
                              </w:r>
                            </w:p>
                          </w:txbxContent>
                        </wps:txbx>
                        <wps:bodyPr rot="0" vert="horz" wrap="square" lIns="91440" tIns="45720" rIns="91440" bIns="45720" anchor="t" anchorCtr="0" upright="1">
                          <a:noAutofit/>
                        </wps:bodyPr>
                      </wps:wsp>
                      <wps:wsp>
                        <wps:cNvPr id="17" name="Line 8"/>
                        <wps:cNvCnPr/>
                        <wps:spPr bwMode="auto">
                          <a:xfrm>
                            <a:off x="1942512" y="686030"/>
                            <a:ext cx="0" cy="2286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9"/>
                        <wps:cNvCnPr/>
                        <wps:spPr bwMode="auto">
                          <a:xfrm>
                            <a:off x="2171226" y="1372060"/>
                            <a:ext cx="0" cy="342248"/>
                          </a:xfrm>
                          <a:prstGeom prst="line">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s:wsp>
                        <wps:cNvPr id="19" name="Line 10"/>
                        <wps:cNvCnPr/>
                        <wps:spPr bwMode="auto">
                          <a:xfrm>
                            <a:off x="1257148" y="1828647"/>
                            <a:ext cx="343071"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 name="Line 11"/>
                        <wps:cNvCnPr/>
                        <wps:spPr bwMode="auto">
                          <a:xfrm>
                            <a:off x="914077" y="1143384"/>
                            <a:ext cx="686142"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2" name="Line 12"/>
                        <wps:cNvCnPr/>
                        <wps:spPr bwMode="auto">
                          <a:xfrm>
                            <a:off x="914077" y="1143384"/>
                            <a:ext cx="0" cy="456586"/>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 name="Rectangle 13"/>
                        <wps:cNvSpPr>
                          <a:spLocks noChangeArrowheads="1"/>
                        </wps:cNvSpPr>
                        <wps:spPr bwMode="auto">
                          <a:xfrm>
                            <a:off x="3429152" y="114338"/>
                            <a:ext cx="1142791" cy="457353"/>
                          </a:xfrm>
                          <a:prstGeom prst="rect">
                            <a:avLst/>
                          </a:prstGeom>
                          <a:solidFill>
                            <a:srgbClr val="FFFFFF"/>
                          </a:solidFill>
                          <a:ln w="9525">
                            <a:solidFill>
                              <a:srgbClr val="000000"/>
                            </a:solidFill>
                            <a:miter lim="800000"/>
                            <a:headEnd/>
                            <a:tailEnd/>
                          </a:ln>
                        </wps:spPr>
                        <wps:txbx>
                          <w:txbxContent>
                            <w:p w:rsidR="00BB0AF3" w:rsidRPr="0065617D" w:rsidRDefault="00BB0AF3" w:rsidP="0065617D">
                              <w:pPr>
                                <w:rPr>
                                  <w:rFonts w:ascii="Arial" w:hAnsi="Arial" w:cs="Arial"/>
                                  <w:sz w:val="16"/>
                                  <w:szCs w:val="16"/>
                                </w:rPr>
                              </w:pPr>
                              <w:r>
                                <w:rPr>
                                  <w:rFonts w:ascii="Arial" w:hAnsi="Arial" w:cs="Arial"/>
                                  <w:sz w:val="16"/>
                                  <w:szCs w:val="16"/>
                                </w:rPr>
                                <w:t>Logistics Section Chief (SEOC)/ or State Warning Point</w:t>
                              </w:r>
                            </w:p>
                          </w:txbxContent>
                        </wps:txbx>
                        <wps:bodyPr rot="0" vert="horz" wrap="square" lIns="91440" tIns="45720" rIns="91440" bIns="45720" anchor="t" anchorCtr="0" upright="1">
                          <a:noAutofit/>
                        </wps:bodyPr>
                      </wps:wsp>
                      <wps:wsp>
                        <wps:cNvPr id="25" name="Rectangle 14"/>
                        <wps:cNvSpPr>
                          <a:spLocks noChangeArrowheads="1"/>
                        </wps:cNvSpPr>
                        <wps:spPr bwMode="auto">
                          <a:xfrm>
                            <a:off x="3429152" y="800369"/>
                            <a:ext cx="1027656" cy="456586"/>
                          </a:xfrm>
                          <a:prstGeom prst="rect">
                            <a:avLst/>
                          </a:prstGeom>
                          <a:solidFill>
                            <a:srgbClr val="FFFFFF"/>
                          </a:solidFill>
                          <a:ln w="9525">
                            <a:solidFill>
                              <a:srgbClr val="000000"/>
                            </a:solidFill>
                            <a:miter lim="800000"/>
                            <a:headEnd/>
                            <a:tailEnd/>
                          </a:ln>
                        </wps:spPr>
                        <wps:txbx>
                          <w:txbxContent>
                            <w:p w:rsidR="00BB0AF3" w:rsidRPr="0065617D" w:rsidRDefault="00BB0AF3" w:rsidP="0065617D">
                              <w:pPr>
                                <w:rPr>
                                  <w:rFonts w:ascii="Arial" w:hAnsi="Arial" w:cs="Arial"/>
                                  <w:sz w:val="16"/>
                                  <w:szCs w:val="16"/>
                                </w:rPr>
                              </w:pPr>
                              <w:r>
                                <w:rPr>
                                  <w:rFonts w:ascii="Arial" w:hAnsi="Arial" w:cs="Arial"/>
                                  <w:sz w:val="16"/>
                                  <w:szCs w:val="16"/>
                                </w:rPr>
                                <w:t>ESF#2 Communications &amp; Alerting</w:t>
                              </w:r>
                            </w:p>
                          </w:txbxContent>
                        </wps:txbx>
                        <wps:bodyPr rot="0" vert="horz" wrap="square" lIns="91440" tIns="45720" rIns="91440" bIns="45720" anchor="t" anchorCtr="0" upright="1">
                          <a:noAutofit/>
                        </wps:bodyPr>
                      </wps:wsp>
                      <wps:wsp>
                        <wps:cNvPr id="26" name="Rectangle 15"/>
                        <wps:cNvSpPr>
                          <a:spLocks noChangeArrowheads="1"/>
                        </wps:cNvSpPr>
                        <wps:spPr bwMode="auto">
                          <a:xfrm>
                            <a:off x="3429152" y="1256955"/>
                            <a:ext cx="1028434" cy="456586"/>
                          </a:xfrm>
                          <a:prstGeom prst="rect">
                            <a:avLst/>
                          </a:prstGeom>
                          <a:solidFill>
                            <a:srgbClr val="FFFFFF"/>
                          </a:solidFill>
                          <a:ln w="9525">
                            <a:solidFill>
                              <a:srgbClr val="000000"/>
                            </a:solidFill>
                            <a:miter lim="800000"/>
                            <a:headEnd/>
                            <a:tailEnd/>
                          </a:ln>
                        </wps:spPr>
                        <wps:txbx>
                          <w:txbxContent>
                            <w:p w:rsidR="00BB0AF3" w:rsidRPr="0065617D" w:rsidRDefault="00BB0AF3" w:rsidP="0065617D">
                              <w:pPr>
                                <w:rPr>
                                  <w:rFonts w:ascii="Arial" w:hAnsi="Arial" w:cs="Arial"/>
                                  <w:sz w:val="16"/>
                                  <w:szCs w:val="16"/>
                                </w:rPr>
                              </w:pPr>
                              <w:r>
                                <w:rPr>
                                  <w:rFonts w:ascii="Arial" w:hAnsi="Arial" w:cs="Arial"/>
                                  <w:sz w:val="16"/>
                                  <w:szCs w:val="16"/>
                                </w:rPr>
                                <w:t>Dispatch Centers</w:t>
                              </w:r>
                            </w:p>
                          </w:txbxContent>
                        </wps:txbx>
                        <wps:bodyPr rot="0" vert="horz" wrap="square" lIns="91440" tIns="45720" rIns="91440" bIns="45720" anchor="t" anchorCtr="0" upright="1">
                          <a:noAutofit/>
                        </wps:bodyPr>
                      </wps:wsp>
                      <wps:wsp>
                        <wps:cNvPr id="27" name="Line 16"/>
                        <wps:cNvCnPr/>
                        <wps:spPr bwMode="auto">
                          <a:xfrm>
                            <a:off x="3772223" y="1714308"/>
                            <a:ext cx="0" cy="3430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17"/>
                        <wps:cNvCnPr/>
                        <wps:spPr bwMode="auto">
                          <a:xfrm flipH="1">
                            <a:off x="2628653" y="2057323"/>
                            <a:ext cx="114356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18"/>
                        <wps:cNvCnPr/>
                        <wps:spPr bwMode="auto">
                          <a:xfrm>
                            <a:off x="3886579" y="571692"/>
                            <a:ext cx="0" cy="2286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2" o:spid="_x0000_s1026" editas="canvas" style="width:369pt;height:180pt;mso-position-horizontal-relative:char;mso-position-vertical-relative:line" coordsize="46863,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">
                <v:shape id="_x0000_s1027" type="#_x0000_t75" style="position:absolute;width:46863;height:22860;visibility:visible;mso-wrap-style:square">
                  <v:fill o:detectmouseclick="t"/>
                  <v:path o:connecttype="none"/>
                </v:shape>
                <v:rect id="Rectangle 4" o:spid="_x0000_s1028" style="position:absolute;left:11427;top:2286;width:10285;height:4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1aHMEA&#10;AADaAAAADwAAAGRycy9kb3ducmV2LnhtbESPQYvCMBSE74L/ITzBm6a6sGg1iigu7lHrxduzebbV&#10;5qU0Uau/3giCx2FmvmGm88aU4ka1KywrGPQjEMSp1QVnCvbJujcC4TyyxtIyKXiQg/ms3ZpirO2d&#10;t3Tb+UwECLsYFeTeV7GULs3JoOvbijh4J1sb9EHWmdQ13gPclHIYRb/SYMFhIceKljmll93VKDgW&#10;wz0+t8lfZMbrH//fJOfrYaVUt9MsJiA8Nf4b/rQ3WsEY3lfC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9WhzBAAAA2gAAAA8AAAAAAAAAAAAAAAAAmAIAAGRycy9kb3du&#10;cmV2LnhtbFBLBQYAAAAABAAEAPUAAACGAwAAAAA=&#10;">
                  <v:textbox>
                    <w:txbxContent>
                      <w:p w:rsidR="00BB0AF3" w:rsidRDefault="00BB0AF3" w:rsidP="0065617D">
                        <w:pPr>
                          <w:rPr>
                            <w:rFonts w:ascii="Arial" w:hAnsi="Arial" w:cs="Arial"/>
                            <w:sz w:val="16"/>
                            <w:szCs w:val="16"/>
                          </w:rPr>
                        </w:pPr>
                        <w:r>
                          <w:rPr>
                            <w:rFonts w:ascii="Arial" w:hAnsi="Arial" w:cs="Arial"/>
                            <w:sz w:val="16"/>
                            <w:szCs w:val="16"/>
                          </w:rPr>
                          <w:t>Planning Section Chief</w:t>
                        </w:r>
                      </w:p>
                      <w:p w:rsidR="00BB0AF3" w:rsidRPr="0065617D" w:rsidRDefault="00BB0AF3" w:rsidP="0065617D">
                        <w:pPr>
                          <w:rPr>
                            <w:rFonts w:ascii="Arial" w:hAnsi="Arial" w:cs="Arial"/>
                            <w:sz w:val="16"/>
                            <w:szCs w:val="16"/>
                          </w:rPr>
                        </w:pPr>
                        <w:r>
                          <w:rPr>
                            <w:rFonts w:ascii="Arial" w:hAnsi="Arial" w:cs="Arial"/>
                            <w:sz w:val="16"/>
                            <w:szCs w:val="16"/>
                          </w:rPr>
                          <w:t>(SEOC)</w:t>
                        </w:r>
                        <w:r w:rsidRPr="0065617D">
                          <w:rPr>
                            <w:rFonts w:ascii="Arial" w:hAnsi="Arial" w:cs="Arial"/>
                            <w:sz w:val="16"/>
                            <w:szCs w:val="16"/>
                          </w:rPr>
                          <w:t xml:space="preserve"> </w:t>
                        </w:r>
                        <w:r>
                          <w:rPr>
                            <w:rFonts w:ascii="Arial" w:hAnsi="Arial" w:cs="Arial"/>
                            <w:noProof/>
                            <w:sz w:val="16"/>
                            <w:szCs w:val="16"/>
                          </w:rPr>
                          <w:drawing>
                            <wp:inline distT="0" distB="0" distL="0" distR="0">
                              <wp:extent cx="1038860" cy="466725"/>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8860" cy="466725"/>
                                      </a:xfrm>
                                      <a:prstGeom prst="rect">
                                        <a:avLst/>
                                      </a:prstGeom>
                                      <a:noFill/>
                                      <a:ln>
                                        <a:noFill/>
                                      </a:ln>
                                    </pic:spPr>
                                  </pic:pic>
                                </a:graphicData>
                              </a:graphic>
                            </wp:inline>
                          </w:drawing>
                        </w:r>
                      </w:p>
                    </w:txbxContent>
                  </v:textbox>
                </v:rect>
                <v:rect id="Rectangle 5" o:spid="_x0000_s1029" style="position:absolute;left:16002;top:17143;width:10276;height:45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v:textbox>
                    <w:txbxContent>
                      <w:p w:rsidR="00BB0AF3" w:rsidRDefault="00BB0AF3" w:rsidP="0065617D">
                        <w:pPr>
                          <w:rPr>
                            <w:rFonts w:ascii="Arial" w:hAnsi="Arial" w:cs="Arial"/>
                            <w:sz w:val="16"/>
                            <w:szCs w:val="16"/>
                          </w:rPr>
                        </w:pPr>
                        <w:r>
                          <w:rPr>
                            <w:rFonts w:ascii="Arial" w:hAnsi="Arial" w:cs="Arial"/>
                            <w:sz w:val="16"/>
                            <w:szCs w:val="16"/>
                          </w:rPr>
                          <w:t>EPZ Communities</w:t>
                        </w:r>
                      </w:p>
                      <w:p w:rsidR="00BB0AF3" w:rsidRPr="00163F49" w:rsidRDefault="00BB0AF3" w:rsidP="0065617D">
                        <w:pPr>
                          <w:rPr>
                            <w:rFonts w:ascii="Arial" w:hAnsi="Arial" w:cs="Arial"/>
                            <w:sz w:val="16"/>
                            <w:szCs w:val="16"/>
                          </w:rPr>
                        </w:pPr>
                        <w:r>
                          <w:rPr>
                            <w:rFonts w:ascii="Arial" w:hAnsi="Arial" w:cs="Arial"/>
                            <w:sz w:val="16"/>
                            <w:szCs w:val="16"/>
                          </w:rPr>
                          <w:t xml:space="preserve">  (Local EOCs)</w:t>
                        </w:r>
                      </w:p>
                    </w:txbxContent>
                  </v:textbox>
                </v:rect>
                <v:rect id="Rectangle 6" o:spid="_x0000_s1030" style="position:absolute;left:16002;top:9147;width:10276;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oBb8A&#10;AADbAAAADwAAAGRycy9kb3ducmV2LnhtbERPTYvCMBC9C/6HMII3TXVh0WoUUVzco9aLt7EZ22oz&#10;KU3U6q83guBtHu9zpvPGlOJGtSssKxj0IxDEqdUFZwr2ybo3AuE8ssbSMil4kIP5rN2aYqztnbd0&#10;2/lMhBB2MSrIva9iKV2ak0HXtxVx4E62NugDrDOpa7yHcFPKYRT9SoMFh4YcK1rmlF52V6PgWAz3&#10;+Nwmf5EZr3/8f5Ocr4eVUt1Os5iA8NT4r/jj3ugwfwDvX8IBcvY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4+gFvwAAANsAAAAPAAAAAAAAAAAAAAAAAJgCAABkcnMvZG93bnJl&#10;di54bWxQSwUGAAAAAAQABAD1AAAAhAMAAAAA&#10;">
                  <v:textbox>
                    <w:txbxContent>
                      <w:p w:rsidR="00BB0AF3" w:rsidRPr="00163F49" w:rsidRDefault="00BB0AF3" w:rsidP="0065617D">
                        <w:pPr>
                          <w:rPr>
                            <w:rFonts w:ascii="Arial" w:hAnsi="Arial" w:cs="Arial"/>
                            <w:sz w:val="16"/>
                            <w:szCs w:val="16"/>
                          </w:rPr>
                        </w:pPr>
                        <w:r>
                          <w:rPr>
                            <w:rFonts w:ascii="Arial" w:hAnsi="Arial" w:cs="Arial"/>
                            <w:sz w:val="16"/>
                            <w:szCs w:val="16"/>
                          </w:rPr>
                          <w:t>Local Liaison Unit</w:t>
                        </w:r>
                      </w:p>
                    </w:txbxContent>
                  </v:textbox>
                </v:rect>
                <v:rect id="Rectangle 7" o:spid="_x0000_s1031" style="position:absolute;left:1135;top:15999;width:11420;height:4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2csIA&#10;AADbAAAADwAAAGRycy9kb3ducmV2LnhtbERPS2vCQBC+C/6HZYTedGMEaaOrSItSj3lceptmxyRt&#10;djZk1yTtr+8WCr3Nx/ec/XEyrRiod41lBetVBIK4tLrhSkGRn5ePIJxH1thaJgVf5OB4mM/2mGg7&#10;ckpD5isRQtglqKD2vkukdGVNBt3KdsSBu9neoA+wr6TucQzhppVxFG2lwYZDQ40dPddUfmZ3o+C9&#10;iQv8TvNLZJ7OG3+d8o/724tSD4vptAPhafL/4j/3qw7zY/j9JR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XZywgAAANsAAAAPAAAAAAAAAAAAAAAAAJgCAABkcnMvZG93&#10;bnJldi54bWxQSwUGAAAAAAQABAD1AAAAhwMAAAAA&#10;">
                  <v:textbox>
                    <w:txbxContent>
                      <w:p w:rsidR="00BB0AF3" w:rsidRDefault="00BB0AF3" w:rsidP="0065617D">
                        <w:pPr>
                          <w:rPr>
                            <w:rFonts w:ascii="Arial" w:hAnsi="Arial" w:cs="Arial"/>
                            <w:sz w:val="16"/>
                            <w:szCs w:val="16"/>
                          </w:rPr>
                        </w:pPr>
                        <w:r>
                          <w:rPr>
                            <w:rFonts w:ascii="Arial" w:hAnsi="Arial" w:cs="Arial"/>
                            <w:sz w:val="16"/>
                            <w:szCs w:val="16"/>
                          </w:rPr>
                          <w:t>Host Community</w:t>
                        </w:r>
                      </w:p>
                      <w:p w:rsidR="00BB0AF3" w:rsidRDefault="00BB0AF3" w:rsidP="0065617D">
                        <w:pPr>
                          <w:rPr>
                            <w:rFonts w:ascii="Arial" w:hAnsi="Arial" w:cs="Arial"/>
                            <w:sz w:val="16"/>
                            <w:szCs w:val="16"/>
                          </w:rPr>
                        </w:pPr>
                        <w:proofErr w:type="gramStart"/>
                        <w:r>
                          <w:rPr>
                            <w:rFonts w:ascii="Arial" w:hAnsi="Arial" w:cs="Arial"/>
                            <w:sz w:val="16"/>
                            <w:szCs w:val="16"/>
                          </w:rPr>
                          <w:t>Reception Ctr.</w:t>
                        </w:r>
                        <w:proofErr w:type="gramEnd"/>
                      </w:p>
                      <w:p w:rsidR="00BB0AF3" w:rsidRPr="00163F49" w:rsidRDefault="00BB0AF3" w:rsidP="0065617D">
                        <w:pPr>
                          <w:rPr>
                            <w:rFonts w:ascii="Arial" w:hAnsi="Arial" w:cs="Arial"/>
                            <w:sz w:val="16"/>
                            <w:szCs w:val="16"/>
                          </w:rPr>
                        </w:pPr>
                        <w:r>
                          <w:rPr>
                            <w:rFonts w:ascii="Arial" w:hAnsi="Arial" w:cs="Arial"/>
                            <w:sz w:val="16"/>
                            <w:szCs w:val="16"/>
                          </w:rPr>
                          <w:t>Mass Care Facilities</w:t>
                        </w:r>
                      </w:p>
                    </w:txbxContent>
                  </v:textbox>
                </v:rect>
                <v:line id="Line 8" o:spid="_x0000_s1032" style="position:absolute;visibility:visible;mso-wrap-style:square" from="19425,6860" to="19425,9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line id="Line 9" o:spid="_x0000_s1033" style="position:absolute;visibility:visible;mso-wrap-style:square" from="21712,13720" to="21712,17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1t1cQAAADbAAAADwAAAGRycy9kb3ducmV2LnhtbESP0WrCQBBF3wv+wzKFvtVNW1GJ2Ygt&#10;CJWioPYDptkxCcnOhuzWpH/vPBR8m+HeufdMth5dq67Uh9qzgZdpAoq48Lbm0sD3efu8BBUissXW&#10;Mxn4owDrfPKQYWr9wEe6nmKpJIRDigaqGLtU61BU5DBMfUcs2sX3DqOsfaltj4OEu1a/JslcO6xZ&#10;Girs6KOiojn9OgNvzXK//Wp2w6yzi4N9/9kfZhyNeXocNytQkcZ4N/9ff1rBF1j5RQbQ+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nW3VxAAAANsAAAAPAAAAAAAAAAAA&#10;AAAAAKECAABkcnMvZG93bnJldi54bWxQSwUGAAAAAAQABAD5AAAAkgMAAAAA&#10;">
                  <v:stroke dashstyle="dash" startarrow="block" endarrow="block"/>
                </v:line>
                <v:line id="Line 10" o:spid="_x0000_s1034" style="position:absolute;visibility:visible;mso-wrap-style:square" from="12571,18286" to="16002,18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UtRMMAAADbAAAADwAAAGRycy9kb3ducmV2LnhtbESPQYvCMBCF78L+hzALe9NUD6Jdo4gg&#10;eNAVrex5aMa22kxqEmv3328EwdsM78373swWnalFS85XlhUMBwkI4tzqigsFp2zdn4DwAVljbZkU&#10;/JGHxfyjN8NU2wcfqD2GQsQQ9ikqKENoUil9XpJBP7ANcdTO1hkMcXWF1A4fMdzUcpQkY2mw4kgo&#10;saFVSfn1eDeRmxdbd/u9XLvNebdd37id/mR7pb4+u+U3iEBdeJtf1xsd60/h+Usc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lLUTDAAAA2wAAAA8AAAAAAAAAAAAA&#10;AAAAoQIAAGRycy9kb3ducmV2LnhtbFBLBQYAAAAABAAEAPkAAACRAwAAAAA=&#10;">
                  <v:stroke dashstyle="dash"/>
                </v:line>
                <v:line id="Line 11" o:spid="_x0000_s1035" style="position:absolute;visibility:visible;mso-wrap-style:square" from="9140,11433" to="16002,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aX0sAAAADbAAAADwAAAGRycy9kb3ducmV2LnhtbERPy4rCMBTdD/gP4QruNFXBRzWKCkIH&#10;deED15fm2habm9JE7fj1ZiHM8nDe82VjSvGk2hWWFfR7EQji1OqCMwWX87Y7AeE8ssbSMin4IwfL&#10;RetnjrG2Lz7S8+QzEULYxagg976KpXRpTgZdz1bEgbvZ2qAPsM6krvEVwk0pB1E0kgYLDg05VrTJ&#10;Kb2fHkbB7uHf48t1iPv+OvtNd9MED+NEqU67Wc1AeGr8v/jrTrSCQVgfvoQfIB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rGl9LAAAAA2wAAAA8AAAAAAAAAAAAAAAAA&#10;oQIAAGRycy9kb3ducmV2LnhtbFBLBQYAAAAABAAEAPkAAACOAwAAAAA=&#10;">
                  <v:stroke dashstyle="dash" endarrow="block"/>
                </v:line>
                <v:line id="Line 12" o:spid="_x0000_s1036" style="position:absolute;visibility:visible;mso-wrap-style:square" from="9140,11433" to="9140,15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isPsUAAADbAAAADwAAAGRycy9kb3ducmV2LnhtbESPQWvCQBSE7wX/w/IKvenGFJoaXUWF&#10;QkraQ614fmSfSWj2bciuSeqvdwtCj8PMfMOsNqNpRE+dqy0rmM8iEMSF1TWXCo7fb9NXEM4ja2ws&#10;k4JfcrBZTx5WmGo78Bf1B1+KAGGXooLK+zaV0hUVGXQz2xIH72w7gz7IrpS6wyHATSPjKHqRBmsO&#10;CxW2tK+o+DlcjIL84q/J8fSMH/Nd+V7kiww/k0ypp8dxuwThafT/4Xs70wriGP6+hB8g1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VisPsUAAADbAAAADwAAAAAAAAAA&#10;AAAAAAChAgAAZHJzL2Rvd25yZXYueG1sUEsFBgAAAAAEAAQA+QAAAJMDAAAAAA==&#10;">
                  <v:stroke dashstyle="dash" endarrow="block"/>
                </v:line>
                <v:rect id="Rectangle 13" o:spid="_x0000_s1037" style="position:absolute;left:34291;top:1143;width:11428;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ZVMQA&#10;AADbAAAADwAAAGRycy9kb3ducmV2LnhtbESPQWvCQBSE70L/w/IKvemmEUqNrlJaUtqjxou3Z/aZ&#10;xGbfhuxGV3+9KxQ8DjPzDbNYBdOKE/WusazgdZKAIC6tbrhSsC3y8TsI55E1tpZJwYUcrJZPowVm&#10;2p55TaeNr0SEsMtQQe19l0npypoMuontiKN3sL1BH2VfSd3jOcJNK9MkeZMGG44LNXb0WVP5txmM&#10;gn2TbvG6Lr4TM8un/jcUx2H3pdTLc/iYg/AU/CP83/7RCtI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RGVTEAAAA2wAAAA8AAAAAAAAAAAAAAAAAmAIAAGRycy9k&#10;b3ducmV2LnhtbFBLBQYAAAAABAAEAPUAAACJAwAAAAA=&#10;">
                  <v:textbox>
                    <w:txbxContent>
                      <w:p w:rsidR="00BB0AF3" w:rsidRPr="0065617D" w:rsidRDefault="00BB0AF3" w:rsidP="0065617D">
                        <w:pPr>
                          <w:rPr>
                            <w:rFonts w:ascii="Arial" w:hAnsi="Arial" w:cs="Arial"/>
                            <w:sz w:val="16"/>
                            <w:szCs w:val="16"/>
                          </w:rPr>
                        </w:pPr>
                        <w:r>
                          <w:rPr>
                            <w:rFonts w:ascii="Arial" w:hAnsi="Arial" w:cs="Arial"/>
                            <w:sz w:val="16"/>
                            <w:szCs w:val="16"/>
                          </w:rPr>
                          <w:t>Logistics Section Chief (SEOC)/ or State Warning Point</w:t>
                        </w:r>
                      </w:p>
                    </w:txbxContent>
                  </v:textbox>
                </v:rect>
                <v:rect id="Rectangle 14" o:spid="_x0000_s1038" style="position:absolute;left:34291;top:8003;width:10277;height:4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rsidR="00BB0AF3" w:rsidRPr="0065617D" w:rsidRDefault="00BB0AF3" w:rsidP="0065617D">
                        <w:pPr>
                          <w:rPr>
                            <w:rFonts w:ascii="Arial" w:hAnsi="Arial" w:cs="Arial"/>
                            <w:sz w:val="16"/>
                            <w:szCs w:val="16"/>
                          </w:rPr>
                        </w:pPr>
                        <w:r>
                          <w:rPr>
                            <w:rFonts w:ascii="Arial" w:hAnsi="Arial" w:cs="Arial"/>
                            <w:sz w:val="16"/>
                            <w:szCs w:val="16"/>
                          </w:rPr>
                          <w:t>ESF#2 Communications &amp; Alerting</w:t>
                        </w:r>
                      </w:p>
                    </w:txbxContent>
                  </v:textbox>
                </v:rect>
                <v:rect id="Rectangle 15" o:spid="_x0000_s1039" style="position:absolute;left:34291;top:12569;width:10284;height:4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6zMIA&#10;AADbAAAADwAAAGRycy9kb3ducmV2LnhtbESPQYvCMBSE74L/ITzBm6ZWEO0aRVxc9Kj14u1t87bt&#10;2ryUJmr11xtB8DjMzDfMfNmaSlypcaVlBaNhBII4s7rkXMEx3QymIJxH1lhZJgV3crBcdDtzTLS9&#10;8Z6uB5+LAGGXoILC+zqR0mUFGXRDWxMH7882Bn2QTS51g7cAN5WMo2giDZYcFgqsaV1Qdj5cjILf&#10;Mj7iY5/+RGa2Gftdm/5fTt9K9Xvt6guEp9Z/wu/2ViuIJ/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ZrrMwgAAANsAAAAPAAAAAAAAAAAAAAAAAJgCAABkcnMvZG93&#10;bnJldi54bWxQSwUGAAAAAAQABAD1AAAAhwMAAAAA&#10;">
                  <v:textbox>
                    <w:txbxContent>
                      <w:p w:rsidR="00BB0AF3" w:rsidRPr="0065617D" w:rsidRDefault="00BB0AF3" w:rsidP="0065617D">
                        <w:pPr>
                          <w:rPr>
                            <w:rFonts w:ascii="Arial" w:hAnsi="Arial" w:cs="Arial"/>
                            <w:sz w:val="16"/>
                            <w:szCs w:val="16"/>
                          </w:rPr>
                        </w:pPr>
                        <w:r>
                          <w:rPr>
                            <w:rFonts w:ascii="Arial" w:hAnsi="Arial" w:cs="Arial"/>
                            <w:sz w:val="16"/>
                            <w:szCs w:val="16"/>
                          </w:rPr>
                          <w:t>Dispatch Centers</w:t>
                        </w:r>
                      </w:p>
                    </w:txbxContent>
                  </v:textbox>
                </v:rect>
                <v:line id="Line 16" o:spid="_x0000_s1040" style="position:absolute;visibility:visible;mso-wrap-style:square" from="37722,17143" to="37722,20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17" o:spid="_x0000_s1041" style="position:absolute;flip:x;visibility:visible;mso-wrap-style:square" from="26286,20573" to="37722,20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OycQAAADbAAAADwAAAGRycy9kb3ducmV2LnhtbESPwUrDQBCG74LvsIzQS2g3bUE0dhO0&#10;tiBID9YePA7ZMQlmZ0N2bOPbOwfB4/DP/803m2oKvTnTmLrIDpaLHAxxHX3HjYPT+35+ByYJssc+&#10;Mjn4oQRVeX21wcLHC7/R+SiNUQinAh20IkNhbapbCpgWcSDW7DOOAUXHsbF+xIvCQ29XeX5rA3as&#10;F1ocaNtS/XX8DqqxP/Dzep09BZtl97T7kNfcinOzm+nxAYzQJP/Lf+0X72Cls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BU7JxAAAANsAAAAPAAAAAAAAAAAA&#10;AAAAAKECAABkcnMvZG93bnJldi54bWxQSwUGAAAAAAQABAD5AAAAkgMAAAAA&#10;">
                  <v:stroke endarrow="block"/>
                </v:line>
                <v:line id="Line 18" o:spid="_x0000_s1042" style="position:absolute;visibility:visible;mso-wrap-style:square" from="38865,5716" to="38865,8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w10:anchorlock/>
              </v:group>
            </w:pict>
          </mc:Fallback>
        </mc:AlternateContent>
      </w:r>
    </w:p>
    <w:p w:rsidR="00163F49" w:rsidRDefault="00163F49" w:rsidP="00163F49"/>
    <w:p w:rsidR="00AE1771" w:rsidRPr="00ED71FD" w:rsidRDefault="006B74E0" w:rsidP="00A323EC">
      <w:pPr>
        <w:pStyle w:val="Heading1"/>
        <w:numPr>
          <w:ilvl w:val="0"/>
          <w:numId w:val="36"/>
        </w:numPr>
        <w:tabs>
          <w:tab w:val="clear" w:pos="744"/>
          <w:tab w:val="left" w:pos="360"/>
        </w:tabs>
        <w:ind w:hanging="1080"/>
        <w:jc w:val="left"/>
        <w:rPr>
          <w:rFonts w:ascii="Cambria" w:hAnsi="Cambria" w:cs="Arial"/>
          <w:b/>
          <w:bCs/>
          <w:color w:val="0070C0"/>
          <w:sz w:val="22"/>
          <w:szCs w:val="22"/>
          <w:u w:val="none"/>
          <w:rPrChange w:id="1065" w:author="dbecker" w:date="2015-10-07T12:44:00Z">
            <w:rPr>
              <w:rFonts w:ascii="Arial" w:hAnsi="Arial" w:cs="Arial"/>
              <w:b/>
              <w:bCs/>
              <w:szCs w:val="24"/>
              <w:u w:val="none"/>
            </w:rPr>
          </w:rPrChange>
        </w:rPr>
      </w:pPr>
      <w:bookmarkStart w:id="1066" w:name="_Toc431372782"/>
      <w:r w:rsidRPr="00ED71FD">
        <w:rPr>
          <w:rFonts w:ascii="Cambria" w:hAnsi="Cambria" w:cs="Arial"/>
          <w:b/>
          <w:bCs/>
          <w:color w:val="0070C0"/>
          <w:sz w:val="22"/>
          <w:szCs w:val="22"/>
          <w:u w:val="none"/>
          <w:rPrChange w:id="1067" w:author="dbecker" w:date="2015-10-07T12:44:00Z">
            <w:rPr>
              <w:rFonts w:ascii="Arial" w:hAnsi="Arial" w:cs="Arial"/>
              <w:b/>
              <w:bCs/>
              <w:szCs w:val="24"/>
              <w:u w:val="none"/>
            </w:rPr>
          </w:rPrChange>
        </w:rPr>
        <w:t>COMMUNITY EMERGENCY RESPONSE FUNCTIONS</w:t>
      </w:r>
      <w:bookmarkEnd w:id="1066"/>
    </w:p>
    <w:p w:rsidR="006B74E0" w:rsidRPr="00142AF3" w:rsidRDefault="006B74E0" w:rsidP="006B74E0">
      <w:pPr>
        <w:ind w:left="360"/>
        <w:rPr>
          <w:rFonts w:asciiTheme="majorHAnsi" w:hAnsiTheme="majorHAnsi" w:cs="Arial"/>
          <w:sz w:val="20"/>
          <w:szCs w:val="20"/>
          <w:rPrChange w:id="1068" w:author="dbecker" w:date="2016-01-07T13:44:00Z">
            <w:rPr>
              <w:rFonts w:ascii="Arial" w:hAnsi="Arial" w:cs="Arial"/>
              <w:sz w:val="20"/>
              <w:szCs w:val="20"/>
            </w:rPr>
          </w:rPrChange>
        </w:rPr>
      </w:pPr>
      <w:r w:rsidRPr="00142AF3">
        <w:rPr>
          <w:rFonts w:asciiTheme="majorHAnsi" w:hAnsiTheme="majorHAnsi" w:cs="Arial"/>
          <w:sz w:val="20"/>
          <w:szCs w:val="20"/>
          <w:rPrChange w:id="1069" w:author="dbecker" w:date="2016-01-07T13:44:00Z">
            <w:rPr>
              <w:rFonts w:ascii="Arial" w:hAnsi="Arial" w:cs="Arial"/>
              <w:sz w:val="20"/>
              <w:szCs w:val="20"/>
            </w:rPr>
          </w:rPrChange>
        </w:rPr>
        <w:t>The functions for EPZ Communities are:</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70" w:author="dbecker" w:date="2016-01-07T13:44:00Z">
            <w:rPr>
              <w:rFonts w:ascii="Arial" w:hAnsi="Arial" w:cs="Arial"/>
              <w:sz w:val="20"/>
              <w:szCs w:val="20"/>
            </w:rPr>
          </w:rPrChange>
        </w:rPr>
      </w:pPr>
      <w:r w:rsidRPr="00142AF3">
        <w:rPr>
          <w:rFonts w:asciiTheme="majorHAnsi" w:hAnsiTheme="majorHAnsi" w:cs="Arial"/>
          <w:sz w:val="20"/>
          <w:szCs w:val="20"/>
          <w:rPrChange w:id="1071" w:author="dbecker" w:date="2016-01-07T13:44:00Z">
            <w:rPr>
              <w:rFonts w:ascii="Arial" w:hAnsi="Arial" w:cs="Arial"/>
              <w:sz w:val="20"/>
              <w:szCs w:val="20"/>
            </w:rPr>
          </w:rPrChange>
        </w:rPr>
        <w:t>Command and Control</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72" w:author="dbecker" w:date="2016-01-07T13:44:00Z">
            <w:rPr>
              <w:rFonts w:ascii="Arial" w:hAnsi="Arial" w:cs="Arial"/>
              <w:sz w:val="20"/>
              <w:szCs w:val="20"/>
            </w:rPr>
          </w:rPrChange>
        </w:rPr>
      </w:pPr>
      <w:r w:rsidRPr="00142AF3">
        <w:rPr>
          <w:rFonts w:asciiTheme="majorHAnsi" w:hAnsiTheme="majorHAnsi" w:cs="Arial"/>
          <w:sz w:val="20"/>
          <w:szCs w:val="20"/>
          <w:rPrChange w:id="1073" w:author="dbecker" w:date="2016-01-07T13:44:00Z">
            <w:rPr>
              <w:rFonts w:ascii="Arial" w:hAnsi="Arial" w:cs="Arial"/>
              <w:sz w:val="20"/>
              <w:szCs w:val="20"/>
            </w:rPr>
          </w:rPrChange>
        </w:rPr>
        <w:t>Notification</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74" w:author="dbecker" w:date="2016-01-07T13:44:00Z">
            <w:rPr>
              <w:rFonts w:ascii="Arial" w:hAnsi="Arial" w:cs="Arial"/>
              <w:sz w:val="20"/>
              <w:szCs w:val="20"/>
            </w:rPr>
          </w:rPrChange>
        </w:rPr>
      </w:pPr>
      <w:r w:rsidRPr="00142AF3">
        <w:rPr>
          <w:rFonts w:asciiTheme="majorHAnsi" w:hAnsiTheme="majorHAnsi" w:cs="Arial"/>
          <w:sz w:val="20"/>
          <w:szCs w:val="20"/>
          <w:rPrChange w:id="1075" w:author="dbecker" w:date="2016-01-07T13:44:00Z">
            <w:rPr>
              <w:rFonts w:ascii="Arial" w:hAnsi="Arial" w:cs="Arial"/>
              <w:sz w:val="20"/>
              <w:szCs w:val="20"/>
            </w:rPr>
          </w:rPrChange>
        </w:rPr>
        <w:t>Emergency Communications</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76" w:author="dbecker" w:date="2016-01-07T13:44:00Z">
            <w:rPr>
              <w:rFonts w:ascii="Arial" w:hAnsi="Arial" w:cs="Arial"/>
              <w:sz w:val="20"/>
              <w:szCs w:val="20"/>
            </w:rPr>
          </w:rPrChange>
        </w:rPr>
      </w:pPr>
      <w:r w:rsidRPr="00142AF3">
        <w:rPr>
          <w:rFonts w:asciiTheme="majorHAnsi" w:hAnsiTheme="majorHAnsi" w:cs="Arial"/>
          <w:sz w:val="20"/>
          <w:szCs w:val="20"/>
          <w:rPrChange w:id="1077" w:author="dbecker" w:date="2016-01-07T13:44:00Z">
            <w:rPr>
              <w:rFonts w:ascii="Arial" w:hAnsi="Arial" w:cs="Arial"/>
              <w:sz w:val="20"/>
              <w:szCs w:val="20"/>
            </w:rPr>
          </w:rPrChange>
        </w:rPr>
        <w:t>Public Alerting and Emergency Information</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78" w:author="dbecker" w:date="2016-01-07T13:44:00Z">
            <w:rPr>
              <w:rFonts w:ascii="Arial" w:hAnsi="Arial" w:cs="Arial"/>
              <w:sz w:val="20"/>
              <w:szCs w:val="20"/>
            </w:rPr>
          </w:rPrChange>
        </w:rPr>
      </w:pPr>
      <w:r w:rsidRPr="00142AF3">
        <w:rPr>
          <w:rFonts w:asciiTheme="majorHAnsi" w:hAnsiTheme="majorHAnsi" w:cs="Arial"/>
          <w:sz w:val="20"/>
          <w:szCs w:val="20"/>
          <w:rPrChange w:id="1079" w:author="dbecker" w:date="2016-01-07T13:44:00Z">
            <w:rPr>
              <w:rFonts w:ascii="Arial" w:hAnsi="Arial" w:cs="Arial"/>
              <w:sz w:val="20"/>
              <w:szCs w:val="20"/>
            </w:rPr>
          </w:rPrChange>
        </w:rPr>
        <w:t>Emergency Facilities and Equipment</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80" w:author="dbecker" w:date="2016-01-07T13:44:00Z">
            <w:rPr>
              <w:rFonts w:ascii="Arial" w:hAnsi="Arial" w:cs="Arial"/>
              <w:sz w:val="20"/>
              <w:szCs w:val="20"/>
            </w:rPr>
          </w:rPrChange>
        </w:rPr>
      </w:pPr>
      <w:r w:rsidRPr="00142AF3">
        <w:rPr>
          <w:rFonts w:asciiTheme="majorHAnsi" w:hAnsiTheme="majorHAnsi" w:cs="Arial"/>
          <w:sz w:val="20"/>
          <w:szCs w:val="20"/>
          <w:rPrChange w:id="1081" w:author="dbecker" w:date="2016-01-07T13:44:00Z">
            <w:rPr>
              <w:rFonts w:ascii="Arial" w:hAnsi="Arial" w:cs="Arial"/>
              <w:sz w:val="20"/>
              <w:szCs w:val="20"/>
            </w:rPr>
          </w:rPrChange>
        </w:rPr>
        <w:t>Public Health</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82" w:author="dbecker" w:date="2016-01-07T13:44:00Z">
            <w:rPr>
              <w:rFonts w:ascii="Arial" w:hAnsi="Arial" w:cs="Arial"/>
              <w:sz w:val="20"/>
              <w:szCs w:val="20"/>
            </w:rPr>
          </w:rPrChange>
        </w:rPr>
      </w:pPr>
      <w:r w:rsidRPr="00142AF3">
        <w:rPr>
          <w:rFonts w:asciiTheme="majorHAnsi" w:hAnsiTheme="majorHAnsi" w:cs="Arial"/>
          <w:sz w:val="20"/>
          <w:szCs w:val="20"/>
          <w:rPrChange w:id="1083" w:author="dbecker" w:date="2016-01-07T13:44:00Z">
            <w:rPr>
              <w:rFonts w:ascii="Arial" w:hAnsi="Arial" w:cs="Arial"/>
              <w:sz w:val="20"/>
              <w:szCs w:val="20"/>
            </w:rPr>
          </w:rPrChange>
        </w:rPr>
        <w:t>Radiological Exposure and Control</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84" w:author="dbecker" w:date="2016-01-07T13:44:00Z">
            <w:rPr>
              <w:rFonts w:ascii="Arial" w:hAnsi="Arial" w:cs="Arial"/>
              <w:sz w:val="20"/>
              <w:szCs w:val="20"/>
            </w:rPr>
          </w:rPrChange>
        </w:rPr>
      </w:pPr>
      <w:r w:rsidRPr="00142AF3">
        <w:rPr>
          <w:rFonts w:asciiTheme="majorHAnsi" w:hAnsiTheme="majorHAnsi" w:cs="Arial"/>
          <w:sz w:val="20"/>
          <w:szCs w:val="20"/>
          <w:rPrChange w:id="1085" w:author="dbecker" w:date="2016-01-07T13:44:00Z">
            <w:rPr>
              <w:rFonts w:ascii="Arial" w:hAnsi="Arial" w:cs="Arial"/>
              <w:sz w:val="20"/>
              <w:szCs w:val="20"/>
            </w:rPr>
          </w:rPrChange>
        </w:rPr>
        <w:t>Protective Response</w:t>
      </w:r>
    </w:p>
    <w:p w:rsidR="006B74E0" w:rsidRPr="00142AF3" w:rsidRDefault="006B74E0" w:rsidP="00A323EC">
      <w:pPr>
        <w:numPr>
          <w:ilvl w:val="0"/>
          <w:numId w:val="41"/>
        </w:numPr>
        <w:tabs>
          <w:tab w:val="num" w:pos="720"/>
        </w:tabs>
        <w:ind w:hanging="720"/>
        <w:rPr>
          <w:rFonts w:asciiTheme="majorHAnsi" w:hAnsiTheme="majorHAnsi" w:cs="Arial"/>
          <w:sz w:val="20"/>
          <w:szCs w:val="20"/>
          <w:rPrChange w:id="1086" w:author="dbecker" w:date="2016-01-07T13:44:00Z">
            <w:rPr>
              <w:rFonts w:ascii="Arial" w:hAnsi="Arial" w:cs="Arial"/>
              <w:sz w:val="20"/>
              <w:szCs w:val="20"/>
            </w:rPr>
          </w:rPrChange>
        </w:rPr>
      </w:pPr>
      <w:r w:rsidRPr="00142AF3">
        <w:rPr>
          <w:rFonts w:asciiTheme="majorHAnsi" w:hAnsiTheme="majorHAnsi" w:cs="Arial"/>
          <w:sz w:val="20"/>
          <w:szCs w:val="20"/>
          <w:rPrChange w:id="1087" w:author="dbecker" w:date="2016-01-07T13:44:00Z">
            <w:rPr>
              <w:rFonts w:ascii="Arial" w:hAnsi="Arial" w:cs="Arial"/>
              <w:sz w:val="20"/>
              <w:szCs w:val="20"/>
            </w:rPr>
          </w:rPrChange>
        </w:rPr>
        <w:t>Recovery and Re-entry</w:t>
      </w:r>
    </w:p>
    <w:p w:rsidR="00B34948" w:rsidRPr="00ED71FD" w:rsidRDefault="0000185D">
      <w:pPr>
        <w:pStyle w:val="Heading2"/>
        <w:numPr>
          <w:ilvl w:val="1"/>
          <w:numId w:val="36"/>
        </w:numPr>
        <w:tabs>
          <w:tab w:val="clear" w:pos="1452"/>
        </w:tabs>
        <w:ind w:left="630" w:hanging="270"/>
        <w:rPr>
          <w:rFonts w:ascii="Cambria" w:hAnsi="Cambria"/>
          <w:i w:val="0"/>
          <w:iCs w:val="0"/>
          <w:color w:val="0070C0"/>
          <w:sz w:val="20"/>
          <w:rPrChange w:id="1088" w:author="dbecker" w:date="2015-10-07T12:44:00Z">
            <w:rPr>
              <w:i w:val="0"/>
              <w:iCs w:val="0"/>
              <w:sz w:val="20"/>
            </w:rPr>
          </w:rPrChange>
        </w:rPr>
        <w:pPrChange w:id="1089" w:author="dbecker" w:date="2015-11-09T13:41:00Z">
          <w:pPr>
            <w:pStyle w:val="Heading2"/>
            <w:numPr>
              <w:ilvl w:val="1"/>
              <w:numId w:val="36"/>
            </w:numPr>
            <w:tabs>
              <w:tab w:val="num" w:pos="1452"/>
            </w:tabs>
            <w:ind w:left="1452" w:hanging="1092"/>
          </w:pPr>
        </w:pPrChange>
      </w:pPr>
      <w:bookmarkStart w:id="1090" w:name="_Toc431372783"/>
      <w:ins w:id="1091" w:author="dbecker" w:date="2015-11-09T13:41:00Z">
        <w:r>
          <w:rPr>
            <w:rFonts w:ascii="Cambria" w:hAnsi="Cambria"/>
            <w:i w:val="0"/>
            <w:iCs w:val="0"/>
            <w:color w:val="0070C0"/>
            <w:sz w:val="20"/>
          </w:rPr>
          <w:t xml:space="preserve">  </w:t>
        </w:r>
      </w:ins>
      <w:r w:rsidR="006B74E0" w:rsidRPr="00ED71FD">
        <w:rPr>
          <w:rFonts w:ascii="Cambria" w:hAnsi="Cambria"/>
          <w:i w:val="0"/>
          <w:iCs w:val="0"/>
          <w:color w:val="0070C0"/>
          <w:sz w:val="20"/>
          <w:rPrChange w:id="1092" w:author="dbecker" w:date="2015-10-07T12:44:00Z">
            <w:rPr>
              <w:i w:val="0"/>
              <w:iCs w:val="0"/>
              <w:sz w:val="20"/>
            </w:rPr>
          </w:rPrChange>
        </w:rPr>
        <w:t>Command and Control</w:t>
      </w:r>
      <w:bookmarkEnd w:id="1090"/>
    </w:p>
    <w:p w:rsidR="00342EF7" w:rsidRPr="00142AF3" w:rsidRDefault="00C12088" w:rsidP="00416857">
      <w:pPr>
        <w:ind w:left="720"/>
        <w:jc w:val="both"/>
        <w:rPr>
          <w:rFonts w:asciiTheme="majorHAnsi" w:hAnsiTheme="majorHAnsi" w:cs="Arial"/>
          <w:sz w:val="20"/>
          <w:szCs w:val="20"/>
          <w:rPrChange w:id="1093" w:author="dbecker" w:date="2016-01-07T13:44:00Z">
            <w:rPr>
              <w:rFonts w:ascii="Arial" w:hAnsi="Arial" w:cs="Arial"/>
              <w:sz w:val="20"/>
              <w:szCs w:val="20"/>
            </w:rPr>
          </w:rPrChange>
        </w:rPr>
      </w:pPr>
      <w:r w:rsidRPr="00142AF3">
        <w:rPr>
          <w:rFonts w:asciiTheme="majorHAnsi" w:hAnsiTheme="majorHAnsi" w:cs="Arial"/>
          <w:sz w:val="20"/>
          <w:szCs w:val="20"/>
          <w:rPrChange w:id="1094" w:author="dbecker" w:date="2016-01-07T13:44:00Z">
            <w:rPr>
              <w:rFonts w:ascii="Arial" w:hAnsi="Arial" w:cs="Arial"/>
              <w:sz w:val="20"/>
              <w:szCs w:val="20"/>
            </w:rPr>
          </w:rPrChange>
        </w:rPr>
        <w:t xml:space="preserve">The collective components of the Radiological Emergency Preparedness &amp; Response Plan have been designed to ensure a coordinated response to a radiological emergency.  EPZ communities retain command and control </w:t>
      </w:r>
      <w:r w:rsidR="00342EF7" w:rsidRPr="00142AF3">
        <w:rPr>
          <w:rFonts w:asciiTheme="majorHAnsi" w:hAnsiTheme="majorHAnsi" w:cs="Arial"/>
          <w:sz w:val="20"/>
          <w:szCs w:val="20"/>
          <w:rPrChange w:id="1095" w:author="dbecker" w:date="2016-01-07T13:44:00Z">
            <w:rPr>
              <w:rFonts w:ascii="Arial" w:hAnsi="Arial" w:cs="Arial"/>
              <w:sz w:val="20"/>
              <w:szCs w:val="20"/>
            </w:rPr>
          </w:rPrChange>
        </w:rPr>
        <w:t>within</w:t>
      </w:r>
      <w:r w:rsidRPr="00142AF3">
        <w:rPr>
          <w:rFonts w:asciiTheme="majorHAnsi" w:hAnsiTheme="majorHAnsi" w:cs="Arial"/>
          <w:sz w:val="20"/>
          <w:szCs w:val="20"/>
          <w:rPrChange w:id="1096" w:author="dbecker" w:date="2016-01-07T13:44:00Z">
            <w:rPr>
              <w:rFonts w:ascii="Arial" w:hAnsi="Arial" w:cs="Arial"/>
              <w:sz w:val="20"/>
              <w:szCs w:val="20"/>
            </w:rPr>
          </w:rPrChange>
        </w:rPr>
        <w:t xml:space="preserve"> their jurisdiction. </w:t>
      </w:r>
      <w:r w:rsidR="00342EF7" w:rsidRPr="00142AF3">
        <w:rPr>
          <w:rFonts w:asciiTheme="majorHAnsi" w:hAnsiTheme="majorHAnsi" w:cs="Arial"/>
          <w:sz w:val="20"/>
          <w:szCs w:val="20"/>
          <w:rPrChange w:id="1097" w:author="dbecker" w:date="2016-01-07T13:44:00Z">
            <w:rPr>
              <w:rFonts w:ascii="Arial" w:hAnsi="Arial" w:cs="Arial"/>
              <w:sz w:val="20"/>
              <w:szCs w:val="20"/>
            </w:rPr>
          </w:rPrChange>
        </w:rPr>
        <w:t xml:space="preserve">However, since a radiological emergency would potentially affect a number of communities and the legal authority for radiation protection resides within the Division of Public Health Services, N.H. Dept. of Health and Human Services, and the coordination of emergency response activities resides with HSEM, the State of New Hampshire has accepted overall command and control for the emergency response. </w:t>
      </w:r>
    </w:p>
    <w:p w:rsidR="00342EF7" w:rsidRPr="00142AF3" w:rsidRDefault="00342EF7" w:rsidP="00416857">
      <w:pPr>
        <w:ind w:left="720"/>
        <w:jc w:val="both"/>
        <w:rPr>
          <w:rFonts w:asciiTheme="majorHAnsi" w:hAnsiTheme="majorHAnsi" w:cs="Arial"/>
          <w:sz w:val="20"/>
          <w:szCs w:val="20"/>
          <w:rPrChange w:id="1098" w:author="dbecker" w:date="2016-01-07T13:44:00Z">
            <w:rPr>
              <w:rFonts w:ascii="Arial" w:hAnsi="Arial" w:cs="Arial"/>
              <w:sz w:val="20"/>
              <w:szCs w:val="20"/>
            </w:rPr>
          </w:rPrChange>
        </w:rPr>
      </w:pPr>
    </w:p>
    <w:p w:rsidR="00C12088" w:rsidRPr="00142AF3" w:rsidRDefault="00342EF7" w:rsidP="00416857">
      <w:pPr>
        <w:ind w:left="720"/>
        <w:jc w:val="both"/>
        <w:rPr>
          <w:rFonts w:asciiTheme="majorHAnsi" w:hAnsiTheme="majorHAnsi" w:cs="Arial"/>
          <w:sz w:val="20"/>
          <w:szCs w:val="20"/>
          <w:rPrChange w:id="1099" w:author="dbecker" w:date="2016-01-07T13:44:00Z">
            <w:rPr>
              <w:rFonts w:ascii="Arial" w:hAnsi="Arial" w:cs="Arial"/>
              <w:sz w:val="20"/>
              <w:szCs w:val="20"/>
            </w:rPr>
          </w:rPrChange>
        </w:rPr>
      </w:pPr>
      <w:r w:rsidRPr="00142AF3">
        <w:rPr>
          <w:rFonts w:asciiTheme="majorHAnsi" w:hAnsiTheme="majorHAnsi" w:cs="Arial"/>
          <w:sz w:val="20"/>
          <w:szCs w:val="20"/>
          <w:rPrChange w:id="1100" w:author="dbecker" w:date="2016-01-07T13:44:00Z">
            <w:rPr>
              <w:rFonts w:ascii="Arial" w:hAnsi="Arial" w:cs="Arial"/>
              <w:sz w:val="20"/>
              <w:szCs w:val="20"/>
            </w:rPr>
          </w:rPrChange>
        </w:rPr>
        <w:t>Local communities</w:t>
      </w:r>
      <w:r w:rsidR="00C12088" w:rsidRPr="00142AF3">
        <w:rPr>
          <w:rFonts w:asciiTheme="majorHAnsi" w:hAnsiTheme="majorHAnsi" w:cs="Arial"/>
          <w:sz w:val="20"/>
          <w:szCs w:val="20"/>
          <w:rPrChange w:id="1101" w:author="dbecker" w:date="2016-01-07T13:44:00Z">
            <w:rPr>
              <w:rFonts w:ascii="Arial" w:hAnsi="Arial" w:cs="Arial"/>
              <w:sz w:val="20"/>
              <w:szCs w:val="20"/>
            </w:rPr>
          </w:rPrChange>
        </w:rPr>
        <w:t xml:space="preserve"> are responsible for identifying needs and assessing and applying local resources as applicable in their community-specific plan/procedures.</w:t>
      </w:r>
      <w:r w:rsidR="00416857" w:rsidRPr="00142AF3">
        <w:rPr>
          <w:rFonts w:asciiTheme="majorHAnsi" w:hAnsiTheme="majorHAnsi" w:cs="Arial"/>
          <w:sz w:val="20"/>
          <w:szCs w:val="20"/>
          <w:rPrChange w:id="1102" w:author="dbecker" w:date="2016-01-07T13:44:00Z">
            <w:rPr>
              <w:rFonts w:ascii="Arial" w:hAnsi="Arial" w:cs="Arial"/>
              <w:sz w:val="20"/>
              <w:szCs w:val="20"/>
            </w:rPr>
          </w:rPrChange>
        </w:rPr>
        <w:t xml:space="preserve">  HSEM and other designated </w:t>
      </w:r>
      <w:r w:rsidR="00416857" w:rsidRPr="00142AF3">
        <w:rPr>
          <w:rFonts w:asciiTheme="majorHAnsi" w:hAnsiTheme="majorHAnsi" w:cs="Arial"/>
          <w:sz w:val="20"/>
          <w:szCs w:val="20"/>
          <w:rPrChange w:id="1103" w:author="dbecker" w:date="2016-01-07T13:44:00Z">
            <w:rPr>
              <w:rFonts w:ascii="Arial" w:hAnsi="Arial" w:cs="Arial"/>
              <w:sz w:val="20"/>
              <w:szCs w:val="20"/>
            </w:rPr>
          </w:rPrChange>
        </w:rPr>
        <w:lastRenderedPageBreak/>
        <w:t>agencies/organizations will work closely with each EPZ and host community to ensure resources are sufficient and a coordinated response is maintained throughout the emergency.</w:t>
      </w:r>
    </w:p>
    <w:p w:rsidR="00416857" w:rsidRPr="00142AF3" w:rsidRDefault="00416857" w:rsidP="00416857">
      <w:pPr>
        <w:ind w:left="720"/>
        <w:jc w:val="both"/>
        <w:rPr>
          <w:rFonts w:asciiTheme="majorHAnsi" w:hAnsiTheme="majorHAnsi" w:cs="Arial"/>
          <w:sz w:val="20"/>
          <w:szCs w:val="20"/>
          <w:rPrChange w:id="1104" w:author="dbecker" w:date="2016-01-07T13:44:00Z">
            <w:rPr>
              <w:rFonts w:ascii="Arial" w:hAnsi="Arial" w:cs="Arial"/>
              <w:sz w:val="20"/>
              <w:szCs w:val="20"/>
            </w:rPr>
          </w:rPrChange>
        </w:rPr>
      </w:pPr>
    </w:p>
    <w:p w:rsidR="00416857" w:rsidRPr="00142AF3" w:rsidRDefault="00416857" w:rsidP="00416857">
      <w:pPr>
        <w:ind w:left="720"/>
        <w:jc w:val="both"/>
        <w:rPr>
          <w:rFonts w:asciiTheme="majorHAnsi" w:hAnsiTheme="majorHAnsi" w:cs="Arial"/>
          <w:sz w:val="20"/>
          <w:szCs w:val="20"/>
          <w:rPrChange w:id="1105" w:author="dbecker" w:date="2016-01-07T13:44:00Z">
            <w:rPr>
              <w:rFonts w:ascii="Arial" w:hAnsi="Arial" w:cs="Arial"/>
              <w:sz w:val="20"/>
              <w:szCs w:val="20"/>
            </w:rPr>
          </w:rPrChange>
        </w:rPr>
      </w:pPr>
      <w:r w:rsidRPr="00142AF3">
        <w:rPr>
          <w:rFonts w:asciiTheme="majorHAnsi" w:hAnsiTheme="majorHAnsi" w:cs="Arial"/>
          <w:sz w:val="20"/>
          <w:szCs w:val="20"/>
          <w:rPrChange w:id="1106" w:author="dbecker" w:date="2016-01-07T13:44:00Z">
            <w:rPr>
              <w:rFonts w:ascii="Arial" w:hAnsi="Arial" w:cs="Arial"/>
              <w:sz w:val="20"/>
              <w:szCs w:val="20"/>
            </w:rPr>
          </w:rPrChange>
        </w:rPr>
        <w:t>As in any emergency, coordination of state and municipal response activities is an essential element of the overall effort to manage the situation.  Throughout the N.H. ERO, key officials are charged with, and required to institute the legal authorities necessary for ensuring adequate command and control.  To meet these criteria, individuals have been assigned and alternates</w:t>
      </w:r>
      <w:r>
        <w:rPr>
          <w:rFonts w:ascii="Arial" w:hAnsi="Arial" w:cs="Arial"/>
          <w:sz w:val="20"/>
          <w:szCs w:val="20"/>
        </w:rPr>
        <w:t xml:space="preserve"> </w:t>
      </w:r>
      <w:r w:rsidRPr="00142AF3">
        <w:rPr>
          <w:rFonts w:asciiTheme="majorHAnsi" w:hAnsiTheme="majorHAnsi" w:cs="Arial"/>
          <w:sz w:val="20"/>
          <w:szCs w:val="20"/>
          <w:rPrChange w:id="1107" w:author="dbecker" w:date="2016-01-07T13:44:00Z">
            <w:rPr>
              <w:rFonts w:ascii="Arial" w:hAnsi="Arial" w:cs="Arial"/>
              <w:sz w:val="20"/>
              <w:szCs w:val="20"/>
            </w:rPr>
          </w:rPrChange>
        </w:rPr>
        <w:t>designated who take charge and coordinate the emergency response at their location.  The Revised Statutes for New Hampshire specify that each political subdivision of the state shall</w:t>
      </w:r>
      <w:r>
        <w:rPr>
          <w:rFonts w:ascii="Arial" w:hAnsi="Arial" w:cs="Arial"/>
          <w:sz w:val="20"/>
          <w:szCs w:val="20"/>
        </w:rPr>
        <w:t xml:space="preserve"> </w:t>
      </w:r>
      <w:r w:rsidRPr="00142AF3">
        <w:rPr>
          <w:rFonts w:asciiTheme="majorHAnsi" w:hAnsiTheme="majorHAnsi" w:cs="Arial"/>
          <w:sz w:val="20"/>
          <w:szCs w:val="20"/>
          <w:rPrChange w:id="1108" w:author="dbecker" w:date="2016-01-07T13:44:00Z">
            <w:rPr>
              <w:rFonts w:ascii="Arial" w:hAnsi="Arial" w:cs="Arial"/>
              <w:sz w:val="20"/>
              <w:szCs w:val="20"/>
            </w:rPr>
          </w:rPrChange>
        </w:rPr>
        <w:t>establish a</w:t>
      </w:r>
      <w:r>
        <w:rPr>
          <w:rFonts w:ascii="Arial" w:hAnsi="Arial" w:cs="Arial"/>
          <w:sz w:val="20"/>
          <w:szCs w:val="20"/>
        </w:rPr>
        <w:t xml:space="preserve"> </w:t>
      </w:r>
      <w:r w:rsidRPr="00142AF3">
        <w:rPr>
          <w:rFonts w:asciiTheme="majorHAnsi" w:hAnsiTheme="majorHAnsi" w:cs="Arial"/>
          <w:sz w:val="20"/>
          <w:szCs w:val="20"/>
          <w:rPrChange w:id="1109" w:author="dbecker" w:date="2016-01-07T13:44:00Z">
            <w:rPr>
              <w:rFonts w:ascii="Arial" w:hAnsi="Arial" w:cs="Arial"/>
              <w:sz w:val="20"/>
              <w:szCs w:val="20"/>
            </w:rPr>
          </w:rPrChange>
        </w:rPr>
        <w:t xml:space="preserve">local emergency management organization with a director appointed by local elected officials (RSA 21P:39).  Each community is responsible for designating an Emergency Management Director (EMD) who is responsible for ensuring that the command and control function is addressed in the local Emergency Operations Center (EOC).  </w:t>
      </w:r>
    </w:p>
    <w:p w:rsidR="00342EF7" w:rsidRPr="00142AF3" w:rsidRDefault="00342EF7" w:rsidP="00416857">
      <w:pPr>
        <w:ind w:left="720"/>
        <w:jc w:val="both"/>
        <w:rPr>
          <w:rFonts w:asciiTheme="majorHAnsi" w:hAnsiTheme="majorHAnsi" w:cs="Arial"/>
          <w:sz w:val="20"/>
          <w:szCs w:val="20"/>
          <w:rPrChange w:id="1110" w:author="dbecker" w:date="2016-01-07T13:44:00Z">
            <w:rPr>
              <w:rFonts w:ascii="Arial" w:hAnsi="Arial" w:cs="Arial"/>
              <w:sz w:val="20"/>
              <w:szCs w:val="20"/>
            </w:rPr>
          </w:rPrChange>
        </w:rPr>
      </w:pPr>
    </w:p>
    <w:p w:rsidR="00416857" w:rsidRPr="00142AF3" w:rsidRDefault="00416857" w:rsidP="00416857">
      <w:pPr>
        <w:ind w:left="720"/>
        <w:jc w:val="both"/>
        <w:rPr>
          <w:rFonts w:asciiTheme="majorHAnsi" w:hAnsiTheme="majorHAnsi" w:cs="Arial"/>
          <w:sz w:val="20"/>
          <w:szCs w:val="20"/>
          <w:rPrChange w:id="1111" w:author="dbecker" w:date="2016-01-07T13:44:00Z">
            <w:rPr>
              <w:rFonts w:ascii="Arial" w:hAnsi="Arial" w:cs="Arial"/>
              <w:sz w:val="20"/>
              <w:szCs w:val="20"/>
            </w:rPr>
          </w:rPrChange>
        </w:rPr>
      </w:pPr>
      <w:r w:rsidRPr="00142AF3">
        <w:rPr>
          <w:rFonts w:asciiTheme="majorHAnsi" w:hAnsiTheme="majorHAnsi" w:cs="Arial"/>
          <w:sz w:val="20"/>
          <w:szCs w:val="20"/>
          <w:rPrChange w:id="1112" w:author="dbecker" w:date="2016-01-07T13:44:00Z">
            <w:rPr>
              <w:rFonts w:ascii="Arial" w:hAnsi="Arial" w:cs="Arial"/>
              <w:sz w:val="20"/>
              <w:szCs w:val="20"/>
            </w:rPr>
          </w:rPrChange>
        </w:rPr>
        <w:t>Command and control responsibilities include, but are not necessarily limited to:</w:t>
      </w:r>
    </w:p>
    <w:p w:rsidR="00416857" w:rsidRPr="00142AF3" w:rsidRDefault="00416857" w:rsidP="00A323EC">
      <w:pPr>
        <w:numPr>
          <w:ilvl w:val="0"/>
          <w:numId w:val="42"/>
        </w:numPr>
        <w:tabs>
          <w:tab w:val="clear" w:pos="1440"/>
          <w:tab w:val="num" w:pos="1080"/>
        </w:tabs>
        <w:ind w:left="1080"/>
        <w:jc w:val="both"/>
        <w:rPr>
          <w:rFonts w:asciiTheme="majorHAnsi" w:hAnsiTheme="majorHAnsi" w:cs="Arial"/>
          <w:sz w:val="20"/>
          <w:szCs w:val="20"/>
          <w:rPrChange w:id="1113" w:author="dbecker" w:date="2016-01-07T13:44:00Z">
            <w:rPr>
              <w:rFonts w:ascii="Arial" w:hAnsi="Arial" w:cs="Arial"/>
              <w:sz w:val="20"/>
              <w:szCs w:val="20"/>
            </w:rPr>
          </w:rPrChange>
        </w:rPr>
      </w:pPr>
      <w:r w:rsidRPr="00142AF3">
        <w:rPr>
          <w:rFonts w:asciiTheme="majorHAnsi" w:hAnsiTheme="majorHAnsi" w:cs="Arial"/>
          <w:sz w:val="20"/>
          <w:szCs w:val="20"/>
          <w:rPrChange w:id="1114" w:author="dbecker" w:date="2016-01-07T13:44:00Z">
            <w:rPr>
              <w:rFonts w:ascii="Arial" w:hAnsi="Arial" w:cs="Arial"/>
              <w:sz w:val="20"/>
              <w:szCs w:val="20"/>
            </w:rPr>
          </w:rPrChange>
        </w:rPr>
        <w:t>Ensuring the emergency organization is activated in a timely manner.</w:t>
      </w:r>
    </w:p>
    <w:p w:rsidR="00416857" w:rsidRPr="00142AF3" w:rsidRDefault="00416857" w:rsidP="00A323EC">
      <w:pPr>
        <w:numPr>
          <w:ilvl w:val="0"/>
          <w:numId w:val="42"/>
        </w:numPr>
        <w:tabs>
          <w:tab w:val="clear" w:pos="1440"/>
          <w:tab w:val="num" w:pos="1080"/>
        </w:tabs>
        <w:ind w:left="1080"/>
        <w:jc w:val="both"/>
        <w:rPr>
          <w:rFonts w:asciiTheme="majorHAnsi" w:hAnsiTheme="majorHAnsi" w:cs="Arial"/>
          <w:sz w:val="20"/>
          <w:szCs w:val="20"/>
          <w:rPrChange w:id="1115" w:author="dbecker" w:date="2016-01-07T13:44:00Z">
            <w:rPr>
              <w:rFonts w:ascii="Arial" w:hAnsi="Arial" w:cs="Arial"/>
              <w:sz w:val="20"/>
              <w:szCs w:val="20"/>
            </w:rPr>
          </w:rPrChange>
        </w:rPr>
      </w:pPr>
      <w:r w:rsidRPr="00142AF3">
        <w:rPr>
          <w:rFonts w:asciiTheme="majorHAnsi" w:hAnsiTheme="majorHAnsi" w:cs="Arial"/>
          <w:sz w:val="20"/>
          <w:szCs w:val="20"/>
          <w:rPrChange w:id="1116" w:author="dbecker" w:date="2016-01-07T13:44:00Z">
            <w:rPr>
              <w:rFonts w:ascii="Arial" w:hAnsi="Arial" w:cs="Arial"/>
              <w:sz w:val="20"/>
              <w:szCs w:val="20"/>
            </w:rPr>
          </w:rPrChange>
        </w:rPr>
        <w:t>Directing facility activation and continued operation.</w:t>
      </w:r>
    </w:p>
    <w:p w:rsidR="00416857" w:rsidRPr="00142AF3" w:rsidRDefault="00416857" w:rsidP="00A323EC">
      <w:pPr>
        <w:numPr>
          <w:ilvl w:val="0"/>
          <w:numId w:val="42"/>
        </w:numPr>
        <w:tabs>
          <w:tab w:val="clear" w:pos="1440"/>
          <w:tab w:val="num" w:pos="1080"/>
        </w:tabs>
        <w:ind w:left="1080"/>
        <w:jc w:val="both"/>
        <w:rPr>
          <w:rFonts w:asciiTheme="majorHAnsi" w:hAnsiTheme="majorHAnsi" w:cs="Arial"/>
          <w:sz w:val="20"/>
          <w:szCs w:val="20"/>
          <w:rPrChange w:id="1117" w:author="dbecker" w:date="2016-01-07T13:44:00Z">
            <w:rPr>
              <w:rFonts w:ascii="Arial" w:hAnsi="Arial" w:cs="Arial"/>
              <w:sz w:val="20"/>
              <w:szCs w:val="20"/>
            </w:rPr>
          </w:rPrChange>
        </w:rPr>
      </w:pPr>
      <w:r w:rsidRPr="00142AF3">
        <w:rPr>
          <w:rFonts w:asciiTheme="majorHAnsi" w:hAnsiTheme="majorHAnsi" w:cs="Arial"/>
          <w:sz w:val="20"/>
          <w:szCs w:val="20"/>
          <w:rPrChange w:id="1118" w:author="dbecker" w:date="2016-01-07T13:44:00Z">
            <w:rPr>
              <w:rFonts w:ascii="Arial" w:hAnsi="Arial" w:cs="Arial"/>
              <w:sz w:val="20"/>
              <w:szCs w:val="20"/>
            </w:rPr>
          </w:rPrChange>
        </w:rPr>
        <w:t>Implementing protective actions for both emergency workers and the public.</w:t>
      </w:r>
    </w:p>
    <w:p w:rsidR="00416857" w:rsidRPr="00142AF3" w:rsidRDefault="00416857" w:rsidP="00A323EC">
      <w:pPr>
        <w:numPr>
          <w:ilvl w:val="0"/>
          <w:numId w:val="42"/>
        </w:numPr>
        <w:tabs>
          <w:tab w:val="clear" w:pos="1440"/>
          <w:tab w:val="num" w:pos="1080"/>
        </w:tabs>
        <w:ind w:left="1080"/>
        <w:jc w:val="both"/>
        <w:rPr>
          <w:rFonts w:asciiTheme="majorHAnsi" w:hAnsiTheme="majorHAnsi" w:cs="Arial"/>
          <w:sz w:val="20"/>
          <w:szCs w:val="20"/>
          <w:rPrChange w:id="1119" w:author="dbecker" w:date="2016-01-07T13:44:00Z">
            <w:rPr>
              <w:rFonts w:ascii="Arial" w:hAnsi="Arial" w:cs="Arial"/>
              <w:sz w:val="20"/>
              <w:szCs w:val="20"/>
            </w:rPr>
          </w:rPrChange>
        </w:rPr>
      </w:pPr>
      <w:r w:rsidRPr="00142AF3">
        <w:rPr>
          <w:rFonts w:asciiTheme="majorHAnsi" w:hAnsiTheme="majorHAnsi" w:cs="Arial"/>
          <w:sz w:val="20"/>
          <w:szCs w:val="20"/>
          <w:rPrChange w:id="1120" w:author="dbecker" w:date="2016-01-07T13:44:00Z">
            <w:rPr>
              <w:rFonts w:ascii="Arial" w:hAnsi="Arial" w:cs="Arial"/>
              <w:sz w:val="20"/>
              <w:szCs w:val="20"/>
            </w:rPr>
          </w:rPrChange>
        </w:rPr>
        <w:t>Making timely decisions during emergency situations.</w:t>
      </w:r>
    </w:p>
    <w:p w:rsidR="00416857" w:rsidRPr="00142AF3" w:rsidRDefault="00416857" w:rsidP="00A323EC">
      <w:pPr>
        <w:numPr>
          <w:ilvl w:val="0"/>
          <w:numId w:val="42"/>
        </w:numPr>
        <w:tabs>
          <w:tab w:val="clear" w:pos="1440"/>
          <w:tab w:val="num" w:pos="1080"/>
        </w:tabs>
        <w:ind w:left="1080"/>
        <w:jc w:val="both"/>
        <w:rPr>
          <w:rFonts w:asciiTheme="majorHAnsi" w:hAnsiTheme="majorHAnsi" w:cs="Arial"/>
          <w:sz w:val="20"/>
          <w:szCs w:val="20"/>
          <w:rPrChange w:id="1121" w:author="dbecker" w:date="2016-01-07T13:44:00Z">
            <w:rPr>
              <w:rFonts w:ascii="Arial" w:hAnsi="Arial" w:cs="Arial"/>
              <w:sz w:val="20"/>
              <w:szCs w:val="20"/>
            </w:rPr>
          </w:rPrChange>
        </w:rPr>
      </w:pPr>
      <w:r w:rsidRPr="00142AF3">
        <w:rPr>
          <w:rFonts w:asciiTheme="majorHAnsi" w:hAnsiTheme="majorHAnsi" w:cs="Arial"/>
          <w:sz w:val="20"/>
          <w:szCs w:val="20"/>
          <w:rPrChange w:id="1122" w:author="dbecker" w:date="2016-01-07T13:44:00Z">
            <w:rPr>
              <w:rFonts w:ascii="Arial" w:hAnsi="Arial" w:cs="Arial"/>
              <w:sz w:val="20"/>
              <w:szCs w:val="20"/>
            </w:rPr>
          </w:rPrChange>
        </w:rPr>
        <w:t>Providing ERO briefings on a periodic basis and reviewing significant status with the State.</w:t>
      </w:r>
    </w:p>
    <w:p w:rsidR="00416857" w:rsidRPr="00142AF3" w:rsidRDefault="00416857" w:rsidP="00A323EC">
      <w:pPr>
        <w:numPr>
          <w:ilvl w:val="0"/>
          <w:numId w:val="42"/>
        </w:numPr>
        <w:tabs>
          <w:tab w:val="clear" w:pos="1440"/>
          <w:tab w:val="num" w:pos="1080"/>
        </w:tabs>
        <w:ind w:left="1080"/>
        <w:jc w:val="both"/>
        <w:rPr>
          <w:rFonts w:asciiTheme="majorHAnsi" w:hAnsiTheme="majorHAnsi" w:cs="Arial"/>
          <w:sz w:val="20"/>
          <w:szCs w:val="20"/>
          <w:rPrChange w:id="1123" w:author="dbecker" w:date="2016-01-07T13:44:00Z">
            <w:rPr>
              <w:rFonts w:ascii="Arial" w:hAnsi="Arial" w:cs="Arial"/>
              <w:sz w:val="20"/>
              <w:szCs w:val="20"/>
            </w:rPr>
          </w:rPrChange>
        </w:rPr>
      </w:pPr>
      <w:r w:rsidRPr="00142AF3">
        <w:rPr>
          <w:rFonts w:asciiTheme="majorHAnsi" w:hAnsiTheme="majorHAnsi" w:cs="Arial"/>
          <w:sz w:val="20"/>
          <w:szCs w:val="20"/>
          <w:rPrChange w:id="1124" w:author="dbecker" w:date="2016-01-07T13:44:00Z">
            <w:rPr>
              <w:rFonts w:ascii="Arial" w:hAnsi="Arial" w:cs="Arial"/>
              <w:sz w:val="20"/>
              <w:szCs w:val="20"/>
            </w:rPr>
          </w:rPrChange>
        </w:rPr>
        <w:t>Reviewing planned response activities for adequacy and proper interface with other on-going emergency activities (i.e., re-entry and recovery actions)</w:t>
      </w:r>
      <w:r w:rsidR="00543943" w:rsidRPr="00142AF3">
        <w:rPr>
          <w:rFonts w:asciiTheme="majorHAnsi" w:hAnsiTheme="majorHAnsi" w:cs="Arial"/>
          <w:sz w:val="20"/>
          <w:szCs w:val="20"/>
          <w:rPrChange w:id="1125" w:author="dbecker" w:date="2016-01-07T13:44:00Z">
            <w:rPr>
              <w:rFonts w:ascii="Arial" w:hAnsi="Arial" w:cs="Arial"/>
              <w:sz w:val="20"/>
              <w:szCs w:val="20"/>
            </w:rPr>
          </w:rPrChange>
        </w:rPr>
        <w:t>.</w:t>
      </w:r>
    </w:p>
    <w:p w:rsidR="00543943" w:rsidRPr="00142AF3" w:rsidRDefault="00543943" w:rsidP="00A323EC">
      <w:pPr>
        <w:numPr>
          <w:ilvl w:val="0"/>
          <w:numId w:val="42"/>
        </w:numPr>
        <w:tabs>
          <w:tab w:val="clear" w:pos="1440"/>
          <w:tab w:val="num" w:pos="1080"/>
        </w:tabs>
        <w:ind w:left="1080"/>
        <w:jc w:val="both"/>
        <w:rPr>
          <w:rFonts w:asciiTheme="majorHAnsi" w:hAnsiTheme="majorHAnsi" w:cs="Arial"/>
          <w:sz w:val="20"/>
          <w:szCs w:val="20"/>
          <w:rPrChange w:id="1126" w:author="dbecker" w:date="2016-01-07T13:44:00Z">
            <w:rPr>
              <w:rFonts w:ascii="Arial" w:hAnsi="Arial" w:cs="Arial"/>
              <w:sz w:val="20"/>
              <w:szCs w:val="20"/>
            </w:rPr>
          </w:rPrChange>
        </w:rPr>
      </w:pPr>
      <w:r w:rsidRPr="00142AF3">
        <w:rPr>
          <w:rFonts w:asciiTheme="majorHAnsi" w:hAnsiTheme="majorHAnsi" w:cs="Arial"/>
          <w:sz w:val="20"/>
          <w:szCs w:val="20"/>
          <w:rPrChange w:id="1127" w:author="dbecker" w:date="2016-01-07T13:44:00Z">
            <w:rPr>
              <w:rFonts w:ascii="Arial" w:hAnsi="Arial" w:cs="Arial"/>
              <w:sz w:val="20"/>
              <w:szCs w:val="20"/>
            </w:rPr>
          </w:rPrChange>
        </w:rPr>
        <w:t>Obtaining additional resources as is necessary to address the response effort locally.</w:t>
      </w:r>
    </w:p>
    <w:p w:rsidR="00543943" w:rsidRPr="00142AF3" w:rsidRDefault="00543943" w:rsidP="00A323EC">
      <w:pPr>
        <w:numPr>
          <w:ilvl w:val="0"/>
          <w:numId w:val="42"/>
        </w:numPr>
        <w:tabs>
          <w:tab w:val="clear" w:pos="1440"/>
          <w:tab w:val="num" w:pos="1080"/>
        </w:tabs>
        <w:ind w:left="1080"/>
        <w:jc w:val="both"/>
        <w:rPr>
          <w:rFonts w:asciiTheme="majorHAnsi" w:hAnsiTheme="majorHAnsi" w:cs="Arial"/>
          <w:sz w:val="20"/>
          <w:szCs w:val="20"/>
          <w:rPrChange w:id="1128" w:author="dbecker" w:date="2016-01-07T13:44:00Z">
            <w:rPr>
              <w:rFonts w:ascii="Arial" w:hAnsi="Arial" w:cs="Arial"/>
              <w:sz w:val="20"/>
              <w:szCs w:val="20"/>
            </w:rPr>
          </w:rPrChange>
        </w:rPr>
      </w:pPr>
      <w:r w:rsidRPr="00142AF3">
        <w:rPr>
          <w:rFonts w:asciiTheme="majorHAnsi" w:hAnsiTheme="majorHAnsi" w:cs="Arial"/>
          <w:sz w:val="20"/>
          <w:szCs w:val="20"/>
          <w:rPrChange w:id="1129" w:author="dbecker" w:date="2016-01-07T13:44:00Z">
            <w:rPr>
              <w:rFonts w:ascii="Arial" w:hAnsi="Arial" w:cs="Arial"/>
              <w:sz w:val="20"/>
              <w:szCs w:val="20"/>
            </w:rPr>
          </w:rPrChange>
        </w:rPr>
        <w:t>Providing follow-up assurances that activities have been successfully completed.</w:t>
      </w:r>
    </w:p>
    <w:p w:rsidR="00543943" w:rsidRPr="00142AF3" w:rsidRDefault="00543943" w:rsidP="00543943">
      <w:pPr>
        <w:jc w:val="both"/>
        <w:rPr>
          <w:rFonts w:asciiTheme="majorHAnsi" w:hAnsiTheme="majorHAnsi" w:cs="Arial"/>
          <w:sz w:val="20"/>
          <w:szCs w:val="20"/>
          <w:rPrChange w:id="1130" w:author="dbecker" w:date="2016-01-07T13:44:00Z">
            <w:rPr>
              <w:rFonts w:ascii="Arial" w:hAnsi="Arial" w:cs="Arial"/>
              <w:sz w:val="20"/>
              <w:szCs w:val="20"/>
            </w:rPr>
          </w:rPrChange>
        </w:rPr>
      </w:pPr>
    </w:p>
    <w:p w:rsidR="00543943" w:rsidRPr="00142AF3" w:rsidRDefault="00543943" w:rsidP="00543943">
      <w:pPr>
        <w:ind w:left="720"/>
        <w:jc w:val="both"/>
        <w:rPr>
          <w:rFonts w:asciiTheme="majorHAnsi" w:hAnsiTheme="majorHAnsi" w:cs="Arial"/>
          <w:sz w:val="20"/>
          <w:szCs w:val="20"/>
          <w:rPrChange w:id="1131" w:author="dbecker" w:date="2016-01-07T13:44:00Z">
            <w:rPr>
              <w:rFonts w:ascii="Arial" w:hAnsi="Arial" w:cs="Arial"/>
              <w:sz w:val="20"/>
              <w:szCs w:val="20"/>
            </w:rPr>
          </w:rPrChange>
        </w:rPr>
      </w:pPr>
      <w:r w:rsidRPr="00142AF3">
        <w:rPr>
          <w:rFonts w:asciiTheme="majorHAnsi" w:hAnsiTheme="majorHAnsi" w:cs="Arial"/>
          <w:sz w:val="20"/>
          <w:szCs w:val="20"/>
          <w:rPrChange w:id="1132" w:author="dbecker" w:date="2016-01-07T13:44:00Z">
            <w:rPr>
              <w:rFonts w:ascii="Arial" w:hAnsi="Arial" w:cs="Arial"/>
              <w:sz w:val="20"/>
              <w:szCs w:val="20"/>
            </w:rPr>
          </w:rPrChange>
        </w:rPr>
        <w:t>These responsibilities, as well as more specific functions, are identified in the implementing procedures written for key emergency response personnel in the EPZ and host communities and contained in each community-specific plan/procedures.  The assignments in these procedures provide important continuity which supports the overall emergency response effort in the State of New Hampshire.</w:t>
      </w:r>
    </w:p>
    <w:p w:rsidR="006A6D31" w:rsidDel="00142AF3" w:rsidRDefault="006A6D31" w:rsidP="00543943">
      <w:pPr>
        <w:ind w:left="720"/>
        <w:jc w:val="both"/>
        <w:rPr>
          <w:del w:id="1133" w:author="dbecker" w:date="2016-01-07T13:45:00Z"/>
          <w:rFonts w:ascii="Arial" w:hAnsi="Arial" w:cs="Arial"/>
          <w:sz w:val="20"/>
          <w:szCs w:val="20"/>
        </w:rPr>
      </w:pPr>
    </w:p>
    <w:p w:rsidR="004A33D2" w:rsidDel="00142AF3" w:rsidRDefault="004A33D2" w:rsidP="00543943">
      <w:pPr>
        <w:ind w:left="720"/>
        <w:jc w:val="both"/>
        <w:rPr>
          <w:del w:id="1134" w:author="dbecker" w:date="2016-01-07T13:45:00Z"/>
          <w:rFonts w:ascii="Arial" w:hAnsi="Arial" w:cs="Arial"/>
          <w:b/>
          <w:sz w:val="20"/>
          <w:szCs w:val="20"/>
        </w:rPr>
      </w:pPr>
    </w:p>
    <w:p w:rsidR="004A33D2" w:rsidDel="00142AF3" w:rsidRDefault="004A33D2" w:rsidP="00543943">
      <w:pPr>
        <w:ind w:left="720"/>
        <w:jc w:val="both"/>
        <w:rPr>
          <w:del w:id="1135" w:author="dbecker" w:date="2016-01-07T13:45:00Z"/>
          <w:rFonts w:ascii="Arial" w:hAnsi="Arial" w:cs="Arial"/>
          <w:b/>
          <w:sz w:val="20"/>
          <w:szCs w:val="20"/>
        </w:rPr>
      </w:pPr>
    </w:p>
    <w:p w:rsidR="004A33D2" w:rsidDel="00142AF3" w:rsidRDefault="004A33D2" w:rsidP="00543943">
      <w:pPr>
        <w:ind w:left="720"/>
        <w:jc w:val="both"/>
        <w:rPr>
          <w:del w:id="1136" w:author="dbecker" w:date="2016-01-07T13:45:00Z"/>
          <w:rFonts w:ascii="Arial" w:hAnsi="Arial" w:cs="Arial"/>
          <w:b/>
          <w:sz w:val="20"/>
          <w:szCs w:val="20"/>
        </w:rPr>
      </w:pPr>
    </w:p>
    <w:p w:rsidR="004A33D2" w:rsidDel="00142AF3" w:rsidRDefault="004A33D2" w:rsidP="00543943">
      <w:pPr>
        <w:ind w:left="720"/>
        <w:jc w:val="both"/>
        <w:rPr>
          <w:del w:id="1137" w:author="dbecker" w:date="2016-01-07T13:45:00Z"/>
          <w:rFonts w:ascii="Arial" w:hAnsi="Arial" w:cs="Arial"/>
          <w:b/>
          <w:sz w:val="20"/>
          <w:szCs w:val="20"/>
        </w:rPr>
      </w:pPr>
    </w:p>
    <w:p w:rsidR="004A33D2" w:rsidDel="00142AF3" w:rsidRDefault="004A33D2" w:rsidP="00543943">
      <w:pPr>
        <w:ind w:left="720"/>
        <w:jc w:val="both"/>
        <w:rPr>
          <w:del w:id="1138" w:author="dbecker" w:date="2016-01-07T13:45:00Z"/>
          <w:rFonts w:ascii="Arial" w:hAnsi="Arial" w:cs="Arial"/>
          <w:b/>
          <w:sz w:val="20"/>
          <w:szCs w:val="20"/>
        </w:rPr>
      </w:pPr>
    </w:p>
    <w:p w:rsidR="004A33D2" w:rsidDel="00142AF3" w:rsidRDefault="004A33D2" w:rsidP="00543943">
      <w:pPr>
        <w:ind w:left="720"/>
        <w:jc w:val="both"/>
        <w:rPr>
          <w:del w:id="1139" w:author="dbecker" w:date="2016-01-07T13:45:00Z"/>
          <w:rFonts w:ascii="Arial" w:hAnsi="Arial" w:cs="Arial"/>
          <w:b/>
          <w:sz w:val="20"/>
          <w:szCs w:val="20"/>
        </w:rPr>
      </w:pPr>
    </w:p>
    <w:p w:rsidR="004A33D2" w:rsidDel="00142AF3" w:rsidRDefault="004A33D2" w:rsidP="00543943">
      <w:pPr>
        <w:ind w:left="720"/>
        <w:jc w:val="both"/>
        <w:rPr>
          <w:del w:id="1140" w:author="dbecker" w:date="2016-01-07T13:45:00Z"/>
          <w:rFonts w:ascii="Arial" w:hAnsi="Arial" w:cs="Arial"/>
          <w:b/>
          <w:sz w:val="20"/>
          <w:szCs w:val="20"/>
        </w:rPr>
      </w:pPr>
    </w:p>
    <w:p w:rsidR="004A33D2" w:rsidDel="00142AF3" w:rsidRDefault="004A33D2" w:rsidP="00543943">
      <w:pPr>
        <w:ind w:left="720"/>
        <w:jc w:val="both"/>
        <w:rPr>
          <w:del w:id="1141" w:author="dbecker" w:date="2016-01-07T13:45:00Z"/>
          <w:rFonts w:ascii="Arial" w:hAnsi="Arial" w:cs="Arial"/>
          <w:b/>
          <w:sz w:val="20"/>
          <w:szCs w:val="20"/>
        </w:rPr>
      </w:pPr>
    </w:p>
    <w:p w:rsidR="004A33D2" w:rsidDel="00142AF3" w:rsidRDefault="004A33D2" w:rsidP="00543943">
      <w:pPr>
        <w:ind w:left="720"/>
        <w:jc w:val="both"/>
        <w:rPr>
          <w:del w:id="1142" w:author="dbecker" w:date="2016-01-07T13:45:00Z"/>
          <w:rFonts w:ascii="Arial" w:hAnsi="Arial" w:cs="Arial"/>
          <w:b/>
          <w:sz w:val="20"/>
          <w:szCs w:val="20"/>
        </w:rPr>
      </w:pPr>
    </w:p>
    <w:p w:rsidR="004A33D2" w:rsidDel="00142AF3" w:rsidRDefault="004A33D2" w:rsidP="00543943">
      <w:pPr>
        <w:ind w:left="720"/>
        <w:jc w:val="both"/>
        <w:rPr>
          <w:del w:id="1143" w:author="dbecker" w:date="2016-01-07T13:45:00Z"/>
          <w:rFonts w:ascii="Arial" w:hAnsi="Arial" w:cs="Arial"/>
          <w:b/>
          <w:sz w:val="20"/>
          <w:szCs w:val="20"/>
        </w:rPr>
      </w:pPr>
    </w:p>
    <w:p w:rsidR="004A33D2" w:rsidDel="00142AF3" w:rsidRDefault="004A33D2" w:rsidP="00543943">
      <w:pPr>
        <w:ind w:left="720"/>
        <w:jc w:val="both"/>
        <w:rPr>
          <w:del w:id="1144" w:author="dbecker" w:date="2016-01-07T13:45:00Z"/>
          <w:rFonts w:ascii="Arial" w:hAnsi="Arial" w:cs="Arial"/>
          <w:b/>
          <w:sz w:val="20"/>
          <w:szCs w:val="20"/>
        </w:rPr>
      </w:pPr>
    </w:p>
    <w:p w:rsidR="004A33D2" w:rsidDel="00142AF3" w:rsidRDefault="004A33D2" w:rsidP="00543943">
      <w:pPr>
        <w:ind w:left="720"/>
        <w:jc w:val="both"/>
        <w:rPr>
          <w:del w:id="1145" w:author="dbecker" w:date="2016-01-07T13:45:00Z"/>
          <w:rFonts w:ascii="Arial" w:hAnsi="Arial" w:cs="Arial"/>
          <w:b/>
          <w:sz w:val="20"/>
          <w:szCs w:val="20"/>
        </w:rPr>
      </w:pPr>
    </w:p>
    <w:p w:rsidR="004A33D2" w:rsidDel="00142AF3" w:rsidRDefault="004A33D2" w:rsidP="00543943">
      <w:pPr>
        <w:ind w:left="720"/>
        <w:jc w:val="both"/>
        <w:rPr>
          <w:del w:id="1146" w:author="dbecker" w:date="2016-01-07T13:45:00Z"/>
          <w:rFonts w:ascii="Arial" w:hAnsi="Arial" w:cs="Arial"/>
          <w:b/>
          <w:sz w:val="20"/>
          <w:szCs w:val="20"/>
        </w:rPr>
      </w:pPr>
    </w:p>
    <w:p w:rsidR="004A33D2" w:rsidDel="00142AF3" w:rsidRDefault="004A33D2" w:rsidP="00543943">
      <w:pPr>
        <w:ind w:left="720"/>
        <w:jc w:val="both"/>
        <w:rPr>
          <w:del w:id="1147" w:author="dbecker" w:date="2016-01-07T13:45:00Z"/>
          <w:rFonts w:ascii="Arial" w:hAnsi="Arial" w:cs="Arial"/>
          <w:b/>
          <w:sz w:val="20"/>
          <w:szCs w:val="20"/>
        </w:rPr>
      </w:pPr>
    </w:p>
    <w:p w:rsidR="004A33D2" w:rsidDel="00142AF3" w:rsidRDefault="004A33D2" w:rsidP="00543943">
      <w:pPr>
        <w:ind w:left="720"/>
        <w:jc w:val="both"/>
        <w:rPr>
          <w:del w:id="1148" w:author="dbecker" w:date="2016-01-07T13:45:00Z"/>
          <w:rFonts w:ascii="Arial" w:hAnsi="Arial" w:cs="Arial"/>
          <w:b/>
          <w:sz w:val="20"/>
          <w:szCs w:val="20"/>
        </w:rPr>
      </w:pPr>
    </w:p>
    <w:p w:rsidR="004A33D2" w:rsidRDefault="004A33D2" w:rsidP="00543943">
      <w:pPr>
        <w:ind w:left="720"/>
        <w:jc w:val="both"/>
        <w:rPr>
          <w:rFonts w:ascii="Arial" w:hAnsi="Arial" w:cs="Arial"/>
          <w:b/>
          <w:sz w:val="20"/>
          <w:szCs w:val="20"/>
        </w:rPr>
      </w:pPr>
    </w:p>
    <w:p w:rsidR="006A6D31" w:rsidRPr="00142AF3" w:rsidRDefault="006A6D31" w:rsidP="00543943">
      <w:pPr>
        <w:ind w:left="720"/>
        <w:jc w:val="both"/>
        <w:rPr>
          <w:rFonts w:asciiTheme="majorHAnsi" w:hAnsiTheme="majorHAnsi" w:cs="Arial"/>
          <w:b/>
          <w:sz w:val="20"/>
          <w:szCs w:val="20"/>
          <w:rPrChange w:id="1149" w:author="dbecker" w:date="2016-01-07T13:45:00Z">
            <w:rPr>
              <w:rFonts w:ascii="Arial" w:hAnsi="Arial" w:cs="Arial"/>
              <w:b/>
              <w:sz w:val="20"/>
              <w:szCs w:val="20"/>
            </w:rPr>
          </w:rPrChange>
        </w:rPr>
      </w:pPr>
      <w:r w:rsidRPr="00142AF3">
        <w:rPr>
          <w:rFonts w:asciiTheme="majorHAnsi" w:hAnsiTheme="majorHAnsi" w:cs="Arial"/>
          <w:b/>
          <w:sz w:val="20"/>
          <w:szCs w:val="20"/>
          <w:rPrChange w:id="1150" w:author="dbecker" w:date="2016-01-07T13:45:00Z">
            <w:rPr>
              <w:rFonts w:ascii="Arial" w:hAnsi="Arial" w:cs="Arial"/>
              <w:b/>
              <w:sz w:val="20"/>
              <w:szCs w:val="20"/>
            </w:rPr>
          </w:rPrChange>
        </w:rPr>
        <w:t xml:space="preserve">Sample </w:t>
      </w:r>
      <w:r w:rsidR="002503D3" w:rsidRPr="00142AF3">
        <w:rPr>
          <w:rFonts w:asciiTheme="majorHAnsi" w:hAnsiTheme="majorHAnsi" w:cs="Arial"/>
          <w:b/>
          <w:sz w:val="20"/>
          <w:szCs w:val="20"/>
          <w:rPrChange w:id="1151" w:author="dbecker" w:date="2016-01-07T13:45:00Z">
            <w:rPr>
              <w:rFonts w:ascii="Arial" w:hAnsi="Arial" w:cs="Arial"/>
              <w:b/>
              <w:sz w:val="20"/>
              <w:szCs w:val="20"/>
            </w:rPr>
          </w:rPrChange>
        </w:rPr>
        <w:t>Emergency Management Responsibilities</w:t>
      </w:r>
    </w:p>
    <w:p w:rsidR="006A6D31" w:rsidRDefault="006A6D31" w:rsidP="00543943">
      <w:pPr>
        <w:ind w:left="720"/>
        <w:jc w:val="both"/>
        <w:rPr>
          <w:rFonts w:ascii="Arial" w:hAnsi="Arial" w:cs="Arial"/>
          <w:b/>
          <w:sz w:val="20"/>
          <w:szCs w:val="20"/>
        </w:rPr>
      </w:pPr>
    </w:p>
    <w:p w:rsidR="006A6D31" w:rsidRDefault="00AB12BD" w:rsidP="00BF538E">
      <w:pPr>
        <w:ind w:left="720"/>
        <w:jc w:val="center"/>
        <w:rPr>
          <w:spacing w:val="-3"/>
        </w:rPr>
      </w:pPr>
      <w:r>
        <w:rPr>
          <w:spacing w:val="-3"/>
        </w:rPr>
        <w:object w:dxaOrig="7995" w:dyaOrig="8595">
          <v:shape id="_x0000_i1036" type="#_x0000_t75" style="width:242.25pt;height:260.45pt" o:ole="">
            <v:imagedata r:id="rId18" o:title=""/>
          </v:shape>
          <o:OLEObject Type="Link" ProgID="Excel.Sheet.12" ShapeID="_x0000_i1036" DrawAspect="Content" r:id="rId19" UpdateMode="Always">
            <o:LinkType>EnhancedMetaFile</o:LinkType>
            <o:LockedField>false</o:LockedField>
            <o:FieldCodes>\* MERGEFORMAT</o:FieldCodes>
          </o:OLEObject>
        </w:object>
      </w:r>
    </w:p>
    <w:p w:rsidR="002503D3" w:rsidRDefault="002503D3" w:rsidP="00543943">
      <w:pPr>
        <w:ind w:left="720"/>
        <w:jc w:val="both"/>
        <w:rPr>
          <w:rFonts w:ascii="Arial" w:hAnsi="Arial" w:cs="Arial"/>
          <w:b/>
          <w:sz w:val="20"/>
          <w:szCs w:val="20"/>
        </w:rPr>
      </w:pPr>
    </w:p>
    <w:p w:rsidR="00314ED6" w:rsidRDefault="00314ED6">
      <w:pPr>
        <w:pStyle w:val="Heading2"/>
        <w:numPr>
          <w:ilvl w:val="1"/>
          <w:numId w:val="36"/>
        </w:numPr>
        <w:tabs>
          <w:tab w:val="clear" w:pos="1452"/>
          <w:tab w:val="num" w:pos="720"/>
        </w:tabs>
        <w:spacing w:before="0" w:after="0"/>
        <w:ind w:hanging="1092"/>
        <w:rPr>
          <w:ins w:id="1152" w:author="dbecker" w:date="2016-01-07T13:45:00Z"/>
          <w:rFonts w:ascii="Cambria" w:hAnsi="Cambria"/>
          <w:i w:val="0"/>
          <w:iCs w:val="0"/>
          <w:color w:val="0070C0"/>
          <w:sz w:val="20"/>
        </w:rPr>
        <w:pPrChange w:id="1153" w:author="dbecker" w:date="2016-01-07T13:46:00Z">
          <w:pPr>
            <w:pStyle w:val="Heading2"/>
            <w:numPr>
              <w:ilvl w:val="1"/>
              <w:numId w:val="36"/>
            </w:numPr>
            <w:tabs>
              <w:tab w:val="num" w:pos="720"/>
              <w:tab w:val="num" w:pos="1452"/>
            </w:tabs>
            <w:ind w:left="1452" w:hanging="1092"/>
          </w:pPr>
        </w:pPrChange>
      </w:pPr>
      <w:bookmarkStart w:id="1154" w:name="_Toc431372784"/>
      <w:r w:rsidRPr="00ED71FD">
        <w:rPr>
          <w:rFonts w:ascii="Cambria" w:hAnsi="Cambria"/>
          <w:i w:val="0"/>
          <w:iCs w:val="0"/>
          <w:color w:val="0070C0"/>
          <w:sz w:val="20"/>
          <w:rPrChange w:id="1155" w:author="dbecker" w:date="2015-10-07T12:44:00Z">
            <w:rPr>
              <w:i w:val="0"/>
              <w:iCs w:val="0"/>
              <w:sz w:val="20"/>
            </w:rPr>
          </w:rPrChange>
        </w:rPr>
        <w:t>Notification</w:t>
      </w:r>
      <w:bookmarkEnd w:id="1154"/>
    </w:p>
    <w:p w:rsidR="00142AF3" w:rsidDel="00142AF3" w:rsidRDefault="00142AF3">
      <w:pPr>
        <w:ind w:left="720"/>
        <w:jc w:val="both"/>
        <w:rPr>
          <w:del w:id="1156" w:author="dbecker" w:date="2016-01-07T13:46:00Z"/>
        </w:rPr>
      </w:pPr>
    </w:p>
    <w:p w:rsidR="00142AF3" w:rsidRPr="00142AF3" w:rsidRDefault="00142AF3">
      <w:pPr>
        <w:rPr>
          <w:ins w:id="1157" w:author="dbecker" w:date="2016-01-07T13:46:00Z"/>
          <w:i/>
          <w:iCs/>
          <w:rPrChange w:id="1158" w:author="dbecker" w:date="2016-01-07T13:45:00Z">
            <w:rPr>
              <w:ins w:id="1159" w:author="dbecker" w:date="2016-01-07T13:46:00Z"/>
              <w:i w:val="0"/>
              <w:iCs w:val="0"/>
              <w:sz w:val="20"/>
            </w:rPr>
          </w:rPrChange>
        </w:rPr>
        <w:pPrChange w:id="1160" w:author="dbecker" w:date="2016-01-07T13:46:00Z">
          <w:pPr>
            <w:pStyle w:val="Heading2"/>
            <w:numPr>
              <w:ilvl w:val="1"/>
              <w:numId w:val="36"/>
            </w:numPr>
            <w:tabs>
              <w:tab w:val="num" w:pos="720"/>
              <w:tab w:val="num" w:pos="1452"/>
            </w:tabs>
            <w:ind w:left="1452" w:hanging="1092"/>
          </w:pPr>
        </w:pPrChange>
      </w:pPr>
    </w:p>
    <w:p w:rsidR="006C1C48" w:rsidRPr="00142AF3" w:rsidDel="00142AF3" w:rsidRDefault="006C1C48">
      <w:pPr>
        <w:rPr>
          <w:del w:id="1161" w:author="dbecker" w:date="2016-01-07T13:45:00Z"/>
          <w:rFonts w:asciiTheme="majorHAnsi" w:hAnsiTheme="majorHAnsi"/>
          <w:rPrChange w:id="1162" w:author="dbecker" w:date="2016-01-07T13:46:00Z">
            <w:rPr>
              <w:del w:id="1163" w:author="dbecker" w:date="2016-01-07T13:45:00Z"/>
            </w:rPr>
          </w:rPrChange>
        </w:rPr>
      </w:pPr>
    </w:p>
    <w:p w:rsidR="00314ED6" w:rsidRPr="00142AF3" w:rsidRDefault="00314ED6">
      <w:pPr>
        <w:ind w:left="720"/>
        <w:jc w:val="both"/>
        <w:rPr>
          <w:rFonts w:asciiTheme="majorHAnsi" w:hAnsiTheme="majorHAnsi" w:cs="Arial"/>
          <w:sz w:val="20"/>
          <w:szCs w:val="20"/>
          <w:rPrChange w:id="1164" w:author="dbecker" w:date="2016-01-07T13:46:00Z">
            <w:rPr>
              <w:rFonts w:ascii="Arial" w:hAnsi="Arial" w:cs="Arial"/>
              <w:sz w:val="20"/>
              <w:szCs w:val="20"/>
            </w:rPr>
          </w:rPrChange>
        </w:rPr>
      </w:pPr>
      <w:r w:rsidRPr="00142AF3">
        <w:rPr>
          <w:rFonts w:asciiTheme="majorHAnsi" w:hAnsiTheme="majorHAnsi" w:cs="Arial"/>
          <w:sz w:val="20"/>
          <w:szCs w:val="20"/>
          <w:rPrChange w:id="1165" w:author="dbecker" w:date="2016-01-07T13:46:00Z">
            <w:rPr>
              <w:rFonts w:ascii="Arial" w:hAnsi="Arial" w:cs="Arial"/>
              <w:sz w:val="20"/>
              <w:szCs w:val="20"/>
            </w:rPr>
          </w:rPrChange>
        </w:rPr>
        <w:t>Southwest N</w:t>
      </w:r>
      <w:r w:rsidR="002503D3" w:rsidRPr="00142AF3">
        <w:rPr>
          <w:rFonts w:asciiTheme="majorHAnsi" w:hAnsiTheme="majorHAnsi" w:cs="Arial"/>
          <w:sz w:val="20"/>
          <w:szCs w:val="20"/>
          <w:rPrChange w:id="1166" w:author="dbecker" w:date="2016-01-07T13:46:00Z">
            <w:rPr>
              <w:rFonts w:ascii="Arial" w:hAnsi="Arial" w:cs="Arial"/>
              <w:sz w:val="20"/>
              <w:szCs w:val="20"/>
            </w:rPr>
          </w:rPrChange>
        </w:rPr>
        <w:t>ew Hampshire</w:t>
      </w:r>
      <w:r w:rsidRPr="00142AF3">
        <w:rPr>
          <w:rFonts w:asciiTheme="majorHAnsi" w:hAnsiTheme="majorHAnsi" w:cs="Arial"/>
          <w:sz w:val="20"/>
          <w:szCs w:val="20"/>
          <w:rPrChange w:id="1167" w:author="dbecker" w:date="2016-01-07T13:46:00Z">
            <w:rPr>
              <w:rFonts w:ascii="Arial" w:hAnsi="Arial" w:cs="Arial"/>
              <w:sz w:val="20"/>
              <w:szCs w:val="20"/>
            </w:rPr>
          </w:rPrChange>
        </w:rPr>
        <w:t xml:space="preserve"> District Fire Mutual Aid (SWNHDFMA)</w:t>
      </w:r>
      <w:r w:rsidR="002503D3" w:rsidRPr="00142AF3">
        <w:rPr>
          <w:rFonts w:asciiTheme="majorHAnsi" w:hAnsiTheme="majorHAnsi" w:cs="Arial"/>
          <w:sz w:val="20"/>
          <w:szCs w:val="20"/>
          <w:rPrChange w:id="1168" w:author="dbecker" w:date="2016-01-07T13:46:00Z">
            <w:rPr>
              <w:rFonts w:ascii="Arial" w:hAnsi="Arial" w:cs="Arial"/>
              <w:sz w:val="20"/>
              <w:szCs w:val="20"/>
            </w:rPr>
          </w:rPrChange>
        </w:rPr>
        <w:t xml:space="preserve"> and Rockingham County Dispatch Center (RCDC</w:t>
      </w:r>
      <w:r w:rsidR="009E52EE" w:rsidRPr="00142AF3">
        <w:rPr>
          <w:rFonts w:asciiTheme="majorHAnsi" w:hAnsiTheme="majorHAnsi" w:cs="Arial"/>
          <w:sz w:val="20"/>
          <w:szCs w:val="20"/>
          <w:rPrChange w:id="1169" w:author="dbecker" w:date="2016-01-07T13:46:00Z">
            <w:rPr>
              <w:rFonts w:ascii="Arial" w:hAnsi="Arial" w:cs="Arial"/>
              <w:sz w:val="20"/>
              <w:szCs w:val="20"/>
            </w:rPr>
          </w:rPrChange>
        </w:rPr>
        <w:t>)</w:t>
      </w:r>
      <w:r w:rsidRPr="00142AF3">
        <w:rPr>
          <w:rFonts w:asciiTheme="majorHAnsi" w:hAnsiTheme="majorHAnsi" w:cs="Arial"/>
          <w:sz w:val="20"/>
          <w:szCs w:val="20"/>
          <w:rPrChange w:id="1170" w:author="dbecker" w:date="2016-01-07T13:46:00Z">
            <w:rPr>
              <w:rFonts w:ascii="Arial" w:hAnsi="Arial" w:cs="Arial"/>
              <w:sz w:val="20"/>
              <w:szCs w:val="20"/>
            </w:rPr>
          </w:rPrChange>
        </w:rPr>
        <w:t xml:space="preserve"> provide the primary communications capability for local notifications</w:t>
      </w:r>
      <w:r w:rsidR="002503D3" w:rsidRPr="00142AF3">
        <w:rPr>
          <w:rFonts w:asciiTheme="majorHAnsi" w:hAnsiTheme="majorHAnsi" w:cs="Arial"/>
          <w:sz w:val="20"/>
          <w:szCs w:val="20"/>
          <w:rPrChange w:id="1171" w:author="dbecker" w:date="2016-01-07T13:46:00Z">
            <w:rPr>
              <w:rFonts w:ascii="Arial" w:hAnsi="Arial" w:cs="Arial"/>
              <w:sz w:val="20"/>
              <w:szCs w:val="20"/>
            </w:rPr>
          </w:rPrChange>
        </w:rPr>
        <w:t xml:space="preserve"> in the Vermont Yankee and Seabrook Station EPZs respectively</w:t>
      </w:r>
      <w:r w:rsidRPr="00142AF3">
        <w:rPr>
          <w:rFonts w:asciiTheme="majorHAnsi" w:hAnsiTheme="majorHAnsi" w:cs="Arial"/>
          <w:sz w:val="20"/>
          <w:szCs w:val="20"/>
          <w:rPrChange w:id="1172" w:author="dbecker" w:date="2016-01-07T13:46:00Z">
            <w:rPr>
              <w:rFonts w:ascii="Arial" w:hAnsi="Arial" w:cs="Arial"/>
              <w:sz w:val="20"/>
              <w:szCs w:val="20"/>
            </w:rPr>
          </w:rPrChange>
        </w:rPr>
        <w:t xml:space="preserve"> when the SEOC is not activated.  </w:t>
      </w:r>
      <w:r w:rsidR="002503D3" w:rsidRPr="00142AF3">
        <w:rPr>
          <w:rFonts w:asciiTheme="majorHAnsi" w:hAnsiTheme="majorHAnsi" w:cs="Arial"/>
          <w:sz w:val="20"/>
          <w:szCs w:val="20"/>
          <w:rPrChange w:id="1173" w:author="dbecker" w:date="2016-01-07T13:46:00Z">
            <w:rPr>
              <w:rFonts w:ascii="Arial" w:hAnsi="Arial" w:cs="Arial"/>
              <w:sz w:val="20"/>
              <w:szCs w:val="20"/>
            </w:rPr>
          </w:rPrChange>
        </w:rPr>
        <w:t>Both are</w:t>
      </w:r>
      <w:r w:rsidRPr="00142AF3">
        <w:rPr>
          <w:rFonts w:asciiTheme="majorHAnsi" w:hAnsiTheme="majorHAnsi" w:cs="Arial"/>
          <w:sz w:val="20"/>
          <w:szCs w:val="20"/>
          <w:rPrChange w:id="1174" w:author="dbecker" w:date="2016-01-07T13:46:00Z">
            <w:rPr>
              <w:rFonts w:ascii="Arial" w:hAnsi="Arial" w:cs="Arial"/>
              <w:sz w:val="20"/>
              <w:szCs w:val="20"/>
            </w:rPr>
          </w:rPrChange>
        </w:rPr>
        <w:t xml:space="preserve"> in direct communications with State Police Headquarters (State Primary Warning</w:t>
      </w:r>
      <w:r>
        <w:rPr>
          <w:rFonts w:ascii="Arial" w:hAnsi="Arial" w:cs="Arial"/>
          <w:sz w:val="20"/>
          <w:szCs w:val="20"/>
        </w:rPr>
        <w:t xml:space="preserve"> Point) on a </w:t>
      </w:r>
      <w:r w:rsidRPr="00142AF3">
        <w:rPr>
          <w:rFonts w:asciiTheme="majorHAnsi" w:hAnsiTheme="majorHAnsi" w:cs="Arial"/>
          <w:sz w:val="20"/>
          <w:szCs w:val="20"/>
          <w:rPrChange w:id="1175" w:author="dbecker" w:date="2016-01-07T13:46:00Z">
            <w:rPr>
              <w:rFonts w:ascii="Arial" w:hAnsi="Arial" w:cs="Arial"/>
              <w:sz w:val="20"/>
              <w:szCs w:val="20"/>
            </w:rPr>
          </w:rPrChange>
        </w:rPr>
        <w:t>continuous basis.  SWNHDFMA</w:t>
      </w:r>
      <w:r w:rsidR="006C1C48" w:rsidRPr="00142AF3">
        <w:rPr>
          <w:rFonts w:asciiTheme="majorHAnsi" w:hAnsiTheme="majorHAnsi" w:cs="Arial"/>
          <w:sz w:val="20"/>
          <w:szCs w:val="20"/>
          <w:rPrChange w:id="1176" w:author="dbecker" w:date="2016-01-07T13:46:00Z">
            <w:rPr>
              <w:rFonts w:ascii="Arial" w:hAnsi="Arial" w:cs="Arial"/>
              <w:sz w:val="20"/>
              <w:szCs w:val="20"/>
            </w:rPr>
          </w:rPrChange>
        </w:rPr>
        <w:t xml:space="preserve"> (VY)/RCDC (SS)</w:t>
      </w:r>
      <w:r w:rsidRPr="00142AF3">
        <w:rPr>
          <w:rFonts w:asciiTheme="majorHAnsi" w:hAnsiTheme="majorHAnsi" w:cs="Arial"/>
          <w:sz w:val="20"/>
          <w:szCs w:val="20"/>
          <w:rPrChange w:id="1177" w:author="dbecker" w:date="2016-01-07T13:46:00Z">
            <w:rPr>
              <w:rFonts w:ascii="Arial" w:hAnsi="Arial" w:cs="Arial"/>
              <w:sz w:val="20"/>
              <w:szCs w:val="20"/>
            </w:rPr>
          </w:rPrChange>
        </w:rPr>
        <w:t xml:space="preserve"> </w:t>
      </w:r>
      <w:r w:rsidR="006C1C48" w:rsidRPr="00142AF3">
        <w:rPr>
          <w:rFonts w:asciiTheme="majorHAnsi" w:hAnsiTheme="majorHAnsi" w:cs="Arial"/>
          <w:sz w:val="20"/>
          <w:szCs w:val="20"/>
          <w:rPrChange w:id="1178" w:author="dbecker" w:date="2016-01-07T13:46:00Z">
            <w:rPr>
              <w:rFonts w:ascii="Arial" w:hAnsi="Arial" w:cs="Arial"/>
              <w:sz w:val="20"/>
              <w:szCs w:val="20"/>
            </w:rPr>
          </w:rPrChange>
        </w:rPr>
        <w:t>are</w:t>
      </w:r>
      <w:r w:rsidRPr="00142AF3">
        <w:rPr>
          <w:rFonts w:asciiTheme="majorHAnsi" w:hAnsiTheme="majorHAnsi" w:cs="Arial"/>
          <w:sz w:val="20"/>
          <w:szCs w:val="20"/>
          <w:rPrChange w:id="1179" w:author="dbecker" w:date="2016-01-07T13:46:00Z">
            <w:rPr>
              <w:rFonts w:ascii="Arial" w:hAnsi="Arial" w:cs="Arial"/>
              <w:sz w:val="20"/>
              <w:szCs w:val="20"/>
            </w:rPr>
          </w:rPrChange>
        </w:rPr>
        <w:t xml:space="preserve"> also responsible as the primary point</w:t>
      </w:r>
      <w:r w:rsidR="006C1C48" w:rsidRPr="00142AF3">
        <w:rPr>
          <w:rFonts w:asciiTheme="majorHAnsi" w:hAnsiTheme="majorHAnsi" w:cs="Arial"/>
          <w:sz w:val="20"/>
          <w:szCs w:val="20"/>
          <w:rPrChange w:id="1180" w:author="dbecker" w:date="2016-01-07T13:46:00Z">
            <w:rPr>
              <w:rFonts w:ascii="Arial" w:hAnsi="Arial" w:cs="Arial"/>
              <w:sz w:val="20"/>
              <w:szCs w:val="20"/>
            </w:rPr>
          </w:rPrChange>
        </w:rPr>
        <w:t>s</w:t>
      </w:r>
      <w:r w:rsidRPr="00142AF3">
        <w:rPr>
          <w:rFonts w:asciiTheme="majorHAnsi" w:hAnsiTheme="majorHAnsi" w:cs="Arial"/>
          <w:sz w:val="20"/>
          <w:szCs w:val="20"/>
          <w:rPrChange w:id="1181" w:author="dbecker" w:date="2016-01-07T13:46:00Z">
            <w:rPr>
              <w:rFonts w:ascii="Arial" w:hAnsi="Arial" w:cs="Arial"/>
              <w:sz w:val="20"/>
              <w:szCs w:val="20"/>
            </w:rPr>
          </w:rPrChange>
        </w:rPr>
        <w:t xml:space="preserve"> for activating the Public Alert and Notification System (PANS).  </w:t>
      </w:r>
      <w:r w:rsidR="006C1C48" w:rsidRPr="00142AF3">
        <w:rPr>
          <w:rFonts w:asciiTheme="majorHAnsi" w:hAnsiTheme="majorHAnsi" w:cs="Arial"/>
          <w:sz w:val="20"/>
          <w:szCs w:val="20"/>
          <w:rPrChange w:id="1182" w:author="dbecker" w:date="2016-01-07T13:46:00Z">
            <w:rPr>
              <w:rFonts w:ascii="Arial" w:hAnsi="Arial" w:cs="Arial"/>
              <w:sz w:val="20"/>
              <w:szCs w:val="20"/>
            </w:rPr>
          </w:rPrChange>
        </w:rPr>
        <w:t>Both s</w:t>
      </w:r>
      <w:r w:rsidRPr="00142AF3">
        <w:rPr>
          <w:rFonts w:asciiTheme="majorHAnsi" w:hAnsiTheme="majorHAnsi" w:cs="Arial"/>
          <w:sz w:val="20"/>
          <w:szCs w:val="20"/>
          <w:rPrChange w:id="1183" w:author="dbecker" w:date="2016-01-07T13:46:00Z">
            <w:rPr>
              <w:rFonts w:ascii="Arial" w:hAnsi="Arial" w:cs="Arial"/>
              <w:sz w:val="20"/>
              <w:szCs w:val="20"/>
            </w:rPr>
          </w:rPrChange>
        </w:rPr>
        <w:t xml:space="preserve"> provide added staffing to ensure 24-hour continuous operations.  The Cheshire County Dispatch Center (</w:t>
      </w:r>
      <w:r w:rsidR="009E52EE" w:rsidRPr="00142AF3">
        <w:rPr>
          <w:rFonts w:asciiTheme="majorHAnsi" w:hAnsiTheme="majorHAnsi" w:cs="Arial"/>
          <w:sz w:val="20"/>
          <w:szCs w:val="20"/>
          <w:rPrChange w:id="1184" w:author="dbecker" w:date="2016-01-07T13:46:00Z">
            <w:rPr>
              <w:rFonts w:ascii="Arial" w:hAnsi="Arial" w:cs="Arial"/>
              <w:sz w:val="20"/>
              <w:szCs w:val="20"/>
            </w:rPr>
          </w:rPrChange>
        </w:rPr>
        <w:t>CCDC</w:t>
      </w:r>
      <w:r w:rsidRPr="00142AF3">
        <w:rPr>
          <w:rFonts w:asciiTheme="majorHAnsi" w:hAnsiTheme="majorHAnsi" w:cs="Arial"/>
          <w:sz w:val="20"/>
          <w:szCs w:val="20"/>
          <w:rPrChange w:id="1185" w:author="dbecker" w:date="2016-01-07T13:46:00Z">
            <w:rPr>
              <w:rFonts w:ascii="Arial" w:hAnsi="Arial" w:cs="Arial"/>
              <w:sz w:val="20"/>
              <w:szCs w:val="20"/>
            </w:rPr>
          </w:rPrChange>
        </w:rPr>
        <w:t xml:space="preserve">) provides back-up notification to the law enforcement agencies in the local </w:t>
      </w:r>
      <w:r w:rsidR="006C1C48" w:rsidRPr="00142AF3">
        <w:rPr>
          <w:rFonts w:asciiTheme="majorHAnsi" w:hAnsiTheme="majorHAnsi" w:cs="Arial"/>
          <w:sz w:val="20"/>
          <w:szCs w:val="20"/>
          <w:rPrChange w:id="1186" w:author="dbecker" w:date="2016-01-07T13:46:00Z">
            <w:rPr>
              <w:rFonts w:ascii="Arial" w:hAnsi="Arial" w:cs="Arial"/>
              <w:sz w:val="20"/>
              <w:szCs w:val="20"/>
            </w:rPr>
          </w:rPrChange>
        </w:rPr>
        <w:t xml:space="preserve">VY </w:t>
      </w:r>
      <w:r w:rsidRPr="00142AF3">
        <w:rPr>
          <w:rFonts w:asciiTheme="majorHAnsi" w:hAnsiTheme="majorHAnsi" w:cs="Arial"/>
          <w:sz w:val="20"/>
          <w:szCs w:val="20"/>
          <w:rPrChange w:id="1187" w:author="dbecker" w:date="2016-01-07T13:46:00Z">
            <w:rPr>
              <w:rFonts w:ascii="Arial" w:hAnsi="Arial" w:cs="Arial"/>
              <w:sz w:val="20"/>
              <w:szCs w:val="20"/>
            </w:rPr>
          </w:rPrChange>
        </w:rPr>
        <w:t>EPZ communities.  CCDC also provides other communications and coordination support functions as directed by ESF#2 – Communications and Alerting, as directed by the SEOC and/or SWNHDFMA.</w:t>
      </w:r>
    </w:p>
    <w:p w:rsidR="00314ED6" w:rsidRPr="00142AF3" w:rsidRDefault="00314ED6" w:rsidP="009D0B8C">
      <w:pPr>
        <w:ind w:left="720"/>
        <w:rPr>
          <w:rFonts w:asciiTheme="majorHAnsi" w:hAnsiTheme="majorHAnsi"/>
          <w:color w:val="FF0000"/>
          <w:rPrChange w:id="1188" w:author="dbecker" w:date="2016-01-07T13:46:00Z">
            <w:rPr>
              <w:color w:val="FF0000"/>
            </w:rPr>
          </w:rPrChange>
        </w:rPr>
      </w:pPr>
    </w:p>
    <w:p w:rsidR="00314ED6" w:rsidRPr="00142AF3" w:rsidRDefault="00314ED6" w:rsidP="009D0B8C">
      <w:pPr>
        <w:ind w:left="720"/>
        <w:rPr>
          <w:rFonts w:asciiTheme="majorHAnsi" w:hAnsiTheme="majorHAnsi" w:cs="Arial"/>
          <w:i/>
          <w:sz w:val="20"/>
          <w:szCs w:val="20"/>
          <w:rPrChange w:id="1189" w:author="dbecker" w:date="2016-01-07T13:46:00Z">
            <w:rPr>
              <w:rFonts w:ascii="Arial" w:hAnsi="Arial" w:cs="Arial"/>
              <w:i/>
              <w:sz w:val="20"/>
              <w:szCs w:val="20"/>
            </w:rPr>
          </w:rPrChange>
        </w:rPr>
      </w:pPr>
      <w:r w:rsidRPr="00142AF3">
        <w:rPr>
          <w:rFonts w:asciiTheme="majorHAnsi" w:hAnsiTheme="majorHAnsi" w:cs="Arial"/>
          <w:sz w:val="20"/>
          <w:szCs w:val="20"/>
          <w:rPrChange w:id="1190" w:author="dbecker" w:date="2016-01-07T13:46:00Z">
            <w:rPr>
              <w:rFonts w:ascii="Arial" w:hAnsi="Arial" w:cs="Arial"/>
              <w:sz w:val="20"/>
              <w:szCs w:val="20"/>
            </w:rPr>
          </w:rPrChange>
        </w:rPr>
        <w:t xml:space="preserve">For further information on the notification system, refer to the </w:t>
      </w:r>
      <w:r w:rsidRPr="00142AF3">
        <w:rPr>
          <w:rFonts w:asciiTheme="majorHAnsi" w:hAnsiTheme="majorHAnsi" w:cs="Arial"/>
          <w:i/>
          <w:sz w:val="20"/>
          <w:szCs w:val="20"/>
          <w:rPrChange w:id="1191" w:author="dbecker" w:date="2016-01-07T13:46:00Z">
            <w:rPr>
              <w:rFonts w:ascii="Arial" w:hAnsi="Arial" w:cs="Arial"/>
              <w:i/>
              <w:sz w:val="20"/>
              <w:szCs w:val="20"/>
            </w:rPr>
          </w:rPrChange>
        </w:rPr>
        <w:t>Radiological Emergency Response for Nuclear Facilities Incident Annex.</w:t>
      </w:r>
    </w:p>
    <w:p w:rsidR="00543943" w:rsidRPr="00ED71FD" w:rsidRDefault="00543943" w:rsidP="009D0B8C">
      <w:pPr>
        <w:pStyle w:val="Heading2"/>
        <w:numPr>
          <w:ilvl w:val="1"/>
          <w:numId w:val="36"/>
        </w:numPr>
        <w:tabs>
          <w:tab w:val="clear" w:pos="1452"/>
          <w:tab w:val="num" w:pos="720"/>
        </w:tabs>
        <w:ind w:hanging="1092"/>
        <w:rPr>
          <w:rFonts w:ascii="Cambria" w:hAnsi="Cambria"/>
          <w:i w:val="0"/>
          <w:iCs w:val="0"/>
          <w:color w:val="0070C0"/>
          <w:sz w:val="20"/>
          <w:rPrChange w:id="1192" w:author="dbecker" w:date="2015-10-07T12:44:00Z">
            <w:rPr>
              <w:i w:val="0"/>
              <w:iCs w:val="0"/>
              <w:sz w:val="20"/>
            </w:rPr>
          </w:rPrChange>
        </w:rPr>
      </w:pPr>
      <w:bookmarkStart w:id="1193" w:name="_Toc431372785"/>
      <w:r w:rsidRPr="00ED71FD">
        <w:rPr>
          <w:rFonts w:ascii="Cambria" w:hAnsi="Cambria"/>
          <w:i w:val="0"/>
          <w:iCs w:val="0"/>
          <w:color w:val="0070C0"/>
          <w:sz w:val="20"/>
          <w:rPrChange w:id="1194" w:author="dbecker" w:date="2015-10-07T12:44:00Z">
            <w:rPr>
              <w:i w:val="0"/>
              <w:iCs w:val="0"/>
              <w:sz w:val="20"/>
            </w:rPr>
          </w:rPrChange>
        </w:rPr>
        <w:t>Emergency Communications</w:t>
      </w:r>
      <w:bookmarkEnd w:id="1193"/>
    </w:p>
    <w:p w:rsidR="00543943" w:rsidRPr="00142AF3" w:rsidRDefault="00543943" w:rsidP="00543943">
      <w:pPr>
        <w:ind w:left="720"/>
        <w:jc w:val="both"/>
        <w:rPr>
          <w:rFonts w:asciiTheme="majorHAnsi" w:hAnsiTheme="majorHAnsi" w:cs="Arial"/>
          <w:sz w:val="20"/>
          <w:szCs w:val="20"/>
          <w:rPrChange w:id="1195" w:author="dbecker" w:date="2016-01-07T13:47:00Z">
            <w:rPr>
              <w:rFonts w:ascii="Arial" w:hAnsi="Arial" w:cs="Arial"/>
              <w:sz w:val="20"/>
              <w:szCs w:val="20"/>
            </w:rPr>
          </w:rPrChange>
        </w:rPr>
      </w:pPr>
      <w:r w:rsidRPr="00142AF3">
        <w:rPr>
          <w:rFonts w:asciiTheme="majorHAnsi" w:hAnsiTheme="majorHAnsi" w:cs="Arial"/>
          <w:sz w:val="20"/>
          <w:szCs w:val="20"/>
          <w:rPrChange w:id="1196" w:author="dbecker" w:date="2016-01-07T13:47:00Z">
            <w:rPr>
              <w:rFonts w:ascii="Arial" w:hAnsi="Arial" w:cs="Arial"/>
              <w:sz w:val="20"/>
              <w:szCs w:val="20"/>
            </w:rPr>
          </w:rPrChange>
        </w:rPr>
        <w:t xml:space="preserve">Each local EOC has communications that link it with the rest of the ERO. Each EPZ community has established an EOC with a dispatch-area equipped with an established communications network to accommodate additional communications associated with the radiological plan. </w:t>
      </w:r>
      <w:r w:rsidR="00DE47CE" w:rsidRPr="00142AF3">
        <w:rPr>
          <w:rFonts w:asciiTheme="majorHAnsi" w:hAnsiTheme="majorHAnsi" w:cs="Arial"/>
          <w:sz w:val="20"/>
          <w:szCs w:val="20"/>
          <w:rPrChange w:id="1197" w:author="dbecker" w:date="2016-01-07T13:47:00Z">
            <w:rPr>
              <w:rFonts w:ascii="Arial" w:hAnsi="Arial" w:cs="Arial"/>
              <w:sz w:val="20"/>
              <w:szCs w:val="20"/>
            </w:rPr>
          </w:rPrChange>
        </w:rPr>
        <w:t xml:space="preserve">Specific communications for each municipality is illustrated in each community-specific plan.  Emergency communications are tested on a regular basis (see Incident Annex).  Sufficient equipment exists to replace equipment removed for service or repair.  </w:t>
      </w:r>
      <w:r w:rsidRPr="00142AF3">
        <w:rPr>
          <w:rFonts w:asciiTheme="majorHAnsi" w:hAnsiTheme="majorHAnsi" w:cs="Arial"/>
          <w:sz w:val="20"/>
          <w:szCs w:val="20"/>
          <w:rPrChange w:id="1198" w:author="dbecker" w:date="2016-01-07T13:47:00Z">
            <w:rPr>
              <w:rFonts w:ascii="Arial" w:hAnsi="Arial" w:cs="Arial"/>
              <w:sz w:val="20"/>
              <w:szCs w:val="20"/>
            </w:rPr>
          </w:rPrChange>
        </w:rPr>
        <w:t>The systems utilized by local jurisdictions include:</w:t>
      </w:r>
    </w:p>
    <w:p w:rsidR="00543943" w:rsidRPr="00ED71FD" w:rsidRDefault="00543943" w:rsidP="009D0B8C">
      <w:pPr>
        <w:pStyle w:val="Heading3"/>
        <w:numPr>
          <w:ilvl w:val="3"/>
          <w:numId w:val="36"/>
        </w:numPr>
        <w:tabs>
          <w:tab w:val="clear" w:pos="2880"/>
          <w:tab w:val="num" w:pos="1080"/>
        </w:tabs>
        <w:ind w:left="1080"/>
        <w:rPr>
          <w:rFonts w:ascii="Cambria" w:hAnsi="Cambria"/>
          <w:color w:val="0070C0"/>
          <w:sz w:val="20"/>
          <w:szCs w:val="20"/>
          <w:rPrChange w:id="1199" w:author="dbecker" w:date="2015-10-07T12:44:00Z">
            <w:rPr>
              <w:sz w:val="20"/>
              <w:szCs w:val="20"/>
            </w:rPr>
          </w:rPrChange>
        </w:rPr>
      </w:pPr>
      <w:bookmarkStart w:id="1200" w:name="_Toc431372786"/>
      <w:r w:rsidRPr="00ED71FD">
        <w:rPr>
          <w:rFonts w:ascii="Cambria" w:hAnsi="Cambria"/>
          <w:color w:val="0070C0"/>
          <w:sz w:val="20"/>
          <w:szCs w:val="20"/>
          <w:rPrChange w:id="1201" w:author="dbecker" w:date="2015-10-07T12:44:00Z">
            <w:rPr>
              <w:sz w:val="20"/>
              <w:szCs w:val="20"/>
            </w:rPr>
          </w:rPrChange>
        </w:rPr>
        <w:lastRenderedPageBreak/>
        <w:t>The N.H. Emergency Management Command and Control Network</w:t>
      </w:r>
      <w:bookmarkEnd w:id="1200"/>
    </w:p>
    <w:p w:rsidR="00543943" w:rsidRPr="00142AF3" w:rsidRDefault="0002530D" w:rsidP="0002530D">
      <w:pPr>
        <w:ind w:left="1080"/>
        <w:jc w:val="both"/>
        <w:rPr>
          <w:rFonts w:asciiTheme="majorHAnsi" w:hAnsiTheme="majorHAnsi" w:cs="Arial"/>
          <w:sz w:val="20"/>
          <w:szCs w:val="20"/>
          <w:rPrChange w:id="1202" w:author="dbecker" w:date="2016-01-07T13:47:00Z">
            <w:rPr>
              <w:rFonts w:ascii="Arial" w:hAnsi="Arial" w:cs="Arial"/>
              <w:sz w:val="20"/>
              <w:szCs w:val="20"/>
            </w:rPr>
          </w:rPrChange>
        </w:rPr>
      </w:pPr>
      <w:r w:rsidRPr="00142AF3">
        <w:rPr>
          <w:rFonts w:asciiTheme="majorHAnsi" w:hAnsiTheme="majorHAnsi" w:cs="Arial"/>
          <w:sz w:val="20"/>
          <w:szCs w:val="20"/>
          <w:rPrChange w:id="1203" w:author="dbecker" w:date="2016-01-07T13:47:00Z">
            <w:rPr>
              <w:rFonts w:ascii="Arial" w:hAnsi="Arial" w:cs="Arial"/>
              <w:sz w:val="20"/>
              <w:szCs w:val="20"/>
            </w:rPr>
          </w:rPrChange>
        </w:rPr>
        <w:t xml:space="preserve">Once the SEOC is operational, this system will provide the primary mechanism to provide notifications and informational updates to the EOC.  This system will provide a communications link between each local EOC, </w:t>
      </w:r>
      <w:r w:rsidR="00E35E0D" w:rsidRPr="00142AF3">
        <w:rPr>
          <w:rFonts w:asciiTheme="majorHAnsi" w:hAnsiTheme="majorHAnsi" w:cs="Arial"/>
          <w:sz w:val="20"/>
          <w:szCs w:val="20"/>
          <w:rPrChange w:id="1204" w:author="dbecker" w:date="2016-01-07T13:47:00Z">
            <w:rPr>
              <w:rFonts w:ascii="Arial" w:hAnsi="Arial" w:cs="Arial"/>
              <w:sz w:val="20"/>
              <w:szCs w:val="20"/>
            </w:rPr>
          </w:rPrChange>
        </w:rPr>
        <w:t xml:space="preserve">dispatch centers </w:t>
      </w:r>
      <w:r w:rsidRPr="00142AF3">
        <w:rPr>
          <w:rFonts w:asciiTheme="majorHAnsi" w:hAnsiTheme="majorHAnsi" w:cs="Arial"/>
          <w:sz w:val="20"/>
          <w:szCs w:val="20"/>
          <w:rPrChange w:id="1205" w:author="dbecker" w:date="2016-01-07T13:47:00Z">
            <w:rPr>
              <w:rFonts w:ascii="Arial" w:hAnsi="Arial" w:cs="Arial"/>
              <w:sz w:val="20"/>
              <w:szCs w:val="20"/>
            </w:rPr>
          </w:rPrChange>
        </w:rPr>
        <w:t>and the SEOC in Concord.  The radios installed as part of this network have a built-in selective call feature which will allow one station to selectively alert another station.  The stations at the dispatch centers and the SEOC also have the ability to transmit an “all call” signal which will alert all of the stations in this system simultaneously.</w:t>
      </w:r>
    </w:p>
    <w:p w:rsidR="0002530D" w:rsidRPr="00142AF3" w:rsidRDefault="0002530D" w:rsidP="0002530D">
      <w:pPr>
        <w:ind w:left="1080"/>
        <w:jc w:val="both"/>
        <w:rPr>
          <w:rFonts w:asciiTheme="majorHAnsi" w:hAnsiTheme="majorHAnsi" w:cs="Arial"/>
          <w:sz w:val="20"/>
          <w:szCs w:val="20"/>
          <w:rPrChange w:id="1206" w:author="dbecker" w:date="2016-01-07T13:47:00Z">
            <w:rPr>
              <w:rFonts w:ascii="Arial" w:hAnsi="Arial" w:cs="Arial"/>
              <w:sz w:val="20"/>
              <w:szCs w:val="20"/>
            </w:rPr>
          </w:rPrChange>
        </w:rPr>
      </w:pPr>
    </w:p>
    <w:p w:rsidR="0002530D" w:rsidRDefault="0002530D" w:rsidP="0002530D">
      <w:pPr>
        <w:ind w:left="1080"/>
        <w:jc w:val="both"/>
        <w:rPr>
          <w:ins w:id="1207" w:author="dbecker" w:date="2016-01-07T13:48:00Z"/>
          <w:rFonts w:asciiTheme="majorHAnsi" w:hAnsiTheme="majorHAnsi" w:cs="Arial"/>
          <w:sz w:val="20"/>
          <w:szCs w:val="20"/>
        </w:rPr>
      </w:pPr>
      <w:r w:rsidRPr="00142AF3">
        <w:rPr>
          <w:rFonts w:asciiTheme="majorHAnsi" w:hAnsiTheme="majorHAnsi" w:cs="Arial"/>
          <w:sz w:val="20"/>
          <w:szCs w:val="20"/>
          <w:rPrChange w:id="1208" w:author="dbecker" w:date="2016-01-07T13:47:00Z">
            <w:rPr>
              <w:rFonts w:ascii="Arial" w:hAnsi="Arial" w:cs="Arial"/>
              <w:sz w:val="20"/>
              <w:szCs w:val="20"/>
            </w:rPr>
          </w:rPrChange>
        </w:rPr>
        <w:t>Normal system communications are relayed through a VHF-low band repeater.  If the system experiences a large volume of radio traffic, the repeat function will be disabled and the SEOC (ESF#2) will assume control of the repeater to control the communications that occur on the system.  Communications that occur on this system will take place in a “clear voice” mode.  Communications that occur on the system are linked back to the SEOC.  The SEOC can operate the repeater and communicate to the local EOCs should that become necessary.</w:t>
      </w:r>
    </w:p>
    <w:p w:rsidR="00142AF3" w:rsidRPr="00142AF3" w:rsidRDefault="00142AF3" w:rsidP="0002530D">
      <w:pPr>
        <w:ind w:left="1080"/>
        <w:jc w:val="both"/>
        <w:rPr>
          <w:rFonts w:asciiTheme="majorHAnsi" w:hAnsiTheme="majorHAnsi" w:cs="Arial"/>
          <w:sz w:val="20"/>
          <w:szCs w:val="20"/>
          <w:rPrChange w:id="1209" w:author="dbecker" w:date="2016-01-07T13:47:00Z">
            <w:rPr>
              <w:rFonts w:ascii="Arial" w:hAnsi="Arial" w:cs="Arial"/>
              <w:sz w:val="20"/>
              <w:szCs w:val="20"/>
            </w:rPr>
          </w:rPrChange>
        </w:rPr>
      </w:pPr>
    </w:p>
    <w:p w:rsidR="0002530D" w:rsidRPr="00ED71FD" w:rsidRDefault="0002530D">
      <w:pPr>
        <w:pStyle w:val="Heading3"/>
        <w:numPr>
          <w:ilvl w:val="3"/>
          <w:numId w:val="36"/>
        </w:numPr>
        <w:tabs>
          <w:tab w:val="clear" w:pos="2880"/>
          <w:tab w:val="num" w:pos="1080"/>
        </w:tabs>
        <w:spacing w:before="0" w:after="0"/>
        <w:ind w:hanging="2160"/>
        <w:rPr>
          <w:rFonts w:ascii="Cambria" w:hAnsi="Cambria"/>
          <w:color w:val="0070C0"/>
          <w:sz w:val="20"/>
          <w:rPrChange w:id="1210" w:author="dbecker" w:date="2015-10-07T12:45:00Z">
            <w:rPr>
              <w:sz w:val="20"/>
            </w:rPr>
          </w:rPrChange>
        </w:rPr>
        <w:pPrChange w:id="1211" w:author="dbecker" w:date="2016-01-07T13:47:00Z">
          <w:pPr>
            <w:pStyle w:val="Heading3"/>
            <w:numPr>
              <w:ilvl w:val="3"/>
              <w:numId w:val="36"/>
            </w:numPr>
            <w:tabs>
              <w:tab w:val="num" w:pos="1080"/>
              <w:tab w:val="num" w:pos="2880"/>
            </w:tabs>
            <w:ind w:left="2880" w:hanging="2160"/>
          </w:pPr>
        </w:pPrChange>
      </w:pPr>
      <w:bookmarkStart w:id="1212" w:name="_Toc431372787"/>
      <w:r w:rsidRPr="00ED71FD">
        <w:rPr>
          <w:rFonts w:ascii="Cambria" w:hAnsi="Cambria"/>
          <w:color w:val="0070C0"/>
          <w:sz w:val="20"/>
          <w:rPrChange w:id="1213" w:author="dbecker" w:date="2015-10-07T12:45:00Z">
            <w:rPr>
              <w:sz w:val="20"/>
            </w:rPr>
          </w:rPrChange>
        </w:rPr>
        <w:t>Emergency Management Staff Operations Radio System</w:t>
      </w:r>
      <w:bookmarkEnd w:id="1212"/>
    </w:p>
    <w:p w:rsidR="0002530D" w:rsidRDefault="0002530D">
      <w:pPr>
        <w:ind w:left="1080"/>
        <w:rPr>
          <w:rFonts w:ascii="Arial" w:hAnsi="Arial" w:cs="Arial"/>
          <w:sz w:val="20"/>
          <w:szCs w:val="20"/>
        </w:rPr>
      </w:pPr>
    </w:p>
    <w:p w:rsidR="0002530D" w:rsidRPr="00142AF3" w:rsidRDefault="0002530D">
      <w:pPr>
        <w:ind w:left="1080"/>
        <w:rPr>
          <w:rFonts w:asciiTheme="majorHAnsi" w:hAnsiTheme="majorHAnsi" w:cs="Arial"/>
          <w:sz w:val="20"/>
          <w:szCs w:val="20"/>
          <w:rPrChange w:id="1214" w:author="dbecker" w:date="2016-01-07T13:47:00Z">
            <w:rPr>
              <w:rFonts w:ascii="Arial" w:hAnsi="Arial" w:cs="Arial"/>
              <w:sz w:val="20"/>
              <w:szCs w:val="20"/>
            </w:rPr>
          </w:rPrChange>
        </w:rPr>
      </w:pPr>
      <w:r w:rsidRPr="00142AF3">
        <w:rPr>
          <w:rFonts w:asciiTheme="majorHAnsi" w:hAnsiTheme="majorHAnsi" w:cs="Arial"/>
          <w:sz w:val="20"/>
          <w:szCs w:val="20"/>
          <w:rPrChange w:id="1215" w:author="dbecker" w:date="2016-01-07T13:47:00Z">
            <w:rPr>
              <w:rFonts w:ascii="Arial" w:hAnsi="Arial" w:cs="Arial"/>
              <w:sz w:val="20"/>
              <w:szCs w:val="20"/>
            </w:rPr>
          </w:rPrChange>
        </w:rPr>
        <w:t>The EOCs will coordinate field activities within their respective municipalities.  Various radios are installed at each of the EOCs providing capability for accessing local municipal services.  These base stations may also communicate with dispatch centers and the SEOC.</w:t>
      </w:r>
    </w:p>
    <w:p w:rsidR="0002530D" w:rsidRPr="00ED71FD" w:rsidRDefault="0002530D">
      <w:pPr>
        <w:pStyle w:val="Heading3"/>
        <w:numPr>
          <w:ilvl w:val="3"/>
          <w:numId w:val="36"/>
        </w:numPr>
        <w:tabs>
          <w:tab w:val="clear" w:pos="2880"/>
          <w:tab w:val="num" w:pos="1080"/>
        </w:tabs>
        <w:ind w:hanging="2160"/>
        <w:rPr>
          <w:rFonts w:ascii="Cambria" w:hAnsi="Cambria"/>
          <w:color w:val="0070C0"/>
          <w:sz w:val="20"/>
          <w:rPrChange w:id="1216" w:author="dbecker" w:date="2015-10-07T12:45:00Z">
            <w:rPr>
              <w:sz w:val="20"/>
            </w:rPr>
          </w:rPrChange>
        </w:rPr>
        <w:pPrChange w:id="1217" w:author="dbecker" w:date="2016-01-07T14:00:00Z">
          <w:pPr>
            <w:pStyle w:val="Heading3"/>
            <w:numPr>
              <w:ilvl w:val="3"/>
              <w:numId w:val="36"/>
            </w:numPr>
            <w:tabs>
              <w:tab w:val="num" w:pos="1080"/>
              <w:tab w:val="num" w:pos="2880"/>
            </w:tabs>
            <w:ind w:left="2880" w:hanging="2160"/>
          </w:pPr>
        </w:pPrChange>
      </w:pPr>
      <w:bookmarkStart w:id="1218" w:name="_Toc431372788"/>
      <w:r w:rsidRPr="00ED71FD">
        <w:rPr>
          <w:rFonts w:ascii="Cambria" w:hAnsi="Cambria"/>
          <w:color w:val="0070C0"/>
          <w:sz w:val="20"/>
          <w:rPrChange w:id="1219" w:author="dbecker" w:date="2015-10-07T12:45:00Z">
            <w:rPr>
              <w:sz w:val="20"/>
            </w:rPr>
          </w:rPrChange>
        </w:rPr>
        <w:t>Commercial Telephone Network</w:t>
      </w:r>
      <w:bookmarkEnd w:id="1218"/>
    </w:p>
    <w:p w:rsidR="004A33D2" w:rsidRPr="004A33D2" w:rsidDel="000316CE" w:rsidRDefault="004A33D2">
      <w:pPr>
        <w:rPr>
          <w:del w:id="1220" w:author="dbecker" w:date="2016-01-07T14:00:00Z"/>
        </w:rPr>
      </w:pPr>
    </w:p>
    <w:p w:rsidR="0002530D" w:rsidRPr="000316CE" w:rsidRDefault="00455EEB">
      <w:pPr>
        <w:ind w:left="1080"/>
        <w:rPr>
          <w:rFonts w:asciiTheme="majorHAnsi" w:hAnsiTheme="majorHAnsi" w:cs="Arial"/>
          <w:sz w:val="20"/>
          <w:szCs w:val="20"/>
          <w:rPrChange w:id="1221" w:author="dbecker" w:date="2016-01-07T14:00:00Z">
            <w:rPr>
              <w:rFonts w:ascii="Arial" w:hAnsi="Arial" w:cs="Arial"/>
              <w:sz w:val="20"/>
              <w:szCs w:val="20"/>
            </w:rPr>
          </w:rPrChange>
        </w:rPr>
      </w:pPr>
      <w:r w:rsidRPr="000316CE">
        <w:rPr>
          <w:rFonts w:asciiTheme="majorHAnsi" w:hAnsiTheme="majorHAnsi" w:cs="Arial"/>
          <w:sz w:val="20"/>
          <w:szCs w:val="20"/>
          <w:rPrChange w:id="1222" w:author="dbecker" w:date="2016-01-07T14:00:00Z">
            <w:rPr>
              <w:rFonts w:ascii="Arial" w:hAnsi="Arial" w:cs="Arial"/>
              <w:sz w:val="20"/>
              <w:szCs w:val="20"/>
            </w:rPr>
          </w:rPrChange>
        </w:rPr>
        <w:t>Local EOCs are sufficiently equipped with telephone lines to accommodate the additional emergency communications associated with the REP.</w:t>
      </w:r>
    </w:p>
    <w:p w:rsidR="00455EEB" w:rsidRPr="00ED71FD" w:rsidRDefault="00455EEB" w:rsidP="009D0B8C">
      <w:pPr>
        <w:pStyle w:val="Heading3"/>
        <w:numPr>
          <w:ilvl w:val="3"/>
          <w:numId w:val="36"/>
        </w:numPr>
        <w:tabs>
          <w:tab w:val="clear" w:pos="2880"/>
          <w:tab w:val="num" w:pos="1080"/>
        </w:tabs>
        <w:ind w:hanging="2160"/>
        <w:rPr>
          <w:rFonts w:ascii="Cambria" w:hAnsi="Cambria"/>
          <w:color w:val="0070C0"/>
          <w:sz w:val="20"/>
          <w:rPrChange w:id="1223" w:author="dbecker" w:date="2015-10-07T12:45:00Z">
            <w:rPr>
              <w:sz w:val="20"/>
            </w:rPr>
          </w:rPrChange>
        </w:rPr>
      </w:pPr>
      <w:bookmarkStart w:id="1224" w:name="_Toc431372789"/>
      <w:r w:rsidRPr="00ED71FD">
        <w:rPr>
          <w:rFonts w:ascii="Cambria" w:hAnsi="Cambria"/>
          <w:color w:val="0070C0"/>
          <w:sz w:val="20"/>
          <w:rPrChange w:id="1225" w:author="dbecker" w:date="2015-10-07T12:45:00Z">
            <w:rPr>
              <w:sz w:val="20"/>
            </w:rPr>
          </w:rPrChange>
        </w:rPr>
        <w:t>Police Dispatch Radio Network</w:t>
      </w:r>
      <w:bookmarkEnd w:id="1224"/>
    </w:p>
    <w:p w:rsidR="00455EEB" w:rsidRPr="000316CE" w:rsidDel="000316CE" w:rsidRDefault="00455EEB" w:rsidP="00455EEB">
      <w:pPr>
        <w:rPr>
          <w:del w:id="1226" w:author="dbecker" w:date="2016-01-07T14:01:00Z"/>
          <w:rFonts w:asciiTheme="majorHAnsi" w:hAnsiTheme="majorHAnsi"/>
          <w:rPrChange w:id="1227" w:author="dbecker" w:date="2016-01-07T14:01:00Z">
            <w:rPr>
              <w:del w:id="1228" w:author="dbecker" w:date="2016-01-07T14:01:00Z"/>
            </w:rPr>
          </w:rPrChange>
        </w:rPr>
      </w:pPr>
    </w:p>
    <w:p w:rsidR="00455EEB" w:rsidRPr="000316CE" w:rsidRDefault="00455EEB">
      <w:pPr>
        <w:spacing w:before="240"/>
        <w:ind w:left="1080"/>
        <w:jc w:val="both"/>
        <w:rPr>
          <w:rFonts w:asciiTheme="majorHAnsi" w:hAnsiTheme="majorHAnsi" w:cs="Arial"/>
          <w:sz w:val="20"/>
          <w:szCs w:val="20"/>
          <w:rPrChange w:id="1229" w:author="dbecker" w:date="2016-01-07T14:01:00Z">
            <w:rPr>
              <w:rFonts w:ascii="Arial" w:hAnsi="Arial" w:cs="Arial"/>
              <w:sz w:val="20"/>
              <w:szCs w:val="20"/>
            </w:rPr>
          </w:rPrChange>
        </w:rPr>
        <w:pPrChange w:id="1230" w:author="dbecker" w:date="2016-01-07T14:01:00Z">
          <w:pPr>
            <w:ind w:left="1080"/>
            <w:jc w:val="both"/>
          </w:pPr>
        </w:pPrChange>
      </w:pPr>
      <w:r w:rsidRPr="000316CE">
        <w:rPr>
          <w:rFonts w:asciiTheme="majorHAnsi" w:hAnsiTheme="majorHAnsi" w:cs="Arial"/>
          <w:sz w:val="20"/>
          <w:szCs w:val="20"/>
          <w:rPrChange w:id="1231" w:author="dbecker" w:date="2016-01-07T14:01:00Z">
            <w:rPr>
              <w:rFonts w:ascii="Arial" w:hAnsi="Arial" w:cs="Arial"/>
              <w:sz w:val="20"/>
              <w:szCs w:val="20"/>
            </w:rPr>
          </w:rPrChange>
        </w:rPr>
        <w:t>The local police departments operate on common radio frequencies within their area.  This system employs several primary radio channels to communicate between dispatch centers and local police departments.  Radio equipment is available within each community to support the staffing of traffic control points and to have sufficient radio equipment available for other police activities.</w:t>
      </w:r>
    </w:p>
    <w:p w:rsidR="00455EEB" w:rsidRPr="00ED71FD" w:rsidRDefault="00BE711D" w:rsidP="009D0B8C">
      <w:pPr>
        <w:pStyle w:val="Heading3"/>
        <w:numPr>
          <w:ilvl w:val="3"/>
          <w:numId w:val="36"/>
        </w:numPr>
        <w:tabs>
          <w:tab w:val="clear" w:pos="2880"/>
          <w:tab w:val="num" w:pos="1080"/>
        </w:tabs>
        <w:ind w:hanging="2160"/>
        <w:rPr>
          <w:rFonts w:ascii="Cambria" w:hAnsi="Cambria"/>
          <w:color w:val="0070C0"/>
          <w:sz w:val="20"/>
          <w:rPrChange w:id="1232" w:author="dbecker" w:date="2015-10-07T12:45:00Z">
            <w:rPr>
              <w:sz w:val="20"/>
            </w:rPr>
          </w:rPrChange>
        </w:rPr>
      </w:pPr>
      <w:bookmarkStart w:id="1233" w:name="_Toc431372790"/>
      <w:r w:rsidRPr="00ED71FD">
        <w:rPr>
          <w:rFonts w:ascii="Cambria" w:hAnsi="Cambria"/>
          <w:color w:val="0070C0"/>
          <w:sz w:val="20"/>
          <w:rPrChange w:id="1234" w:author="dbecker" w:date="2015-10-07T12:45:00Z">
            <w:rPr>
              <w:sz w:val="20"/>
            </w:rPr>
          </w:rPrChange>
        </w:rPr>
        <w:t>Fire Dispatch Radio Network</w:t>
      </w:r>
      <w:bookmarkEnd w:id="1233"/>
    </w:p>
    <w:p w:rsidR="004A33D2" w:rsidRPr="004A33D2" w:rsidRDefault="004A33D2" w:rsidP="004A33D2"/>
    <w:p w:rsidR="00BE711D" w:rsidRPr="000316CE" w:rsidRDefault="00BE711D" w:rsidP="00BE711D">
      <w:pPr>
        <w:ind w:left="1080"/>
        <w:rPr>
          <w:rFonts w:asciiTheme="majorHAnsi" w:hAnsiTheme="majorHAnsi" w:cs="Arial"/>
          <w:sz w:val="20"/>
          <w:szCs w:val="20"/>
          <w:rPrChange w:id="1235" w:author="dbecker" w:date="2016-01-07T14:01:00Z">
            <w:rPr>
              <w:rFonts w:ascii="Arial" w:hAnsi="Arial" w:cs="Arial"/>
              <w:sz w:val="20"/>
              <w:szCs w:val="20"/>
            </w:rPr>
          </w:rPrChange>
        </w:rPr>
      </w:pPr>
      <w:r w:rsidRPr="000316CE">
        <w:rPr>
          <w:rFonts w:asciiTheme="majorHAnsi" w:hAnsiTheme="majorHAnsi" w:cs="Arial"/>
          <w:sz w:val="20"/>
          <w:szCs w:val="20"/>
          <w:rPrChange w:id="1236" w:author="dbecker" w:date="2016-01-07T14:01:00Z">
            <w:rPr>
              <w:rFonts w:ascii="Arial" w:hAnsi="Arial" w:cs="Arial"/>
              <w:sz w:val="20"/>
              <w:szCs w:val="20"/>
            </w:rPr>
          </w:rPrChange>
        </w:rPr>
        <w:t>The local fire departments operate on shared radio frequencies.  Local fire departments have the ability to communicate with police and public works departments through dispatch frequencies from vehicles and the “main stations.”</w:t>
      </w:r>
    </w:p>
    <w:p w:rsidR="00BE711D" w:rsidRPr="00ED71FD" w:rsidRDefault="00BE711D" w:rsidP="009D0B8C">
      <w:pPr>
        <w:pStyle w:val="Heading3"/>
        <w:numPr>
          <w:ilvl w:val="3"/>
          <w:numId w:val="36"/>
        </w:numPr>
        <w:tabs>
          <w:tab w:val="clear" w:pos="2880"/>
          <w:tab w:val="num" w:pos="1080"/>
        </w:tabs>
        <w:ind w:hanging="2160"/>
        <w:rPr>
          <w:rFonts w:ascii="Cambria" w:hAnsi="Cambria"/>
          <w:color w:val="0070C0"/>
          <w:sz w:val="20"/>
          <w:rPrChange w:id="1237" w:author="dbecker" w:date="2015-10-07T12:45:00Z">
            <w:rPr>
              <w:sz w:val="20"/>
            </w:rPr>
          </w:rPrChange>
        </w:rPr>
      </w:pPr>
      <w:bookmarkStart w:id="1238" w:name="_Toc431372791"/>
      <w:r w:rsidRPr="00ED71FD">
        <w:rPr>
          <w:rFonts w:ascii="Cambria" w:hAnsi="Cambria"/>
          <w:color w:val="0070C0"/>
          <w:sz w:val="20"/>
          <w:rPrChange w:id="1239" w:author="dbecker" w:date="2015-10-07T12:45:00Z">
            <w:rPr>
              <w:sz w:val="20"/>
            </w:rPr>
          </w:rPrChange>
        </w:rPr>
        <w:t>Department of Public Works Radio Systems</w:t>
      </w:r>
      <w:bookmarkEnd w:id="1238"/>
    </w:p>
    <w:p w:rsidR="00BE711D" w:rsidRDefault="00BE711D" w:rsidP="00BE711D">
      <w:pPr>
        <w:ind w:left="2520" w:hanging="1440"/>
        <w:rPr>
          <w:rFonts w:ascii="Arial" w:hAnsi="Arial" w:cs="Arial"/>
          <w:sz w:val="20"/>
          <w:szCs w:val="20"/>
        </w:rPr>
      </w:pPr>
    </w:p>
    <w:p w:rsidR="00BE711D" w:rsidRPr="000316CE" w:rsidRDefault="00BE711D" w:rsidP="00BE711D">
      <w:pPr>
        <w:ind w:left="1080"/>
        <w:rPr>
          <w:rFonts w:asciiTheme="majorHAnsi" w:hAnsiTheme="majorHAnsi" w:cs="Arial"/>
          <w:sz w:val="20"/>
          <w:szCs w:val="20"/>
          <w:rPrChange w:id="1240" w:author="dbecker" w:date="2016-01-07T14:01:00Z">
            <w:rPr>
              <w:rFonts w:ascii="Arial" w:hAnsi="Arial" w:cs="Arial"/>
              <w:sz w:val="20"/>
              <w:szCs w:val="20"/>
            </w:rPr>
          </w:rPrChange>
        </w:rPr>
      </w:pPr>
      <w:r w:rsidRPr="000316CE">
        <w:rPr>
          <w:rFonts w:asciiTheme="majorHAnsi" w:hAnsiTheme="majorHAnsi" w:cs="Arial"/>
          <w:sz w:val="20"/>
          <w:szCs w:val="20"/>
          <w:rPrChange w:id="1241" w:author="dbecker" w:date="2016-01-07T14:01:00Z">
            <w:rPr>
              <w:rFonts w:ascii="Arial" w:hAnsi="Arial" w:cs="Arial"/>
              <w:sz w:val="20"/>
              <w:szCs w:val="20"/>
            </w:rPr>
          </w:rPrChange>
        </w:rPr>
        <w:t>The local Public Works Departments operate on radio frequencies that may allow dispatching by dispatch centers.</w:t>
      </w:r>
    </w:p>
    <w:p w:rsidR="00BE711D" w:rsidRPr="00ED71FD" w:rsidRDefault="00BE711D" w:rsidP="009D0B8C">
      <w:pPr>
        <w:pStyle w:val="Heading3"/>
        <w:numPr>
          <w:ilvl w:val="3"/>
          <w:numId w:val="36"/>
        </w:numPr>
        <w:tabs>
          <w:tab w:val="clear" w:pos="2880"/>
          <w:tab w:val="num" w:pos="1080"/>
        </w:tabs>
        <w:ind w:left="1080"/>
        <w:rPr>
          <w:rFonts w:ascii="Cambria" w:hAnsi="Cambria"/>
          <w:color w:val="0070C0"/>
          <w:sz w:val="20"/>
          <w:rPrChange w:id="1242" w:author="dbecker" w:date="2015-10-07T12:46:00Z">
            <w:rPr>
              <w:sz w:val="20"/>
            </w:rPr>
          </w:rPrChange>
        </w:rPr>
      </w:pPr>
      <w:bookmarkStart w:id="1243" w:name="_Toc431372792"/>
      <w:r w:rsidRPr="00ED71FD">
        <w:rPr>
          <w:rFonts w:ascii="Cambria" w:hAnsi="Cambria"/>
          <w:color w:val="0070C0"/>
          <w:sz w:val="20"/>
          <w:rPrChange w:id="1244" w:author="dbecker" w:date="2015-10-07T12:46:00Z">
            <w:rPr>
              <w:sz w:val="20"/>
            </w:rPr>
          </w:rPrChange>
        </w:rPr>
        <w:t>Amateur Radio, ARES Radio System</w:t>
      </w:r>
      <w:bookmarkEnd w:id="1243"/>
    </w:p>
    <w:p w:rsidR="00BE711D" w:rsidRDefault="00BE711D" w:rsidP="00BE711D">
      <w:pPr>
        <w:ind w:firstLine="1080"/>
        <w:rPr>
          <w:rFonts w:ascii="Arial" w:hAnsi="Arial" w:cs="Arial"/>
          <w:sz w:val="20"/>
          <w:szCs w:val="20"/>
        </w:rPr>
      </w:pPr>
    </w:p>
    <w:p w:rsidR="00BE711D" w:rsidRPr="000316CE" w:rsidRDefault="00BE711D" w:rsidP="00BE711D">
      <w:pPr>
        <w:ind w:left="1080"/>
        <w:rPr>
          <w:rFonts w:asciiTheme="majorHAnsi" w:hAnsiTheme="majorHAnsi" w:cs="Arial"/>
          <w:sz w:val="20"/>
          <w:szCs w:val="20"/>
          <w:rPrChange w:id="1245" w:author="dbecker" w:date="2016-01-07T14:02:00Z">
            <w:rPr>
              <w:rFonts w:ascii="Arial" w:hAnsi="Arial" w:cs="Arial"/>
              <w:sz w:val="20"/>
              <w:szCs w:val="20"/>
            </w:rPr>
          </w:rPrChange>
        </w:rPr>
      </w:pPr>
      <w:r w:rsidRPr="000316CE">
        <w:rPr>
          <w:rFonts w:asciiTheme="majorHAnsi" w:hAnsiTheme="majorHAnsi" w:cs="Arial"/>
          <w:sz w:val="20"/>
          <w:szCs w:val="20"/>
          <w:rPrChange w:id="1246" w:author="dbecker" w:date="2016-01-07T14:02:00Z">
            <w:rPr>
              <w:rFonts w:ascii="Arial" w:hAnsi="Arial" w:cs="Arial"/>
              <w:sz w:val="20"/>
              <w:szCs w:val="20"/>
            </w:rPr>
          </w:rPrChange>
        </w:rPr>
        <w:t xml:space="preserve">Local EOCs are equipped to support amateur radio operating on two-meter frequency range.  The Amateur Radio Emergency Services (ARES) network is a back-up system to the HSEM </w:t>
      </w:r>
      <w:r w:rsidRPr="000316CE">
        <w:rPr>
          <w:rFonts w:asciiTheme="majorHAnsi" w:hAnsiTheme="majorHAnsi" w:cs="Arial"/>
          <w:sz w:val="20"/>
          <w:szCs w:val="20"/>
          <w:rPrChange w:id="1247" w:author="dbecker" w:date="2016-01-07T14:02:00Z">
            <w:rPr>
              <w:rFonts w:ascii="Arial" w:hAnsi="Arial" w:cs="Arial"/>
              <w:sz w:val="20"/>
              <w:szCs w:val="20"/>
            </w:rPr>
          </w:rPrChange>
        </w:rPr>
        <w:lastRenderedPageBreak/>
        <w:t>Command and Control radio system and gives local EOCs additional channels to communicate with the other facilities and communities.</w:t>
      </w:r>
    </w:p>
    <w:p w:rsidR="00BE711D" w:rsidRPr="00ED71FD" w:rsidRDefault="00BE711D" w:rsidP="009D0B8C">
      <w:pPr>
        <w:pStyle w:val="Heading3"/>
        <w:numPr>
          <w:ilvl w:val="3"/>
          <w:numId w:val="36"/>
        </w:numPr>
        <w:tabs>
          <w:tab w:val="clear" w:pos="2880"/>
          <w:tab w:val="num" w:pos="1080"/>
        </w:tabs>
        <w:ind w:left="1080"/>
        <w:rPr>
          <w:rFonts w:ascii="Cambria" w:hAnsi="Cambria"/>
          <w:color w:val="0070C0"/>
          <w:sz w:val="20"/>
          <w:rPrChange w:id="1248" w:author="dbecker" w:date="2015-10-07T12:46:00Z">
            <w:rPr>
              <w:sz w:val="20"/>
            </w:rPr>
          </w:rPrChange>
        </w:rPr>
      </w:pPr>
      <w:bookmarkStart w:id="1249" w:name="_Toc431372793"/>
      <w:r w:rsidRPr="00ED71FD">
        <w:rPr>
          <w:rFonts w:ascii="Cambria" w:hAnsi="Cambria"/>
          <w:color w:val="0070C0"/>
          <w:sz w:val="20"/>
          <w:rPrChange w:id="1250" w:author="dbecker" w:date="2015-10-07T12:46:00Z">
            <w:rPr>
              <w:sz w:val="20"/>
            </w:rPr>
          </w:rPrChange>
        </w:rPr>
        <w:t>Disaster Management Software</w:t>
      </w:r>
      <w:bookmarkEnd w:id="1249"/>
    </w:p>
    <w:p w:rsidR="00D46457" w:rsidRDefault="00D46457" w:rsidP="00D46457"/>
    <w:p w:rsidR="00D46457" w:rsidRPr="000316CE" w:rsidRDefault="00D46457" w:rsidP="00D46457">
      <w:pPr>
        <w:ind w:left="1080"/>
        <w:jc w:val="both"/>
        <w:rPr>
          <w:rFonts w:asciiTheme="majorHAnsi" w:hAnsiTheme="majorHAnsi" w:cs="Arial"/>
          <w:sz w:val="20"/>
          <w:szCs w:val="20"/>
          <w:rPrChange w:id="1251" w:author="dbecker" w:date="2016-01-07T14:02:00Z">
            <w:rPr>
              <w:rFonts w:ascii="Arial" w:hAnsi="Arial" w:cs="Arial"/>
              <w:sz w:val="20"/>
              <w:szCs w:val="20"/>
            </w:rPr>
          </w:rPrChange>
        </w:rPr>
      </w:pPr>
      <w:r w:rsidRPr="000316CE">
        <w:rPr>
          <w:rFonts w:asciiTheme="majorHAnsi" w:hAnsiTheme="majorHAnsi" w:cs="Arial"/>
          <w:sz w:val="20"/>
          <w:szCs w:val="20"/>
          <w:rPrChange w:id="1252" w:author="dbecker" w:date="2016-01-07T14:02:00Z">
            <w:rPr>
              <w:rFonts w:ascii="Arial" w:hAnsi="Arial" w:cs="Arial"/>
              <w:sz w:val="20"/>
              <w:szCs w:val="20"/>
            </w:rPr>
          </w:rPrChange>
        </w:rPr>
        <w:t>Some local EOCs have the capability and training to access the state emergency management software.  This provides a “real-time” situational awareness and allows local EOCs to view plant status and protective/precautionary actions recommended by state officials.  It also allows local officials to communicate local status to the SEOC.</w:t>
      </w:r>
    </w:p>
    <w:p w:rsidR="00BE711D" w:rsidRPr="00ED71FD" w:rsidRDefault="00DE47CE" w:rsidP="00DE47CE">
      <w:pPr>
        <w:pStyle w:val="Heading3"/>
        <w:ind w:firstLine="720"/>
        <w:rPr>
          <w:rFonts w:ascii="Cambria" w:hAnsi="Cambria"/>
          <w:color w:val="0070C0"/>
          <w:sz w:val="20"/>
          <w:rPrChange w:id="1253" w:author="dbecker" w:date="2015-10-07T12:46:00Z">
            <w:rPr>
              <w:sz w:val="20"/>
            </w:rPr>
          </w:rPrChange>
        </w:rPr>
      </w:pPr>
      <w:bookmarkStart w:id="1254" w:name="_Toc431372794"/>
      <w:r w:rsidRPr="00ED71FD">
        <w:rPr>
          <w:rFonts w:ascii="Cambria" w:hAnsi="Cambria"/>
          <w:color w:val="0070C0"/>
          <w:sz w:val="20"/>
          <w:rPrChange w:id="1255" w:author="dbecker" w:date="2015-10-07T12:46:00Z">
            <w:rPr>
              <w:sz w:val="20"/>
            </w:rPr>
          </w:rPrChange>
        </w:rPr>
        <w:t>9.  Other Systems</w:t>
      </w:r>
      <w:bookmarkEnd w:id="1254"/>
    </w:p>
    <w:p w:rsidR="00BE711D" w:rsidRDefault="00BE711D" w:rsidP="00BE711D">
      <w:pPr>
        <w:ind w:left="1080"/>
        <w:rPr>
          <w:rFonts w:ascii="Arial" w:hAnsi="Arial" w:cs="Arial"/>
          <w:sz w:val="20"/>
          <w:szCs w:val="20"/>
        </w:rPr>
      </w:pPr>
    </w:p>
    <w:p w:rsidR="00BE711D" w:rsidRPr="000316CE" w:rsidRDefault="00DE47CE">
      <w:pPr>
        <w:ind w:left="1080"/>
        <w:jc w:val="both"/>
        <w:rPr>
          <w:rFonts w:asciiTheme="majorHAnsi" w:hAnsiTheme="majorHAnsi" w:cs="Arial"/>
          <w:sz w:val="20"/>
          <w:szCs w:val="20"/>
          <w:rPrChange w:id="1256" w:author="dbecker" w:date="2016-01-07T14:02:00Z">
            <w:rPr>
              <w:rFonts w:ascii="Arial" w:hAnsi="Arial" w:cs="Arial"/>
              <w:sz w:val="20"/>
              <w:szCs w:val="20"/>
            </w:rPr>
          </w:rPrChange>
        </w:rPr>
        <w:pPrChange w:id="1257" w:author="dbecker" w:date="2016-01-07T14:02:00Z">
          <w:pPr>
            <w:ind w:left="1080"/>
          </w:pPr>
        </w:pPrChange>
      </w:pPr>
      <w:r w:rsidRPr="000316CE">
        <w:rPr>
          <w:rFonts w:asciiTheme="majorHAnsi" w:hAnsiTheme="majorHAnsi" w:cs="Arial"/>
          <w:sz w:val="20"/>
          <w:szCs w:val="20"/>
          <w:rPrChange w:id="1258" w:author="dbecker" w:date="2016-01-07T14:02:00Z">
            <w:rPr>
              <w:rFonts w:ascii="Arial" w:hAnsi="Arial" w:cs="Arial"/>
              <w:sz w:val="20"/>
              <w:szCs w:val="20"/>
            </w:rPr>
          </w:rPrChange>
        </w:rPr>
        <w:t>In order for hospitals to communicate with each other and within mobile units the Hospital Emergency Action Radio (HEAR) system is utilized.  To transfer written information from place to place, the State Police utilizes the State Police On-Line Telecommunications System (SPOTS).</w:t>
      </w:r>
    </w:p>
    <w:p w:rsidR="00BE711D" w:rsidRPr="00ED71FD" w:rsidRDefault="005E6EB5" w:rsidP="009D0B8C">
      <w:pPr>
        <w:pStyle w:val="Heading2"/>
        <w:numPr>
          <w:ilvl w:val="1"/>
          <w:numId w:val="36"/>
        </w:numPr>
        <w:tabs>
          <w:tab w:val="clear" w:pos="1452"/>
          <w:tab w:val="num" w:pos="720"/>
        </w:tabs>
        <w:ind w:left="720" w:hanging="360"/>
        <w:rPr>
          <w:rFonts w:ascii="Cambria" w:hAnsi="Cambria"/>
          <w:i w:val="0"/>
          <w:iCs w:val="0"/>
          <w:color w:val="0070C0"/>
          <w:sz w:val="20"/>
          <w:rPrChange w:id="1259" w:author="dbecker" w:date="2015-10-07T12:46:00Z">
            <w:rPr>
              <w:i w:val="0"/>
              <w:iCs w:val="0"/>
              <w:sz w:val="20"/>
            </w:rPr>
          </w:rPrChange>
        </w:rPr>
      </w:pPr>
      <w:bookmarkStart w:id="1260" w:name="_Toc431372795"/>
      <w:r w:rsidRPr="00ED71FD">
        <w:rPr>
          <w:rFonts w:ascii="Cambria" w:hAnsi="Cambria"/>
          <w:i w:val="0"/>
          <w:iCs w:val="0"/>
          <w:color w:val="0070C0"/>
          <w:sz w:val="20"/>
          <w:rPrChange w:id="1261" w:author="dbecker" w:date="2015-10-07T12:46:00Z">
            <w:rPr>
              <w:i w:val="0"/>
              <w:iCs w:val="0"/>
              <w:sz w:val="20"/>
            </w:rPr>
          </w:rPrChange>
        </w:rPr>
        <w:t>Public Alerting and Emergency Information</w:t>
      </w:r>
      <w:bookmarkEnd w:id="1260"/>
    </w:p>
    <w:p w:rsidR="005E6EB5" w:rsidRDefault="005E6EB5" w:rsidP="005E6EB5"/>
    <w:p w:rsidR="005E6EB5" w:rsidRPr="000316CE" w:rsidRDefault="005E6EB5" w:rsidP="005E6EB5">
      <w:pPr>
        <w:ind w:left="720"/>
        <w:jc w:val="both"/>
        <w:rPr>
          <w:rFonts w:asciiTheme="majorHAnsi" w:hAnsiTheme="majorHAnsi" w:cs="Arial"/>
          <w:sz w:val="20"/>
          <w:szCs w:val="20"/>
          <w:rPrChange w:id="1262" w:author="dbecker" w:date="2016-01-07T14:02:00Z">
            <w:rPr>
              <w:rFonts w:ascii="Arial" w:hAnsi="Arial" w:cs="Arial"/>
              <w:sz w:val="20"/>
              <w:szCs w:val="20"/>
            </w:rPr>
          </w:rPrChange>
        </w:rPr>
      </w:pPr>
      <w:r w:rsidRPr="000316CE">
        <w:rPr>
          <w:rFonts w:asciiTheme="majorHAnsi" w:hAnsiTheme="majorHAnsi" w:cs="Arial"/>
          <w:sz w:val="20"/>
          <w:szCs w:val="20"/>
          <w:rPrChange w:id="1263" w:author="dbecker" w:date="2016-01-07T14:02:00Z">
            <w:rPr>
              <w:rFonts w:ascii="Arial" w:hAnsi="Arial" w:cs="Arial"/>
              <w:sz w:val="20"/>
              <w:szCs w:val="20"/>
            </w:rPr>
          </w:rPrChange>
        </w:rPr>
        <w:t>NOAA tone alert radios and sirens are the primary means of providing public alerting to the transient and resident population within the N.H. EPZ.</w:t>
      </w:r>
      <w:r w:rsidR="00174CAD" w:rsidRPr="000316CE">
        <w:rPr>
          <w:rFonts w:asciiTheme="majorHAnsi" w:hAnsiTheme="majorHAnsi" w:cs="Arial"/>
          <w:sz w:val="20"/>
          <w:szCs w:val="20"/>
          <w:rPrChange w:id="1264" w:author="dbecker" w:date="2016-01-07T14:02:00Z">
            <w:rPr>
              <w:rFonts w:ascii="Arial" w:hAnsi="Arial" w:cs="Arial"/>
              <w:sz w:val="20"/>
              <w:szCs w:val="20"/>
            </w:rPr>
          </w:rPrChange>
        </w:rPr>
        <w:t xml:space="preserve"> </w:t>
      </w:r>
      <w:r w:rsidRPr="000316CE">
        <w:rPr>
          <w:rFonts w:asciiTheme="majorHAnsi" w:hAnsiTheme="majorHAnsi" w:cs="Arial"/>
          <w:sz w:val="20"/>
          <w:szCs w:val="20"/>
          <w:rPrChange w:id="1265" w:author="dbecker" w:date="2016-01-07T14:02:00Z">
            <w:rPr>
              <w:rFonts w:ascii="Arial" w:hAnsi="Arial" w:cs="Arial"/>
              <w:sz w:val="20"/>
              <w:szCs w:val="20"/>
            </w:rPr>
          </w:rPrChange>
        </w:rPr>
        <w:t>The purpose of audible alerting sound is to advise people to listen to Emergency Alert System (EAS) radio stations to receive emergency information and instructional messages from state officials.</w:t>
      </w:r>
    </w:p>
    <w:p w:rsidR="005E6EB5" w:rsidRPr="000316CE" w:rsidRDefault="005E6EB5" w:rsidP="005E6EB5">
      <w:pPr>
        <w:ind w:left="720"/>
        <w:jc w:val="both"/>
        <w:rPr>
          <w:rFonts w:asciiTheme="majorHAnsi" w:hAnsiTheme="majorHAnsi" w:cs="Arial"/>
          <w:sz w:val="20"/>
          <w:szCs w:val="20"/>
          <w:rPrChange w:id="1266" w:author="dbecker" w:date="2016-01-07T14:02:00Z">
            <w:rPr>
              <w:rFonts w:ascii="Arial" w:hAnsi="Arial" w:cs="Arial"/>
              <w:sz w:val="20"/>
              <w:szCs w:val="20"/>
            </w:rPr>
          </w:rPrChange>
        </w:rPr>
      </w:pPr>
    </w:p>
    <w:p w:rsidR="00174CAD" w:rsidRPr="000316CE" w:rsidRDefault="00174CAD" w:rsidP="005E6EB5">
      <w:pPr>
        <w:ind w:left="720"/>
        <w:jc w:val="both"/>
        <w:rPr>
          <w:rFonts w:asciiTheme="majorHAnsi" w:hAnsiTheme="majorHAnsi" w:cs="Arial"/>
          <w:sz w:val="20"/>
          <w:szCs w:val="20"/>
          <w:rPrChange w:id="1267" w:author="dbecker" w:date="2016-01-07T14:02:00Z">
            <w:rPr>
              <w:rFonts w:ascii="Arial" w:hAnsi="Arial" w:cs="Arial"/>
              <w:sz w:val="20"/>
              <w:szCs w:val="20"/>
            </w:rPr>
          </w:rPrChange>
        </w:rPr>
      </w:pPr>
      <w:r w:rsidRPr="000316CE">
        <w:rPr>
          <w:rFonts w:asciiTheme="majorHAnsi" w:hAnsiTheme="majorHAnsi" w:cs="Arial"/>
          <w:sz w:val="20"/>
          <w:szCs w:val="20"/>
          <w:rPrChange w:id="1268" w:author="dbecker" w:date="2016-01-07T14:02:00Z">
            <w:rPr>
              <w:rFonts w:ascii="Arial" w:hAnsi="Arial" w:cs="Arial"/>
              <w:sz w:val="20"/>
              <w:szCs w:val="20"/>
            </w:rPr>
          </w:rPrChange>
        </w:rPr>
        <w:t>As a backup notification system to the SS EPZ Sirens, Seabrook Station has entered into a contract with CodeR</w:t>
      </w:r>
      <w:r w:rsidR="00434816" w:rsidRPr="000316CE">
        <w:rPr>
          <w:rFonts w:asciiTheme="majorHAnsi" w:hAnsiTheme="majorHAnsi" w:cs="Arial"/>
          <w:sz w:val="20"/>
          <w:szCs w:val="20"/>
          <w:rPrChange w:id="1269" w:author="dbecker" w:date="2016-01-07T14:02:00Z">
            <w:rPr>
              <w:rFonts w:ascii="Arial" w:hAnsi="Arial" w:cs="Arial"/>
              <w:sz w:val="20"/>
              <w:szCs w:val="20"/>
            </w:rPr>
          </w:rPrChange>
        </w:rPr>
        <w:t>ED</w:t>
      </w:r>
      <w:r w:rsidRPr="000316CE">
        <w:rPr>
          <w:rFonts w:asciiTheme="majorHAnsi" w:hAnsiTheme="majorHAnsi" w:cs="Arial"/>
          <w:sz w:val="20"/>
          <w:szCs w:val="20"/>
          <w:rPrChange w:id="1270" w:author="dbecker" w:date="2016-01-07T14:02:00Z">
            <w:rPr>
              <w:rFonts w:ascii="Arial" w:hAnsi="Arial" w:cs="Arial"/>
              <w:sz w:val="20"/>
              <w:szCs w:val="20"/>
            </w:rPr>
          </w:rPrChange>
        </w:rPr>
        <w:t xml:space="preserve"> as of January 2015. This Emergency Telephone Notification System augments the audible sirens in place and alerts general public within the SS 10 mile EPZ to tune into the EAS radio stations to receive additional information. </w:t>
      </w:r>
    </w:p>
    <w:p w:rsidR="00174CAD" w:rsidRPr="000316CE" w:rsidRDefault="00174CAD" w:rsidP="005E6EB5">
      <w:pPr>
        <w:ind w:left="720"/>
        <w:jc w:val="both"/>
        <w:rPr>
          <w:rFonts w:asciiTheme="majorHAnsi" w:hAnsiTheme="majorHAnsi" w:cs="Arial"/>
          <w:sz w:val="20"/>
          <w:szCs w:val="20"/>
          <w:rPrChange w:id="1271" w:author="dbecker" w:date="2016-01-07T14:02:00Z">
            <w:rPr>
              <w:rFonts w:ascii="Arial" w:hAnsi="Arial" w:cs="Arial"/>
              <w:sz w:val="20"/>
              <w:szCs w:val="20"/>
            </w:rPr>
          </w:rPrChange>
        </w:rPr>
      </w:pPr>
    </w:p>
    <w:p w:rsidR="005E6EB5" w:rsidRPr="000316CE" w:rsidRDefault="005E6EB5" w:rsidP="005E6EB5">
      <w:pPr>
        <w:ind w:left="720"/>
        <w:jc w:val="both"/>
        <w:rPr>
          <w:rFonts w:asciiTheme="majorHAnsi" w:hAnsiTheme="majorHAnsi" w:cs="Arial"/>
          <w:sz w:val="20"/>
          <w:szCs w:val="20"/>
          <w:rPrChange w:id="1272" w:author="dbecker" w:date="2016-01-07T14:02:00Z">
            <w:rPr>
              <w:rFonts w:ascii="Arial" w:hAnsi="Arial" w:cs="Arial"/>
              <w:sz w:val="20"/>
              <w:szCs w:val="20"/>
            </w:rPr>
          </w:rPrChange>
        </w:rPr>
      </w:pPr>
      <w:r w:rsidRPr="000316CE">
        <w:rPr>
          <w:rFonts w:asciiTheme="majorHAnsi" w:hAnsiTheme="majorHAnsi" w:cs="Arial"/>
          <w:sz w:val="20"/>
          <w:szCs w:val="20"/>
          <w:rPrChange w:id="1273" w:author="dbecker" w:date="2016-01-07T14:02:00Z">
            <w:rPr>
              <w:rFonts w:ascii="Arial" w:hAnsi="Arial" w:cs="Arial"/>
              <w:sz w:val="20"/>
              <w:szCs w:val="20"/>
            </w:rPr>
          </w:rPrChange>
        </w:rPr>
        <w:t>The Public Alert and Notification System (PANS) system is comprised of NOAA tone alert radios and sirens installed through the plume EPZ communities in New Hampshire.  The locations and numbers of sirens in each EPZ community are listed in the community-specific plans.</w:t>
      </w:r>
    </w:p>
    <w:p w:rsidR="005E6EB5" w:rsidRPr="000316CE" w:rsidRDefault="005E6EB5" w:rsidP="005E6EB5">
      <w:pPr>
        <w:ind w:left="720"/>
        <w:jc w:val="both"/>
        <w:rPr>
          <w:rFonts w:asciiTheme="majorHAnsi" w:hAnsiTheme="majorHAnsi" w:cs="Arial"/>
          <w:sz w:val="20"/>
          <w:szCs w:val="20"/>
          <w:rPrChange w:id="1274" w:author="dbecker" w:date="2016-01-07T14:02:00Z">
            <w:rPr>
              <w:rFonts w:ascii="Arial" w:hAnsi="Arial" w:cs="Arial"/>
              <w:sz w:val="20"/>
              <w:szCs w:val="20"/>
            </w:rPr>
          </w:rPrChange>
        </w:rPr>
      </w:pPr>
    </w:p>
    <w:p w:rsidR="005E6EB5" w:rsidRPr="000316CE" w:rsidRDefault="001F505C" w:rsidP="005E6EB5">
      <w:pPr>
        <w:ind w:left="720"/>
        <w:jc w:val="both"/>
        <w:rPr>
          <w:rFonts w:asciiTheme="majorHAnsi" w:hAnsiTheme="majorHAnsi" w:cs="Arial"/>
          <w:sz w:val="20"/>
          <w:szCs w:val="20"/>
          <w:rPrChange w:id="1275" w:author="dbecker" w:date="2016-01-07T14:02:00Z">
            <w:rPr>
              <w:rFonts w:ascii="Arial" w:hAnsi="Arial" w:cs="Arial"/>
              <w:sz w:val="20"/>
              <w:szCs w:val="20"/>
            </w:rPr>
          </w:rPrChange>
        </w:rPr>
      </w:pPr>
      <w:r w:rsidRPr="000316CE">
        <w:rPr>
          <w:rFonts w:asciiTheme="majorHAnsi" w:hAnsiTheme="majorHAnsi" w:cs="Arial"/>
          <w:sz w:val="20"/>
          <w:szCs w:val="20"/>
          <w:rPrChange w:id="1276" w:author="dbecker" w:date="2016-01-07T14:02:00Z">
            <w:rPr>
              <w:rFonts w:ascii="Arial" w:hAnsi="Arial" w:cs="Arial"/>
              <w:sz w:val="20"/>
              <w:szCs w:val="20"/>
            </w:rPr>
          </w:rPrChange>
        </w:rPr>
        <w:t>Tone-alert radios in the Vermont Yankee EPZ are coordinated between t</w:t>
      </w:r>
      <w:r w:rsidR="005E6EB5" w:rsidRPr="000316CE">
        <w:rPr>
          <w:rFonts w:asciiTheme="majorHAnsi" w:hAnsiTheme="majorHAnsi" w:cs="Arial"/>
          <w:sz w:val="20"/>
          <w:szCs w:val="20"/>
          <w:rPrChange w:id="1277" w:author="dbecker" w:date="2016-01-07T14:02:00Z">
            <w:rPr>
              <w:rFonts w:ascii="Arial" w:hAnsi="Arial" w:cs="Arial"/>
              <w:sz w:val="20"/>
              <w:szCs w:val="20"/>
            </w:rPr>
          </w:rPrChange>
        </w:rPr>
        <w:t>he State of New Hampshire</w:t>
      </w:r>
      <w:r w:rsidRPr="000316CE">
        <w:rPr>
          <w:rFonts w:asciiTheme="majorHAnsi" w:hAnsiTheme="majorHAnsi" w:cs="Arial"/>
          <w:sz w:val="20"/>
          <w:szCs w:val="20"/>
          <w:rPrChange w:id="1278" w:author="dbecker" w:date="2016-01-07T14:02:00Z">
            <w:rPr>
              <w:rFonts w:ascii="Arial" w:hAnsi="Arial" w:cs="Arial"/>
              <w:sz w:val="20"/>
              <w:szCs w:val="20"/>
            </w:rPr>
          </w:rPrChange>
        </w:rPr>
        <w:t xml:space="preserve"> </w:t>
      </w:r>
      <w:r w:rsidR="005E6EB5" w:rsidRPr="000316CE">
        <w:rPr>
          <w:rFonts w:asciiTheme="majorHAnsi" w:hAnsiTheme="majorHAnsi" w:cs="Arial"/>
          <w:sz w:val="20"/>
          <w:szCs w:val="20"/>
          <w:rPrChange w:id="1279" w:author="dbecker" w:date="2016-01-07T14:02:00Z">
            <w:rPr>
              <w:rFonts w:ascii="Arial" w:hAnsi="Arial" w:cs="Arial"/>
              <w:sz w:val="20"/>
              <w:szCs w:val="20"/>
            </w:rPr>
          </w:rPrChange>
        </w:rPr>
        <w:t>and the State of Vermont</w:t>
      </w:r>
      <w:r w:rsidRPr="000316CE">
        <w:rPr>
          <w:rFonts w:asciiTheme="majorHAnsi" w:hAnsiTheme="majorHAnsi" w:cs="Arial"/>
          <w:sz w:val="20"/>
          <w:szCs w:val="20"/>
          <w:rPrChange w:id="1280" w:author="dbecker" w:date="2016-01-07T14:02:00Z">
            <w:rPr>
              <w:rFonts w:ascii="Arial" w:hAnsi="Arial" w:cs="Arial"/>
              <w:sz w:val="20"/>
              <w:szCs w:val="20"/>
            </w:rPr>
          </w:rPrChange>
        </w:rPr>
        <w:t>.  Vermont</w:t>
      </w:r>
      <w:r w:rsidR="005E6EB5" w:rsidRPr="000316CE">
        <w:rPr>
          <w:rFonts w:asciiTheme="majorHAnsi" w:hAnsiTheme="majorHAnsi" w:cs="Arial"/>
          <w:sz w:val="20"/>
          <w:szCs w:val="20"/>
          <w:rPrChange w:id="1281" w:author="dbecker" w:date="2016-01-07T14:02:00Z">
            <w:rPr>
              <w:rFonts w:ascii="Arial" w:hAnsi="Arial" w:cs="Arial"/>
              <w:sz w:val="20"/>
              <w:szCs w:val="20"/>
            </w:rPr>
          </w:rPrChange>
        </w:rPr>
        <w:t xml:space="preserve"> has </w:t>
      </w:r>
      <w:r w:rsidRPr="000316CE">
        <w:rPr>
          <w:rFonts w:asciiTheme="majorHAnsi" w:hAnsiTheme="majorHAnsi" w:cs="Arial"/>
          <w:sz w:val="20"/>
          <w:szCs w:val="20"/>
          <w:rPrChange w:id="1282" w:author="dbecker" w:date="2016-01-07T14:02:00Z">
            <w:rPr>
              <w:rFonts w:ascii="Arial" w:hAnsi="Arial" w:cs="Arial"/>
              <w:sz w:val="20"/>
              <w:szCs w:val="20"/>
            </w:rPr>
          </w:rPrChange>
        </w:rPr>
        <w:t>the responsibility</w:t>
      </w:r>
      <w:r w:rsidR="005E6EB5" w:rsidRPr="000316CE">
        <w:rPr>
          <w:rFonts w:asciiTheme="majorHAnsi" w:hAnsiTheme="majorHAnsi" w:cs="Arial"/>
          <w:sz w:val="20"/>
          <w:szCs w:val="20"/>
          <w:rPrChange w:id="1283" w:author="dbecker" w:date="2016-01-07T14:02:00Z">
            <w:rPr>
              <w:rFonts w:ascii="Arial" w:hAnsi="Arial" w:cs="Arial"/>
              <w:sz w:val="20"/>
              <w:szCs w:val="20"/>
            </w:rPr>
          </w:rPrChange>
        </w:rPr>
        <w:t xml:space="preserve"> for the activation of these</w:t>
      </w:r>
      <w:r w:rsidR="005E6EB5">
        <w:rPr>
          <w:rFonts w:ascii="Arial" w:hAnsi="Arial" w:cs="Arial"/>
          <w:sz w:val="20"/>
          <w:szCs w:val="20"/>
        </w:rPr>
        <w:t xml:space="preserve"> </w:t>
      </w:r>
      <w:r w:rsidR="005E6EB5" w:rsidRPr="000316CE">
        <w:rPr>
          <w:rFonts w:asciiTheme="majorHAnsi" w:hAnsiTheme="majorHAnsi" w:cs="Arial"/>
          <w:sz w:val="20"/>
          <w:szCs w:val="20"/>
          <w:rPrChange w:id="1284" w:author="dbecker" w:date="2016-01-07T14:02:00Z">
            <w:rPr>
              <w:rFonts w:ascii="Arial" w:hAnsi="Arial" w:cs="Arial"/>
              <w:sz w:val="20"/>
              <w:szCs w:val="20"/>
            </w:rPr>
          </w:rPrChange>
        </w:rPr>
        <w:t xml:space="preserve">tone-alert radios.  </w:t>
      </w:r>
      <w:r w:rsidRPr="000316CE">
        <w:rPr>
          <w:rFonts w:asciiTheme="majorHAnsi" w:hAnsiTheme="majorHAnsi" w:cs="Arial"/>
          <w:sz w:val="20"/>
          <w:szCs w:val="20"/>
          <w:rPrChange w:id="1285" w:author="dbecker" w:date="2016-01-07T14:02:00Z">
            <w:rPr>
              <w:rFonts w:ascii="Arial" w:hAnsi="Arial" w:cs="Arial"/>
              <w:sz w:val="20"/>
              <w:szCs w:val="20"/>
            </w:rPr>
          </w:rPrChange>
        </w:rPr>
        <w:t>T</w:t>
      </w:r>
      <w:r w:rsidR="005E6EB5" w:rsidRPr="000316CE">
        <w:rPr>
          <w:rFonts w:asciiTheme="majorHAnsi" w:hAnsiTheme="majorHAnsi" w:cs="Arial"/>
          <w:sz w:val="20"/>
          <w:szCs w:val="20"/>
          <w:rPrChange w:id="1286" w:author="dbecker" w:date="2016-01-07T14:02:00Z">
            <w:rPr>
              <w:rFonts w:ascii="Arial" w:hAnsi="Arial" w:cs="Arial"/>
              <w:sz w:val="20"/>
              <w:szCs w:val="20"/>
            </w:rPr>
          </w:rPrChange>
        </w:rPr>
        <w:t>one alerts are tested weekly and may be used to receive weather bulletins, as necessary.</w:t>
      </w:r>
    </w:p>
    <w:p w:rsidR="005E6EB5" w:rsidRPr="000316CE" w:rsidRDefault="005E6EB5" w:rsidP="005E6EB5">
      <w:pPr>
        <w:ind w:left="720"/>
        <w:jc w:val="both"/>
        <w:rPr>
          <w:rFonts w:asciiTheme="majorHAnsi" w:hAnsiTheme="majorHAnsi" w:cs="Arial"/>
          <w:sz w:val="20"/>
          <w:szCs w:val="20"/>
          <w:rPrChange w:id="1287" w:author="dbecker" w:date="2016-01-07T14:02:00Z">
            <w:rPr>
              <w:rFonts w:ascii="Arial" w:hAnsi="Arial" w:cs="Arial"/>
              <w:sz w:val="20"/>
              <w:szCs w:val="20"/>
            </w:rPr>
          </w:rPrChange>
        </w:rPr>
      </w:pPr>
    </w:p>
    <w:p w:rsidR="005E6EB5" w:rsidRPr="000316CE" w:rsidRDefault="005E6EB5" w:rsidP="005E6EB5">
      <w:pPr>
        <w:ind w:left="720"/>
        <w:jc w:val="both"/>
        <w:rPr>
          <w:rFonts w:asciiTheme="majorHAnsi" w:hAnsiTheme="majorHAnsi" w:cs="Arial"/>
          <w:sz w:val="20"/>
          <w:szCs w:val="20"/>
          <w:rPrChange w:id="1288" w:author="dbecker" w:date="2016-01-07T14:02:00Z">
            <w:rPr>
              <w:rFonts w:ascii="Arial" w:hAnsi="Arial" w:cs="Arial"/>
              <w:sz w:val="20"/>
              <w:szCs w:val="20"/>
            </w:rPr>
          </w:rPrChange>
        </w:rPr>
      </w:pPr>
      <w:r w:rsidRPr="000316CE">
        <w:rPr>
          <w:rFonts w:asciiTheme="majorHAnsi" w:hAnsiTheme="majorHAnsi" w:cs="Arial"/>
          <w:sz w:val="20"/>
          <w:szCs w:val="20"/>
          <w:rPrChange w:id="1289" w:author="dbecker" w:date="2016-01-07T14:02:00Z">
            <w:rPr>
              <w:rFonts w:ascii="Arial" w:hAnsi="Arial" w:cs="Arial"/>
              <w:sz w:val="20"/>
              <w:szCs w:val="20"/>
            </w:rPr>
          </w:rPrChange>
        </w:rPr>
        <w:t xml:space="preserve">In the event of an emergency at </w:t>
      </w:r>
      <w:r w:rsidR="006C1C48" w:rsidRPr="000316CE">
        <w:rPr>
          <w:rFonts w:asciiTheme="majorHAnsi" w:hAnsiTheme="majorHAnsi" w:cs="Arial"/>
          <w:sz w:val="20"/>
          <w:szCs w:val="20"/>
          <w:rPrChange w:id="1290" w:author="dbecker" w:date="2016-01-07T14:02:00Z">
            <w:rPr>
              <w:rFonts w:ascii="Arial" w:hAnsi="Arial" w:cs="Arial"/>
              <w:sz w:val="20"/>
              <w:szCs w:val="20"/>
            </w:rPr>
          </w:rPrChange>
        </w:rPr>
        <w:t>the nuclear facilities</w:t>
      </w:r>
      <w:r w:rsidRPr="000316CE">
        <w:rPr>
          <w:rFonts w:asciiTheme="majorHAnsi" w:hAnsiTheme="majorHAnsi" w:cs="Arial"/>
          <w:sz w:val="20"/>
          <w:szCs w:val="20"/>
          <w:rPrChange w:id="1291" w:author="dbecker" w:date="2016-01-07T14:02:00Z">
            <w:rPr>
              <w:rFonts w:ascii="Arial" w:hAnsi="Arial" w:cs="Arial"/>
              <w:sz w:val="20"/>
              <w:szCs w:val="20"/>
            </w:rPr>
          </w:rPrChange>
        </w:rPr>
        <w:t>, HSEM will coordinate the</w:t>
      </w:r>
      <w:r w:rsidR="001F505C" w:rsidRPr="000316CE">
        <w:rPr>
          <w:rFonts w:asciiTheme="majorHAnsi" w:hAnsiTheme="majorHAnsi" w:cs="Arial"/>
          <w:sz w:val="20"/>
          <w:szCs w:val="20"/>
          <w:rPrChange w:id="1292" w:author="dbecker" w:date="2016-01-07T14:02:00Z">
            <w:rPr>
              <w:rFonts w:ascii="Arial" w:hAnsi="Arial" w:cs="Arial"/>
              <w:sz w:val="20"/>
              <w:szCs w:val="20"/>
            </w:rPr>
          </w:rPrChange>
        </w:rPr>
        <w:t xml:space="preserve"> activation of the PANS.  For the VY EPZ, siren activation is coordinated among the three states of Vermont, Massachusetts and New Hampshire and</w:t>
      </w:r>
      <w:r w:rsidRPr="000316CE">
        <w:rPr>
          <w:rFonts w:asciiTheme="majorHAnsi" w:hAnsiTheme="majorHAnsi" w:cs="Arial"/>
          <w:sz w:val="20"/>
          <w:szCs w:val="20"/>
          <w:rPrChange w:id="1293" w:author="dbecker" w:date="2016-01-07T14:02:00Z">
            <w:rPr>
              <w:rFonts w:ascii="Arial" w:hAnsi="Arial" w:cs="Arial"/>
              <w:sz w:val="20"/>
              <w:szCs w:val="20"/>
            </w:rPr>
          </w:rPrChange>
        </w:rPr>
        <w:t xml:space="preserve"> activated by </w:t>
      </w:r>
      <w:r w:rsidR="001F505C" w:rsidRPr="000316CE">
        <w:rPr>
          <w:rFonts w:asciiTheme="majorHAnsi" w:hAnsiTheme="majorHAnsi" w:cs="Arial"/>
          <w:sz w:val="20"/>
          <w:szCs w:val="20"/>
          <w:rPrChange w:id="1294" w:author="dbecker" w:date="2016-01-07T14:02:00Z">
            <w:rPr>
              <w:rFonts w:ascii="Arial" w:hAnsi="Arial" w:cs="Arial"/>
              <w:sz w:val="20"/>
              <w:szCs w:val="20"/>
            </w:rPr>
          </w:rPrChange>
        </w:rPr>
        <w:t>Massachusetts</w:t>
      </w:r>
      <w:r w:rsidRPr="000316CE">
        <w:rPr>
          <w:rFonts w:asciiTheme="majorHAnsi" w:hAnsiTheme="majorHAnsi" w:cs="Arial"/>
          <w:sz w:val="20"/>
          <w:szCs w:val="20"/>
          <w:rPrChange w:id="1295" w:author="dbecker" w:date="2016-01-07T14:02:00Z">
            <w:rPr>
              <w:rFonts w:ascii="Arial" w:hAnsi="Arial" w:cs="Arial"/>
              <w:sz w:val="20"/>
              <w:szCs w:val="20"/>
            </w:rPr>
          </w:rPrChange>
        </w:rPr>
        <w:t xml:space="preserve"> with back-up activation at </w:t>
      </w:r>
      <w:r w:rsidR="001F505C" w:rsidRPr="000316CE">
        <w:rPr>
          <w:rFonts w:asciiTheme="majorHAnsi" w:hAnsiTheme="majorHAnsi" w:cs="Arial"/>
          <w:sz w:val="20"/>
          <w:szCs w:val="20"/>
          <w:rPrChange w:id="1296" w:author="dbecker" w:date="2016-01-07T14:02:00Z">
            <w:rPr>
              <w:rFonts w:ascii="Arial" w:hAnsi="Arial" w:cs="Arial"/>
              <w:sz w:val="20"/>
              <w:szCs w:val="20"/>
            </w:rPr>
          </w:rPrChange>
        </w:rPr>
        <w:t>SWNHFDMA</w:t>
      </w:r>
      <w:r w:rsidRPr="000316CE">
        <w:rPr>
          <w:rFonts w:asciiTheme="majorHAnsi" w:hAnsiTheme="majorHAnsi" w:cs="Arial"/>
          <w:sz w:val="20"/>
          <w:szCs w:val="20"/>
          <w:rPrChange w:id="1297" w:author="dbecker" w:date="2016-01-07T14:02:00Z">
            <w:rPr>
              <w:rFonts w:ascii="Arial" w:hAnsi="Arial" w:cs="Arial"/>
              <w:sz w:val="20"/>
              <w:szCs w:val="20"/>
            </w:rPr>
          </w:rPrChange>
        </w:rPr>
        <w:t xml:space="preserve">.  </w:t>
      </w:r>
      <w:r w:rsidR="001F505C" w:rsidRPr="000316CE">
        <w:rPr>
          <w:rFonts w:asciiTheme="majorHAnsi" w:hAnsiTheme="majorHAnsi" w:cs="Arial"/>
          <w:sz w:val="20"/>
          <w:szCs w:val="20"/>
          <w:rPrChange w:id="1298" w:author="dbecker" w:date="2016-01-07T14:02:00Z">
            <w:rPr>
              <w:rFonts w:ascii="Arial" w:hAnsi="Arial" w:cs="Arial"/>
              <w:sz w:val="20"/>
              <w:szCs w:val="20"/>
            </w:rPr>
          </w:rPrChange>
        </w:rPr>
        <w:t xml:space="preserve">For the SS EPZ, RCDC serves as the primary point of activation with the N.H. State Police Communications serving as backup.  </w:t>
      </w:r>
      <w:r w:rsidR="006A3074" w:rsidRPr="000316CE">
        <w:rPr>
          <w:rFonts w:asciiTheme="majorHAnsi" w:hAnsiTheme="majorHAnsi" w:cs="Arial"/>
          <w:sz w:val="20"/>
          <w:szCs w:val="20"/>
          <w:rPrChange w:id="1299" w:author="dbecker" w:date="2016-01-07T14:02:00Z">
            <w:rPr>
              <w:rFonts w:ascii="Arial" w:hAnsi="Arial" w:cs="Arial"/>
              <w:sz w:val="20"/>
              <w:szCs w:val="20"/>
            </w:rPr>
          </w:rPrChange>
        </w:rPr>
        <w:t>CodeR</w:t>
      </w:r>
      <w:r w:rsidR="008377D4" w:rsidRPr="000316CE">
        <w:rPr>
          <w:rFonts w:asciiTheme="majorHAnsi" w:hAnsiTheme="majorHAnsi" w:cs="Arial"/>
          <w:sz w:val="20"/>
          <w:szCs w:val="20"/>
          <w:rPrChange w:id="1300" w:author="dbecker" w:date="2016-01-07T14:02:00Z">
            <w:rPr>
              <w:rFonts w:ascii="Arial" w:hAnsi="Arial" w:cs="Arial"/>
              <w:sz w:val="20"/>
              <w:szCs w:val="20"/>
            </w:rPr>
          </w:rPrChange>
        </w:rPr>
        <w:t>ED</w:t>
      </w:r>
      <w:r w:rsidR="006A3074" w:rsidRPr="000316CE">
        <w:rPr>
          <w:rFonts w:asciiTheme="majorHAnsi" w:hAnsiTheme="majorHAnsi" w:cs="Arial"/>
          <w:sz w:val="20"/>
          <w:szCs w:val="20"/>
          <w:rPrChange w:id="1301" w:author="dbecker" w:date="2016-01-07T14:02:00Z">
            <w:rPr>
              <w:rFonts w:ascii="Arial" w:hAnsi="Arial" w:cs="Arial"/>
              <w:sz w:val="20"/>
              <w:szCs w:val="20"/>
            </w:rPr>
          </w:rPrChange>
        </w:rPr>
        <w:t xml:space="preserve"> is activated by SWNHFDMA for the VY EPZ </w:t>
      </w:r>
      <w:r w:rsidR="00B86ADD" w:rsidRPr="000316CE">
        <w:rPr>
          <w:rFonts w:asciiTheme="majorHAnsi" w:hAnsiTheme="majorHAnsi" w:cs="Arial"/>
          <w:sz w:val="20"/>
          <w:szCs w:val="20"/>
          <w:rPrChange w:id="1302" w:author="dbecker" w:date="2016-01-07T14:02:00Z">
            <w:rPr>
              <w:rFonts w:ascii="Arial" w:hAnsi="Arial" w:cs="Arial"/>
              <w:sz w:val="20"/>
              <w:szCs w:val="20"/>
            </w:rPr>
          </w:rPrChange>
        </w:rPr>
        <w:t xml:space="preserve">and RCDC for the SS EPZ </w:t>
      </w:r>
      <w:r w:rsidR="006A3074" w:rsidRPr="000316CE">
        <w:rPr>
          <w:rFonts w:asciiTheme="majorHAnsi" w:hAnsiTheme="majorHAnsi" w:cs="Arial"/>
          <w:sz w:val="20"/>
          <w:szCs w:val="20"/>
          <w:rPrChange w:id="1303" w:author="dbecker" w:date="2016-01-07T14:02:00Z">
            <w:rPr>
              <w:rFonts w:ascii="Arial" w:hAnsi="Arial" w:cs="Arial"/>
              <w:sz w:val="20"/>
              <w:szCs w:val="20"/>
            </w:rPr>
          </w:rPrChange>
        </w:rPr>
        <w:t>once coordinated with siren activation.</w:t>
      </w:r>
      <w:r w:rsidRPr="000316CE">
        <w:rPr>
          <w:rFonts w:asciiTheme="majorHAnsi" w:hAnsiTheme="majorHAnsi" w:cs="Arial"/>
          <w:sz w:val="20"/>
          <w:szCs w:val="20"/>
          <w:rPrChange w:id="1304" w:author="dbecker" w:date="2016-01-07T14:02:00Z">
            <w:rPr>
              <w:rFonts w:ascii="Arial" w:hAnsi="Arial" w:cs="Arial"/>
              <w:sz w:val="20"/>
              <w:szCs w:val="20"/>
            </w:rPr>
          </w:rPrChange>
        </w:rPr>
        <w:t xml:space="preserve"> </w:t>
      </w:r>
    </w:p>
    <w:p w:rsidR="005E6EB5" w:rsidRPr="000316CE" w:rsidRDefault="005E6EB5" w:rsidP="005E6EB5">
      <w:pPr>
        <w:ind w:left="720"/>
        <w:jc w:val="both"/>
        <w:rPr>
          <w:rFonts w:asciiTheme="majorHAnsi" w:hAnsiTheme="majorHAnsi" w:cs="Arial"/>
          <w:sz w:val="20"/>
          <w:szCs w:val="20"/>
          <w:rPrChange w:id="1305" w:author="dbecker" w:date="2016-01-07T14:02:00Z">
            <w:rPr>
              <w:rFonts w:ascii="Arial" w:hAnsi="Arial" w:cs="Arial"/>
              <w:sz w:val="20"/>
              <w:szCs w:val="20"/>
            </w:rPr>
          </w:rPrChange>
        </w:rPr>
      </w:pPr>
    </w:p>
    <w:p w:rsidR="005E6EB5" w:rsidRPr="000316CE" w:rsidRDefault="005E6EB5" w:rsidP="005E6EB5">
      <w:pPr>
        <w:ind w:left="720"/>
        <w:jc w:val="both"/>
        <w:rPr>
          <w:rFonts w:asciiTheme="majorHAnsi" w:hAnsiTheme="majorHAnsi" w:cs="Arial"/>
          <w:sz w:val="20"/>
          <w:szCs w:val="20"/>
          <w:rPrChange w:id="1306" w:author="dbecker" w:date="2016-01-07T14:02:00Z">
            <w:rPr>
              <w:rFonts w:ascii="Arial" w:hAnsi="Arial" w:cs="Arial"/>
              <w:sz w:val="20"/>
              <w:szCs w:val="20"/>
            </w:rPr>
          </w:rPrChange>
        </w:rPr>
      </w:pPr>
      <w:r w:rsidRPr="000316CE">
        <w:rPr>
          <w:rFonts w:asciiTheme="majorHAnsi" w:hAnsiTheme="majorHAnsi" w:cs="Arial"/>
          <w:sz w:val="20"/>
          <w:szCs w:val="20"/>
          <w:rPrChange w:id="1307" w:author="dbecker" w:date="2016-01-07T14:02:00Z">
            <w:rPr>
              <w:rFonts w:ascii="Arial" w:hAnsi="Arial" w:cs="Arial"/>
              <w:sz w:val="20"/>
              <w:szCs w:val="20"/>
            </w:rPr>
          </w:rPrChange>
        </w:rPr>
        <w:t>Local EOCs will be informed of the time of siren</w:t>
      </w:r>
      <w:r w:rsidR="00BC1CA9" w:rsidRPr="000316CE">
        <w:rPr>
          <w:rFonts w:asciiTheme="majorHAnsi" w:hAnsiTheme="majorHAnsi" w:cs="Arial"/>
          <w:sz w:val="20"/>
          <w:szCs w:val="20"/>
          <w:rPrChange w:id="1308" w:author="dbecker" w:date="2016-01-07T14:02:00Z">
            <w:rPr>
              <w:rFonts w:ascii="Arial" w:hAnsi="Arial" w:cs="Arial"/>
              <w:sz w:val="20"/>
              <w:szCs w:val="20"/>
            </w:rPr>
          </w:rPrChange>
        </w:rPr>
        <w:t xml:space="preserve"> activation, and are responsible for verifying that the local sirens have sounded at the scheduled time.  If the sirens have not been activated</w:t>
      </w:r>
      <w:r w:rsidR="001F505C" w:rsidRPr="000316CE">
        <w:rPr>
          <w:rFonts w:asciiTheme="majorHAnsi" w:hAnsiTheme="majorHAnsi" w:cs="Arial"/>
          <w:sz w:val="20"/>
          <w:szCs w:val="20"/>
          <w:rPrChange w:id="1309" w:author="dbecker" w:date="2016-01-07T14:02:00Z">
            <w:rPr>
              <w:rFonts w:ascii="Arial" w:hAnsi="Arial" w:cs="Arial"/>
              <w:sz w:val="20"/>
              <w:szCs w:val="20"/>
            </w:rPr>
          </w:rPrChange>
        </w:rPr>
        <w:t xml:space="preserve"> by the primary activation point</w:t>
      </w:r>
      <w:r w:rsidR="00BC1CA9" w:rsidRPr="000316CE">
        <w:rPr>
          <w:rFonts w:asciiTheme="majorHAnsi" w:hAnsiTheme="majorHAnsi" w:cs="Arial"/>
          <w:sz w:val="20"/>
          <w:szCs w:val="20"/>
          <w:rPrChange w:id="1310" w:author="dbecker" w:date="2016-01-07T14:02:00Z">
            <w:rPr>
              <w:rFonts w:ascii="Arial" w:hAnsi="Arial" w:cs="Arial"/>
              <w:sz w:val="20"/>
              <w:szCs w:val="20"/>
            </w:rPr>
          </w:rPrChange>
        </w:rPr>
        <w:t xml:space="preserve"> local back-up siren activation will be implemented</w:t>
      </w:r>
      <w:r w:rsidR="001F505C" w:rsidRPr="000316CE">
        <w:rPr>
          <w:rFonts w:asciiTheme="majorHAnsi" w:hAnsiTheme="majorHAnsi" w:cs="Arial"/>
          <w:sz w:val="20"/>
          <w:szCs w:val="20"/>
          <w:rPrChange w:id="1311" w:author="dbecker" w:date="2016-01-07T14:02:00Z">
            <w:rPr>
              <w:rFonts w:ascii="Arial" w:hAnsi="Arial" w:cs="Arial"/>
              <w:sz w:val="20"/>
              <w:szCs w:val="20"/>
            </w:rPr>
          </w:rPrChange>
        </w:rPr>
        <w:t xml:space="preserve"> upon notice from HSEM</w:t>
      </w:r>
      <w:r w:rsidR="00BC1CA9" w:rsidRPr="000316CE">
        <w:rPr>
          <w:rFonts w:asciiTheme="majorHAnsi" w:hAnsiTheme="majorHAnsi" w:cs="Arial"/>
          <w:sz w:val="20"/>
          <w:szCs w:val="20"/>
          <w:rPrChange w:id="1312" w:author="dbecker" w:date="2016-01-07T14:02:00Z">
            <w:rPr>
              <w:rFonts w:ascii="Arial" w:hAnsi="Arial" w:cs="Arial"/>
              <w:sz w:val="20"/>
              <w:szCs w:val="20"/>
            </w:rPr>
          </w:rPrChange>
        </w:rPr>
        <w:t>.</w:t>
      </w:r>
      <w:r w:rsidR="001F505C" w:rsidRPr="000316CE">
        <w:rPr>
          <w:rFonts w:asciiTheme="majorHAnsi" w:hAnsiTheme="majorHAnsi" w:cs="Arial"/>
          <w:sz w:val="20"/>
          <w:szCs w:val="20"/>
          <w:rPrChange w:id="1313" w:author="dbecker" w:date="2016-01-07T14:02:00Z">
            <w:rPr>
              <w:rFonts w:ascii="Arial" w:hAnsi="Arial" w:cs="Arial"/>
              <w:sz w:val="20"/>
              <w:szCs w:val="20"/>
            </w:rPr>
          </w:rPrChange>
        </w:rPr>
        <w:t xml:space="preserve"> (Local communities may activate sirens within their communities only).</w:t>
      </w:r>
    </w:p>
    <w:p w:rsidR="00BC1CA9" w:rsidRPr="000316CE" w:rsidRDefault="00BC1CA9" w:rsidP="005E6EB5">
      <w:pPr>
        <w:ind w:left="720"/>
        <w:jc w:val="both"/>
        <w:rPr>
          <w:rFonts w:asciiTheme="majorHAnsi" w:hAnsiTheme="majorHAnsi" w:cs="Arial"/>
          <w:sz w:val="20"/>
          <w:szCs w:val="20"/>
          <w:rPrChange w:id="1314" w:author="dbecker" w:date="2016-01-07T14:02:00Z">
            <w:rPr>
              <w:rFonts w:ascii="Arial" w:hAnsi="Arial" w:cs="Arial"/>
              <w:sz w:val="20"/>
              <w:szCs w:val="20"/>
            </w:rPr>
          </w:rPrChange>
        </w:rPr>
      </w:pPr>
    </w:p>
    <w:p w:rsidR="00BC1CA9" w:rsidRPr="000316CE" w:rsidRDefault="00BC1CA9" w:rsidP="005E6EB5">
      <w:pPr>
        <w:ind w:left="720"/>
        <w:jc w:val="both"/>
        <w:rPr>
          <w:rFonts w:asciiTheme="majorHAnsi" w:hAnsiTheme="majorHAnsi" w:cs="Arial"/>
          <w:sz w:val="20"/>
          <w:szCs w:val="20"/>
          <w:rPrChange w:id="1315" w:author="dbecker" w:date="2016-01-07T14:02:00Z">
            <w:rPr>
              <w:rFonts w:ascii="Arial" w:hAnsi="Arial" w:cs="Arial"/>
              <w:sz w:val="20"/>
              <w:szCs w:val="20"/>
            </w:rPr>
          </w:rPrChange>
        </w:rPr>
      </w:pPr>
      <w:r w:rsidRPr="000316CE">
        <w:rPr>
          <w:rFonts w:asciiTheme="majorHAnsi" w:hAnsiTheme="majorHAnsi" w:cs="Arial"/>
          <w:sz w:val="20"/>
          <w:szCs w:val="20"/>
          <w:rPrChange w:id="1316" w:author="dbecker" w:date="2016-01-07T14:02:00Z">
            <w:rPr>
              <w:rFonts w:ascii="Arial" w:hAnsi="Arial" w:cs="Arial"/>
              <w:sz w:val="20"/>
              <w:szCs w:val="20"/>
            </w:rPr>
          </w:rPrChange>
        </w:rPr>
        <w:t xml:space="preserve">PANS may be supplemented by other notifications.  (Refer to </w:t>
      </w:r>
      <w:r w:rsidRPr="000316CE">
        <w:rPr>
          <w:rFonts w:asciiTheme="majorHAnsi" w:hAnsiTheme="majorHAnsi" w:cs="Arial"/>
          <w:i/>
          <w:sz w:val="20"/>
          <w:szCs w:val="20"/>
          <w:rPrChange w:id="1317" w:author="dbecker" w:date="2016-01-07T14:02:00Z">
            <w:rPr>
              <w:rFonts w:ascii="Arial" w:hAnsi="Arial" w:cs="Arial"/>
              <w:i/>
              <w:sz w:val="20"/>
              <w:szCs w:val="20"/>
            </w:rPr>
          </w:rPrChange>
        </w:rPr>
        <w:t xml:space="preserve">Radiological Emergency Response for Nuclear Facilities Incident Annex, Chapter 5 &amp; 6 </w:t>
      </w:r>
      <w:r w:rsidRPr="000316CE">
        <w:rPr>
          <w:rFonts w:asciiTheme="majorHAnsi" w:hAnsiTheme="majorHAnsi" w:cs="Arial"/>
          <w:sz w:val="20"/>
          <w:szCs w:val="20"/>
          <w:rPrChange w:id="1318" w:author="dbecker" w:date="2016-01-07T14:02:00Z">
            <w:rPr>
              <w:rFonts w:ascii="Arial" w:hAnsi="Arial" w:cs="Arial"/>
              <w:sz w:val="20"/>
              <w:szCs w:val="20"/>
            </w:rPr>
          </w:rPrChange>
        </w:rPr>
        <w:t>for notification responsibilities of state and federal agencies</w:t>
      </w:r>
      <w:r w:rsidRPr="000316CE">
        <w:rPr>
          <w:rFonts w:asciiTheme="majorHAnsi" w:hAnsiTheme="majorHAnsi" w:cs="Arial"/>
          <w:i/>
          <w:sz w:val="20"/>
          <w:szCs w:val="20"/>
          <w:rPrChange w:id="1319" w:author="dbecker" w:date="2016-01-07T14:02:00Z">
            <w:rPr>
              <w:rFonts w:ascii="Arial" w:hAnsi="Arial" w:cs="Arial"/>
              <w:i/>
              <w:sz w:val="20"/>
              <w:szCs w:val="20"/>
            </w:rPr>
          </w:rPrChange>
        </w:rPr>
        <w:t xml:space="preserve">).  </w:t>
      </w:r>
    </w:p>
    <w:p w:rsidR="00BC1CA9" w:rsidRPr="00ED71FD" w:rsidRDefault="00D52941" w:rsidP="00D52941">
      <w:pPr>
        <w:pStyle w:val="Heading3"/>
        <w:ind w:firstLine="720"/>
        <w:rPr>
          <w:rFonts w:ascii="Cambria" w:hAnsi="Cambria"/>
          <w:color w:val="0070C0"/>
          <w:sz w:val="20"/>
          <w:szCs w:val="20"/>
          <w:rPrChange w:id="1320" w:author="dbecker" w:date="2015-10-07T12:46:00Z">
            <w:rPr>
              <w:sz w:val="20"/>
              <w:szCs w:val="20"/>
            </w:rPr>
          </w:rPrChange>
        </w:rPr>
      </w:pPr>
      <w:bookmarkStart w:id="1321" w:name="_Toc431372796"/>
      <w:r w:rsidRPr="00ED71FD">
        <w:rPr>
          <w:rFonts w:ascii="Cambria" w:hAnsi="Cambria"/>
          <w:color w:val="0070C0"/>
          <w:sz w:val="20"/>
          <w:szCs w:val="20"/>
          <w:rPrChange w:id="1322" w:author="dbecker" w:date="2015-10-07T12:46:00Z">
            <w:rPr>
              <w:sz w:val="20"/>
              <w:szCs w:val="20"/>
            </w:rPr>
          </w:rPrChange>
        </w:rPr>
        <w:lastRenderedPageBreak/>
        <w:t>1</w:t>
      </w:r>
      <w:r w:rsidR="00BC1CA9" w:rsidRPr="00ED71FD">
        <w:rPr>
          <w:rFonts w:ascii="Cambria" w:hAnsi="Cambria"/>
          <w:color w:val="0070C0"/>
          <w:sz w:val="20"/>
          <w:szCs w:val="20"/>
          <w:rPrChange w:id="1323" w:author="dbecker" w:date="2015-10-07T12:46:00Z">
            <w:rPr>
              <w:sz w:val="20"/>
              <w:szCs w:val="20"/>
            </w:rPr>
          </w:rPrChange>
        </w:rPr>
        <w:t>.  Public Dissemination of Information and Instructions</w:t>
      </w:r>
      <w:bookmarkEnd w:id="1321"/>
    </w:p>
    <w:p w:rsidR="005E6EB5" w:rsidRDefault="005E6EB5" w:rsidP="005E6EB5"/>
    <w:p w:rsidR="005E6EB5" w:rsidRPr="000316CE" w:rsidRDefault="00BC1CA9">
      <w:pPr>
        <w:ind w:left="990"/>
        <w:jc w:val="both"/>
        <w:rPr>
          <w:rFonts w:asciiTheme="majorHAnsi" w:hAnsiTheme="majorHAnsi" w:cs="Arial"/>
          <w:i/>
          <w:sz w:val="20"/>
          <w:szCs w:val="20"/>
          <w:rPrChange w:id="1324" w:author="dbecker" w:date="2016-01-07T14:03:00Z">
            <w:rPr>
              <w:rFonts w:ascii="Arial" w:hAnsi="Arial" w:cs="Arial"/>
              <w:i/>
              <w:sz w:val="20"/>
              <w:szCs w:val="20"/>
            </w:rPr>
          </w:rPrChange>
        </w:rPr>
        <w:pPrChange w:id="1325" w:author="dbecker" w:date="2016-01-07T14:03:00Z">
          <w:pPr>
            <w:ind w:left="1080"/>
            <w:jc w:val="both"/>
          </w:pPr>
        </w:pPrChange>
      </w:pPr>
      <w:r w:rsidRPr="000316CE">
        <w:rPr>
          <w:rFonts w:asciiTheme="majorHAnsi" w:hAnsiTheme="majorHAnsi" w:cs="Arial"/>
          <w:sz w:val="20"/>
          <w:szCs w:val="20"/>
          <w:rPrChange w:id="1326" w:author="dbecker" w:date="2016-01-07T14:03:00Z">
            <w:rPr>
              <w:rFonts w:ascii="Arial" w:hAnsi="Arial" w:cs="Arial"/>
              <w:sz w:val="20"/>
              <w:szCs w:val="20"/>
            </w:rPr>
          </w:rPrChange>
        </w:rPr>
        <w:t xml:space="preserve">Initial public alerting will be accomplished through the coordinated activation of the EAS and PANS.  Official information and instructional messages will be broadcast to the public over the selected Emergency Public Information (EPI) outlet.  The public’s reliance on radio for news information makes this system a good medium for keeping the public informed during an emergency. </w:t>
      </w:r>
      <w:r w:rsidRPr="000316CE">
        <w:rPr>
          <w:rFonts w:asciiTheme="majorHAnsi" w:hAnsiTheme="majorHAnsi" w:cs="Arial"/>
          <w:i/>
          <w:sz w:val="20"/>
          <w:szCs w:val="20"/>
          <w:rPrChange w:id="1327" w:author="dbecker" w:date="2016-01-07T14:03:00Z">
            <w:rPr>
              <w:rFonts w:ascii="Arial" w:hAnsi="Arial" w:cs="Arial"/>
              <w:i/>
              <w:sz w:val="20"/>
              <w:szCs w:val="20"/>
            </w:rPr>
          </w:rPrChange>
        </w:rPr>
        <w:t>(</w:t>
      </w:r>
      <w:r w:rsidRPr="000316CE">
        <w:rPr>
          <w:rFonts w:asciiTheme="majorHAnsi" w:hAnsiTheme="majorHAnsi" w:cs="Arial"/>
          <w:sz w:val="20"/>
          <w:szCs w:val="20"/>
          <w:rPrChange w:id="1328" w:author="dbecker" w:date="2016-01-07T14:03:00Z">
            <w:rPr>
              <w:rFonts w:ascii="Arial" w:hAnsi="Arial" w:cs="Arial"/>
              <w:sz w:val="20"/>
              <w:szCs w:val="20"/>
            </w:rPr>
          </w:rPrChange>
        </w:rPr>
        <w:t xml:space="preserve">Refer to </w:t>
      </w:r>
      <w:r w:rsidRPr="000316CE">
        <w:rPr>
          <w:rFonts w:asciiTheme="majorHAnsi" w:hAnsiTheme="majorHAnsi" w:cs="Arial"/>
          <w:i/>
          <w:sz w:val="20"/>
          <w:szCs w:val="20"/>
          <w:rPrChange w:id="1329" w:author="dbecker" w:date="2016-01-07T14:03:00Z">
            <w:rPr>
              <w:rFonts w:ascii="Arial" w:hAnsi="Arial" w:cs="Arial"/>
              <w:i/>
              <w:sz w:val="20"/>
              <w:szCs w:val="20"/>
            </w:rPr>
          </w:rPrChange>
        </w:rPr>
        <w:t>Radiological Emergenc</w:t>
      </w:r>
      <w:r w:rsidR="00D75AD5" w:rsidRPr="000316CE">
        <w:rPr>
          <w:rFonts w:asciiTheme="majorHAnsi" w:hAnsiTheme="majorHAnsi" w:cs="Arial"/>
          <w:i/>
          <w:sz w:val="20"/>
          <w:szCs w:val="20"/>
          <w:rPrChange w:id="1330" w:author="dbecker" w:date="2016-01-07T14:03:00Z">
            <w:rPr>
              <w:rFonts w:ascii="Arial" w:hAnsi="Arial" w:cs="Arial"/>
              <w:i/>
              <w:sz w:val="20"/>
              <w:szCs w:val="20"/>
            </w:rPr>
          </w:rPrChange>
        </w:rPr>
        <w:t>y</w:t>
      </w:r>
      <w:r w:rsidRPr="000316CE">
        <w:rPr>
          <w:rFonts w:asciiTheme="majorHAnsi" w:hAnsiTheme="majorHAnsi" w:cs="Arial"/>
          <w:i/>
          <w:sz w:val="20"/>
          <w:szCs w:val="20"/>
          <w:rPrChange w:id="1331" w:author="dbecker" w:date="2016-01-07T14:03:00Z">
            <w:rPr>
              <w:rFonts w:ascii="Arial" w:hAnsi="Arial" w:cs="Arial"/>
              <w:i/>
              <w:sz w:val="20"/>
              <w:szCs w:val="20"/>
            </w:rPr>
          </w:rPrChange>
        </w:rPr>
        <w:t xml:space="preserve"> Response for Nuclear Facilities Incident Annex, Chapter 5 </w:t>
      </w:r>
      <w:r w:rsidRPr="000316CE">
        <w:rPr>
          <w:rFonts w:asciiTheme="majorHAnsi" w:hAnsiTheme="majorHAnsi" w:cs="Arial"/>
          <w:sz w:val="20"/>
          <w:szCs w:val="20"/>
          <w:rPrChange w:id="1332" w:author="dbecker" w:date="2016-01-07T14:03:00Z">
            <w:rPr>
              <w:rFonts w:ascii="Arial" w:hAnsi="Arial" w:cs="Arial"/>
              <w:sz w:val="20"/>
              <w:szCs w:val="20"/>
            </w:rPr>
          </w:rPrChange>
        </w:rPr>
        <w:t>for specific radio stations</w:t>
      </w:r>
      <w:r w:rsidRPr="000316CE">
        <w:rPr>
          <w:rFonts w:asciiTheme="majorHAnsi" w:hAnsiTheme="majorHAnsi" w:cs="Arial"/>
          <w:i/>
          <w:sz w:val="20"/>
          <w:szCs w:val="20"/>
          <w:rPrChange w:id="1333" w:author="dbecker" w:date="2016-01-07T14:03:00Z">
            <w:rPr>
              <w:rFonts w:ascii="Arial" w:hAnsi="Arial" w:cs="Arial"/>
              <w:i/>
              <w:sz w:val="20"/>
              <w:szCs w:val="20"/>
            </w:rPr>
          </w:rPrChange>
        </w:rPr>
        <w:t>)</w:t>
      </w:r>
    </w:p>
    <w:p w:rsidR="00D52941" w:rsidRPr="00ED71FD" w:rsidRDefault="00D52941" w:rsidP="009D0B8C">
      <w:pPr>
        <w:pStyle w:val="Heading2"/>
        <w:numPr>
          <w:ilvl w:val="1"/>
          <w:numId w:val="36"/>
        </w:numPr>
        <w:tabs>
          <w:tab w:val="clear" w:pos="1452"/>
          <w:tab w:val="num" w:pos="720"/>
        </w:tabs>
        <w:ind w:hanging="1092"/>
        <w:rPr>
          <w:rFonts w:ascii="Cambria" w:hAnsi="Cambria"/>
          <w:i w:val="0"/>
          <w:iCs w:val="0"/>
          <w:color w:val="0070C0"/>
          <w:sz w:val="20"/>
          <w:rPrChange w:id="1334" w:author="dbecker" w:date="2015-10-07T12:46:00Z">
            <w:rPr>
              <w:i w:val="0"/>
              <w:iCs w:val="0"/>
              <w:sz w:val="20"/>
            </w:rPr>
          </w:rPrChange>
        </w:rPr>
      </w:pPr>
      <w:bookmarkStart w:id="1335" w:name="_Toc431372797"/>
      <w:r w:rsidRPr="00ED71FD">
        <w:rPr>
          <w:rFonts w:ascii="Cambria" w:hAnsi="Cambria"/>
          <w:i w:val="0"/>
          <w:iCs w:val="0"/>
          <w:color w:val="0070C0"/>
          <w:sz w:val="20"/>
          <w:rPrChange w:id="1336" w:author="dbecker" w:date="2015-10-07T12:46:00Z">
            <w:rPr>
              <w:i w:val="0"/>
              <w:iCs w:val="0"/>
              <w:sz w:val="20"/>
            </w:rPr>
          </w:rPrChange>
        </w:rPr>
        <w:t>Public Information</w:t>
      </w:r>
      <w:bookmarkEnd w:id="1335"/>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37" w:author="dbecker" w:date="2016-01-07T14:03:00Z">
            <w:rPr>
              <w:rFonts w:ascii="Arial" w:hAnsi="Arial" w:cs="Arial"/>
              <w:spacing w:val="-3"/>
              <w:sz w:val="20"/>
              <w:szCs w:val="20"/>
            </w:rPr>
          </w:rPrChange>
        </w:rPr>
      </w:pPr>
      <w:r w:rsidRPr="000316CE">
        <w:rPr>
          <w:rFonts w:asciiTheme="majorHAnsi" w:hAnsiTheme="majorHAnsi" w:cs="Arial"/>
          <w:spacing w:val="-3"/>
          <w:sz w:val="20"/>
          <w:szCs w:val="20"/>
          <w:rPrChange w:id="1338" w:author="dbecker" w:date="2016-01-07T14:03:00Z">
            <w:rPr>
              <w:rFonts w:ascii="Arial" w:hAnsi="Arial" w:cs="Arial"/>
              <w:spacing w:val="-3"/>
              <w:sz w:val="20"/>
              <w:szCs w:val="20"/>
            </w:rPr>
          </w:rPrChange>
        </w:rPr>
        <w:t>In New Hampshire, all public education and information responsibilities are assumed by the State.  The term "public education" refers to pre-emergency education of the public in matters related to nuclear power, radiation and emergency response actions.  The state public education program consists of one or more of the following elements:</w:t>
      </w:r>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39" w:author="dbecker" w:date="2016-01-07T14:03:00Z">
            <w:rPr>
              <w:rFonts w:ascii="Arial" w:hAnsi="Arial" w:cs="Arial"/>
              <w:spacing w:val="-3"/>
              <w:sz w:val="20"/>
              <w:szCs w:val="20"/>
            </w:rPr>
          </w:rPrChange>
        </w:rPr>
      </w:pPr>
    </w:p>
    <w:p w:rsidR="00E124F0" w:rsidRPr="000316CE" w:rsidRDefault="00E124F0" w:rsidP="00E124F0">
      <w:pPr>
        <w:tabs>
          <w:tab w:val="left" w:pos="720"/>
          <w:tab w:val="left" w:pos="1080"/>
          <w:tab w:val="left" w:pos="162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40" w:author="dbecker" w:date="2016-01-07T14:03:00Z">
            <w:rPr>
              <w:rFonts w:ascii="Arial" w:hAnsi="Arial" w:cs="Arial"/>
              <w:spacing w:val="-3"/>
              <w:sz w:val="20"/>
              <w:szCs w:val="20"/>
            </w:rPr>
          </w:rPrChange>
        </w:rPr>
      </w:pPr>
      <w:r w:rsidRPr="000316CE">
        <w:rPr>
          <w:rFonts w:asciiTheme="majorHAnsi" w:hAnsiTheme="majorHAnsi" w:cs="Arial"/>
          <w:spacing w:val="-3"/>
          <w:sz w:val="20"/>
          <w:szCs w:val="20"/>
          <w:rPrChange w:id="1341" w:author="dbecker" w:date="2016-01-07T14:03:00Z">
            <w:rPr>
              <w:rFonts w:ascii="Arial" w:hAnsi="Arial" w:cs="Arial"/>
              <w:spacing w:val="-3"/>
              <w:sz w:val="20"/>
              <w:szCs w:val="20"/>
            </w:rPr>
          </w:rPrChange>
        </w:rPr>
        <w:tab/>
      </w:r>
      <w:proofErr w:type="gramStart"/>
      <w:r w:rsidRPr="000316CE">
        <w:rPr>
          <w:rFonts w:asciiTheme="majorHAnsi" w:hAnsiTheme="majorHAnsi" w:cs="Arial"/>
          <w:spacing w:val="-3"/>
          <w:sz w:val="20"/>
          <w:szCs w:val="20"/>
          <w:rPrChange w:id="1342" w:author="dbecker" w:date="2016-01-07T14:03:00Z">
            <w:rPr>
              <w:rFonts w:ascii="Arial" w:hAnsi="Arial" w:cs="Arial"/>
              <w:spacing w:val="-3"/>
              <w:sz w:val="20"/>
              <w:szCs w:val="20"/>
            </w:rPr>
          </w:rPrChange>
        </w:rPr>
        <w:t>o</w:t>
      </w:r>
      <w:proofErr w:type="gramEnd"/>
      <w:r w:rsidRPr="000316CE">
        <w:rPr>
          <w:rFonts w:asciiTheme="majorHAnsi" w:hAnsiTheme="majorHAnsi" w:cs="Arial"/>
          <w:spacing w:val="-3"/>
          <w:sz w:val="20"/>
          <w:szCs w:val="20"/>
          <w:rPrChange w:id="1343" w:author="dbecker" w:date="2016-01-07T14:03:00Z">
            <w:rPr>
              <w:rFonts w:ascii="Arial" w:hAnsi="Arial" w:cs="Arial"/>
              <w:spacing w:val="-3"/>
              <w:sz w:val="20"/>
              <w:szCs w:val="20"/>
            </w:rPr>
          </w:rPrChange>
        </w:rPr>
        <w:tab/>
        <w:t>A public information calendar</w:t>
      </w:r>
    </w:p>
    <w:p w:rsidR="00E124F0" w:rsidRPr="000316CE" w:rsidRDefault="00E124F0" w:rsidP="00E124F0">
      <w:pPr>
        <w:tabs>
          <w:tab w:val="left" w:pos="720"/>
          <w:tab w:val="left" w:pos="1080"/>
          <w:tab w:val="left" w:pos="162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44" w:author="dbecker" w:date="2016-01-07T14:03:00Z">
            <w:rPr>
              <w:rFonts w:ascii="Arial" w:hAnsi="Arial" w:cs="Arial"/>
              <w:spacing w:val="-3"/>
              <w:sz w:val="20"/>
              <w:szCs w:val="20"/>
            </w:rPr>
          </w:rPrChange>
        </w:rPr>
      </w:pPr>
      <w:r w:rsidRPr="000316CE">
        <w:rPr>
          <w:rFonts w:asciiTheme="majorHAnsi" w:hAnsiTheme="majorHAnsi" w:cs="Arial"/>
          <w:spacing w:val="-3"/>
          <w:sz w:val="20"/>
          <w:szCs w:val="20"/>
          <w:rPrChange w:id="1345" w:author="dbecker" w:date="2016-01-07T14:03:00Z">
            <w:rPr>
              <w:rFonts w:ascii="Arial" w:hAnsi="Arial" w:cs="Arial"/>
              <w:spacing w:val="-3"/>
              <w:sz w:val="20"/>
              <w:szCs w:val="20"/>
            </w:rPr>
          </w:rPrChange>
        </w:rPr>
        <w:tab/>
      </w:r>
      <w:proofErr w:type="gramStart"/>
      <w:r w:rsidRPr="000316CE">
        <w:rPr>
          <w:rFonts w:asciiTheme="majorHAnsi" w:hAnsiTheme="majorHAnsi" w:cs="Arial"/>
          <w:spacing w:val="-3"/>
          <w:sz w:val="20"/>
          <w:szCs w:val="20"/>
          <w:rPrChange w:id="1346" w:author="dbecker" w:date="2016-01-07T14:03:00Z">
            <w:rPr>
              <w:rFonts w:ascii="Arial" w:hAnsi="Arial" w:cs="Arial"/>
              <w:spacing w:val="-3"/>
              <w:sz w:val="20"/>
              <w:szCs w:val="20"/>
            </w:rPr>
          </w:rPrChange>
        </w:rPr>
        <w:t>o</w:t>
      </w:r>
      <w:proofErr w:type="gramEnd"/>
      <w:r w:rsidRPr="000316CE">
        <w:rPr>
          <w:rFonts w:asciiTheme="majorHAnsi" w:hAnsiTheme="majorHAnsi" w:cs="Arial"/>
          <w:spacing w:val="-3"/>
          <w:sz w:val="20"/>
          <w:szCs w:val="20"/>
          <w:rPrChange w:id="1347" w:author="dbecker" w:date="2016-01-07T14:03:00Z">
            <w:rPr>
              <w:rFonts w:ascii="Arial" w:hAnsi="Arial" w:cs="Arial"/>
              <w:spacing w:val="-3"/>
              <w:sz w:val="20"/>
              <w:szCs w:val="20"/>
            </w:rPr>
          </w:rPrChange>
        </w:rPr>
        <w:tab/>
        <w:t>Posters with emergency information to be displayed in public places</w:t>
      </w:r>
    </w:p>
    <w:p w:rsidR="00E124F0" w:rsidRPr="000316CE" w:rsidRDefault="00E124F0" w:rsidP="00E124F0">
      <w:pPr>
        <w:tabs>
          <w:tab w:val="left" w:pos="720"/>
          <w:tab w:val="left" w:pos="1080"/>
          <w:tab w:val="left" w:pos="162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48" w:author="dbecker" w:date="2016-01-07T14:03:00Z">
            <w:rPr>
              <w:rFonts w:ascii="Arial" w:hAnsi="Arial" w:cs="Arial"/>
              <w:spacing w:val="-3"/>
              <w:sz w:val="20"/>
              <w:szCs w:val="20"/>
            </w:rPr>
          </w:rPrChange>
        </w:rPr>
      </w:pPr>
      <w:r w:rsidRPr="000316CE">
        <w:rPr>
          <w:rFonts w:asciiTheme="majorHAnsi" w:hAnsiTheme="majorHAnsi" w:cs="Arial"/>
          <w:spacing w:val="-3"/>
          <w:sz w:val="20"/>
          <w:szCs w:val="20"/>
          <w:rPrChange w:id="1349" w:author="dbecker" w:date="2016-01-07T14:03:00Z">
            <w:rPr>
              <w:rFonts w:ascii="Arial" w:hAnsi="Arial" w:cs="Arial"/>
              <w:spacing w:val="-3"/>
              <w:sz w:val="20"/>
              <w:szCs w:val="20"/>
            </w:rPr>
          </w:rPrChange>
        </w:rPr>
        <w:tab/>
      </w:r>
      <w:proofErr w:type="gramStart"/>
      <w:r w:rsidRPr="000316CE">
        <w:rPr>
          <w:rFonts w:asciiTheme="majorHAnsi" w:hAnsiTheme="majorHAnsi" w:cs="Arial"/>
          <w:spacing w:val="-3"/>
          <w:sz w:val="20"/>
          <w:szCs w:val="20"/>
          <w:rPrChange w:id="1350" w:author="dbecker" w:date="2016-01-07T14:03:00Z">
            <w:rPr>
              <w:rFonts w:ascii="Arial" w:hAnsi="Arial" w:cs="Arial"/>
              <w:spacing w:val="-3"/>
              <w:sz w:val="20"/>
              <w:szCs w:val="20"/>
            </w:rPr>
          </w:rPrChange>
        </w:rPr>
        <w:t>o</w:t>
      </w:r>
      <w:proofErr w:type="gramEnd"/>
      <w:r w:rsidRPr="000316CE">
        <w:rPr>
          <w:rFonts w:asciiTheme="majorHAnsi" w:hAnsiTheme="majorHAnsi" w:cs="Arial"/>
          <w:spacing w:val="-3"/>
          <w:sz w:val="20"/>
          <w:szCs w:val="20"/>
          <w:rPrChange w:id="1351" w:author="dbecker" w:date="2016-01-07T14:03:00Z">
            <w:rPr>
              <w:rFonts w:ascii="Arial" w:hAnsi="Arial" w:cs="Arial"/>
              <w:spacing w:val="-3"/>
              <w:sz w:val="20"/>
              <w:szCs w:val="20"/>
            </w:rPr>
          </w:rPrChange>
        </w:rPr>
        <w:tab/>
        <w:t>Emergency information fliers</w:t>
      </w:r>
    </w:p>
    <w:p w:rsidR="00E124F0" w:rsidRPr="000316CE" w:rsidRDefault="00E124F0" w:rsidP="00E124F0">
      <w:pPr>
        <w:tabs>
          <w:tab w:val="left" w:pos="720"/>
          <w:tab w:val="left" w:pos="1080"/>
          <w:tab w:val="left" w:pos="162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52" w:author="dbecker" w:date="2016-01-07T14:03:00Z">
            <w:rPr>
              <w:rFonts w:ascii="Arial" w:hAnsi="Arial" w:cs="Arial"/>
              <w:spacing w:val="-3"/>
              <w:sz w:val="20"/>
              <w:szCs w:val="20"/>
            </w:rPr>
          </w:rPrChange>
        </w:rPr>
      </w:pPr>
      <w:r w:rsidRPr="000316CE">
        <w:rPr>
          <w:rFonts w:asciiTheme="majorHAnsi" w:hAnsiTheme="majorHAnsi" w:cs="Arial"/>
          <w:spacing w:val="-3"/>
          <w:sz w:val="20"/>
          <w:szCs w:val="20"/>
          <w:rPrChange w:id="1353" w:author="dbecker" w:date="2016-01-07T14:03:00Z">
            <w:rPr>
              <w:rFonts w:ascii="Arial" w:hAnsi="Arial" w:cs="Arial"/>
              <w:spacing w:val="-3"/>
              <w:sz w:val="20"/>
              <w:szCs w:val="20"/>
            </w:rPr>
          </w:rPrChange>
        </w:rPr>
        <w:tab/>
      </w:r>
      <w:proofErr w:type="gramStart"/>
      <w:r w:rsidRPr="000316CE">
        <w:rPr>
          <w:rFonts w:asciiTheme="majorHAnsi" w:hAnsiTheme="majorHAnsi" w:cs="Arial"/>
          <w:spacing w:val="-3"/>
          <w:sz w:val="20"/>
          <w:szCs w:val="20"/>
          <w:rPrChange w:id="1354" w:author="dbecker" w:date="2016-01-07T14:03:00Z">
            <w:rPr>
              <w:rFonts w:ascii="Arial" w:hAnsi="Arial" w:cs="Arial"/>
              <w:spacing w:val="-3"/>
              <w:sz w:val="20"/>
              <w:szCs w:val="20"/>
            </w:rPr>
          </w:rPrChange>
        </w:rPr>
        <w:t>o</w:t>
      </w:r>
      <w:proofErr w:type="gramEnd"/>
      <w:r w:rsidRPr="000316CE">
        <w:rPr>
          <w:rFonts w:asciiTheme="majorHAnsi" w:hAnsiTheme="majorHAnsi" w:cs="Arial"/>
          <w:spacing w:val="-3"/>
          <w:sz w:val="20"/>
          <w:szCs w:val="20"/>
          <w:rPrChange w:id="1355" w:author="dbecker" w:date="2016-01-07T14:03:00Z">
            <w:rPr>
              <w:rFonts w:ascii="Arial" w:hAnsi="Arial" w:cs="Arial"/>
              <w:spacing w:val="-3"/>
              <w:sz w:val="20"/>
              <w:szCs w:val="20"/>
            </w:rPr>
          </w:rPrChange>
        </w:rPr>
        <w:tab/>
        <w:t>Farmer's brochures</w:t>
      </w:r>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56" w:author="dbecker" w:date="2016-01-07T14:03:00Z">
            <w:rPr>
              <w:rFonts w:ascii="Arial" w:hAnsi="Arial" w:cs="Arial"/>
              <w:spacing w:val="-3"/>
              <w:sz w:val="20"/>
              <w:szCs w:val="20"/>
            </w:rPr>
          </w:rPrChange>
        </w:rPr>
      </w:pPr>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57" w:author="dbecker" w:date="2016-01-07T14:03:00Z">
            <w:rPr>
              <w:rFonts w:ascii="Arial" w:hAnsi="Arial" w:cs="Arial"/>
              <w:spacing w:val="-3"/>
              <w:sz w:val="20"/>
              <w:szCs w:val="20"/>
            </w:rPr>
          </w:rPrChange>
        </w:rPr>
      </w:pPr>
      <w:r w:rsidRPr="000316CE">
        <w:rPr>
          <w:rFonts w:asciiTheme="majorHAnsi" w:hAnsiTheme="majorHAnsi" w:cs="Arial"/>
          <w:spacing w:val="-3"/>
          <w:sz w:val="20"/>
          <w:szCs w:val="20"/>
          <w:rPrChange w:id="1358" w:author="dbecker" w:date="2016-01-07T14:03:00Z">
            <w:rPr>
              <w:rFonts w:ascii="Arial" w:hAnsi="Arial" w:cs="Arial"/>
              <w:spacing w:val="-3"/>
              <w:sz w:val="20"/>
              <w:szCs w:val="20"/>
            </w:rPr>
          </w:rPrChange>
        </w:rPr>
        <w:t xml:space="preserve">These materials provide:  information on radiation, a contact person from whom more emergency information can be obtained, a description of protective measures that may be taken in response to an emergency situation at Vermont Yankee or Seabrook Station, and instructions for those with </w:t>
      </w:r>
      <w:del w:id="1359" w:author="dbecker" w:date="2016-01-07T13:24:00Z">
        <w:r w:rsidRPr="000316CE" w:rsidDel="001A235C">
          <w:rPr>
            <w:rFonts w:asciiTheme="majorHAnsi" w:hAnsiTheme="majorHAnsi" w:cs="Arial"/>
            <w:spacing w:val="-3"/>
            <w:sz w:val="20"/>
            <w:szCs w:val="20"/>
            <w:rPrChange w:id="1360" w:author="dbecker" w:date="2016-01-07T14:03:00Z">
              <w:rPr>
                <w:rFonts w:ascii="Arial" w:hAnsi="Arial" w:cs="Arial"/>
                <w:spacing w:val="-3"/>
                <w:sz w:val="20"/>
                <w:szCs w:val="20"/>
              </w:rPr>
            </w:rPrChange>
          </w:rPr>
          <w:delText>special needs</w:delText>
        </w:r>
      </w:del>
      <w:ins w:id="1361" w:author="dbecker" w:date="2016-01-07T13:24:00Z">
        <w:r w:rsidR="001A235C" w:rsidRPr="000316CE">
          <w:rPr>
            <w:rFonts w:asciiTheme="majorHAnsi" w:hAnsiTheme="majorHAnsi" w:cs="Arial"/>
            <w:spacing w:val="-3"/>
            <w:sz w:val="20"/>
            <w:szCs w:val="20"/>
            <w:rPrChange w:id="1362" w:author="dbecker" w:date="2016-01-07T14:03:00Z">
              <w:rPr>
                <w:rFonts w:ascii="Arial" w:hAnsi="Arial" w:cs="Arial"/>
                <w:spacing w:val="-3"/>
                <w:sz w:val="20"/>
                <w:szCs w:val="20"/>
              </w:rPr>
            </w:rPrChange>
          </w:rPr>
          <w:t>access/functional needs</w:t>
        </w:r>
      </w:ins>
      <w:r w:rsidRPr="000316CE">
        <w:rPr>
          <w:rFonts w:asciiTheme="majorHAnsi" w:hAnsiTheme="majorHAnsi" w:cs="Arial"/>
          <w:spacing w:val="-3"/>
          <w:sz w:val="20"/>
          <w:szCs w:val="20"/>
          <w:rPrChange w:id="1363" w:author="dbecker" w:date="2016-01-07T14:03:00Z">
            <w:rPr>
              <w:rFonts w:ascii="Arial" w:hAnsi="Arial" w:cs="Arial"/>
              <w:spacing w:val="-3"/>
              <w:sz w:val="20"/>
              <w:szCs w:val="20"/>
            </w:rPr>
          </w:rPrChange>
        </w:rPr>
        <w:t xml:space="preserve"> to contact appropriate public officials.  </w:t>
      </w:r>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64" w:author="dbecker" w:date="2016-01-07T14:03:00Z">
            <w:rPr>
              <w:rFonts w:ascii="Arial" w:hAnsi="Arial" w:cs="Arial"/>
              <w:spacing w:val="-3"/>
              <w:sz w:val="20"/>
              <w:szCs w:val="20"/>
            </w:rPr>
          </w:rPrChange>
        </w:rPr>
      </w:pPr>
    </w:p>
    <w:p w:rsidR="00E124F0" w:rsidRPr="000316CE" w:rsidRDefault="00E124F0" w:rsidP="00E124F0">
      <w:pPr>
        <w:pStyle w:val="BodyText"/>
        <w:tabs>
          <w:tab w:val="clear" w:pos="8640"/>
        </w:tabs>
        <w:suppressAutoHyphens w:val="0"/>
        <w:spacing w:line="240" w:lineRule="auto"/>
        <w:ind w:left="720"/>
        <w:jc w:val="both"/>
        <w:rPr>
          <w:rFonts w:asciiTheme="majorHAnsi" w:hAnsiTheme="majorHAnsi" w:cs="Arial"/>
          <w:sz w:val="20"/>
          <w:rPrChange w:id="1365" w:author="dbecker" w:date="2016-01-07T14:03:00Z">
            <w:rPr>
              <w:rFonts w:ascii="Arial" w:hAnsi="Arial" w:cs="Arial"/>
              <w:sz w:val="20"/>
            </w:rPr>
          </w:rPrChange>
        </w:rPr>
      </w:pPr>
      <w:r w:rsidRPr="000316CE">
        <w:rPr>
          <w:rFonts w:asciiTheme="majorHAnsi" w:hAnsiTheme="majorHAnsi" w:cs="Arial"/>
          <w:sz w:val="20"/>
          <w:rPrChange w:id="1366" w:author="dbecker" w:date="2016-01-07T14:03:00Z">
            <w:rPr>
              <w:rFonts w:ascii="Arial" w:hAnsi="Arial" w:cs="Arial"/>
              <w:sz w:val="20"/>
            </w:rPr>
          </w:rPrChange>
        </w:rPr>
        <w:t>Public information also includes the dissemination of official public information through the news media during a radiological emergency and the recovery period immediately following the emergency.  Careful coordination of news releases among local, state, federal and the nuclear power facility organizations is essential to ensure consistency of information to preclude public confusion and thus facilitate orderly and efficient responses.</w:t>
      </w:r>
    </w:p>
    <w:p w:rsidR="00E124F0" w:rsidRPr="000316CE" w:rsidRDefault="00E124F0" w:rsidP="00E124F0">
      <w:pPr>
        <w:pStyle w:val="BodyText"/>
        <w:tabs>
          <w:tab w:val="clear" w:pos="8640"/>
        </w:tabs>
        <w:suppressAutoHyphens w:val="0"/>
        <w:spacing w:line="240" w:lineRule="auto"/>
        <w:ind w:left="720"/>
        <w:jc w:val="both"/>
        <w:rPr>
          <w:rFonts w:asciiTheme="majorHAnsi" w:hAnsiTheme="majorHAnsi" w:cs="Arial"/>
          <w:sz w:val="20"/>
          <w:rPrChange w:id="1367" w:author="dbecker" w:date="2016-01-07T14:03:00Z">
            <w:rPr>
              <w:rFonts w:ascii="Arial" w:hAnsi="Arial" w:cs="Arial"/>
              <w:sz w:val="20"/>
            </w:rPr>
          </w:rPrChange>
        </w:rPr>
      </w:pPr>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i/>
          <w:spacing w:val="-3"/>
          <w:sz w:val="20"/>
          <w:szCs w:val="20"/>
          <w:rPrChange w:id="1368" w:author="dbecker" w:date="2016-01-07T14:03:00Z">
            <w:rPr>
              <w:rFonts w:ascii="Arial" w:hAnsi="Arial" w:cs="Arial"/>
              <w:i/>
              <w:spacing w:val="-3"/>
              <w:sz w:val="20"/>
              <w:szCs w:val="20"/>
            </w:rPr>
          </w:rPrChange>
        </w:rPr>
      </w:pPr>
      <w:r w:rsidRPr="000316CE">
        <w:rPr>
          <w:rFonts w:asciiTheme="majorHAnsi" w:hAnsiTheme="majorHAnsi" w:cs="Arial"/>
          <w:spacing w:val="-3"/>
          <w:sz w:val="20"/>
          <w:szCs w:val="20"/>
          <w:rPrChange w:id="1369" w:author="dbecker" w:date="2016-01-07T14:03:00Z">
            <w:rPr>
              <w:rFonts w:ascii="Arial" w:hAnsi="Arial" w:cs="Arial"/>
              <w:spacing w:val="-3"/>
              <w:sz w:val="20"/>
              <w:szCs w:val="20"/>
            </w:rPr>
          </w:rPrChange>
        </w:rPr>
        <w:t xml:space="preserve">A representative of the Governor and/or HSEM will coordinate news releases with the federal, state, and nuclear power agencies from the Joint Information Center (JIC), a power plant facility. These are the primary locations at which major news media support will be offered.  State personnel in coordination with other offsite organizations will participate in the operation of the Public Inquiry Call Center, which is located at the HSEM office in Concord.  A toll-free telephone number is published in the Emergency Public Information </w:t>
      </w:r>
      <w:r w:rsidR="00973E47" w:rsidRPr="000316CE">
        <w:rPr>
          <w:rFonts w:asciiTheme="majorHAnsi" w:hAnsiTheme="majorHAnsi" w:cs="Arial"/>
          <w:spacing w:val="-3"/>
          <w:sz w:val="20"/>
          <w:szCs w:val="20"/>
          <w:rPrChange w:id="1370" w:author="dbecker" w:date="2016-01-07T14:03:00Z">
            <w:rPr>
              <w:rFonts w:ascii="Arial" w:hAnsi="Arial" w:cs="Arial"/>
              <w:spacing w:val="-3"/>
              <w:sz w:val="20"/>
              <w:szCs w:val="20"/>
            </w:rPr>
          </w:rPrChange>
        </w:rPr>
        <w:t>C</w:t>
      </w:r>
      <w:r w:rsidRPr="000316CE">
        <w:rPr>
          <w:rFonts w:asciiTheme="majorHAnsi" w:hAnsiTheme="majorHAnsi" w:cs="Arial"/>
          <w:spacing w:val="-3"/>
          <w:sz w:val="20"/>
          <w:szCs w:val="20"/>
          <w:rPrChange w:id="1371" w:author="dbecker" w:date="2016-01-07T14:03:00Z">
            <w:rPr>
              <w:rFonts w:ascii="Arial" w:hAnsi="Arial" w:cs="Arial"/>
              <w:spacing w:val="-3"/>
              <w:sz w:val="20"/>
              <w:szCs w:val="20"/>
            </w:rPr>
          </w:rPrChange>
        </w:rPr>
        <w:t xml:space="preserve">alendar.  Joint Information Center personnel will monitor a public information telephone number that residents may call for plant status information.  Details on the operation of the Joint Information Center and the public inquiry activity are provided in </w:t>
      </w:r>
      <w:r w:rsidRPr="000316CE">
        <w:rPr>
          <w:rFonts w:asciiTheme="majorHAnsi" w:hAnsiTheme="majorHAnsi" w:cs="Arial"/>
          <w:i/>
          <w:spacing w:val="-3"/>
          <w:sz w:val="20"/>
          <w:szCs w:val="20"/>
          <w:rPrChange w:id="1372" w:author="dbecker" w:date="2016-01-07T14:03:00Z">
            <w:rPr>
              <w:rFonts w:ascii="Arial" w:hAnsi="Arial" w:cs="Arial"/>
              <w:i/>
              <w:spacing w:val="-3"/>
              <w:sz w:val="20"/>
              <w:szCs w:val="20"/>
            </w:rPr>
          </w:rPrChange>
        </w:rPr>
        <w:t xml:space="preserve">Attachment </w:t>
      </w:r>
      <w:proofErr w:type="gramStart"/>
      <w:r w:rsidRPr="000316CE">
        <w:rPr>
          <w:rFonts w:asciiTheme="majorHAnsi" w:hAnsiTheme="majorHAnsi" w:cs="Arial"/>
          <w:i/>
          <w:spacing w:val="-3"/>
          <w:sz w:val="20"/>
          <w:szCs w:val="20"/>
          <w:rPrChange w:id="1373" w:author="dbecker" w:date="2016-01-07T14:03:00Z">
            <w:rPr>
              <w:rFonts w:ascii="Arial" w:hAnsi="Arial" w:cs="Arial"/>
              <w:i/>
              <w:spacing w:val="-3"/>
              <w:sz w:val="20"/>
              <w:szCs w:val="20"/>
            </w:rPr>
          </w:rPrChange>
        </w:rPr>
        <w:t>A</w:t>
      </w:r>
      <w:proofErr w:type="gramEnd"/>
      <w:r w:rsidRPr="000316CE">
        <w:rPr>
          <w:rFonts w:asciiTheme="majorHAnsi" w:hAnsiTheme="majorHAnsi" w:cs="Arial"/>
          <w:i/>
          <w:spacing w:val="-3"/>
          <w:sz w:val="20"/>
          <w:szCs w:val="20"/>
          <w:rPrChange w:id="1374" w:author="dbecker" w:date="2016-01-07T14:03:00Z">
            <w:rPr>
              <w:rFonts w:ascii="Arial" w:hAnsi="Arial" w:cs="Arial"/>
              <w:i/>
              <w:spacing w:val="-3"/>
              <w:sz w:val="20"/>
              <w:szCs w:val="20"/>
            </w:rPr>
          </w:rPrChange>
        </w:rPr>
        <w:t>, Implementing Procedures for State Agencies.</w:t>
      </w:r>
    </w:p>
    <w:p w:rsidR="00E124F0" w:rsidRPr="000316CE" w:rsidRDefault="00E124F0" w:rsidP="00E124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375" w:author="dbecker" w:date="2016-01-07T14:03:00Z">
            <w:rPr>
              <w:rFonts w:ascii="Arial" w:hAnsi="Arial" w:cs="Arial"/>
              <w:spacing w:val="-3"/>
              <w:sz w:val="20"/>
              <w:szCs w:val="20"/>
            </w:rPr>
          </w:rPrChange>
        </w:rPr>
      </w:pPr>
    </w:p>
    <w:p w:rsidR="00F35110" w:rsidRPr="000316CE" w:rsidRDefault="00E124F0" w:rsidP="00E124F0">
      <w:pPr>
        <w:tabs>
          <w:tab w:val="left" w:pos="720"/>
        </w:tabs>
        <w:ind w:left="720"/>
        <w:jc w:val="both"/>
        <w:rPr>
          <w:rFonts w:asciiTheme="majorHAnsi" w:hAnsiTheme="majorHAnsi" w:cs="Arial"/>
          <w:sz w:val="20"/>
          <w:szCs w:val="20"/>
          <w:rPrChange w:id="1376" w:author="dbecker" w:date="2016-01-07T14:03:00Z">
            <w:rPr>
              <w:rFonts w:ascii="Arial" w:hAnsi="Arial" w:cs="Arial"/>
              <w:sz w:val="20"/>
              <w:szCs w:val="20"/>
            </w:rPr>
          </w:rPrChange>
        </w:rPr>
      </w:pPr>
      <w:r w:rsidRPr="000316CE">
        <w:rPr>
          <w:rFonts w:asciiTheme="majorHAnsi" w:hAnsiTheme="majorHAnsi" w:cs="Arial"/>
          <w:sz w:val="20"/>
          <w:rPrChange w:id="1377" w:author="dbecker" w:date="2016-01-07T14:03:00Z">
            <w:rPr>
              <w:rFonts w:ascii="Arial" w:hAnsi="Arial" w:cs="Arial"/>
              <w:sz w:val="20"/>
            </w:rPr>
          </w:rPrChange>
        </w:rPr>
        <w:t>Since the State maintains the primary responsibility for the coordination of public education and information, local communities are not required to participate in media relations.  Local officials may, at their option, choose to deal with local news media; however, such optional local briefings are to be limited to the status of emergency response activities in the particular community.  The content of all local briefings will be provided to the HSEM Local Liaison.  Briefings on plant status and accident assessment will be conducted only by federal, state and plant officials from the JIC.  State personnel in the JIC will be notified in advance of any local briefings and informed of the nature of information to be released</w:t>
      </w:r>
      <w:r w:rsidR="00715441" w:rsidRPr="000316CE">
        <w:rPr>
          <w:rFonts w:asciiTheme="majorHAnsi" w:hAnsiTheme="majorHAnsi" w:cs="Arial"/>
          <w:sz w:val="20"/>
          <w:rPrChange w:id="1378" w:author="dbecker" w:date="2016-01-07T14:03:00Z">
            <w:rPr>
              <w:rFonts w:ascii="Arial" w:hAnsi="Arial" w:cs="Arial"/>
              <w:sz w:val="20"/>
            </w:rPr>
          </w:rPrChange>
        </w:rPr>
        <w:t>.</w:t>
      </w:r>
    </w:p>
    <w:p w:rsidR="00314ED6" w:rsidRPr="00ED71FD" w:rsidRDefault="00F508BB" w:rsidP="009D0B8C">
      <w:pPr>
        <w:pStyle w:val="Heading2"/>
        <w:numPr>
          <w:ilvl w:val="1"/>
          <w:numId w:val="36"/>
        </w:numPr>
        <w:tabs>
          <w:tab w:val="clear" w:pos="1452"/>
          <w:tab w:val="num" w:pos="720"/>
        </w:tabs>
        <w:ind w:hanging="1092"/>
        <w:rPr>
          <w:rFonts w:ascii="Cambria" w:hAnsi="Cambria"/>
          <w:i w:val="0"/>
          <w:iCs w:val="0"/>
          <w:color w:val="0070C0"/>
          <w:sz w:val="20"/>
          <w:rPrChange w:id="1379" w:author="dbecker" w:date="2015-10-07T12:47:00Z">
            <w:rPr>
              <w:i w:val="0"/>
              <w:iCs w:val="0"/>
              <w:sz w:val="20"/>
            </w:rPr>
          </w:rPrChange>
        </w:rPr>
      </w:pPr>
      <w:bookmarkStart w:id="1380" w:name="_Toc431372798"/>
      <w:r w:rsidRPr="00ED71FD">
        <w:rPr>
          <w:rFonts w:ascii="Cambria" w:hAnsi="Cambria"/>
          <w:i w:val="0"/>
          <w:iCs w:val="0"/>
          <w:color w:val="0070C0"/>
          <w:sz w:val="20"/>
          <w:rPrChange w:id="1381" w:author="dbecker" w:date="2015-10-07T12:47:00Z">
            <w:rPr>
              <w:i w:val="0"/>
              <w:iCs w:val="0"/>
              <w:sz w:val="20"/>
            </w:rPr>
          </w:rPrChange>
        </w:rPr>
        <w:t>Emergency Facilities and Equipment</w:t>
      </w:r>
      <w:bookmarkEnd w:id="1380"/>
    </w:p>
    <w:p w:rsidR="00F508BB" w:rsidRPr="00ED71FD" w:rsidRDefault="00F508BB" w:rsidP="00F508BB">
      <w:pPr>
        <w:ind w:left="1080"/>
        <w:rPr>
          <w:rFonts w:ascii="Cambria" w:hAnsi="Cambria"/>
          <w:color w:val="0070C0"/>
          <w:rPrChange w:id="1382" w:author="dbecker" w:date="2015-10-07T12:47:00Z">
            <w:rPr/>
          </w:rPrChange>
        </w:rPr>
      </w:pPr>
    </w:p>
    <w:p w:rsidR="00F508BB" w:rsidRPr="000316CE" w:rsidRDefault="00F508BB" w:rsidP="00C67382">
      <w:pPr>
        <w:ind w:left="720"/>
        <w:jc w:val="both"/>
        <w:rPr>
          <w:rFonts w:asciiTheme="majorHAnsi" w:hAnsiTheme="majorHAnsi" w:cs="Arial"/>
          <w:sz w:val="20"/>
          <w:szCs w:val="20"/>
          <w:rPrChange w:id="1383" w:author="dbecker" w:date="2016-01-07T14:03:00Z">
            <w:rPr>
              <w:rFonts w:ascii="Arial" w:hAnsi="Arial" w:cs="Arial"/>
              <w:sz w:val="20"/>
              <w:szCs w:val="20"/>
            </w:rPr>
          </w:rPrChange>
        </w:rPr>
      </w:pPr>
      <w:r w:rsidRPr="000316CE">
        <w:rPr>
          <w:rFonts w:asciiTheme="majorHAnsi" w:hAnsiTheme="majorHAnsi" w:cs="Arial"/>
          <w:sz w:val="20"/>
          <w:szCs w:val="20"/>
          <w:rPrChange w:id="1384" w:author="dbecker" w:date="2016-01-07T14:03:00Z">
            <w:rPr>
              <w:rFonts w:ascii="Arial" w:hAnsi="Arial" w:cs="Arial"/>
              <w:sz w:val="20"/>
              <w:szCs w:val="20"/>
            </w:rPr>
          </w:rPrChange>
        </w:rPr>
        <w:lastRenderedPageBreak/>
        <w:t xml:space="preserve">Each municipality within the EPZ is served by a local EOC.  These facilities may provide command and control as well as the coordination of local response activities.  These facilities have ample space to accommodate key town officials.  Local EOCs will be opened at the ALERT ECL to provide access for key staff with emergency responsibilities.  Activation levels of the local EOCs rest with the municipality but, in general, full activation will occur at SITE AREA or GENERAL EMERGENCY.  </w:t>
      </w:r>
    </w:p>
    <w:p w:rsidR="006B50C3" w:rsidRPr="00ED71FD" w:rsidRDefault="00C67382" w:rsidP="00C67382">
      <w:pPr>
        <w:pStyle w:val="Heading3"/>
        <w:ind w:firstLine="720"/>
        <w:rPr>
          <w:rFonts w:ascii="Cambria" w:hAnsi="Cambria"/>
          <w:color w:val="0070C0"/>
          <w:sz w:val="20"/>
          <w:rPrChange w:id="1385" w:author="dbecker" w:date="2015-10-07T12:47:00Z">
            <w:rPr>
              <w:sz w:val="20"/>
            </w:rPr>
          </w:rPrChange>
        </w:rPr>
      </w:pPr>
      <w:bookmarkStart w:id="1386" w:name="_Toc431372799"/>
      <w:r w:rsidRPr="00ED71FD">
        <w:rPr>
          <w:rFonts w:ascii="Cambria" w:hAnsi="Cambria"/>
          <w:color w:val="0070C0"/>
          <w:sz w:val="20"/>
          <w:rPrChange w:id="1387" w:author="dbecker" w:date="2015-10-07T12:47:00Z">
            <w:rPr>
              <w:sz w:val="20"/>
            </w:rPr>
          </w:rPrChange>
        </w:rPr>
        <w:lastRenderedPageBreak/>
        <w:t xml:space="preserve">1.  </w:t>
      </w:r>
      <w:r w:rsidR="006B50C3" w:rsidRPr="00ED71FD">
        <w:rPr>
          <w:rFonts w:ascii="Cambria" w:hAnsi="Cambria"/>
          <w:color w:val="0070C0"/>
          <w:sz w:val="20"/>
          <w:rPrChange w:id="1388" w:author="dbecker" w:date="2015-10-07T12:47:00Z">
            <w:rPr>
              <w:sz w:val="20"/>
            </w:rPr>
          </w:rPrChange>
        </w:rPr>
        <w:t>L</w:t>
      </w:r>
      <w:r w:rsidR="00A37B8E" w:rsidRPr="00ED71FD">
        <w:rPr>
          <w:rFonts w:ascii="Cambria" w:hAnsi="Cambria"/>
          <w:color w:val="0070C0"/>
          <w:sz w:val="20"/>
          <w:rPrChange w:id="1389" w:author="dbecker" w:date="2015-10-07T12:47:00Z">
            <w:rPr>
              <w:sz w:val="20"/>
            </w:rPr>
          </w:rPrChange>
        </w:rPr>
        <w:t>ocal Emergency Operations Centers</w:t>
      </w:r>
      <w:bookmarkEnd w:id="1386"/>
    </w:p>
    <w:p w:rsidR="00756E89" w:rsidRPr="00771593" w:rsidRDefault="00AB12BD" w:rsidP="00771593">
      <w:pPr>
        <w:jc w:val="center"/>
      </w:pPr>
      <w:r w:rsidRPr="00BF538E">
        <w:rPr>
          <w:rFonts w:asciiTheme="majorHAnsi" w:hAnsiTheme="majorHAnsi"/>
        </w:rPr>
        <w:object w:dxaOrig="6300" w:dyaOrig="11040">
          <v:shape id="_x0000_i1038" type="#_x0000_t75" style="width:315pt;height:552pt" o:ole="">
            <v:imagedata r:id="rId20" o:title=""/>
          </v:shape>
          <o:OLEObject Type="Link" ProgID="Excel.Sheet.12" ShapeID="_x0000_i1038" DrawAspect="Content" r:id="rId21" UpdateMode="Always">
            <o:LinkType>EnhancedMetaFile</o:LinkType>
            <o:LockedField>false</o:LockedField>
            <o:FieldCodes>\* MERGEFORMAT</o:FieldCodes>
          </o:OLEObject>
        </w:object>
      </w:r>
    </w:p>
    <w:p w:rsidR="00C66CBB" w:rsidDel="005B6C63" w:rsidRDefault="00C66CBB" w:rsidP="00B818B4">
      <w:pPr>
        <w:pStyle w:val="Heading3"/>
        <w:ind w:left="720"/>
        <w:rPr>
          <w:ins w:id="1390" w:author="Richards, Alexander" w:date="2015-10-14T11:58:00Z"/>
          <w:del w:id="1391" w:author="Bartlett, Laura" w:date="2015-10-27T09:40:00Z"/>
          <w:color w:val="0070C0"/>
          <w:sz w:val="20"/>
        </w:rPr>
      </w:pPr>
      <w:bookmarkStart w:id="1392" w:name="_Toc431372800"/>
    </w:p>
    <w:p w:rsidR="00C66CBB" w:rsidRDefault="00C66CBB" w:rsidP="00B818B4">
      <w:pPr>
        <w:pStyle w:val="Heading3"/>
        <w:ind w:left="720"/>
        <w:rPr>
          <w:ins w:id="1393" w:author="Bartlett, Laura" w:date="2015-10-27T09:40:00Z"/>
          <w:color w:val="0070C0"/>
          <w:sz w:val="20"/>
        </w:rPr>
      </w:pPr>
    </w:p>
    <w:p w:rsidR="005B6C63" w:rsidRPr="005B6C63" w:rsidRDefault="005B6C63">
      <w:pPr>
        <w:rPr>
          <w:ins w:id="1394" w:author="Richards, Alexander" w:date="2015-10-14T11:58:00Z"/>
          <w:rPrChange w:id="1395" w:author="Bartlett, Laura" w:date="2015-10-27T09:40:00Z">
            <w:rPr>
              <w:ins w:id="1396" w:author="Richards, Alexander" w:date="2015-10-14T11:58:00Z"/>
              <w:color w:val="0070C0"/>
              <w:sz w:val="20"/>
            </w:rPr>
          </w:rPrChange>
        </w:rPr>
        <w:pPrChange w:id="1397" w:author="Bartlett, Laura" w:date="2015-10-27T09:40:00Z">
          <w:pPr>
            <w:pStyle w:val="Heading3"/>
            <w:ind w:left="720"/>
          </w:pPr>
        </w:pPrChange>
      </w:pPr>
    </w:p>
    <w:p w:rsidR="00C67382" w:rsidRPr="00ED71FD" w:rsidRDefault="00B818B4" w:rsidP="00B818B4">
      <w:pPr>
        <w:pStyle w:val="Heading3"/>
        <w:ind w:left="720"/>
        <w:rPr>
          <w:rFonts w:ascii="Cambria" w:hAnsi="Cambria"/>
          <w:color w:val="0070C0"/>
          <w:sz w:val="20"/>
          <w:rPrChange w:id="1398" w:author="dbecker" w:date="2015-10-07T12:47:00Z">
            <w:rPr>
              <w:sz w:val="20"/>
            </w:rPr>
          </w:rPrChange>
        </w:rPr>
      </w:pPr>
      <w:r w:rsidRPr="00FE50A3">
        <w:rPr>
          <w:color w:val="0070C0"/>
          <w:sz w:val="20"/>
          <w:rPrChange w:id="1399" w:author="dbecker" w:date="2015-10-07T12:47:00Z">
            <w:rPr>
              <w:sz w:val="20"/>
            </w:rPr>
          </w:rPrChange>
        </w:rPr>
        <w:lastRenderedPageBreak/>
        <w:t>2</w:t>
      </w:r>
      <w:r w:rsidRPr="00ED71FD">
        <w:rPr>
          <w:rFonts w:ascii="Cambria" w:hAnsi="Cambria"/>
          <w:color w:val="0070C0"/>
          <w:sz w:val="20"/>
          <w:rPrChange w:id="1400" w:author="dbecker" w:date="2015-10-07T12:47:00Z">
            <w:rPr>
              <w:sz w:val="20"/>
            </w:rPr>
          </w:rPrChange>
        </w:rPr>
        <w:t xml:space="preserve">.    </w:t>
      </w:r>
      <w:r w:rsidR="00C67382" w:rsidRPr="00ED71FD">
        <w:rPr>
          <w:rFonts w:ascii="Cambria" w:hAnsi="Cambria"/>
          <w:color w:val="0070C0"/>
          <w:sz w:val="20"/>
          <w:rPrChange w:id="1401" w:author="dbecker" w:date="2015-10-07T12:47:00Z">
            <w:rPr>
              <w:sz w:val="20"/>
            </w:rPr>
          </w:rPrChange>
        </w:rPr>
        <w:t>Dosimetry</w:t>
      </w:r>
      <w:bookmarkEnd w:id="1392"/>
    </w:p>
    <w:p w:rsidR="00B818B4" w:rsidRPr="00B818B4" w:rsidRDefault="00B818B4" w:rsidP="00B818B4">
      <w:pPr>
        <w:ind w:left="1080"/>
      </w:pPr>
    </w:p>
    <w:p w:rsidR="00C67382" w:rsidRPr="000316CE" w:rsidRDefault="00C67382" w:rsidP="00D07E1B">
      <w:pPr>
        <w:ind w:left="1080"/>
        <w:jc w:val="both"/>
        <w:rPr>
          <w:rFonts w:asciiTheme="majorHAnsi" w:hAnsiTheme="majorHAnsi" w:cs="Arial"/>
          <w:sz w:val="20"/>
          <w:szCs w:val="20"/>
          <w:rPrChange w:id="1402" w:author="dbecker" w:date="2016-01-07T14:04:00Z">
            <w:rPr>
              <w:rFonts w:ascii="Arial" w:hAnsi="Arial" w:cs="Arial"/>
              <w:sz w:val="20"/>
              <w:szCs w:val="20"/>
            </w:rPr>
          </w:rPrChange>
        </w:rPr>
      </w:pPr>
      <w:bookmarkStart w:id="1403" w:name="_Toc278377733"/>
      <w:r w:rsidRPr="000316CE">
        <w:rPr>
          <w:rFonts w:asciiTheme="majorHAnsi" w:hAnsiTheme="majorHAnsi" w:cs="Arial"/>
          <w:sz w:val="20"/>
          <w:szCs w:val="20"/>
          <w:rPrChange w:id="1404" w:author="dbecker" w:date="2016-01-07T14:04:00Z">
            <w:rPr>
              <w:rFonts w:ascii="Arial" w:hAnsi="Arial" w:cs="Arial"/>
              <w:sz w:val="20"/>
              <w:szCs w:val="20"/>
            </w:rPr>
          </w:rPrChange>
        </w:rPr>
        <w:t>Radiological exposure in New Hampshire is based on the total risk to the exposed individual which includes both external and internal exposures.</w:t>
      </w:r>
      <w:r w:rsidR="00831508" w:rsidRPr="000316CE">
        <w:rPr>
          <w:rFonts w:asciiTheme="majorHAnsi" w:hAnsiTheme="majorHAnsi" w:cs="Arial"/>
          <w:sz w:val="20"/>
          <w:szCs w:val="20"/>
          <w:rPrChange w:id="1405" w:author="dbecker" w:date="2016-01-07T14:04:00Z">
            <w:rPr>
              <w:rFonts w:ascii="Arial" w:hAnsi="Arial" w:cs="Arial"/>
              <w:sz w:val="20"/>
              <w:szCs w:val="20"/>
            </w:rPr>
          </w:rPrChange>
        </w:rPr>
        <w:t xml:space="preserve">  This total dose of Total Dose Equivalent (TEDE) cannot be measured using only self-reading dosimeters.  To protect emergency workers and comply with EPA PAGS, New Hampshire will initially apply an administrative correction factor to the results read on self-reading dosimeters.  Use of this correction factor means a self-reading dosimeter reflects only 1/5 of the total dose.  This correction factor should conservatively account for the inhalation dose which cannot be measured prior to or during an emergency mission.  The administrative correction factor will remain in effect until the Division of Public Health (DPHS) personnel have sufficient technical data to change the correction factor </w:t>
      </w:r>
      <w:r w:rsidR="00E603AE" w:rsidRPr="000316CE">
        <w:rPr>
          <w:rFonts w:asciiTheme="majorHAnsi" w:hAnsiTheme="majorHAnsi" w:cs="Arial"/>
          <w:sz w:val="20"/>
          <w:szCs w:val="20"/>
          <w:rPrChange w:id="1406" w:author="dbecker" w:date="2016-01-07T14:04:00Z">
            <w:rPr>
              <w:rFonts w:ascii="Arial" w:hAnsi="Arial" w:cs="Arial"/>
              <w:sz w:val="20"/>
              <w:szCs w:val="20"/>
            </w:rPr>
          </w:rPrChange>
        </w:rPr>
        <w:t xml:space="preserve">which is </w:t>
      </w:r>
      <w:r w:rsidR="00831508" w:rsidRPr="000316CE">
        <w:rPr>
          <w:rFonts w:asciiTheme="majorHAnsi" w:hAnsiTheme="majorHAnsi" w:cs="Arial"/>
          <w:sz w:val="20"/>
          <w:szCs w:val="20"/>
          <w:rPrChange w:id="1407" w:author="dbecker" w:date="2016-01-07T14:04:00Z">
            <w:rPr>
              <w:rFonts w:ascii="Arial" w:hAnsi="Arial" w:cs="Arial"/>
              <w:sz w:val="20"/>
              <w:szCs w:val="20"/>
            </w:rPr>
          </w:rPrChange>
        </w:rPr>
        <w:t>not anticipated until after any evacuation is completed.</w:t>
      </w:r>
      <w:bookmarkEnd w:id="1403"/>
    </w:p>
    <w:p w:rsidR="00831508" w:rsidRPr="000316CE" w:rsidRDefault="00831508" w:rsidP="00D07E1B">
      <w:pPr>
        <w:ind w:left="1080"/>
        <w:rPr>
          <w:rFonts w:asciiTheme="majorHAnsi" w:hAnsiTheme="majorHAnsi"/>
          <w:rPrChange w:id="1408" w:author="dbecker" w:date="2016-01-07T14:04:00Z">
            <w:rPr/>
          </w:rPrChange>
        </w:rPr>
      </w:pPr>
    </w:p>
    <w:p w:rsidR="00831508" w:rsidRPr="000316CE" w:rsidRDefault="00831508" w:rsidP="00D07E1B">
      <w:pPr>
        <w:ind w:left="1080"/>
        <w:jc w:val="both"/>
        <w:rPr>
          <w:rFonts w:asciiTheme="majorHAnsi" w:hAnsiTheme="majorHAnsi" w:cs="Arial"/>
          <w:sz w:val="20"/>
          <w:szCs w:val="20"/>
          <w:rPrChange w:id="1409" w:author="dbecker" w:date="2016-01-07T14:04:00Z">
            <w:rPr>
              <w:rFonts w:ascii="Arial" w:hAnsi="Arial" w:cs="Arial"/>
              <w:sz w:val="20"/>
              <w:szCs w:val="20"/>
            </w:rPr>
          </w:rPrChange>
        </w:rPr>
      </w:pPr>
      <w:r w:rsidRPr="000316CE">
        <w:rPr>
          <w:rFonts w:asciiTheme="majorHAnsi" w:hAnsiTheme="majorHAnsi" w:cs="Arial"/>
          <w:sz w:val="20"/>
          <w:szCs w:val="20"/>
          <w:rPrChange w:id="1410" w:author="dbecker" w:date="2016-01-07T14:04:00Z">
            <w:rPr>
              <w:rFonts w:ascii="Arial" w:hAnsi="Arial" w:cs="Arial"/>
              <w:sz w:val="20"/>
              <w:szCs w:val="20"/>
            </w:rPr>
          </w:rPrChange>
        </w:rPr>
        <w:t>To simplify the effect on emergency workers of using a correction factor with self-reading dosimeters, DPHS personnel will pre</w:t>
      </w:r>
      <w:r w:rsidR="00C25D54" w:rsidRPr="000316CE">
        <w:rPr>
          <w:rFonts w:asciiTheme="majorHAnsi" w:hAnsiTheme="majorHAnsi" w:cs="Arial"/>
          <w:sz w:val="20"/>
          <w:szCs w:val="20"/>
          <w:rPrChange w:id="1411" w:author="dbecker" w:date="2016-01-07T14:04:00Z">
            <w:rPr>
              <w:rFonts w:ascii="Arial" w:hAnsi="Arial" w:cs="Arial"/>
              <w:sz w:val="20"/>
              <w:szCs w:val="20"/>
            </w:rPr>
          </w:rPrChange>
        </w:rPr>
        <w:t>-</w:t>
      </w:r>
      <w:r w:rsidRPr="000316CE">
        <w:rPr>
          <w:rFonts w:asciiTheme="majorHAnsi" w:hAnsiTheme="majorHAnsi" w:cs="Arial"/>
          <w:sz w:val="20"/>
          <w:szCs w:val="20"/>
          <w:rPrChange w:id="1412" w:author="dbecker" w:date="2016-01-07T14:04:00Z">
            <w:rPr>
              <w:rFonts w:ascii="Arial" w:hAnsi="Arial" w:cs="Arial"/>
              <w:sz w:val="20"/>
              <w:szCs w:val="20"/>
            </w:rPr>
          </w:rPrChange>
        </w:rPr>
        <w:t>calculate results of a correction factor and provide the results in terms of what an emergency worker would see on a self-reading dosimeter.  All the emergency worker or supervisor must do is follow instructions received when dosimetry is issued.  Emergency workers are required to wear dosimetry at all times.  Individuals receiving</w:t>
      </w:r>
      <w:r w:rsidR="00B818B4" w:rsidRPr="000316CE">
        <w:rPr>
          <w:rFonts w:asciiTheme="majorHAnsi" w:hAnsiTheme="majorHAnsi" w:cs="Arial"/>
          <w:sz w:val="20"/>
          <w:szCs w:val="20"/>
          <w:rPrChange w:id="1413" w:author="dbecker" w:date="2016-01-07T14:04:00Z">
            <w:rPr>
              <w:rFonts w:ascii="Arial" w:hAnsi="Arial" w:cs="Arial"/>
              <w:sz w:val="20"/>
              <w:szCs w:val="20"/>
            </w:rPr>
          </w:rPrChange>
        </w:rPr>
        <w:t xml:space="preserve"> an</w:t>
      </w:r>
      <w:r w:rsidRPr="000316CE">
        <w:rPr>
          <w:rFonts w:asciiTheme="majorHAnsi" w:hAnsiTheme="majorHAnsi" w:cs="Arial"/>
          <w:sz w:val="20"/>
          <w:szCs w:val="20"/>
          <w:rPrChange w:id="1414" w:author="dbecker" w:date="2016-01-07T14:04:00Z">
            <w:rPr>
              <w:rFonts w:ascii="Arial" w:hAnsi="Arial" w:cs="Arial"/>
              <w:sz w:val="20"/>
              <w:szCs w:val="20"/>
            </w:rPr>
          </w:rPrChange>
        </w:rPr>
        <w:t xml:space="preserve"> Exclusion Area Pass</w:t>
      </w:r>
      <w:r w:rsidR="00B818B4" w:rsidRPr="000316CE">
        <w:rPr>
          <w:rFonts w:asciiTheme="majorHAnsi" w:hAnsiTheme="majorHAnsi" w:cs="Arial"/>
          <w:sz w:val="20"/>
          <w:szCs w:val="20"/>
          <w:rPrChange w:id="1415" w:author="dbecker" w:date="2016-01-07T14:04:00Z">
            <w:rPr>
              <w:rFonts w:ascii="Arial" w:hAnsi="Arial" w:cs="Arial"/>
              <w:sz w:val="20"/>
              <w:szCs w:val="20"/>
            </w:rPr>
          </w:rPrChange>
        </w:rPr>
        <w:t xml:space="preserve"> and</w:t>
      </w:r>
      <w:r w:rsidRPr="000316CE">
        <w:rPr>
          <w:rFonts w:asciiTheme="majorHAnsi" w:hAnsiTheme="majorHAnsi" w:cs="Arial"/>
          <w:sz w:val="20"/>
          <w:szCs w:val="20"/>
          <w:rPrChange w:id="1416" w:author="dbecker" w:date="2016-01-07T14:04:00Z">
            <w:rPr>
              <w:rFonts w:ascii="Arial" w:hAnsi="Arial" w:cs="Arial"/>
              <w:sz w:val="20"/>
              <w:szCs w:val="20"/>
            </w:rPr>
          </w:rPrChange>
        </w:rPr>
        <w:t xml:space="preserve"> who were not issued dosimeters previously will be issued dosimeters at a location near the access points to the Restricted Zone.</w:t>
      </w:r>
    </w:p>
    <w:p w:rsidR="00F35110" w:rsidRPr="000316CE" w:rsidRDefault="00F35110" w:rsidP="00F35110">
      <w:pPr>
        <w:ind w:left="720"/>
        <w:jc w:val="both"/>
        <w:rPr>
          <w:rFonts w:asciiTheme="majorHAnsi" w:hAnsiTheme="majorHAnsi" w:cs="Arial"/>
          <w:sz w:val="20"/>
          <w:szCs w:val="20"/>
          <w:rPrChange w:id="1417" w:author="dbecker" w:date="2016-01-07T14:04:00Z">
            <w:rPr>
              <w:rFonts w:ascii="Arial" w:hAnsi="Arial" w:cs="Arial"/>
              <w:sz w:val="20"/>
              <w:szCs w:val="20"/>
            </w:rPr>
          </w:rPrChange>
        </w:rPr>
      </w:pPr>
    </w:p>
    <w:p w:rsidR="00D961A9" w:rsidRPr="000316CE" w:rsidRDefault="00BC2A49" w:rsidP="00D07E1B">
      <w:pPr>
        <w:ind w:left="1080"/>
        <w:jc w:val="both"/>
        <w:rPr>
          <w:rFonts w:asciiTheme="majorHAnsi" w:hAnsiTheme="majorHAnsi" w:cs="Arial"/>
          <w:sz w:val="20"/>
          <w:szCs w:val="20"/>
          <w:rPrChange w:id="1418" w:author="dbecker" w:date="2016-01-07T14:04:00Z">
            <w:rPr>
              <w:rFonts w:ascii="Arial" w:hAnsi="Arial" w:cs="Arial"/>
              <w:sz w:val="20"/>
              <w:szCs w:val="20"/>
            </w:rPr>
          </w:rPrChange>
        </w:rPr>
      </w:pPr>
      <w:bookmarkStart w:id="1419" w:name="_Toc278377734"/>
      <w:r w:rsidRPr="000316CE">
        <w:rPr>
          <w:rFonts w:asciiTheme="majorHAnsi" w:hAnsiTheme="majorHAnsi" w:cs="Arial"/>
          <w:sz w:val="20"/>
          <w:szCs w:val="20"/>
          <w:rPrChange w:id="1420" w:author="dbecker" w:date="2016-01-07T14:04:00Z">
            <w:rPr>
              <w:rFonts w:ascii="Arial" w:hAnsi="Arial" w:cs="Arial"/>
              <w:sz w:val="20"/>
              <w:szCs w:val="20"/>
            </w:rPr>
          </w:rPrChange>
        </w:rPr>
        <w:t>HSEM has issued radiological detecting equipment consisting of low-range (0-200mR) and high range (0-20R) self-reading dosimeters</w:t>
      </w:r>
      <w:r w:rsidR="005521B6" w:rsidRPr="000316CE">
        <w:rPr>
          <w:rFonts w:asciiTheme="majorHAnsi" w:hAnsiTheme="majorHAnsi" w:cs="Arial"/>
          <w:sz w:val="20"/>
          <w:szCs w:val="20"/>
          <w:rPrChange w:id="1421" w:author="dbecker" w:date="2016-01-07T14:04:00Z">
            <w:rPr>
              <w:rFonts w:ascii="Arial" w:hAnsi="Arial" w:cs="Arial"/>
              <w:sz w:val="20"/>
              <w:szCs w:val="20"/>
            </w:rPr>
          </w:rPrChange>
        </w:rPr>
        <w:t xml:space="preserve"> (SRDs)</w:t>
      </w:r>
      <w:r w:rsidRPr="000316CE">
        <w:rPr>
          <w:rFonts w:asciiTheme="majorHAnsi" w:hAnsiTheme="majorHAnsi" w:cs="Arial"/>
          <w:sz w:val="20"/>
          <w:szCs w:val="20"/>
          <w:rPrChange w:id="1422" w:author="dbecker" w:date="2016-01-07T14:04:00Z">
            <w:rPr>
              <w:rFonts w:ascii="Arial" w:hAnsi="Arial" w:cs="Arial"/>
              <w:sz w:val="20"/>
              <w:szCs w:val="20"/>
            </w:rPr>
          </w:rPrChange>
        </w:rPr>
        <w:t>, T</w:t>
      </w:r>
      <w:r w:rsidR="005521B6" w:rsidRPr="000316CE">
        <w:rPr>
          <w:rFonts w:asciiTheme="majorHAnsi" w:hAnsiTheme="majorHAnsi" w:cs="Arial"/>
          <w:sz w:val="20"/>
          <w:szCs w:val="20"/>
          <w:rPrChange w:id="1423" w:author="dbecker" w:date="2016-01-07T14:04:00Z">
            <w:rPr>
              <w:rFonts w:ascii="Arial" w:hAnsi="Arial" w:cs="Arial"/>
              <w:sz w:val="20"/>
              <w:szCs w:val="20"/>
            </w:rPr>
          </w:rPrChange>
        </w:rPr>
        <w:t>hermoluminescent Dosimeters (TLDs)</w:t>
      </w:r>
      <w:r w:rsidRPr="000316CE">
        <w:rPr>
          <w:rFonts w:asciiTheme="majorHAnsi" w:hAnsiTheme="majorHAnsi" w:cs="Arial"/>
          <w:sz w:val="20"/>
          <w:szCs w:val="20"/>
          <w:rPrChange w:id="1424" w:author="dbecker" w:date="2016-01-07T14:04:00Z">
            <w:rPr>
              <w:rFonts w:ascii="Arial" w:hAnsi="Arial" w:cs="Arial"/>
              <w:sz w:val="20"/>
              <w:szCs w:val="20"/>
            </w:rPr>
          </w:rPrChange>
        </w:rPr>
        <w:t xml:space="preserve"> and survey instruments</w:t>
      </w:r>
      <w:r w:rsidR="00B527BC" w:rsidRPr="000316CE">
        <w:rPr>
          <w:rFonts w:asciiTheme="majorHAnsi" w:hAnsiTheme="majorHAnsi" w:cs="Arial"/>
          <w:sz w:val="20"/>
          <w:szCs w:val="20"/>
          <w:rPrChange w:id="1425" w:author="dbecker" w:date="2016-01-07T14:04:00Z">
            <w:rPr>
              <w:rFonts w:ascii="Arial" w:hAnsi="Arial" w:cs="Arial"/>
              <w:sz w:val="20"/>
              <w:szCs w:val="20"/>
            </w:rPr>
          </w:rPrChange>
        </w:rPr>
        <w:t>.  All instruments are calibrated by HSEM on an annual calibration cycle.  Inventories of EPZ resources and equipment are included in the community-specific plans.  (Total inventories found in Radiological Emergency Preparedness and Response, Implementing Procedures for State Agencies, Dosimetry Equipment and Procedures.)</w:t>
      </w:r>
      <w:bookmarkEnd w:id="1419"/>
    </w:p>
    <w:p w:rsidR="00831508" w:rsidRPr="000316CE" w:rsidRDefault="00831508" w:rsidP="00D07E1B">
      <w:pPr>
        <w:ind w:left="1080"/>
        <w:jc w:val="both"/>
        <w:rPr>
          <w:rFonts w:asciiTheme="majorHAnsi" w:hAnsiTheme="majorHAnsi" w:cs="Arial"/>
          <w:sz w:val="20"/>
          <w:szCs w:val="20"/>
          <w:rPrChange w:id="1426" w:author="dbecker" w:date="2016-01-07T14:04:00Z">
            <w:rPr>
              <w:rFonts w:ascii="Arial" w:hAnsi="Arial" w:cs="Arial"/>
              <w:sz w:val="20"/>
              <w:szCs w:val="20"/>
            </w:rPr>
          </w:rPrChange>
        </w:rPr>
      </w:pPr>
    </w:p>
    <w:p w:rsidR="00831508" w:rsidRPr="000316CE" w:rsidRDefault="00831508" w:rsidP="00D07E1B">
      <w:pPr>
        <w:ind w:left="1080"/>
        <w:jc w:val="both"/>
        <w:rPr>
          <w:rFonts w:asciiTheme="majorHAnsi" w:hAnsiTheme="majorHAnsi" w:cs="Arial"/>
          <w:sz w:val="20"/>
          <w:szCs w:val="20"/>
          <w:rPrChange w:id="1427" w:author="dbecker" w:date="2016-01-07T14:04:00Z">
            <w:rPr>
              <w:rFonts w:ascii="Arial" w:hAnsi="Arial" w:cs="Arial"/>
              <w:sz w:val="20"/>
              <w:szCs w:val="20"/>
            </w:rPr>
          </w:rPrChange>
        </w:rPr>
      </w:pPr>
      <w:r w:rsidRPr="000316CE">
        <w:rPr>
          <w:rFonts w:asciiTheme="majorHAnsi" w:hAnsiTheme="majorHAnsi" w:cs="Arial"/>
          <w:sz w:val="20"/>
          <w:szCs w:val="20"/>
          <w:rPrChange w:id="1428" w:author="dbecker" w:date="2016-01-07T14:04:00Z">
            <w:rPr>
              <w:rFonts w:ascii="Arial" w:hAnsi="Arial" w:cs="Arial"/>
              <w:sz w:val="20"/>
              <w:szCs w:val="20"/>
            </w:rPr>
          </w:rPrChange>
        </w:rPr>
        <w:t xml:space="preserve">Dosimeters, along with instruction cards, will be issued to emergency workers with assignments in the EPZ at an ALERT.  Emergency workers assigned duties subsequent to an ALERT declaration will be issued dosimeters prior to beginning their duties.  </w:t>
      </w:r>
    </w:p>
    <w:p w:rsidR="00B527BC" w:rsidRPr="000316CE" w:rsidRDefault="00B527BC" w:rsidP="00B527BC">
      <w:pPr>
        <w:ind w:left="720"/>
        <w:rPr>
          <w:rFonts w:asciiTheme="majorHAnsi" w:hAnsiTheme="majorHAnsi"/>
          <w:rPrChange w:id="1429" w:author="dbecker" w:date="2016-01-07T14:04:00Z">
            <w:rPr/>
          </w:rPrChange>
        </w:rPr>
      </w:pPr>
    </w:p>
    <w:p w:rsidR="00FD165D" w:rsidRPr="000316CE" w:rsidRDefault="0095446F" w:rsidP="002213A1">
      <w:pPr>
        <w:ind w:left="1080"/>
        <w:jc w:val="both"/>
        <w:rPr>
          <w:rFonts w:asciiTheme="majorHAnsi" w:eastAsia="Calibri" w:hAnsiTheme="majorHAnsi" w:cs="Arial"/>
          <w:sz w:val="20"/>
          <w:szCs w:val="20"/>
          <w:rPrChange w:id="1430" w:author="dbecker" w:date="2016-01-07T14:04:00Z">
            <w:rPr>
              <w:rFonts w:ascii="Arial" w:eastAsia="Calibri" w:hAnsi="Arial" w:cs="Arial"/>
              <w:sz w:val="20"/>
              <w:szCs w:val="20"/>
            </w:rPr>
          </w:rPrChange>
        </w:rPr>
      </w:pPr>
      <w:r w:rsidRPr="000316CE">
        <w:rPr>
          <w:rFonts w:asciiTheme="majorHAnsi" w:hAnsiTheme="majorHAnsi" w:cs="Arial"/>
          <w:spacing w:val="-3"/>
          <w:sz w:val="20"/>
          <w:szCs w:val="20"/>
          <w:rPrChange w:id="1431" w:author="dbecker" w:date="2016-01-07T14:04:00Z">
            <w:rPr>
              <w:rFonts w:ascii="Arial" w:hAnsi="Arial" w:cs="Arial"/>
              <w:spacing w:val="-3"/>
              <w:sz w:val="20"/>
              <w:szCs w:val="20"/>
            </w:rPr>
          </w:rPrChange>
        </w:rPr>
        <w:t xml:space="preserve">When issued self-reading dosimeters, personnel will begin reading them at 30-minute intervals.  Upon notification of the release of radioactive materials, each worker will be instructed to read their self-reading dosimeters at 15-minute intervals.  Emergency workers will report readings to their respective </w:t>
      </w:r>
      <w:r w:rsidR="005521B6" w:rsidRPr="000316CE">
        <w:rPr>
          <w:rFonts w:asciiTheme="majorHAnsi" w:hAnsiTheme="majorHAnsi" w:cs="Arial"/>
          <w:spacing w:val="-3"/>
          <w:sz w:val="20"/>
          <w:szCs w:val="20"/>
          <w:rPrChange w:id="1432" w:author="dbecker" w:date="2016-01-07T14:04:00Z">
            <w:rPr>
              <w:rFonts w:ascii="Arial" w:hAnsi="Arial" w:cs="Arial"/>
              <w:spacing w:val="-3"/>
              <w:sz w:val="20"/>
              <w:szCs w:val="20"/>
            </w:rPr>
          </w:rPrChange>
        </w:rPr>
        <w:t>supervisor</w:t>
      </w:r>
      <w:r w:rsidR="00D55D6C" w:rsidRPr="000316CE">
        <w:rPr>
          <w:rFonts w:asciiTheme="majorHAnsi" w:hAnsiTheme="majorHAnsi" w:cs="Arial"/>
          <w:spacing w:val="-3"/>
          <w:sz w:val="20"/>
          <w:szCs w:val="20"/>
          <w:rPrChange w:id="1433" w:author="dbecker" w:date="2016-01-07T14:04:00Z">
            <w:rPr>
              <w:rFonts w:ascii="Arial" w:hAnsi="Arial" w:cs="Arial"/>
              <w:spacing w:val="-3"/>
              <w:sz w:val="20"/>
              <w:szCs w:val="20"/>
            </w:rPr>
          </w:rPrChange>
        </w:rPr>
        <w:t xml:space="preserve"> </w:t>
      </w:r>
      <w:r w:rsidRPr="000316CE">
        <w:rPr>
          <w:rFonts w:asciiTheme="majorHAnsi" w:hAnsiTheme="majorHAnsi" w:cs="Arial"/>
          <w:spacing w:val="-3"/>
          <w:sz w:val="20"/>
          <w:szCs w:val="20"/>
          <w:rPrChange w:id="1434" w:author="dbecker" w:date="2016-01-07T14:04:00Z">
            <w:rPr>
              <w:rFonts w:ascii="Arial" w:hAnsi="Arial" w:cs="Arial"/>
              <w:spacing w:val="-3"/>
              <w:sz w:val="20"/>
              <w:szCs w:val="20"/>
            </w:rPr>
          </w:rPrChange>
        </w:rPr>
        <w:t xml:space="preserve">at levels specified.  After the event has been terminated, the dosimeters will be returned to the point of issue.  If emergency workers have been ordered to evacuate the area, the dosimeters will be turned in to the DPHS representative at a reception center/emergency worker facility.  Emergency workers assigned to a reception center need only to periodically read their self-reading dosimeters due to the location of the facility outside of the EPZ.  </w:t>
      </w:r>
      <w:r w:rsidR="00FD165D" w:rsidRPr="000316CE">
        <w:rPr>
          <w:rFonts w:asciiTheme="majorHAnsi" w:eastAsia="Calibri" w:hAnsiTheme="majorHAnsi" w:cs="Arial"/>
          <w:sz w:val="20"/>
          <w:szCs w:val="20"/>
          <w:rPrChange w:id="1435" w:author="dbecker" w:date="2016-01-07T14:04:00Z">
            <w:rPr>
              <w:rFonts w:ascii="Arial" w:eastAsia="Calibri" w:hAnsi="Arial" w:cs="Arial"/>
              <w:sz w:val="20"/>
              <w:szCs w:val="20"/>
            </w:rPr>
          </w:rPrChange>
        </w:rPr>
        <w:t>After the emergency phase is terminated, all TLDs (used and unused) and control TLDs will be forwarded to the DPHS RadHealth Section.  The RadHealth Section will coordinate TLD processing and forward the results to the State RSO to determine actual exposures for permanent records.  The Radiological Exposure Control Clerk will receive records from each facility that issued dosimetry and be responsible for emergency worker permanent exposure records.</w:t>
      </w:r>
    </w:p>
    <w:p w:rsidR="00FD165D" w:rsidRPr="000316CE" w:rsidRDefault="00FD165D" w:rsidP="002213A1">
      <w:pPr>
        <w:ind w:left="1080"/>
        <w:jc w:val="both"/>
        <w:rPr>
          <w:rFonts w:asciiTheme="majorHAnsi" w:eastAsia="Calibri" w:hAnsiTheme="majorHAnsi" w:cs="Arial"/>
          <w:sz w:val="20"/>
          <w:szCs w:val="20"/>
          <w:rPrChange w:id="1436" w:author="dbecker" w:date="2016-01-07T14:04:00Z">
            <w:rPr>
              <w:rFonts w:ascii="Arial" w:eastAsia="Calibri" w:hAnsi="Arial" w:cs="Arial"/>
              <w:sz w:val="20"/>
              <w:szCs w:val="20"/>
            </w:rPr>
          </w:rPrChange>
        </w:rPr>
      </w:pPr>
    </w:p>
    <w:p w:rsidR="00FD165D" w:rsidRPr="000316CE" w:rsidRDefault="00FD165D" w:rsidP="002213A1">
      <w:pPr>
        <w:ind w:left="1080"/>
        <w:jc w:val="both"/>
        <w:rPr>
          <w:rFonts w:asciiTheme="majorHAnsi" w:eastAsia="Calibri" w:hAnsiTheme="majorHAnsi"/>
          <w:sz w:val="22"/>
          <w:szCs w:val="22"/>
          <w:rPrChange w:id="1437" w:author="dbecker" w:date="2016-01-07T14:04:00Z">
            <w:rPr>
              <w:rFonts w:ascii="Calibri" w:eastAsia="Calibri" w:hAnsi="Calibri"/>
              <w:sz w:val="22"/>
              <w:szCs w:val="22"/>
            </w:rPr>
          </w:rPrChange>
        </w:rPr>
      </w:pPr>
      <w:r w:rsidRPr="000316CE">
        <w:rPr>
          <w:rFonts w:asciiTheme="majorHAnsi" w:eastAsia="Calibri" w:hAnsiTheme="majorHAnsi" w:cs="Arial"/>
          <w:sz w:val="20"/>
          <w:szCs w:val="20"/>
          <w:rPrChange w:id="1438" w:author="dbecker" w:date="2016-01-07T14:04:00Z">
            <w:rPr>
              <w:rFonts w:ascii="Arial" w:eastAsia="Calibri" w:hAnsi="Arial" w:cs="Arial"/>
              <w:sz w:val="20"/>
              <w:szCs w:val="20"/>
            </w:rPr>
          </w:rPrChange>
        </w:rPr>
        <w:t xml:space="preserve">DPHS will coordinate TLD processing to determine actual exposures for permanent records.  DPHS is responsible for emergency worker exposure records.  </w:t>
      </w:r>
    </w:p>
    <w:p w:rsidR="00F35110" w:rsidRDefault="00F35110" w:rsidP="00DF18C4">
      <w:pPr>
        <w:tabs>
          <w:tab w:val="left" w:pos="720"/>
        </w:tabs>
        <w:ind w:left="720"/>
        <w:jc w:val="both"/>
        <w:rPr>
          <w:rFonts w:ascii="Arial" w:hAnsi="Arial" w:cs="Arial"/>
          <w:spacing w:val="-3"/>
          <w:sz w:val="20"/>
          <w:szCs w:val="20"/>
        </w:rPr>
      </w:pPr>
    </w:p>
    <w:p w:rsidR="00C0682F" w:rsidRDefault="00C0682F" w:rsidP="0095446F">
      <w:pPr>
        <w:tabs>
          <w:tab w:val="left" w:pos="720"/>
        </w:tabs>
        <w:ind w:left="720"/>
        <w:jc w:val="both"/>
        <w:rPr>
          <w:ins w:id="1439" w:author="dbecker" w:date="2016-01-07T14:04:00Z"/>
          <w:rFonts w:ascii="Arial" w:hAnsi="Arial" w:cs="Arial"/>
          <w:spacing w:val="-3"/>
          <w:sz w:val="20"/>
          <w:szCs w:val="20"/>
        </w:rPr>
      </w:pPr>
    </w:p>
    <w:p w:rsidR="000316CE" w:rsidRDefault="000316CE" w:rsidP="0095446F">
      <w:pPr>
        <w:tabs>
          <w:tab w:val="left" w:pos="720"/>
        </w:tabs>
        <w:ind w:left="720"/>
        <w:jc w:val="both"/>
        <w:rPr>
          <w:rFonts w:ascii="Arial" w:hAnsi="Arial" w:cs="Arial"/>
          <w:spacing w:val="-3"/>
          <w:sz w:val="20"/>
          <w:szCs w:val="20"/>
        </w:rPr>
      </w:pPr>
    </w:p>
    <w:p w:rsidR="00C0682F" w:rsidRDefault="00C0682F" w:rsidP="0095446F">
      <w:pPr>
        <w:tabs>
          <w:tab w:val="left" w:pos="720"/>
        </w:tabs>
        <w:ind w:left="720"/>
        <w:jc w:val="both"/>
        <w:rPr>
          <w:rFonts w:ascii="Arial" w:hAnsi="Arial" w:cs="Arial"/>
          <w:spacing w:val="-3"/>
          <w:sz w:val="20"/>
          <w:szCs w:val="20"/>
        </w:rPr>
      </w:pPr>
    </w:p>
    <w:p w:rsidR="00C0682F" w:rsidDel="003D0D59" w:rsidRDefault="00C0682F" w:rsidP="0095446F">
      <w:pPr>
        <w:tabs>
          <w:tab w:val="left" w:pos="720"/>
        </w:tabs>
        <w:ind w:left="720"/>
        <w:jc w:val="both"/>
        <w:rPr>
          <w:del w:id="1440"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1"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2"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3"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4"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5"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6"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7" w:author="Bartlett, Laura" w:date="2015-10-27T09:41:00Z"/>
          <w:rFonts w:ascii="Arial" w:hAnsi="Arial" w:cs="Arial"/>
          <w:spacing w:val="-3"/>
          <w:sz w:val="20"/>
          <w:szCs w:val="20"/>
        </w:rPr>
      </w:pPr>
    </w:p>
    <w:p w:rsidR="00C0682F" w:rsidDel="003D0D59" w:rsidRDefault="00C0682F" w:rsidP="0095446F">
      <w:pPr>
        <w:tabs>
          <w:tab w:val="left" w:pos="720"/>
        </w:tabs>
        <w:ind w:left="720"/>
        <w:jc w:val="both"/>
        <w:rPr>
          <w:del w:id="1448" w:author="Bartlett, Laura" w:date="2015-10-27T09:41:00Z"/>
          <w:rFonts w:ascii="Arial" w:hAnsi="Arial" w:cs="Arial"/>
          <w:spacing w:val="-3"/>
          <w:sz w:val="20"/>
          <w:szCs w:val="20"/>
        </w:rPr>
      </w:pPr>
    </w:p>
    <w:p w:rsidR="0095446F" w:rsidRDefault="0095446F" w:rsidP="0095446F">
      <w:pPr>
        <w:tabs>
          <w:tab w:val="left" w:pos="720"/>
        </w:tabs>
        <w:ind w:left="720"/>
        <w:jc w:val="center"/>
        <w:rPr>
          <w:rFonts w:ascii="Arial" w:hAnsi="Arial" w:cs="Arial"/>
          <w:b/>
          <w:spacing w:val="-3"/>
          <w:sz w:val="20"/>
          <w:szCs w:val="20"/>
        </w:rPr>
      </w:pPr>
      <w:r>
        <w:rPr>
          <w:rFonts w:ascii="Arial" w:hAnsi="Arial" w:cs="Arial"/>
          <w:b/>
          <w:spacing w:val="-3"/>
          <w:sz w:val="20"/>
          <w:szCs w:val="20"/>
        </w:rPr>
        <w:t>Emergency Worker Radiological Limits and Action Levels</w:t>
      </w:r>
    </w:p>
    <w:p w:rsidR="0095446F" w:rsidRDefault="0095446F" w:rsidP="0095446F">
      <w:pPr>
        <w:tabs>
          <w:tab w:val="left" w:pos="720"/>
        </w:tabs>
        <w:ind w:left="720"/>
        <w:jc w:val="center"/>
        <w:rPr>
          <w:rFonts w:ascii="Arial" w:hAnsi="Arial" w:cs="Arial"/>
          <w:b/>
          <w:spacing w:val="-3"/>
          <w:sz w:val="20"/>
          <w:szCs w:val="20"/>
        </w:rPr>
      </w:pPr>
      <w:r>
        <w:rPr>
          <w:rFonts w:ascii="Arial" w:hAnsi="Arial" w:cs="Arial"/>
          <w:b/>
          <w:spacing w:val="-3"/>
          <w:sz w:val="20"/>
          <w:szCs w:val="20"/>
        </w:rPr>
        <w:t>(Using Self-Reading Dosimeter Values)</w:t>
      </w:r>
    </w:p>
    <w:p w:rsidR="00FB76B5" w:rsidRPr="0095446F" w:rsidRDefault="00AB12BD" w:rsidP="0095446F">
      <w:pPr>
        <w:tabs>
          <w:tab w:val="left" w:pos="720"/>
        </w:tabs>
        <w:ind w:left="720"/>
        <w:jc w:val="center"/>
        <w:rPr>
          <w:rFonts w:ascii="Arial" w:hAnsi="Arial" w:cs="Arial"/>
          <w:b/>
          <w:spacing w:val="-3"/>
          <w:sz w:val="20"/>
          <w:szCs w:val="20"/>
        </w:rPr>
      </w:pPr>
      <w:r w:rsidRPr="00BF538E">
        <w:rPr>
          <w:rFonts w:asciiTheme="majorHAnsi" w:hAnsiTheme="majorHAnsi" w:cs="Arial"/>
          <w:b/>
          <w:spacing w:val="-3"/>
          <w:sz w:val="20"/>
          <w:szCs w:val="20"/>
        </w:rPr>
        <w:object w:dxaOrig="8745" w:dyaOrig="5595">
          <v:shape id="_x0000_i1040" type="#_x0000_t75" style="width:386.95pt;height:247.6pt" o:ole="">
            <v:imagedata r:id="rId22" o:title=""/>
          </v:shape>
          <o:OLEObject Type="Link" ProgID="Excel.Sheet.12" ShapeID="_x0000_i1040" DrawAspect="Content" r:id="rId23" UpdateMode="Always">
            <o:LinkType>EnhancedMetaFile</o:LinkType>
            <o:LockedField>false</o:LockedField>
            <o:FieldCodes>\* MERGEFORMAT</o:FieldCodes>
          </o:OLEObject>
        </w:object>
      </w:r>
    </w:p>
    <w:p w:rsidR="00F5019F" w:rsidRDefault="00F5019F" w:rsidP="00BE65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Arial" w:hAnsi="Arial" w:cs="Arial"/>
          <w:spacing w:val="-3"/>
          <w:sz w:val="20"/>
          <w:szCs w:val="20"/>
        </w:rPr>
      </w:pPr>
    </w:p>
    <w:p w:rsidR="0095446F" w:rsidRPr="000316CE" w:rsidRDefault="0095446F" w:rsidP="00BE65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1449" w:author="dbecker" w:date="2016-01-07T14:05:00Z">
            <w:rPr>
              <w:rFonts w:ascii="Arial" w:hAnsi="Arial" w:cs="Arial"/>
              <w:spacing w:val="-3"/>
              <w:sz w:val="20"/>
              <w:szCs w:val="20"/>
            </w:rPr>
          </w:rPrChange>
        </w:rPr>
      </w:pPr>
      <w:r w:rsidRPr="000316CE">
        <w:rPr>
          <w:rFonts w:asciiTheme="majorHAnsi" w:hAnsiTheme="majorHAnsi" w:cs="Arial"/>
          <w:spacing w:val="-3"/>
          <w:sz w:val="20"/>
          <w:szCs w:val="20"/>
          <w:rPrChange w:id="1450" w:author="dbecker" w:date="2016-01-07T14:05:00Z">
            <w:rPr>
              <w:rFonts w:ascii="Arial" w:hAnsi="Arial" w:cs="Arial"/>
              <w:spacing w:val="-3"/>
              <w:sz w:val="20"/>
              <w:szCs w:val="20"/>
            </w:rPr>
          </w:rPrChange>
        </w:rPr>
        <w:t>The dosimeters are stored, along with other radiological monitoring equipment, at facilities designated on Dosimetry/Equipment Inventory (</w:t>
      </w:r>
      <w:r w:rsidRPr="000316CE">
        <w:rPr>
          <w:rFonts w:asciiTheme="majorHAnsi" w:hAnsiTheme="majorHAnsi" w:cs="Arial"/>
          <w:i/>
          <w:spacing w:val="-3"/>
          <w:sz w:val="20"/>
          <w:szCs w:val="20"/>
          <w:rPrChange w:id="1451" w:author="dbecker" w:date="2016-01-07T14:05:00Z">
            <w:rPr>
              <w:rFonts w:ascii="Arial" w:hAnsi="Arial" w:cs="Arial"/>
              <w:i/>
              <w:spacing w:val="-3"/>
              <w:sz w:val="20"/>
              <w:szCs w:val="20"/>
            </w:rPr>
          </w:rPrChange>
        </w:rPr>
        <w:t>Radiological Emergenc</w:t>
      </w:r>
      <w:r w:rsidR="00B818B4" w:rsidRPr="000316CE">
        <w:rPr>
          <w:rFonts w:asciiTheme="majorHAnsi" w:hAnsiTheme="majorHAnsi" w:cs="Arial"/>
          <w:i/>
          <w:spacing w:val="-3"/>
          <w:sz w:val="20"/>
          <w:szCs w:val="20"/>
          <w:rPrChange w:id="1452" w:author="dbecker" w:date="2016-01-07T14:05:00Z">
            <w:rPr>
              <w:rFonts w:ascii="Arial" w:hAnsi="Arial" w:cs="Arial"/>
              <w:i/>
              <w:spacing w:val="-3"/>
              <w:sz w:val="20"/>
              <w:szCs w:val="20"/>
            </w:rPr>
          </w:rPrChange>
        </w:rPr>
        <w:t xml:space="preserve">y </w:t>
      </w:r>
      <w:r w:rsidRPr="000316CE">
        <w:rPr>
          <w:rFonts w:asciiTheme="majorHAnsi" w:hAnsiTheme="majorHAnsi" w:cs="Arial"/>
          <w:i/>
          <w:spacing w:val="-3"/>
          <w:sz w:val="20"/>
          <w:szCs w:val="20"/>
          <w:rPrChange w:id="1453" w:author="dbecker" w:date="2016-01-07T14:05:00Z">
            <w:rPr>
              <w:rFonts w:ascii="Arial" w:hAnsi="Arial" w:cs="Arial"/>
              <w:i/>
              <w:spacing w:val="-3"/>
              <w:sz w:val="20"/>
              <w:szCs w:val="20"/>
            </w:rPr>
          </w:rPrChange>
        </w:rPr>
        <w:t>and Response for Nuclear Facilities, Implementing Procedures for State Agencies</w:t>
      </w:r>
      <w:r w:rsidR="005521B6" w:rsidRPr="000316CE">
        <w:rPr>
          <w:rFonts w:asciiTheme="majorHAnsi" w:hAnsiTheme="majorHAnsi" w:cs="Arial"/>
          <w:spacing w:val="-3"/>
          <w:sz w:val="20"/>
          <w:szCs w:val="20"/>
          <w:rPrChange w:id="1454" w:author="dbecker" w:date="2016-01-07T14:05:00Z">
            <w:rPr>
              <w:rFonts w:ascii="Arial" w:hAnsi="Arial" w:cs="Arial"/>
              <w:spacing w:val="-3"/>
              <w:sz w:val="20"/>
              <w:szCs w:val="20"/>
            </w:rPr>
          </w:rPrChange>
        </w:rPr>
        <w:t xml:space="preserve">) </w:t>
      </w:r>
      <w:r w:rsidRPr="000316CE">
        <w:rPr>
          <w:rFonts w:asciiTheme="majorHAnsi" w:hAnsiTheme="majorHAnsi" w:cs="Arial"/>
          <w:spacing w:val="-3"/>
          <w:sz w:val="20"/>
          <w:szCs w:val="20"/>
          <w:rPrChange w:id="1455" w:author="dbecker" w:date="2016-01-07T14:05:00Z">
            <w:rPr>
              <w:rFonts w:ascii="Arial" w:hAnsi="Arial" w:cs="Arial"/>
              <w:spacing w:val="-3"/>
              <w:sz w:val="20"/>
              <w:szCs w:val="20"/>
            </w:rPr>
          </w:rPrChange>
        </w:rPr>
        <w:t>and each community-specific plan.  This inventory also contains a sample list of the type of radiological equipment stored at each location.  New Hampshire Homeland Security and Emergency Management (HSEM) will be responsible for providing and maintaining an adequate supply of radiological equipment at each facility.  During an emergency, the additional radiological equipment will be provided from stockpiles at other facilities, as needed, through requests to the HSEM Local Liaison Unit.</w:t>
      </w:r>
    </w:p>
    <w:p w:rsidR="00C67382" w:rsidRPr="000316CE" w:rsidRDefault="00C67382" w:rsidP="00B527BC">
      <w:pPr>
        <w:ind w:left="720"/>
        <w:rPr>
          <w:rFonts w:asciiTheme="majorHAnsi" w:hAnsiTheme="majorHAnsi"/>
          <w:rPrChange w:id="1456" w:author="dbecker" w:date="2016-01-07T14:05:00Z">
            <w:rPr/>
          </w:rPrChange>
        </w:rPr>
      </w:pPr>
    </w:p>
    <w:p w:rsidR="00B527BC" w:rsidRPr="000316CE" w:rsidRDefault="00B527BC" w:rsidP="00B527BC">
      <w:pPr>
        <w:ind w:left="720"/>
        <w:jc w:val="both"/>
        <w:rPr>
          <w:rFonts w:asciiTheme="majorHAnsi" w:hAnsiTheme="majorHAnsi" w:cs="Arial"/>
          <w:sz w:val="20"/>
          <w:szCs w:val="20"/>
          <w:rPrChange w:id="1457" w:author="dbecker" w:date="2016-01-07T14:05:00Z">
            <w:rPr>
              <w:rFonts w:ascii="Arial" w:hAnsi="Arial" w:cs="Arial"/>
              <w:sz w:val="20"/>
              <w:szCs w:val="20"/>
            </w:rPr>
          </w:rPrChange>
        </w:rPr>
      </w:pPr>
      <w:r w:rsidRPr="000316CE">
        <w:rPr>
          <w:rFonts w:asciiTheme="majorHAnsi" w:hAnsiTheme="majorHAnsi" w:cs="Arial"/>
          <w:sz w:val="20"/>
          <w:szCs w:val="20"/>
          <w:rPrChange w:id="1458" w:author="dbecker" w:date="2016-01-07T14:05:00Z">
            <w:rPr>
              <w:rFonts w:ascii="Arial" w:hAnsi="Arial" w:cs="Arial"/>
              <w:sz w:val="20"/>
              <w:szCs w:val="20"/>
            </w:rPr>
          </w:rPrChange>
        </w:rPr>
        <w:t>Other inventory held at the local community level includes vehicles, personnel rosters, fire/police equipment and communications equipment.  Should the community require personnel or equipment beyond that which is available locally, it can rely upon mutual aid or state resources.  Requests for state resources will be directed through the Local Liaison Unit of the Planning Section at the SEOC.</w:t>
      </w:r>
    </w:p>
    <w:p w:rsidR="00B87DBB" w:rsidDel="000316CE" w:rsidRDefault="00B87DBB" w:rsidP="00B527BC">
      <w:pPr>
        <w:ind w:left="720"/>
        <w:jc w:val="both"/>
        <w:rPr>
          <w:del w:id="1459" w:author="dbecker" w:date="2016-01-07T14:05:00Z"/>
          <w:rFonts w:ascii="Arial" w:hAnsi="Arial" w:cs="Arial"/>
          <w:sz w:val="20"/>
          <w:szCs w:val="20"/>
        </w:rPr>
      </w:pPr>
    </w:p>
    <w:p w:rsidR="00C0682F" w:rsidDel="000316CE" w:rsidRDefault="00C0682F" w:rsidP="00B527BC">
      <w:pPr>
        <w:ind w:left="720"/>
        <w:jc w:val="both"/>
        <w:rPr>
          <w:del w:id="1460" w:author="dbecker" w:date="2016-01-07T14:05:00Z"/>
          <w:rFonts w:ascii="Arial" w:hAnsi="Arial" w:cs="Arial"/>
          <w:sz w:val="20"/>
          <w:szCs w:val="20"/>
        </w:rPr>
      </w:pPr>
    </w:p>
    <w:p w:rsidR="00B87DBB" w:rsidRPr="00FE50A3" w:rsidRDefault="00B87DBB" w:rsidP="009D0B8C">
      <w:pPr>
        <w:pStyle w:val="Heading2"/>
        <w:numPr>
          <w:ilvl w:val="1"/>
          <w:numId w:val="36"/>
        </w:numPr>
        <w:tabs>
          <w:tab w:val="clear" w:pos="1452"/>
          <w:tab w:val="num" w:pos="720"/>
        </w:tabs>
        <w:ind w:left="720" w:hanging="360"/>
        <w:rPr>
          <w:i w:val="0"/>
          <w:iCs w:val="0"/>
          <w:color w:val="0070C0"/>
          <w:sz w:val="20"/>
          <w:rPrChange w:id="1461" w:author="dbecker" w:date="2015-10-07T12:47:00Z">
            <w:rPr>
              <w:i w:val="0"/>
              <w:iCs w:val="0"/>
              <w:sz w:val="20"/>
            </w:rPr>
          </w:rPrChange>
        </w:rPr>
      </w:pPr>
      <w:bookmarkStart w:id="1462" w:name="_Toc278377735"/>
      <w:bookmarkStart w:id="1463" w:name="_Toc431372801"/>
      <w:r w:rsidRPr="00FE50A3">
        <w:rPr>
          <w:i w:val="0"/>
          <w:iCs w:val="0"/>
          <w:color w:val="0070C0"/>
          <w:sz w:val="20"/>
          <w:rPrChange w:id="1464" w:author="dbecker" w:date="2015-10-07T12:47:00Z">
            <w:rPr>
              <w:i w:val="0"/>
              <w:iCs w:val="0"/>
              <w:sz w:val="20"/>
            </w:rPr>
          </w:rPrChange>
        </w:rPr>
        <w:t>Public Health</w:t>
      </w:r>
      <w:bookmarkEnd w:id="1462"/>
      <w:bookmarkEnd w:id="1463"/>
    </w:p>
    <w:p w:rsidR="002065A5" w:rsidRDefault="002065A5" w:rsidP="002065A5">
      <w:pPr>
        <w:ind w:left="720"/>
        <w:rPr>
          <w:rFonts w:ascii="Arial" w:hAnsi="Arial" w:cs="Arial"/>
          <w:sz w:val="20"/>
          <w:szCs w:val="20"/>
        </w:rPr>
      </w:pPr>
    </w:p>
    <w:p w:rsidR="002065A5" w:rsidRPr="000316CE" w:rsidRDefault="002065A5" w:rsidP="002065A5">
      <w:pPr>
        <w:ind w:left="720"/>
        <w:jc w:val="both"/>
        <w:rPr>
          <w:rFonts w:asciiTheme="majorHAnsi" w:hAnsiTheme="majorHAnsi" w:cs="Arial"/>
          <w:sz w:val="20"/>
          <w:szCs w:val="20"/>
          <w:rPrChange w:id="1465" w:author="dbecker" w:date="2016-01-07T14:05:00Z">
            <w:rPr>
              <w:rFonts w:ascii="Arial" w:hAnsi="Arial" w:cs="Arial"/>
              <w:sz w:val="20"/>
              <w:szCs w:val="20"/>
            </w:rPr>
          </w:rPrChange>
        </w:rPr>
      </w:pPr>
      <w:r w:rsidRPr="000316CE">
        <w:rPr>
          <w:rFonts w:asciiTheme="majorHAnsi" w:hAnsiTheme="majorHAnsi" w:cs="Arial"/>
          <w:sz w:val="20"/>
          <w:szCs w:val="20"/>
          <w:rPrChange w:id="1466" w:author="dbecker" w:date="2016-01-07T14:05:00Z">
            <w:rPr>
              <w:rFonts w:ascii="Arial" w:hAnsi="Arial" w:cs="Arial"/>
              <w:sz w:val="20"/>
              <w:szCs w:val="20"/>
            </w:rPr>
          </w:rPrChange>
        </w:rPr>
        <w:lastRenderedPageBreak/>
        <w:t>Emergency medical services are provided by local ambulance services.  Services within the jurisdiction of local dispatch centers are coordinated by them.  During an emergency response, services outside the local dispatch service area may be required for evacuation functions.</w:t>
      </w:r>
    </w:p>
    <w:p w:rsidR="002065A5" w:rsidRPr="000316CE" w:rsidRDefault="002065A5" w:rsidP="002065A5">
      <w:pPr>
        <w:ind w:left="720"/>
        <w:jc w:val="both"/>
        <w:rPr>
          <w:rFonts w:asciiTheme="majorHAnsi" w:hAnsiTheme="majorHAnsi" w:cs="Arial"/>
          <w:sz w:val="20"/>
          <w:szCs w:val="20"/>
          <w:rPrChange w:id="1467" w:author="dbecker" w:date="2016-01-07T14:05:00Z">
            <w:rPr>
              <w:rFonts w:ascii="Arial" w:hAnsi="Arial" w:cs="Arial"/>
              <w:sz w:val="20"/>
              <w:szCs w:val="20"/>
            </w:rPr>
          </w:rPrChange>
        </w:rPr>
      </w:pPr>
    </w:p>
    <w:p w:rsidR="002065A5" w:rsidDel="000316CE" w:rsidRDefault="002065A5">
      <w:pPr>
        <w:ind w:left="720"/>
        <w:jc w:val="both"/>
        <w:rPr>
          <w:del w:id="1468" w:author="dbecker" w:date="2016-01-07T14:06:00Z"/>
          <w:rFonts w:asciiTheme="majorHAnsi" w:hAnsiTheme="majorHAnsi"/>
          <w:sz w:val="20"/>
          <w:szCs w:val="20"/>
        </w:rPr>
        <w:pPrChange w:id="1469" w:author="dbecker" w:date="2016-01-07T14:06:00Z">
          <w:pPr>
            <w:pStyle w:val="Heading3"/>
            <w:ind w:left="720"/>
          </w:pPr>
        </w:pPrChange>
      </w:pPr>
      <w:r w:rsidRPr="000316CE">
        <w:rPr>
          <w:rFonts w:asciiTheme="majorHAnsi" w:hAnsiTheme="majorHAnsi" w:cs="Arial"/>
          <w:sz w:val="20"/>
          <w:szCs w:val="20"/>
          <w:rPrChange w:id="1470" w:author="dbecker" w:date="2016-01-07T14:05:00Z">
            <w:rPr>
              <w:b w:val="0"/>
              <w:bCs w:val="0"/>
              <w:sz w:val="20"/>
              <w:szCs w:val="20"/>
            </w:rPr>
          </w:rPrChange>
        </w:rPr>
        <w:t>If, during an emergency at the facility, there are injured individuals who are not contaminated, they will be transported and provided medical treatment in the normal manner.  If, however, there are individuals who are injured and are suspected or known to be contaminated, they will require special considerations for transport and medical treatment.  Whenever practical, such individuals will be transported to a facility prepared to treat such individuals.</w:t>
      </w:r>
    </w:p>
    <w:p w:rsidR="000316CE" w:rsidRPr="000316CE" w:rsidRDefault="000316CE" w:rsidP="002065A5">
      <w:pPr>
        <w:ind w:left="720"/>
        <w:jc w:val="both"/>
        <w:rPr>
          <w:ins w:id="1471" w:author="dbecker" w:date="2016-01-07T14:06:00Z"/>
          <w:rFonts w:asciiTheme="majorHAnsi" w:hAnsiTheme="majorHAnsi" w:cs="Arial"/>
          <w:sz w:val="20"/>
          <w:szCs w:val="20"/>
          <w:rPrChange w:id="1472" w:author="dbecker" w:date="2016-01-07T14:05:00Z">
            <w:rPr>
              <w:ins w:id="1473" w:author="dbecker" w:date="2016-01-07T14:06:00Z"/>
              <w:rFonts w:ascii="Arial" w:hAnsi="Arial" w:cs="Arial"/>
              <w:sz w:val="20"/>
              <w:szCs w:val="20"/>
            </w:rPr>
          </w:rPrChange>
        </w:rPr>
      </w:pPr>
    </w:p>
    <w:p w:rsidR="000316CE" w:rsidRDefault="00F81E74">
      <w:pPr>
        <w:ind w:left="720"/>
        <w:jc w:val="both"/>
        <w:rPr>
          <w:ins w:id="1474" w:author="dbecker" w:date="2016-01-07T14:05:00Z"/>
        </w:rPr>
        <w:pPrChange w:id="1475" w:author="dbecker" w:date="2016-01-07T14:06:00Z">
          <w:pPr>
            <w:pStyle w:val="Heading3"/>
            <w:ind w:left="720"/>
          </w:pPr>
        </w:pPrChange>
      </w:pPr>
      <w:del w:id="1476" w:author="dbecker" w:date="2016-01-07T14:06:00Z">
        <w:r w:rsidRPr="00ED71FD" w:rsidDel="000316CE">
          <w:rPr>
            <w:rPrChange w:id="1477" w:author="dbecker" w:date="2015-10-07T12:48:00Z">
              <w:rPr>
                <w:b w:val="0"/>
                <w:bCs w:val="0"/>
                <w:sz w:val="20"/>
              </w:rPr>
            </w:rPrChange>
          </w:rPr>
          <w:delText xml:space="preserve"> </w:delText>
        </w:r>
      </w:del>
      <w:bookmarkStart w:id="1478" w:name="_Toc278377736"/>
      <w:bookmarkStart w:id="1479" w:name="_Toc431372802"/>
    </w:p>
    <w:p w:rsidR="00F81E74" w:rsidRPr="00ED71FD" w:rsidRDefault="00F81E74" w:rsidP="00F81E74">
      <w:pPr>
        <w:pStyle w:val="Heading3"/>
        <w:ind w:left="720"/>
        <w:rPr>
          <w:rFonts w:ascii="Cambria" w:hAnsi="Cambria"/>
          <w:color w:val="0070C0"/>
          <w:sz w:val="20"/>
          <w:rPrChange w:id="1480" w:author="dbecker" w:date="2015-10-07T12:48:00Z">
            <w:rPr>
              <w:sz w:val="20"/>
            </w:rPr>
          </w:rPrChange>
        </w:rPr>
      </w:pPr>
      <w:r w:rsidRPr="00ED71FD">
        <w:rPr>
          <w:rFonts w:ascii="Cambria" w:hAnsi="Cambria"/>
          <w:color w:val="0070C0"/>
          <w:sz w:val="20"/>
          <w:rPrChange w:id="1481" w:author="dbecker" w:date="2015-10-07T12:48:00Z">
            <w:rPr>
              <w:sz w:val="20"/>
            </w:rPr>
          </w:rPrChange>
        </w:rPr>
        <w:t>1.  Ambulance Procedures for Managing Contaminated and Injured Patients</w:t>
      </w:r>
      <w:bookmarkEnd w:id="1478"/>
      <w:bookmarkEnd w:id="1479"/>
    </w:p>
    <w:p w:rsidR="00F81E74" w:rsidRDefault="00F81E74" w:rsidP="00F81E74">
      <w:pPr>
        <w:jc w:val="center"/>
        <w:rPr>
          <w:rFonts w:ascii="Arial" w:hAnsi="Arial" w:cs="Arial"/>
          <w:b/>
          <w:u w:val="single"/>
        </w:rPr>
      </w:pPr>
    </w:p>
    <w:p w:rsidR="00F81E74" w:rsidRPr="000316CE" w:rsidRDefault="00F81E74" w:rsidP="00F81E74">
      <w:pPr>
        <w:ind w:left="1080"/>
        <w:rPr>
          <w:rFonts w:asciiTheme="majorHAnsi" w:hAnsiTheme="majorHAnsi" w:cs="Arial"/>
          <w:b/>
          <w:sz w:val="20"/>
          <w:szCs w:val="20"/>
          <w:rPrChange w:id="1482" w:author="dbecker" w:date="2016-01-07T14:06:00Z">
            <w:rPr>
              <w:rFonts w:ascii="Arial" w:hAnsi="Arial" w:cs="Arial"/>
              <w:b/>
              <w:sz w:val="20"/>
              <w:szCs w:val="20"/>
            </w:rPr>
          </w:rPrChange>
        </w:rPr>
      </w:pPr>
      <w:r w:rsidRPr="000316CE">
        <w:rPr>
          <w:rFonts w:asciiTheme="majorHAnsi" w:hAnsiTheme="majorHAnsi" w:cs="Arial"/>
          <w:b/>
          <w:sz w:val="20"/>
          <w:szCs w:val="20"/>
          <w:rPrChange w:id="1483" w:author="dbecker" w:date="2016-01-07T14:06:00Z">
            <w:rPr>
              <w:rFonts w:ascii="Arial" w:hAnsi="Arial" w:cs="Arial"/>
              <w:b/>
              <w:sz w:val="20"/>
              <w:szCs w:val="20"/>
            </w:rPr>
          </w:rPrChange>
        </w:rPr>
        <w:t>Supporting Documents</w:t>
      </w:r>
    </w:p>
    <w:p w:rsidR="00F81E74" w:rsidRPr="000316CE" w:rsidRDefault="00F81E74" w:rsidP="00F81E74">
      <w:pPr>
        <w:ind w:left="1080"/>
        <w:rPr>
          <w:rFonts w:asciiTheme="majorHAnsi" w:hAnsiTheme="majorHAnsi" w:cs="Arial"/>
          <w:sz w:val="20"/>
          <w:szCs w:val="20"/>
          <w:rPrChange w:id="1484" w:author="dbecker" w:date="2016-01-07T14:06:00Z">
            <w:rPr>
              <w:rFonts w:ascii="Arial" w:hAnsi="Arial" w:cs="Arial"/>
              <w:sz w:val="20"/>
              <w:szCs w:val="20"/>
            </w:rPr>
          </w:rPrChange>
        </w:rPr>
      </w:pPr>
    </w:p>
    <w:p w:rsidR="00F81E74" w:rsidRPr="000316CE" w:rsidRDefault="00F81E74" w:rsidP="00F81E74">
      <w:pPr>
        <w:numPr>
          <w:ilvl w:val="0"/>
          <w:numId w:val="6"/>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firstLine="0"/>
        <w:jc w:val="both"/>
        <w:rPr>
          <w:rFonts w:asciiTheme="majorHAnsi" w:hAnsiTheme="majorHAnsi" w:cs="Arial"/>
          <w:spacing w:val="-3"/>
          <w:sz w:val="20"/>
          <w:szCs w:val="20"/>
          <w:u w:val="single"/>
          <w:rPrChange w:id="1485" w:author="dbecker" w:date="2016-01-07T14:06:00Z">
            <w:rPr>
              <w:rFonts w:ascii="Arial" w:hAnsi="Arial" w:cs="Arial"/>
              <w:spacing w:val="-3"/>
              <w:sz w:val="20"/>
              <w:szCs w:val="20"/>
              <w:u w:val="single"/>
            </w:rPr>
          </w:rPrChange>
        </w:rPr>
      </w:pPr>
      <w:r w:rsidRPr="000316CE">
        <w:rPr>
          <w:rFonts w:asciiTheme="majorHAnsi" w:hAnsiTheme="majorHAnsi" w:cs="Arial"/>
          <w:spacing w:val="-3"/>
          <w:sz w:val="20"/>
          <w:szCs w:val="20"/>
          <w:rPrChange w:id="1486" w:author="dbecker" w:date="2016-01-07T14:06:00Z">
            <w:rPr>
              <w:rFonts w:ascii="Arial" w:hAnsi="Arial" w:cs="Arial"/>
              <w:spacing w:val="-3"/>
              <w:sz w:val="20"/>
              <w:szCs w:val="20"/>
            </w:rPr>
          </w:rPrChange>
        </w:rPr>
        <w:t>Dosimetry Equipment and Procedures</w:t>
      </w:r>
    </w:p>
    <w:p w:rsidR="00F81E74" w:rsidRPr="000316CE" w:rsidRDefault="00F81E74" w:rsidP="00F81E74">
      <w:pPr>
        <w:numPr>
          <w:ilvl w:val="0"/>
          <w:numId w:val="6"/>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firstLine="0"/>
        <w:jc w:val="both"/>
        <w:rPr>
          <w:rFonts w:asciiTheme="majorHAnsi" w:hAnsiTheme="majorHAnsi" w:cs="Arial"/>
          <w:spacing w:val="-3"/>
          <w:sz w:val="20"/>
          <w:szCs w:val="20"/>
          <w:rPrChange w:id="1487"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488" w:author="dbecker" w:date="2016-01-07T14:06:00Z">
            <w:rPr>
              <w:rFonts w:ascii="Arial" w:hAnsi="Arial" w:cs="Arial"/>
              <w:spacing w:val="-3"/>
              <w:sz w:val="20"/>
              <w:szCs w:val="20"/>
            </w:rPr>
          </w:rPrChange>
        </w:rPr>
        <w:t>Maps to MS-1 Hospitals</w:t>
      </w:r>
    </w:p>
    <w:p w:rsidR="00F81E74" w:rsidRPr="000316CE" w:rsidRDefault="00F81E74" w:rsidP="00F81E74">
      <w:pPr>
        <w:ind w:left="1080"/>
        <w:jc w:val="center"/>
        <w:rPr>
          <w:rFonts w:asciiTheme="majorHAnsi" w:hAnsiTheme="majorHAnsi" w:cs="Arial"/>
          <w:b/>
          <w:u w:val="single"/>
          <w:rPrChange w:id="1489" w:author="dbecker" w:date="2016-01-07T14:06:00Z">
            <w:rPr>
              <w:rFonts w:ascii="Arial" w:hAnsi="Arial" w:cs="Arial"/>
              <w:b/>
              <w:u w:val="single"/>
            </w:rPr>
          </w:rPrChange>
        </w:rPr>
      </w:pP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490"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491" w:author="dbecker" w:date="2016-01-07T14:06:00Z">
            <w:rPr>
              <w:rFonts w:ascii="Arial" w:hAnsi="Arial" w:cs="Arial"/>
              <w:spacing w:val="-3"/>
              <w:sz w:val="20"/>
              <w:szCs w:val="20"/>
            </w:rPr>
          </w:rPrChange>
        </w:rPr>
        <w:t>This procedure provides guidance for the handling of individuals with:  (1) known or suspected injury and external/internal contamination; (2) external/internal contamination and exposure to high levels of external radiation; or (3) exposure to high levels of radiation.  This procedure may be implemented if an emergency classified as a SITE AREA EMERGENCY or a GENERAL EMERGENCY is declared by either Seabrook Station (SS) or Vermont Yankee (VY) and a release of radioactive material has occurred.</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492" w:author="dbecker" w:date="2016-01-07T14:06:00Z">
            <w:rPr>
              <w:rFonts w:ascii="Arial" w:hAnsi="Arial" w:cs="Arial"/>
              <w:spacing w:val="-3"/>
              <w:sz w:val="20"/>
              <w:szCs w:val="20"/>
            </w:rPr>
          </w:rPrChange>
        </w:rPr>
      </w:pPr>
    </w:p>
    <w:p w:rsidR="00F81E74" w:rsidRPr="000316CE" w:rsidRDefault="00F81E74" w:rsidP="00F81E74">
      <w:pPr>
        <w:numPr>
          <w:ilvl w:val="0"/>
          <w:numId w:val="7"/>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spacing w:val="-3"/>
          <w:sz w:val="20"/>
          <w:szCs w:val="20"/>
          <w:rPrChange w:id="1493"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494" w:author="dbecker" w:date="2016-01-07T14:06:00Z">
            <w:rPr>
              <w:rFonts w:ascii="Arial" w:hAnsi="Arial" w:cs="Arial"/>
              <w:spacing w:val="-3"/>
              <w:sz w:val="20"/>
              <w:szCs w:val="20"/>
            </w:rPr>
          </w:rPrChange>
        </w:rPr>
        <w:t>Upon arrival at the State Transportation Staging Area (STSA), receive dosimetry and maps to the MS-1 Hospitals from ambulance processing personnel.</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495" w:author="dbecker" w:date="2016-01-07T14:06:00Z">
            <w:rPr>
              <w:rFonts w:ascii="Arial" w:hAnsi="Arial" w:cs="Arial"/>
              <w:spacing w:val="-3"/>
              <w:sz w:val="20"/>
              <w:szCs w:val="20"/>
            </w:rPr>
          </w:rPrChange>
        </w:rPr>
      </w:pPr>
    </w:p>
    <w:p w:rsidR="00F81E74" w:rsidRPr="000316CE" w:rsidRDefault="00F81E74" w:rsidP="00F81E74">
      <w:pPr>
        <w:pBdr>
          <w:top w:val="single" w:sz="4" w:space="1" w:color="auto"/>
          <w:left w:val="single" w:sz="4" w:space="4" w:color="auto"/>
          <w:bottom w:val="single" w:sz="4" w:space="1" w:color="auto"/>
          <w:right w:val="single" w:sz="4" w:space="4" w:color="auto"/>
        </w:pBdr>
        <w:shd w:val="clear" w:color="auto" w:fill="E0E0E0"/>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496"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497" w:author="dbecker" w:date="2016-01-07T14:06:00Z">
            <w:rPr>
              <w:rFonts w:ascii="Arial" w:hAnsi="Arial" w:cs="Arial"/>
              <w:spacing w:val="-3"/>
              <w:sz w:val="20"/>
              <w:szCs w:val="20"/>
            </w:rPr>
          </w:rPrChange>
        </w:rPr>
        <w:t>NOTE:  If your ambulance is not processed through the STSA, the crew needs to ensure that they acquire appropriate dosimetry (see Dosimetry Equipment and Procedures).</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498" w:author="dbecker" w:date="2016-01-07T14:06:00Z">
            <w:rPr>
              <w:rFonts w:ascii="Arial" w:hAnsi="Arial" w:cs="Arial"/>
              <w:spacing w:val="-3"/>
              <w:sz w:val="20"/>
              <w:szCs w:val="20"/>
            </w:rPr>
          </w:rPrChange>
        </w:rPr>
      </w:pPr>
    </w:p>
    <w:p w:rsidR="00F81E74" w:rsidRPr="000316CE" w:rsidRDefault="00F81E74" w:rsidP="00F81E74">
      <w:pPr>
        <w:numPr>
          <w:ilvl w:val="0"/>
          <w:numId w:val="7"/>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spacing w:val="-3"/>
          <w:sz w:val="20"/>
          <w:szCs w:val="20"/>
          <w:rPrChange w:id="1499"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500" w:author="dbecker" w:date="2016-01-07T14:06:00Z">
            <w:rPr>
              <w:rFonts w:ascii="Arial" w:hAnsi="Arial" w:cs="Arial"/>
              <w:spacing w:val="-3"/>
              <w:sz w:val="20"/>
              <w:szCs w:val="20"/>
            </w:rPr>
          </w:rPrChange>
        </w:rPr>
        <w:t>While awaiting dispatch:</w:t>
      </w:r>
    </w:p>
    <w:p w:rsidR="00F81E74" w:rsidRPr="000316CE" w:rsidRDefault="00F81E74" w:rsidP="00F81E74">
      <w:pPr>
        <w:numPr>
          <w:ilvl w:val="2"/>
          <w:numId w:val="7"/>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szCs w:val="20"/>
          <w:rPrChange w:id="1501"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502" w:author="dbecker" w:date="2016-01-07T14:06:00Z">
            <w:rPr>
              <w:rFonts w:ascii="Arial" w:hAnsi="Arial" w:cs="Arial"/>
              <w:spacing w:val="-3"/>
              <w:sz w:val="20"/>
              <w:szCs w:val="20"/>
            </w:rPr>
          </w:rPrChange>
        </w:rPr>
        <w:t>Cover the floor of the ambulance with protective sheeting in the area where the patients will be located</w:t>
      </w:r>
    </w:p>
    <w:p w:rsidR="00F81E74" w:rsidRPr="000316CE" w:rsidRDefault="00F81E74" w:rsidP="00F81E74">
      <w:pPr>
        <w:numPr>
          <w:ilvl w:val="2"/>
          <w:numId w:val="7"/>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szCs w:val="20"/>
          <w:rPrChange w:id="1503"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504" w:author="dbecker" w:date="2016-01-07T14:06:00Z">
            <w:rPr>
              <w:rFonts w:ascii="Arial" w:hAnsi="Arial" w:cs="Arial"/>
              <w:spacing w:val="-3"/>
              <w:sz w:val="20"/>
              <w:szCs w:val="20"/>
            </w:rPr>
          </w:rPrChange>
        </w:rPr>
        <w:t>Position a blanket or sheet on the gurney.</w:t>
      </w:r>
    </w:p>
    <w:p w:rsidR="00F81E74" w:rsidRPr="000316CE" w:rsidRDefault="00F81E74" w:rsidP="00A52816">
      <w:pPr>
        <w:numPr>
          <w:ilvl w:val="1"/>
          <w:numId w:val="51"/>
        </w:numPr>
        <w:tabs>
          <w:tab w:val="clear" w:pos="1800"/>
          <w:tab w:val="left" w:pos="0"/>
          <w:tab w:val="left" w:pos="680"/>
          <w:tab w:val="num" w:pos="144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szCs w:val="20"/>
          <w:rPrChange w:id="1505"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506" w:author="dbecker" w:date="2016-01-07T14:06:00Z">
            <w:rPr>
              <w:rFonts w:ascii="Arial" w:hAnsi="Arial" w:cs="Arial"/>
              <w:spacing w:val="-3"/>
              <w:sz w:val="20"/>
              <w:szCs w:val="20"/>
            </w:rPr>
          </w:rPrChange>
        </w:rPr>
        <w:t>Attach dosimetry to clothing.</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507" w:author="dbecker" w:date="2016-01-07T14:06:00Z">
            <w:rPr>
              <w:rFonts w:ascii="Arial" w:hAnsi="Arial" w:cs="Arial"/>
              <w:spacing w:val="-3"/>
              <w:sz w:val="20"/>
              <w:szCs w:val="20"/>
            </w:rPr>
          </w:rPrChange>
        </w:rPr>
      </w:pPr>
    </w:p>
    <w:p w:rsidR="00F81E74" w:rsidRPr="000316CE" w:rsidRDefault="00F81E74" w:rsidP="00F81E74">
      <w:pPr>
        <w:pBdr>
          <w:top w:val="single" w:sz="12" w:space="1" w:color="auto"/>
          <w:left w:val="single" w:sz="12" w:space="4" w:color="auto"/>
          <w:bottom w:val="single" w:sz="12" w:space="1" w:color="auto"/>
          <w:right w:val="single" w:sz="12" w:space="4" w:color="auto"/>
        </w:pBdr>
        <w:shd w:val="clear" w:color="auto" w:fill="D9D9D9"/>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508" w:author="dbecker" w:date="2016-01-07T14:06:00Z">
            <w:rPr>
              <w:rFonts w:ascii="Arial" w:hAnsi="Arial" w:cs="Arial"/>
              <w:spacing w:val="-3"/>
              <w:sz w:val="20"/>
              <w:szCs w:val="20"/>
            </w:rPr>
          </w:rPrChange>
        </w:rPr>
      </w:pPr>
      <w:r w:rsidRPr="000316CE">
        <w:rPr>
          <w:rFonts w:asciiTheme="majorHAnsi" w:hAnsiTheme="majorHAnsi" w:cs="Arial"/>
          <w:b/>
          <w:spacing w:val="-3"/>
          <w:sz w:val="20"/>
          <w:szCs w:val="20"/>
          <w:rPrChange w:id="1509" w:author="dbecker" w:date="2016-01-07T14:06:00Z">
            <w:rPr>
              <w:rFonts w:ascii="Arial" w:hAnsi="Arial" w:cs="Arial"/>
              <w:b/>
              <w:spacing w:val="-3"/>
              <w:sz w:val="20"/>
              <w:szCs w:val="20"/>
            </w:rPr>
          </w:rPrChange>
        </w:rPr>
        <w:t xml:space="preserve">Caution:  MEDICAL CARE ALWAYS TAKES PRECEDENCE OVER CONTAMINATION CONTROL.  </w:t>
      </w:r>
      <w:r w:rsidRPr="000316CE">
        <w:rPr>
          <w:rFonts w:asciiTheme="majorHAnsi" w:hAnsiTheme="majorHAnsi" w:cs="Arial"/>
          <w:spacing w:val="-3"/>
          <w:sz w:val="20"/>
          <w:szCs w:val="20"/>
          <w:rPrChange w:id="1510" w:author="dbecker" w:date="2016-01-07T14:06:00Z">
            <w:rPr>
              <w:rFonts w:ascii="Arial" w:hAnsi="Arial" w:cs="Arial"/>
              <w:spacing w:val="-3"/>
              <w:sz w:val="20"/>
              <w:szCs w:val="20"/>
            </w:rPr>
          </w:rPrChange>
        </w:rPr>
        <w:t>Under no circumstances shall contamination control measures, either anticipated or already applied, interfere with the rendering of medical attention to a patient.</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511" w:author="dbecker" w:date="2016-01-07T14:06:00Z">
            <w:rPr>
              <w:rFonts w:ascii="Arial" w:hAnsi="Arial" w:cs="Arial"/>
              <w:spacing w:val="-3"/>
              <w:sz w:val="20"/>
              <w:szCs w:val="20"/>
            </w:rPr>
          </w:rPrChange>
        </w:rPr>
      </w:pPr>
    </w:p>
    <w:p w:rsidR="00F81E74" w:rsidRPr="000316CE" w:rsidRDefault="00F81E74" w:rsidP="00F81E74">
      <w:pPr>
        <w:numPr>
          <w:ilvl w:val="0"/>
          <w:numId w:val="8"/>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spacing w:val="-3"/>
          <w:sz w:val="20"/>
          <w:szCs w:val="20"/>
          <w:rPrChange w:id="1512"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513" w:author="dbecker" w:date="2016-01-07T14:06:00Z">
            <w:rPr>
              <w:rFonts w:ascii="Arial" w:hAnsi="Arial" w:cs="Arial"/>
              <w:spacing w:val="-3"/>
              <w:sz w:val="20"/>
              <w:szCs w:val="20"/>
            </w:rPr>
          </w:rPrChange>
        </w:rPr>
        <w:t>Receive notification from ambulance processing personnel to proceed from staging area to accident location.  Get directions, if needed.</w:t>
      </w:r>
    </w:p>
    <w:p w:rsidR="00F81E74" w:rsidRPr="000316CE" w:rsidRDefault="00F81E74" w:rsidP="00F81E74">
      <w:pPr>
        <w:numPr>
          <w:ilvl w:val="0"/>
          <w:numId w:val="8"/>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spacing w:val="-3"/>
          <w:sz w:val="20"/>
          <w:szCs w:val="20"/>
          <w:rPrChange w:id="1514" w:author="dbecker" w:date="2016-01-07T14:06:00Z">
            <w:rPr>
              <w:rFonts w:ascii="Arial" w:hAnsi="Arial" w:cs="Arial"/>
              <w:spacing w:val="-3"/>
              <w:sz w:val="20"/>
              <w:szCs w:val="20"/>
            </w:rPr>
          </w:rPrChange>
        </w:rPr>
      </w:pPr>
      <w:r w:rsidRPr="000316CE">
        <w:rPr>
          <w:rFonts w:asciiTheme="majorHAnsi" w:hAnsiTheme="majorHAnsi" w:cs="Arial"/>
          <w:spacing w:val="-3"/>
          <w:sz w:val="20"/>
          <w:szCs w:val="20"/>
          <w:rPrChange w:id="1515" w:author="dbecker" w:date="2016-01-07T14:06:00Z">
            <w:rPr>
              <w:rFonts w:ascii="Arial" w:hAnsi="Arial" w:cs="Arial"/>
              <w:spacing w:val="-3"/>
              <w:sz w:val="20"/>
              <w:szCs w:val="20"/>
            </w:rPr>
          </w:rPrChange>
        </w:rPr>
        <w:t>Immediately render medical attention in usual manner and assess patient condition.</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516" w:author="dbecker" w:date="2016-01-07T14:06:00Z">
            <w:rPr>
              <w:rFonts w:ascii="Arial" w:hAnsi="Arial" w:cs="Arial"/>
              <w:spacing w:val="-3"/>
              <w:sz w:val="20"/>
              <w:szCs w:val="20"/>
            </w:rPr>
          </w:rPrChange>
        </w:rPr>
      </w:pPr>
    </w:p>
    <w:p w:rsidR="00F81E74" w:rsidRPr="000316CE" w:rsidRDefault="00F81E74" w:rsidP="00F81E74">
      <w:pPr>
        <w:pBdr>
          <w:top w:val="single" w:sz="12" w:space="1" w:color="auto"/>
          <w:left w:val="single" w:sz="12" w:space="4" w:color="auto"/>
          <w:bottom w:val="single" w:sz="12" w:space="1" w:color="auto"/>
          <w:right w:val="single" w:sz="12" w:space="4" w:color="auto"/>
        </w:pBdr>
        <w:shd w:val="clear" w:color="auto" w:fill="D9D9D9"/>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b/>
          <w:spacing w:val="-3"/>
          <w:sz w:val="20"/>
          <w:szCs w:val="20"/>
          <w:rPrChange w:id="1517" w:author="dbecker" w:date="2016-01-07T14:06:00Z">
            <w:rPr>
              <w:rFonts w:ascii="Arial" w:hAnsi="Arial" w:cs="Arial"/>
              <w:b/>
              <w:spacing w:val="-3"/>
              <w:sz w:val="20"/>
              <w:szCs w:val="20"/>
            </w:rPr>
          </w:rPrChange>
        </w:rPr>
      </w:pPr>
      <w:r w:rsidRPr="000316CE">
        <w:rPr>
          <w:rFonts w:asciiTheme="majorHAnsi" w:hAnsiTheme="majorHAnsi" w:cs="Arial"/>
          <w:b/>
          <w:spacing w:val="-3"/>
          <w:sz w:val="20"/>
          <w:szCs w:val="20"/>
          <w:rPrChange w:id="1518" w:author="dbecker" w:date="2016-01-07T14:06:00Z">
            <w:rPr>
              <w:rFonts w:ascii="Arial" w:hAnsi="Arial" w:cs="Arial"/>
              <w:b/>
              <w:spacing w:val="-3"/>
              <w:sz w:val="20"/>
              <w:szCs w:val="20"/>
            </w:rPr>
          </w:rPrChange>
        </w:rPr>
        <w:t>Caution:  Performance of the following actions depends on patient condition.  If condition is critical, wrap patient, load in ambulance, and proceed to nearest hospital whether or not it is an MS-1.</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b/>
          <w:spacing w:val="-3"/>
          <w:sz w:val="20"/>
          <w:szCs w:val="20"/>
          <w:rPrChange w:id="1519" w:author="dbecker" w:date="2016-01-07T14:06:00Z">
            <w:rPr>
              <w:rFonts w:ascii="Arial" w:hAnsi="Arial" w:cs="Arial"/>
              <w:b/>
              <w:spacing w:val="-3"/>
              <w:sz w:val="20"/>
              <w:szCs w:val="20"/>
            </w:rPr>
          </w:rPrChange>
        </w:rPr>
      </w:pPr>
    </w:p>
    <w:p w:rsidR="00F81E74" w:rsidRPr="000316CE" w:rsidRDefault="00F81E74" w:rsidP="00F81E74">
      <w:pPr>
        <w:numPr>
          <w:ilvl w:val="0"/>
          <w:numId w:val="9"/>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20"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21" w:author="dbecker" w:date="2016-01-07T14:06:00Z">
            <w:rPr>
              <w:rFonts w:ascii="Arial" w:hAnsi="Arial" w:cs="Arial"/>
              <w:spacing w:val="-3"/>
              <w:sz w:val="20"/>
              <w:szCs w:val="20"/>
            </w:rPr>
          </w:rPrChange>
        </w:rPr>
        <w:t>Carefully cut clothing away, taking care not to spread contamination from the clothing to underlying skin.  Take the clothing to the hospital.</w:t>
      </w:r>
    </w:p>
    <w:p w:rsidR="00F81E74" w:rsidRPr="000316CE" w:rsidRDefault="00F81E74" w:rsidP="00F81E74">
      <w:pPr>
        <w:numPr>
          <w:ilvl w:val="0"/>
          <w:numId w:val="9"/>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22"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23" w:author="dbecker" w:date="2016-01-07T14:06:00Z">
            <w:rPr>
              <w:rFonts w:ascii="Arial" w:hAnsi="Arial" w:cs="Arial"/>
              <w:spacing w:val="-3"/>
              <w:sz w:val="20"/>
              <w:szCs w:val="20"/>
            </w:rPr>
          </w:rPrChange>
        </w:rPr>
        <w:lastRenderedPageBreak/>
        <w:t>As time permits, obtain information from any bystanders regarding the accident.</w:t>
      </w:r>
    </w:p>
    <w:p w:rsidR="00F81E74" w:rsidRPr="000316CE" w:rsidRDefault="00F81E74" w:rsidP="00F81E74">
      <w:pPr>
        <w:numPr>
          <w:ilvl w:val="0"/>
          <w:numId w:val="9"/>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24"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25" w:author="dbecker" w:date="2016-01-07T14:06:00Z">
            <w:rPr>
              <w:rFonts w:ascii="Arial" w:hAnsi="Arial" w:cs="Arial"/>
              <w:spacing w:val="-3"/>
              <w:sz w:val="20"/>
              <w:szCs w:val="20"/>
            </w:rPr>
          </w:rPrChange>
        </w:rPr>
        <w:t>Place patient on the sheet or blanket positioned on the gurney.</w:t>
      </w:r>
    </w:p>
    <w:p w:rsidR="00F81E74" w:rsidRPr="000316CE" w:rsidRDefault="00F81E74" w:rsidP="00F81E74">
      <w:pPr>
        <w:numPr>
          <w:ilvl w:val="0"/>
          <w:numId w:val="9"/>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26"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27" w:author="dbecker" w:date="2016-01-07T14:06:00Z">
            <w:rPr>
              <w:rFonts w:ascii="Arial" w:hAnsi="Arial" w:cs="Arial"/>
              <w:spacing w:val="-3"/>
              <w:sz w:val="20"/>
              <w:szCs w:val="20"/>
            </w:rPr>
          </w:rPrChange>
        </w:rPr>
        <w:t>Wrap blanket or sheet around the patient and load patient in the ambulance.</w:t>
      </w:r>
    </w:p>
    <w:p w:rsidR="00F81E74" w:rsidRPr="000316CE" w:rsidRDefault="00F81E74" w:rsidP="00F81E74">
      <w:pPr>
        <w:numPr>
          <w:ilvl w:val="0"/>
          <w:numId w:val="9"/>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28"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29" w:author="dbecker" w:date="2016-01-07T14:06:00Z">
            <w:rPr>
              <w:rFonts w:ascii="Arial" w:hAnsi="Arial" w:cs="Arial"/>
              <w:spacing w:val="-3"/>
              <w:sz w:val="20"/>
              <w:szCs w:val="20"/>
            </w:rPr>
          </w:rPrChange>
        </w:rPr>
        <w:t>If patient condition permits, proceed to the closest MS-1 hospital.  Otherwise, proceed to the nearest hospital (get directions from Rockingham County Dispatch (RCDC) or Southwestern New Hampshire District Fire Mutual Aid (SWNHDFMA), if needed.)</w:t>
      </w:r>
    </w:p>
    <w:p w:rsidR="00F81E74" w:rsidRPr="000316CE" w:rsidRDefault="00F81E74" w:rsidP="00F81E74">
      <w:pPr>
        <w:numPr>
          <w:ilvl w:val="0"/>
          <w:numId w:val="9"/>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30"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31" w:author="dbecker" w:date="2016-01-07T14:06:00Z">
            <w:rPr>
              <w:rFonts w:ascii="Arial" w:hAnsi="Arial" w:cs="Arial"/>
              <w:spacing w:val="-3"/>
              <w:sz w:val="20"/>
              <w:szCs w:val="20"/>
            </w:rPr>
          </w:rPrChange>
        </w:rPr>
        <w:t>En</w:t>
      </w:r>
      <w:r w:rsidR="00705090" w:rsidRPr="000316CE">
        <w:rPr>
          <w:rFonts w:asciiTheme="majorHAnsi" w:hAnsiTheme="majorHAnsi" w:cs="Arial"/>
          <w:spacing w:val="-3"/>
          <w:sz w:val="20"/>
          <w:szCs w:val="20"/>
          <w:rPrChange w:id="1532" w:author="dbecker" w:date="2016-01-07T14:06:00Z">
            <w:rPr>
              <w:rFonts w:ascii="Arial" w:hAnsi="Arial" w:cs="Arial"/>
              <w:spacing w:val="-3"/>
              <w:sz w:val="20"/>
              <w:szCs w:val="20"/>
            </w:rPr>
          </w:rPrChange>
        </w:rPr>
        <w:t xml:space="preserve"> </w:t>
      </w:r>
      <w:r w:rsidRPr="000316CE">
        <w:rPr>
          <w:rFonts w:asciiTheme="majorHAnsi" w:hAnsiTheme="majorHAnsi" w:cs="Arial"/>
          <w:spacing w:val="-3"/>
          <w:sz w:val="20"/>
          <w:szCs w:val="20"/>
          <w:rPrChange w:id="1533" w:author="dbecker" w:date="2016-01-07T14:06:00Z">
            <w:rPr>
              <w:rFonts w:ascii="Arial" w:hAnsi="Arial" w:cs="Arial"/>
              <w:spacing w:val="-3"/>
              <w:sz w:val="20"/>
              <w:szCs w:val="20"/>
            </w:rPr>
          </w:rPrChange>
        </w:rPr>
        <w:t>route, radio hospital and provide as much of the following information as is known:</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34"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35" w:author="dbecker" w:date="2016-01-07T14:06:00Z">
            <w:rPr>
              <w:rFonts w:ascii="Arial" w:hAnsi="Arial" w:cs="Arial"/>
              <w:spacing w:val="-3"/>
              <w:sz w:val="20"/>
              <w:szCs w:val="20"/>
            </w:rPr>
          </w:rPrChange>
        </w:rPr>
        <w:t>Name of patient</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36"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37" w:author="dbecker" w:date="2016-01-07T14:06:00Z">
            <w:rPr>
              <w:rFonts w:ascii="Arial" w:hAnsi="Arial" w:cs="Arial"/>
              <w:spacing w:val="-3"/>
              <w:sz w:val="20"/>
              <w:szCs w:val="20"/>
            </w:rPr>
          </w:rPrChange>
        </w:rPr>
        <w:t>Vital signs</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38"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39" w:author="dbecker" w:date="2016-01-07T14:06:00Z">
            <w:rPr>
              <w:rFonts w:ascii="Arial" w:hAnsi="Arial" w:cs="Arial"/>
              <w:spacing w:val="-3"/>
              <w:sz w:val="20"/>
              <w:szCs w:val="20"/>
            </w:rPr>
          </w:rPrChange>
        </w:rPr>
        <w:t>Nature of injuries</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40"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41" w:author="dbecker" w:date="2016-01-07T14:06:00Z">
            <w:rPr>
              <w:rFonts w:ascii="Arial" w:hAnsi="Arial" w:cs="Arial"/>
              <w:spacing w:val="-3"/>
              <w:sz w:val="20"/>
              <w:szCs w:val="20"/>
            </w:rPr>
          </w:rPrChange>
        </w:rPr>
        <w:t>External radiation exposure levels</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42"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43" w:author="dbecker" w:date="2016-01-07T14:06:00Z">
            <w:rPr>
              <w:rFonts w:ascii="Arial" w:hAnsi="Arial" w:cs="Arial"/>
              <w:spacing w:val="-3"/>
              <w:sz w:val="20"/>
              <w:szCs w:val="20"/>
            </w:rPr>
          </w:rPrChange>
        </w:rPr>
        <w:t>Whether or not internal contamination may be a condition</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44"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45" w:author="dbecker" w:date="2016-01-07T14:06:00Z">
            <w:rPr>
              <w:rFonts w:ascii="Arial" w:hAnsi="Arial" w:cs="Arial"/>
              <w:spacing w:val="-3"/>
              <w:sz w:val="20"/>
              <w:szCs w:val="20"/>
            </w:rPr>
          </w:rPrChange>
        </w:rPr>
        <w:t>External clothing/skin contamination levels</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46"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47" w:author="dbecker" w:date="2016-01-07T14:06:00Z">
            <w:rPr>
              <w:rFonts w:ascii="Arial" w:hAnsi="Arial" w:cs="Arial"/>
              <w:spacing w:val="-3"/>
              <w:sz w:val="20"/>
              <w:szCs w:val="20"/>
            </w:rPr>
          </w:rPrChange>
        </w:rPr>
        <w:t>Whether or not contaminated wounds may be present</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48"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49" w:author="dbecker" w:date="2016-01-07T14:06:00Z">
            <w:rPr>
              <w:rFonts w:ascii="Arial" w:hAnsi="Arial" w:cs="Arial"/>
              <w:spacing w:val="-3"/>
              <w:sz w:val="20"/>
              <w:szCs w:val="20"/>
            </w:rPr>
          </w:rPrChange>
        </w:rPr>
        <w:t>Nature of accident/incident</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50"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51" w:author="dbecker" w:date="2016-01-07T14:06:00Z">
            <w:rPr>
              <w:rFonts w:ascii="Arial" w:hAnsi="Arial" w:cs="Arial"/>
              <w:spacing w:val="-3"/>
              <w:sz w:val="20"/>
              <w:szCs w:val="20"/>
            </w:rPr>
          </w:rPrChange>
        </w:rPr>
        <w:t>Medical protocols rendered/being rendered</w:t>
      </w:r>
    </w:p>
    <w:p w:rsidR="00F81E74" w:rsidRPr="000316CE" w:rsidRDefault="00F81E74" w:rsidP="00F81E74">
      <w:pPr>
        <w:numPr>
          <w:ilvl w:val="2"/>
          <w:numId w:val="9"/>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rPrChange w:id="1552"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53" w:author="dbecker" w:date="2016-01-07T14:06:00Z">
            <w:rPr>
              <w:rFonts w:ascii="Arial" w:hAnsi="Arial" w:cs="Arial"/>
              <w:spacing w:val="-3"/>
              <w:sz w:val="20"/>
              <w:szCs w:val="20"/>
            </w:rPr>
          </w:rPrChange>
        </w:rPr>
        <w:t>Estimate time of arrival (ETA) at hospital</w:t>
      </w:r>
    </w:p>
    <w:p w:rsidR="00F81E74" w:rsidRPr="000316CE" w:rsidRDefault="00F81E74" w:rsidP="00F81E74">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1554" w:author="dbecker" w:date="2016-01-07T14:06:00Z">
            <w:rPr>
              <w:rFonts w:ascii="Arial" w:hAnsi="Arial" w:cs="Arial"/>
              <w:spacing w:val="-3"/>
              <w:sz w:val="20"/>
              <w:szCs w:val="20"/>
            </w:rPr>
          </w:rPrChange>
        </w:rPr>
      </w:pP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55"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56" w:author="dbecker" w:date="2016-01-07T14:06:00Z">
            <w:rPr>
              <w:rFonts w:ascii="Arial" w:hAnsi="Arial" w:cs="Arial"/>
              <w:spacing w:val="-3"/>
              <w:sz w:val="20"/>
              <w:szCs w:val="20"/>
            </w:rPr>
          </w:rPrChange>
        </w:rPr>
        <w:t>Collect and retain for hospital analysis all patient fluids and any swabs or other materials, which may provide information regarding patient radiological condition.</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57"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58" w:author="dbecker" w:date="2016-01-07T14:06:00Z">
            <w:rPr>
              <w:rFonts w:ascii="Arial" w:hAnsi="Arial" w:cs="Arial"/>
              <w:spacing w:val="-3"/>
              <w:sz w:val="20"/>
              <w:szCs w:val="20"/>
            </w:rPr>
          </w:rPrChange>
        </w:rPr>
        <w:t>Upon arrival at the hospital, proceed to entrance to be used for processing a contaminated patient.  (See figures for Wentworth-Douglass, Elliot Hospital and Cheshire Medical Center).</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59"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60" w:author="dbecker" w:date="2016-01-07T14:06:00Z">
            <w:rPr>
              <w:rFonts w:ascii="Arial" w:hAnsi="Arial" w:cs="Arial"/>
              <w:spacing w:val="-3"/>
              <w:sz w:val="20"/>
              <w:szCs w:val="20"/>
            </w:rPr>
          </w:rPrChange>
        </w:rPr>
        <w:t>Position ambulance so that patient can be unloaded at the ground area covered with plastic.</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61"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62" w:author="dbecker" w:date="2016-01-07T14:06:00Z">
            <w:rPr>
              <w:rFonts w:ascii="Arial" w:hAnsi="Arial" w:cs="Arial"/>
              <w:spacing w:val="-3"/>
              <w:sz w:val="20"/>
              <w:szCs w:val="20"/>
            </w:rPr>
          </w:rPrChange>
        </w:rPr>
        <w:t>Assist Emergency Department staff with patient, as requested.</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63"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64" w:author="dbecker" w:date="2016-01-07T14:06:00Z">
            <w:rPr>
              <w:rFonts w:ascii="Arial" w:hAnsi="Arial" w:cs="Arial"/>
              <w:spacing w:val="-3"/>
              <w:sz w:val="20"/>
              <w:szCs w:val="20"/>
            </w:rPr>
          </w:rPrChange>
        </w:rPr>
        <w:t>Survey/be surveyed for personal contamination in accordance with hospital emergency plan.</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65"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66" w:author="dbecker" w:date="2016-01-07T14:06:00Z">
            <w:rPr>
              <w:rFonts w:ascii="Arial" w:hAnsi="Arial" w:cs="Arial"/>
              <w:spacing w:val="-3"/>
              <w:sz w:val="20"/>
              <w:szCs w:val="20"/>
            </w:rPr>
          </w:rPrChange>
        </w:rPr>
        <w:t>Decontaminate in hospital facilities, if necessary, in accordance with hospital emergency plan.</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67"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68" w:author="dbecker" w:date="2016-01-07T14:06:00Z">
            <w:rPr>
              <w:rFonts w:ascii="Arial" w:hAnsi="Arial" w:cs="Arial"/>
              <w:spacing w:val="-3"/>
              <w:sz w:val="20"/>
              <w:szCs w:val="20"/>
            </w:rPr>
          </w:rPrChange>
        </w:rPr>
        <w:t>Supply any additional pertinent information regarding the incident to hospital staffs for inclusion in the history write-up.</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69"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70" w:author="dbecker" w:date="2016-01-07T14:06:00Z">
            <w:rPr>
              <w:rFonts w:ascii="Arial" w:hAnsi="Arial" w:cs="Arial"/>
              <w:spacing w:val="-3"/>
              <w:sz w:val="20"/>
              <w:szCs w:val="20"/>
            </w:rPr>
          </w:rPrChange>
        </w:rPr>
        <w:t>Survey/have surveyed the interior and exterior of the ambulance in accordance with hospital emergency plan.  Decontaminate, as necessary, in coordination with hospital staff.</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71"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72" w:author="dbecker" w:date="2016-01-07T14:06:00Z">
            <w:rPr>
              <w:rFonts w:ascii="Arial" w:hAnsi="Arial" w:cs="Arial"/>
              <w:spacing w:val="-3"/>
              <w:sz w:val="20"/>
              <w:szCs w:val="20"/>
            </w:rPr>
          </w:rPrChange>
        </w:rPr>
        <w:t>Notify STSA when back in service and follow their instructions.</w:t>
      </w:r>
    </w:p>
    <w:p w:rsidR="00F81E74" w:rsidRPr="000316CE" w:rsidRDefault="00F81E74" w:rsidP="00F81E74">
      <w:pPr>
        <w:numPr>
          <w:ilvl w:val="0"/>
          <w:numId w:val="10"/>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40"/>
        <w:jc w:val="both"/>
        <w:rPr>
          <w:rFonts w:asciiTheme="majorHAnsi" w:hAnsiTheme="majorHAnsi" w:cs="Arial"/>
          <w:b/>
          <w:spacing w:val="-3"/>
          <w:sz w:val="20"/>
          <w:szCs w:val="20"/>
          <w:rPrChange w:id="1573" w:author="dbecker" w:date="2016-01-07T14:06:00Z">
            <w:rPr>
              <w:rFonts w:ascii="Arial" w:hAnsi="Arial" w:cs="Arial"/>
              <w:b/>
              <w:spacing w:val="-3"/>
              <w:sz w:val="20"/>
              <w:szCs w:val="20"/>
            </w:rPr>
          </w:rPrChange>
        </w:rPr>
      </w:pPr>
      <w:r w:rsidRPr="000316CE">
        <w:rPr>
          <w:rFonts w:asciiTheme="majorHAnsi" w:hAnsiTheme="majorHAnsi" w:cs="Arial"/>
          <w:spacing w:val="-3"/>
          <w:sz w:val="20"/>
          <w:szCs w:val="20"/>
          <w:rPrChange w:id="1574" w:author="dbecker" w:date="2016-01-07T14:06:00Z">
            <w:rPr>
              <w:rFonts w:ascii="Arial" w:hAnsi="Arial" w:cs="Arial"/>
              <w:spacing w:val="-3"/>
              <w:sz w:val="20"/>
              <w:szCs w:val="20"/>
            </w:rPr>
          </w:rPrChange>
        </w:rPr>
        <w:t>When service is completed, return dosimetry to the issue point at the staging area or the reception center, as directed.</w:t>
      </w:r>
    </w:p>
    <w:p w:rsidR="002065A5" w:rsidRPr="00ED71FD" w:rsidRDefault="00F81E74" w:rsidP="00C343F4">
      <w:pPr>
        <w:pStyle w:val="Heading2"/>
        <w:numPr>
          <w:ilvl w:val="1"/>
          <w:numId w:val="36"/>
        </w:numPr>
        <w:tabs>
          <w:tab w:val="clear" w:pos="1452"/>
          <w:tab w:val="num" w:pos="720"/>
        </w:tabs>
        <w:ind w:hanging="1092"/>
        <w:rPr>
          <w:rFonts w:ascii="Cambria" w:hAnsi="Cambria"/>
          <w:i w:val="0"/>
          <w:iCs w:val="0"/>
          <w:color w:val="0070C0"/>
          <w:sz w:val="20"/>
          <w:rPrChange w:id="1575" w:author="dbecker" w:date="2015-10-07T12:48:00Z">
            <w:rPr>
              <w:i w:val="0"/>
              <w:iCs w:val="0"/>
              <w:sz w:val="20"/>
            </w:rPr>
          </w:rPrChange>
        </w:rPr>
      </w:pPr>
      <w:bookmarkStart w:id="1576" w:name="_Toc431372803"/>
      <w:r w:rsidRPr="00ED71FD">
        <w:rPr>
          <w:rFonts w:ascii="Cambria" w:hAnsi="Cambria"/>
          <w:i w:val="0"/>
          <w:iCs w:val="0"/>
          <w:color w:val="0070C0"/>
          <w:sz w:val="20"/>
          <w:rPrChange w:id="1577" w:author="dbecker" w:date="2015-10-07T12:48:00Z">
            <w:rPr>
              <w:i w:val="0"/>
              <w:iCs w:val="0"/>
              <w:sz w:val="20"/>
            </w:rPr>
          </w:rPrChange>
        </w:rPr>
        <w:t>Ra</w:t>
      </w:r>
      <w:r w:rsidR="002065A5" w:rsidRPr="00ED71FD">
        <w:rPr>
          <w:rFonts w:ascii="Cambria" w:hAnsi="Cambria"/>
          <w:i w:val="0"/>
          <w:iCs w:val="0"/>
          <w:color w:val="0070C0"/>
          <w:sz w:val="20"/>
          <w:rPrChange w:id="1578" w:author="dbecker" w:date="2015-10-07T12:48:00Z">
            <w:rPr>
              <w:i w:val="0"/>
              <w:iCs w:val="0"/>
              <w:sz w:val="20"/>
            </w:rPr>
          </w:rPrChange>
        </w:rPr>
        <w:t>diological Exposure and Control</w:t>
      </w:r>
      <w:bookmarkEnd w:id="1576"/>
    </w:p>
    <w:p w:rsidR="006A3074" w:rsidRPr="000316CE" w:rsidRDefault="00F51E60" w:rsidP="006A3074">
      <w:pPr>
        <w:ind w:left="720"/>
        <w:jc w:val="both"/>
        <w:rPr>
          <w:rFonts w:asciiTheme="majorHAnsi" w:hAnsiTheme="majorHAnsi" w:cs="Arial"/>
          <w:sz w:val="20"/>
          <w:szCs w:val="20"/>
          <w:rPrChange w:id="1579" w:author="dbecker" w:date="2016-01-07T14:06:00Z">
            <w:rPr>
              <w:rFonts w:ascii="Arial" w:hAnsi="Arial" w:cs="Arial"/>
              <w:sz w:val="20"/>
              <w:szCs w:val="20"/>
            </w:rPr>
          </w:rPrChange>
        </w:rPr>
      </w:pPr>
      <w:r w:rsidRPr="000316CE">
        <w:rPr>
          <w:rFonts w:asciiTheme="majorHAnsi" w:hAnsiTheme="majorHAnsi" w:cs="Arial"/>
          <w:sz w:val="20"/>
          <w:szCs w:val="20"/>
          <w:rPrChange w:id="1580" w:author="dbecker" w:date="2016-01-07T14:06:00Z">
            <w:rPr>
              <w:rFonts w:ascii="Arial" w:hAnsi="Arial" w:cs="Arial"/>
              <w:sz w:val="20"/>
              <w:szCs w:val="20"/>
            </w:rPr>
          </w:rPrChange>
        </w:rPr>
        <w:t>The purpose of exposure control is to protect emergency workers by restricting their exposure to radioactive materials in a manner consistent with Environmental Protection Agency (EPA) Protective Action Guides (PAGs) and to provide a means for monitoring and decontamination of individuals and materials.  Radiological exposure control provides a method for minimizing exposures to individual emergency workers by providing a system for monitoring and recording each emergency worker’s</w:t>
      </w:r>
      <w:r w:rsidR="00284312" w:rsidRPr="000316CE">
        <w:rPr>
          <w:rFonts w:asciiTheme="majorHAnsi" w:hAnsiTheme="majorHAnsi" w:cs="Arial"/>
          <w:sz w:val="20"/>
          <w:szCs w:val="20"/>
          <w:rPrChange w:id="1581" w:author="dbecker" w:date="2016-01-07T14:06:00Z">
            <w:rPr>
              <w:rFonts w:ascii="Arial" w:hAnsi="Arial" w:cs="Arial"/>
              <w:sz w:val="20"/>
              <w:szCs w:val="20"/>
            </w:rPr>
          </w:rPrChange>
        </w:rPr>
        <w:t xml:space="preserve"> exposure and providing a decision-making procedure for evaluating predicted or actual exposures.  These guidelines are conservative and consistent with accepted radiological health procedures.</w:t>
      </w:r>
      <w:r w:rsidR="00B527BC" w:rsidRPr="000316CE">
        <w:rPr>
          <w:rFonts w:asciiTheme="majorHAnsi" w:hAnsiTheme="majorHAnsi" w:cs="Arial"/>
          <w:sz w:val="20"/>
          <w:szCs w:val="20"/>
          <w:rPrChange w:id="1582" w:author="dbecker" w:date="2016-01-07T14:06:00Z">
            <w:rPr>
              <w:rFonts w:ascii="Arial" w:hAnsi="Arial" w:cs="Arial"/>
              <w:sz w:val="20"/>
              <w:szCs w:val="20"/>
            </w:rPr>
          </w:rPrChange>
        </w:rPr>
        <w:tab/>
      </w:r>
      <w:r w:rsidR="00B527BC" w:rsidRPr="000316CE">
        <w:rPr>
          <w:rFonts w:asciiTheme="majorHAnsi" w:hAnsiTheme="majorHAnsi" w:cs="Arial"/>
          <w:sz w:val="20"/>
          <w:szCs w:val="20"/>
          <w:rPrChange w:id="1583" w:author="dbecker" w:date="2016-01-07T14:06:00Z">
            <w:rPr>
              <w:rFonts w:ascii="Arial" w:hAnsi="Arial" w:cs="Arial"/>
              <w:sz w:val="20"/>
              <w:szCs w:val="20"/>
            </w:rPr>
          </w:rPrChange>
        </w:rPr>
        <w:tab/>
      </w:r>
      <w:r w:rsidR="00B527BC" w:rsidRPr="000316CE">
        <w:rPr>
          <w:rFonts w:asciiTheme="majorHAnsi" w:hAnsiTheme="majorHAnsi" w:cs="Arial"/>
          <w:sz w:val="20"/>
          <w:szCs w:val="20"/>
          <w:rPrChange w:id="1584" w:author="dbecker" w:date="2016-01-07T14:06:00Z">
            <w:rPr>
              <w:rFonts w:ascii="Arial" w:hAnsi="Arial" w:cs="Arial"/>
              <w:sz w:val="20"/>
              <w:szCs w:val="20"/>
            </w:rPr>
          </w:rPrChange>
        </w:rPr>
        <w:tab/>
      </w:r>
      <w:r w:rsidR="00B527BC" w:rsidRPr="000316CE">
        <w:rPr>
          <w:rFonts w:asciiTheme="majorHAnsi" w:hAnsiTheme="majorHAnsi" w:cs="Arial"/>
          <w:sz w:val="20"/>
          <w:szCs w:val="20"/>
          <w:rPrChange w:id="1585" w:author="dbecker" w:date="2016-01-07T14:06:00Z">
            <w:rPr>
              <w:rFonts w:ascii="Arial" w:hAnsi="Arial" w:cs="Arial"/>
              <w:sz w:val="20"/>
              <w:szCs w:val="20"/>
            </w:rPr>
          </w:rPrChange>
        </w:rPr>
        <w:tab/>
      </w:r>
      <w:r w:rsidR="00B527BC" w:rsidRPr="000316CE">
        <w:rPr>
          <w:rFonts w:asciiTheme="majorHAnsi" w:hAnsiTheme="majorHAnsi" w:cs="Arial"/>
          <w:sz w:val="20"/>
          <w:szCs w:val="20"/>
          <w:rPrChange w:id="1586" w:author="dbecker" w:date="2016-01-07T14:06:00Z">
            <w:rPr>
              <w:rFonts w:ascii="Arial" w:hAnsi="Arial" w:cs="Arial"/>
              <w:sz w:val="20"/>
              <w:szCs w:val="20"/>
            </w:rPr>
          </w:rPrChange>
        </w:rPr>
        <w:tab/>
      </w:r>
      <w:r w:rsidR="00B527BC" w:rsidRPr="000316CE">
        <w:rPr>
          <w:rFonts w:asciiTheme="majorHAnsi" w:hAnsiTheme="majorHAnsi" w:cs="Arial"/>
          <w:sz w:val="20"/>
          <w:szCs w:val="20"/>
          <w:rPrChange w:id="1587" w:author="dbecker" w:date="2016-01-07T14:06:00Z">
            <w:rPr>
              <w:rFonts w:ascii="Arial" w:hAnsi="Arial" w:cs="Arial"/>
              <w:sz w:val="20"/>
              <w:szCs w:val="20"/>
            </w:rPr>
          </w:rPrChange>
        </w:rPr>
        <w:tab/>
      </w:r>
      <w:r w:rsidR="00B527BC" w:rsidRPr="000316CE">
        <w:rPr>
          <w:rFonts w:asciiTheme="majorHAnsi" w:hAnsiTheme="majorHAnsi" w:cs="Arial"/>
          <w:sz w:val="20"/>
          <w:szCs w:val="20"/>
          <w:rPrChange w:id="1588" w:author="dbecker" w:date="2016-01-07T14:06:00Z">
            <w:rPr>
              <w:rFonts w:ascii="Arial" w:hAnsi="Arial" w:cs="Arial"/>
              <w:sz w:val="20"/>
              <w:szCs w:val="20"/>
            </w:rPr>
          </w:rPrChange>
        </w:rPr>
        <w:tab/>
      </w:r>
      <w:r w:rsidR="00B527BC" w:rsidRPr="000316CE">
        <w:rPr>
          <w:rFonts w:asciiTheme="majorHAnsi" w:hAnsiTheme="majorHAnsi" w:cs="Arial"/>
          <w:sz w:val="20"/>
          <w:szCs w:val="20"/>
          <w:rPrChange w:id="1589" w:author="dbecker" w:date="2016-01-07T14:06:00Z">
            <w:rPr>
              <w:rFonts w:ascii="Arial" w:hAnsi="Arial" w:cs="Arial"/>
              <w:sz w:val="20"/>
              <w:szCs w:val="20"/>
            </w:rPr>
          </w:rPrChange>
        </w:rPr>
        <w:tab/>
      </w:r>
      <w:bookmarkStart w:id="1590" w:name="_Toc276990638"/>
    </w:p>
    <w:p w:rsidR="00284312" w:rsidRPr="00284312" w:rsidDel="00FE50A3" w:rsidRDefault="006A3074" w:rsidP="006A3074">
      <w:pPr>
        <w:pStyle w:val="Heading3"/>
        <w:ind w:left="720"/>
        <w:rPr>
          <w:del w:id="1591" w:author="dbecker" w:date="2015-10-07T12:48:00Z"/>
          <w:sz w:val="20"/>
        </w:rPr>
      </w:pPr>
      <w:del w:id="1592" w:author="Richards, Alexander" w:date="2015-10-14T11:59:00Z">
        <w:r w:rsidDel="000352C3">
          <w:rPr>
            <w:sz w:val="20"/>
            <w:szCs w:val="20"/>
          </w:rPr>
          <w:delText xml:space="preserve"> </w:delText>
        </w:r>
        <w:bookmarkStart w:id="1593" w:name="_Toc431372804"/>
        <w:r w:rsidR="00F35110" w:rsidDel="000352C3">
          <w:rPr>
            <w:sz w:val="20"/>
            <w:szCs w:val="20"/>
          </w:rPr>
          <w:delText xml:space="preserve">1.  </w:delText>
        </w:r>
        <w:r w:rsidR="00284312" w:rsidRPr="00284312" w:rsidDel="000352C3">
          <w:rPr>
            <w:sz w:val="20"/>
          </w:rPr>
          <w:delText>Emergency Worker Information</w:delText>
        </w:r>
        <w:bookmarkEnd w:id="1590"/>
        <w:r w:rsidR="008E31D1" w:rsidDel="000352C3">
          <w:rPr>
            <w:sz w:val="20"/>
          </w:rPr>
          <w:delText xml:space="preserve"> </w:delText>
        </w:r>
        <w:r w:rsidR="00235F85" w:rsidDel="000352C3">
          <w:rPr>
            <w:sz w:val="20"/>
          </w:rPr>
          <w:delText>Job Aid</w:delText>
        </w:r>
      </w:del>
      <w:bookmarkEnd w:id="1593"/>
    </w:p>
    <w:p w:rsidR="00284312" w:rsidRDefault="00284312" w:rsidP="00284312">
      <w:pPr>
        <w:rPr>
          <w:ins w:id="1594" w:author="dbecker" w:date="2015-10-07T12:48:00Z"/>
          <w:rFonts w:ascii="Arial" w:hAnsi="Arial" w:cs="Arial"/>
          <w:b/>
          <w:sz w:val="20"/>
          <w:szCs w:val="20"/>
          <w:u w:val="single"/>
        </w:rPr>
      </w:pPr>
    </w:p>
    <w:p w:rsidR="00FE50A3" w:rsidDel="003D0D59" w:rsidRDefault="00FE50A3" w:rsidP="00284312">
      <w:pPr>
        <w:rPr>
          <w:ins w:id="1595" w:author="dbecker" w:date="2015-10-07T12:48:00Z"/>
          <w:del w:id="1596" w:author="Bartlett, Laura" w:date="2015-10-27T09:41:00Z"/>
          <w:rFonts w:ascii="Arial" w:hAnsi="Arial" w:cs="Arial"/>
          <w:b/>
          <w:sz w:val="20"/>
          <w:szCs w:val="20"/>
          <w:u w:val="single"/>
        </w:rPr>
      </w:pPr>
    </w:p>
    <w:p w:rsidR="00FE50A3" w:rsidDel="003D0D59" w:rsidRDefault="00FE50A3" w:rsidP="00284312">
      <w:pPr>
        <w:rPr>
          <w:del w:id="1597" w:author="Bartlett, Laura" w:date="2015-10-27T09:41:00Z"/>
          <w:rFonts w:ascii="Arial" w:hAnsi="Arial" w:cs="Arial"/>
          <w:b/>
          <w:sz w:val="20"/>
          <w:szCs w:val="20"/>
          <w:u w:val="single"/>
        </w:rPr>
      </w:pPr>
    </w:p>
    <w:p w:rsidR="00D55D6C" w:rsidDel="003D0D59" w:rsidRDefault="00D55D6C" w:rsidP="00235F85">
      <w:pPr>
        <w:rPr>
          <w:del w:id="1598" w:author="Bartlett, Laura" w:date="2015-10-27T09:41:00Z"/>
          <w:rFonts w:ascii="Arial" w:hAnsi="Arial" w:cs="Arial"/>
          <w:b/>
          <w:sz w:val="20"/>
          <w:szCs w:val="20"/>
          <w:u w:val="single"/>
        </w:rPr>
      </w:pPr>
    </w:p>
    <w:p w:rsidR="00D55D6C" w:rsidDel="003D0D59" w:rsidRDefault="00D55D6C" w:rsidP="00235F85">
      <w:pPr>
        <w:rPr>
          <w:del w:id="1599" w:author="Bartlett, Laura" w:date="2015-10-27T09:41:00Z"/>
          <w:rFonts w:ascii="Arial" w:hAnsi="Arial" w:cs="Arial"/>
          <w:b/>
          <w:sz w:val="20"/>
          <w:szCs w:val="20"/>
          <w:u w:val="single"/>
        </w:rPr>
      </w:pPr>
    </w:p>
    <w:p w:rsidR="00D55D6C" w:rsidRDefault="00D55D6C" w:rsidP="00235F85">
      <w:pPr>
        <w:rPr>
          <w:rFonts w:ascii="Arial" w:hAnsi="Arial" w:cs="Arial"/>
          <w:b/>
          <w:sz w:val="20"/>
          <w:szCs w:val="20"/>
          <w:u w:val="single"/>
        </w:rPr>
      </w:pPr>
    </w:p>
    <w:p w:rsidR="00D55D6C" w:rsidDel="000352C3" w:rsidRDefault="00D55D6C" w:rsidP="00235F85">
      <w:pPr>
        <w:rPr>
          <w:del w:id="1600" w:author="Richards, Alexander" w:date="2015-10-14T11:59:00Z"/>
          <w:rFonts w:ascii="Arial" w:hAnsi="Arial" w:cs="Arial"/>
          <w:b/>
          <w:sz w:val="20"/>
          <w:szCs w:val="20"/>
          <w:u w:val="single"/>
        </w:rPr>
      </w:pPr>
    </w:p>
    <w:p w:rsidR="006B22A9" w:rsidDel="000352C3" w:rsidRDefault="006B22A9" w:rsidP="00235F85">
      <w:pPr>
        <w:rPr>
          <w:del w:id="1601" w:author="Richards, Alexander" w:date="2015-10-14T11:59:00Z"/>
          <w:rFonts w:ascii="Arial" w:hAnsi="Arial" w:cs="Arial"/>
          <w:b/>
          <w:sz w:val="20"/>
          <w:szCs w:val="20"/>
          <w:u w:val="single"/>
        </w:rPr>
      </w:pPr>
    </w:p>
    <w:p w:rsidR="006B22A9" w:rsidDel="000352C3" w:rsidRDefault="006B22A9" w:rsidP="00235F85">
      <w:pPr>
        <w:rPr>
          <w:del w:id="1602" w:author="Richards, Alexander" w:date="2015-10-14T11:59:00Z"/>
          <w:rFonts w:ascii="Arial" w:hAnsi="Arial" w:cs="Arial"/>
          <w:b/>
          <w:sz w:val="20"/>
          <w:szCs w:val="20"/>
          <w:u w:val="single"/>
        </w:rPr>
      </w:pPr>
    </w:p>
    <w:p w:rsidR="006B22A9" w:rsidDel="000352C3" w:rsidRDefault="006B22A9" w:rsidP="00235F85">
      <w:pPr>
        <w:rPr>
          <w:del w:id="1603" w:author="Richards, Alexander" w:date="2015-10-14T11:59:00Z"/>
          <w:rFonts w:ascii="Arial" w:hAnsi="Arial" w:cs="Arial"/>
          <w:b/>
          <w:sz w:val="20"/>
          <w:szCs w:val="20"/>
          <w:u w:val="single"/>
        </w:rPr>
      </w:pPr>
    </w:p>
    <w:p w:rsidR="006B22A9" w:rsidDel="000352C3" w:rsidRDefault="006B22A9" w:rsidP="00235F85">
      <w:pPr>
        <w:rPr>
          <w:del w:id="1604" w:author="Richards, Alexander" w:date="2015-10-14T11:59:00Z"/>
          <w:rFonts w:ascii="Arial" w:hAnsi="Arial" w:cs="Arial"/>
          <w:b/>
          <w:sz w:val="20"/>
          <w:szCs w:val="20"/>
          <w:u w:val="single"/>
        </w:rPr>
      </w:pPr>
    </w:p>
    <w:p w:rsidR="006B22A9" w:rsidDel="000352C3" w:rsidRDefault="006B22A9" w:rsidP="00235F85">
      <w:pPr>
        <w:rPr>
          <w:del w:id="1605" w:author="Richards, Alexander" w:date="2015-10-14T11:59:00Z"/>
          <w:rFonts w:ascii="Arial" w:hAnsi="Arial" w:cs="Arial"/>
          <w:b/>
          <w:sz w:val="20"/>
          <w:szCs w:val="20"/>
          <w:u w:val="single"/>
        </w:rPr>
      </w:pPr>
    </w:p>
    <w:p w:rsidR="006B22A9" w:rsidDel="000352C3" w:rsidRDefault="006B22A9" w:rsidP="00235F85">
      <w:pPr>
        <w:rPr>
          <w:del w:id="1606" w:author="Richards, Alexander" w:date="2015-10-14T11:59:00Z"/>
          <w:rFonts w:ascii="Arial" w:hAnsi="Arial" w:cs="Arial"/>
          <w:b/>
          <w:sz w:val="20"/>
          <w:szCs w:val="20"/>
          <w:u w:val="single"/>
        </w:rPr>
      </w:pPr>
    </w:p>
    <w:p w:rsidR="006B22A9" w:rsidDel="000352C3" w:rsidRDefault="006B22A9" w:rsidP="00235F85">
      <w:pPr>
        <w:rPr>
          <w:del w:id="1607" w:author="Richards, Alexander" w:date="2015-10-14T11:59:00Z"/>
          <w:rFonts w:ascii="Arial" w:hAnsi="Arial" w:cs="Arial"/>
          <w:b/>
          <w:sz w:val="20"/>
          <w:szCs w:val="20"/>
          <w:u w:val="single"/>
        </w:rPr>
      </w:pPr>
    </w:p>
    <w:p w:rsidR="006B22A9" w:rsidDel="000352C3" w:rsidRDefault="006B22A9" w:rsidP="00235F85">
      <w:pPr>
        <w:rPr>
          <w:del w:id="1608" w:author="Richards, Alexander" w:date="2015-10-14T11:59:00Z"/>
          <w:rFonts w:ascii="Arial" w:hAnsi="Arial" w:cs="Arial"/>
          <w:b/>
          <w:sz w:val="20"/>
          <w:szCs w:val="20"/>
          <w:u w:val="single"/>
        </w:rPr>
      </w:pPr>
    </w:p>
    <w:p w:rsidR="006B22A9" w:rsidDel="000352C3" w:rsidRDefault="006B22A9" w:rsidP="00235F85">
      <w:pPr>
        <w:rPr>
          <w:del w:id="1609" w:author="Richards, Alexander" w:date="2015-10-14T11:59:00Z"/>
          <w:rFonts w:ascii="Arial" w:hAnsi="Arial" w:cs="Arial"/>
          <w:b/>
          <w:sz w:val="20"/>
          <w:szCs w:val="20"/>
          <w:u w:val="single"/>
        </w:rPr>
      </w:pPr>
    </w:p>
    <w:p w:rsidR="006B22A9" w:rsidDel="000352C3" w:rsidRDefault="006B22A9" w:rsidP="00235F85">
      <w:pPr>
        <w:rPr>
          <w:del w:id="1610" w:author="Richards, Alexander" w:date="2015-10-14T11:59:00Z"/>
          <w:rFonts w:ascii="Arial" w:hAnsi="Arial" w:cs="Arial"/>
          <w:b/>
          <w:sz w:val="20"/>
          <w:szCs w:val="20"/>
          <w:u w:val="single"/>
        </w:rPr>
      </w:pPr>
    </w:p>
    <w:p w:rsidR="006B22A9" w:rsidDel="000352C3" w:rsidRDefault="006B22A9" w:rsidP="00235F85">
      <w:pPr>
        <w:rPr>
          <w:del w:id="1611" w:author="Richards, Alexander" w:date="2015-10-14T11:59:00Z"/>
          <w:rFonts w:ascii="Arial" w:hAnsi="Arial" w:cs="Arial"/>
          <w:b/>
          <w:sz w:val="20"/>
          <w:szCs w:val="20"/>
          <w:u w:val="single"/>
        </w:rPr>
      </w:pPr>
    </w:p>
    <w:p w:rsidR="00235F85" w:rsidRPr="00ED71FD" w:rsidRDefault="00235F85" w:rsidP="00235F85">
      <w:pPr>
        <w:rPr>
          <w:rFonts w:ascii="Cambria" w:hAnsi="Cambria" w:cs="Arial"/>
          <w:b/>
          <w:color w:val="0070C0"/>
          <w:sz w:val="20"/>
          <w:szCs w:val="20"/>
          <w:u w:val="single"/>
          <w:rPrChange w:id="1612" w:author="dbecker" w:date="2015-10-07T12:48:00Z">
            <w:rPr>
              <w:rFonts w:ascii="Arial" w:hAnsi="Arial" w:cs="Arial"/>
              <w:b/>
              <w:sz w:val="20"/>
              <w:szCs w:val="20"/>
              <w:u w:val="single"/>
            </w:rPr>
          </w:rPrChange>
        </w:rPr>
      </w:pPr>
      <w:r w:rsidRPr="00ED71FD">
        <w:rPr>
          <w:rFonts w:ascii="Cambria" w:hAnsi="Cambria" w:cs="Arial"/>
          <w:b/>
          <w:color w:val="0070C0"/>
          <w:sz w:val="20"/>
          <w:szCs w:val="20"/>
          <w:u w:val="single"/>
          <w:rPrChange w:id="1613" w:author="dbecker" w:date="2015-10-07T12:48:00Z">
            <w:rPr>
              <w:rFonts w:ascii="Arial" w:hAnsi="Arial" w:cs="Arial"/>
              <w:b/>
              <w:sz w:val="20"/>
              <w:szCs w:val="20"/>
              <w:u w:val="single"/>
            </w:rPr>
          </w:rPrChange>
        </w:rPr>
        <w:t>Emergency Worker Information Job Aid</w:t>
      </w:r>
    </w:p>
    <w:p w:rsidR="00235F85" w:rsidRDefault="00235F85" w:rsidP="00235F85">
      <w:pPr>
        <w:rPr>
          <w:rFonts w:ascii="Arial" w:hAnsi="Arial" w:cs="Arial"/>
          <w:b/>
          <w:sz w:val="20"/>
          <w:szCs w:val="20"/>
          <w:u w:val="single"/>
        </w:rPr>
      </w:pPr>
    </w:p>
    <w:p w:rsidR="00235F85" w:rsidRPr="00D34F27" w:rsidRDefault="00235F85" w:rsidP="003B7B2F">
      <w:pPr>
        <w:numPr>
          <w:ilvl w:val="0"/>
          <w:numId w:val="91"/>
        </w:numPr>
        <w:tabs>
          <w:tab w:val="clear" w:pos="1260"/>
          <w:tab w:val="num" w:pos="72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990"/>
        <w:jc w:val="both"/>
        <w:rPr>
          <w:rFonts w:ascii="Arial" w:hAnsi="Arial" w:cs="Arial"/>
          <w:b/>
          <w:spacing w:val="-3"/>
          <w:sz w:val="20"/>
        </w:rPr>
      </w:pPr>
      <w:r w:rsidRPr="00D34F27">
        <w:rPr>
          <w:rFonts w:ascii="Arial" w:hAnsi="Arial" w:cs="Arial"/>
          <w:b/>
          <w:spacing w:val="-3"/>
          <w:sz w:val="20"/>
        </w:rPr>
        <w:t>Wearing the Self-Reading Dosimeters (SRDs) and Thermoluminescent Dosimeters(TLDs)</w:t>
      </w:r>
    </w:p>
    <w:p w:rsidR="00235F85" w:rsidRPr="00D34F27" w:rsidRDefault="00235F85" w:rsidP="00235F85">
      <w:pPr>
        <w:tabs>
          <w:tab w:val="left" w:pos="126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900"/>
        <w:jc w:val="both"/>
        <w:rPr>
          <w:rFonts w:ascii="Arial" w:hAnsi="Arial" w:cs="Arial"/>
          <w:spacing w:val="-3"/>
          <w:sz w:val="20"/>
        </w:rPr>
      </w:pPr>
    </w:p>
    <w:p w:rsidR="00235F85" w:rsidRPr="000316CE" w:rsidRDefault="00235F85">
      <w:pPr>
        <w:numPr>
          <w:ilvl w:val="0"/>
          <w:numId w:val="128"/>
        </w:numPr>
        <w:tabs>
          <w:tab w:val="left" w:pos="1080"/>
          <w:tab w:val="left" w:pos="1440"/>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1614" w:author="dbecker" w:date="2016-01-07T14:07:00Z">
            <w:rPr>
              <w:rFonts w:ascii="Arial" w:hAnsi="Arial" w:cs="Arial"/>
              <w:spacing w:val="-3"/>
              <w:sz w:val="20"/>
            </w:rPr>
          </w:rPrChange>
        </w:rPr>
        <w:pPrChange w:id="1615" w:author="dbecker" w:date="2016-01-07T14:07:00Z">
          <w:pPr>
            <w:numPr>
              <w:numId w:val="92"/>
            </w:numPr>
            <w:tabs>
              <w:tab w:val="left" w:pos="1080"/>
              <w:tab w:val="left" w:pos="1440"/>
              <w:tab w:val="left" w:pos="4309"/>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16" w:author="dbecker" w:date="2016-01-07T14:07:00Z">
            <w:rPr>
              <w:rFonts w:ascii="Arial" w:hAnsi="Arial" w:cs="Arial"/>
              <w:spacing w:val="-3"/>
              <w:sz w:val="20"/>
            </w:rPr>
          </w:rPrChange>
        </w:rPr>
        <w:t>Wear SRDs and TLD in area of body between shoulders and waist</w:t>
      </w:r>
    </w:p>
    <w:p w:rsidR="00235F85" w:rsidRPr="000316CE" w:rsidRDefault="00235F85">
      <w:pPr>
        <w:numPr>
          <w:ilvl w:val="0"/>
          <w:numId w:val="128"/>
        </w:numPr>
        <w:tabs>
          <w:tab w:val="left" w:pos="720"/>
          <w:tab w:val="left" w:pos="900"/>
          <w:tab w:val="left" w:pos="1080"/>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1617" w:author="dbecker" w:date="2016-01-07T14:07:00Z">
            <w:rPr>
              <w:rFonts w:ascii="Arial" w:hAnsi="Arial" w:cs="Arial"/>
              <w:spacing w:val="-3"/>
              <w:sz w:val="20"/>
            </w:rPr>
          </w:rPrChange>
        </w:rPr>
        <w:pPrChange w:id="1618" w:author="dbecker" w:date="2016-01-07T14:07:00Z">
          <w:pPr>
            <w:numPr>
              <w:numId w:val="42"/>
            </w:numPr>
            <w:tabs>
              <w:tab w:val="left" w:pos="720"/>
              <w:tab w:val="left" w:pos="900"/>
              <w:tab w:val="left" w:pos="1080"/>
              <w:tab w:val="left" w:pos="1440"/>
              <w:tab w:val="left" w:pos="3553"/>
              <w:tab w:val="left" w:pos="4309"/>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19" w:author="dbecker" w:date="2016-01-07T14:07:00Z">
            <w:rPr>
              <w:rFonts w:ascii="Arial" w:hAnsi="Arial" w:cs="Arial"/>
              <w:spacing w:val="-3"/>
              <w:sz w:val="20"/>
            </w:rPr>
          </w:rPrChange>
        </w:rPr>
        <w:t>Securely clip SRDs and TLD to clothing</w:t>
      </w:r>
    </w:p>
    <w:p w:rsidR="00235F85" w:rsidRPr="000316CE" w:rsidRDefault="00235F85">
      <w:pPr>
        <w:numPr>
          <w:ilvl w:val="0"/>
          <w:numId w:val="128"/>
        </w:numPr>
        <w:tabs>
          <w:tab w:val="left" w:pos="720"/>
          <w:tab w:val="left" w:pos="900"/>
          <w:tab w:val="left" w:pos="1080"/>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1620" w:author="dbecker" w:date="2016-01-07T14:07:00Z">
            <w:rPr>
              <w:rFonts w:ascii="Arial" w:hAnsi="Arial" w:cs="Arial"/>
              <w:spacing w:val="-3"/>
              <w:sz w:val="20"/>
            </w:rPr>
          </w:rPrChange>
        </w:rPr>
        <w:pPrChange w:id="1621" w:author="dbecker" w:date="2016-01-07T14:07:00Z">
          <w:pPr>
            <w:numPr>
              <w:numId w:val="42"/>
            </w:numPr>
            <w:tabs>
              <w:tab w:val="left" w:pos="720"/>
              <w:tab w:val="left" w:pos="900"/>
              <w:tab w:val="left" w:pos="1080"/>
              <w:tab w:val="left" w:pos="1440"/>
              <w:tab w:val="left" w:pos="3553"/>
              <w:tab w:val="left" w:pos="4309"/>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22" w:author="dbecker" w:date="2016-01-07T14:07:00Z">
            <w:rPr>
              <w:rFonts w:ascii="Arial" w:hAnsi="Arial" w:cs="Arial"/>
              <w:spacing w:val="-3"/>
              <w:sz w:val="20"/>
            </w:rPr>
          </w:rPrChange>
        </w:rPr>
        <w:t>Wear SRDs and TLD side by side</w:t>
      </w:r>
    </w:p>
    <w:p w:rsidR="00235F85" w:rsidRPr="00D34F27" w:rsidRDefault="00235F85" w:rsidP="00235F85">
      <w:pPr>
        <w:tabs>
          <w:tab w:val="left" w:pos="720"/>
          <w:tab w:val="left" w:pos="900"/>
          <w:tab w:val="left" w:pos="1080"/>
          <w:tab w:val="left" w:pos="1440"/>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Arial" w:hAnsi="Arial" w:cs="Arial"/>
          <w:spacing w:val="-3"/>
          <w:sz w:val="20"/>
        </w:rPr>
      </w:pPr>
    </w:p>
    <w:p w:rsidR="00235F85" w:rsidRPr="00D34F27" w:rsidRDefault="00235F85" w:rsidP="003B7B2F">
      <w:pPr>
        <w:numPr>
          <w:ilvl w:val="0"/>
          <w:numId w:val="91"/>
        </w:num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ind w:hanging="990"/>
        <w:jc w:val="both"/>
        <w:rPr>
          <w:rFonts w:ascii="Arial" w:hAnsi="Arial" w:cs="Arial"/>
          <w:b/>
          <w:spacing w:val="-3"/>
          <w:sz w:val="20"/>
        </w:rPr>
      </w:pPr>
      <w:r w:rsidRPr="00D34F27">
        <w:rPr>
          <w:rFonts w:ascii="Arial" w:hAnsi="Arial" w:cs="Arial"/>
          <w:b/>
          <w:spacing w:val="-3"/>
          <w:sz w:val="20"/>
        </w:rPr>
        <w:t xml:space="preserve">Reading a </w:t>
      </w:r>
      <w:r w:rsidR="00D55D6C" w:rsidRPr="00D34F27">
        <w:rPr>
          <w:rFonts w:ascii="Arial" w:hAnsi="Arial" w:cs="Arial"/>
          <w:b/>
          <w:spacing w:val="-3"/>
          <w:sz w:val="20"/>
        </w:rPr>
        <w:t>Self-Reading</w:t>
      </w:r>
      <w:r w:rsidRPr="00D34F27">
        <w:rPr>
          <w:rFonts w:ascii="Arial" w:hAnsi="Arial" w:cs="Arial"/>
          <w:b/>
          <w:spacing w:val="-3"/>
          <w:sz w:val="20"/>
        </w:rPr>
        <w:t xml:space="preserve"> Dosimeter (SRD)</w:t>
      </w:r>
    </w:p>
    <w:p w:rsidR="00235F85" w:rsidRPr="00D34F27" w:rsidRDefault="00235F85" w:rsidP="00235F85">
      <w:p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ind w:left="900"/>
        <w:jc w:val="both"/>
        <w:rPr>
          <w:rFonts w:ascii="Arial" w:hAnsi="Arial" w:cs="Arial"/>
          <w:b/>
          <w:spacing w:val="-3"/>
          <w:sz w:val="20"/>
        </w:rPr>
      </w:pPr>
    </w:p>
    <w:p w:rsidR="00235F85" w:rsidRPr="000316CE" w:rsidRDefault="00235F85">
      <w:pPr>
        <w:numPr>
          <w:ilvl w:val="0"/>
          <w:numId w:val="42"/>
        </w:numPr>
        <w:tabs>
          <w:tab w:val="clear" w:pos="1440"/>
          <w:tab w:val="left" w:pos="720"/>
          <w:tab w:val="left" w:pos="900"/>
          <w:tab w:val="left" w:pos="1080"/>
          <w:tab w:val="num" w:pos="1800"/>
          <w:tab w:val="left" w:pos="2116"/>
          <w:tab w:val="left" w:pos="2340"/>
          <w:tab w:val="left" w:pos="4989"/>
          <w:tab w:val="left" w:pos="5745"/>
          <w:tab w:val="left" w:pos="6426"/>
          <w:tab w:val="left" w:pos="7182"/>
          <w:tab w:val="left" w:pos="7862"/>
          <w:tab w:val="left" w:pos="8618"/>
          <w:tab w:val="left" w:pos="9298"/>
          <w:tab w:val="left" w:pos="10054"/>
        </w:tabs>
        <w:suppressAutoHyphens/>
        <w:ind w:left="1800"/>
        <w:jc w:val="both"/>
        <w:rPr>
          <w:rFonts w:asciiTheme="majorHAnsi" w:hAnsiTheme="majorHAnsi" w:cs="Arial"/>
          <w:spacing w:val="-3"/>
          <w:sz w:val="20"/>
          <w:rPrChange w:id="1623" w:author="dbecker" w:date="2016-01-07T14:07:00Z">
            <w:rPr>
              <w:rFonts w:ascii="Arial" w:hAnsi="Arial" w:cs="Arial"/>
              <w:spacing w:val="-3"/>
              <w:sz w:val="20"/>
            </w:rPr>
          </w:rPrChange>
        </w:rPr>
        <w:pPrChange w:id="1624" w:author="dbecker" w:date="2016-01-07T14:07:00Z">
          <w:pPr>
            <w:numPr>
              <w:numId w:val="42"/>
            </w:numPr>
            <w:tabs>
              <w:tab w:val="left" w:pos="720"/>
              <w:tab w:val="left" w:pos="900"/>
              <w:tab w:val="left" w:pos="1080"/>
              <w:tab w:val="num" w:pos="1440"/>
              <w:tab w:val="left" w:pos="2116"/>
              <w:tab w:val="left" w:pos="2340"/>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25" w:author="dbecker" w:date="2016-01-07T14:07:00Z">
            <w:rPr>
              <w:rFonts w:ascii="Arial" w:hAnsi="Arial" w:cs="Arial"/>
              <w:spacing w:val="-3"/>
              <w:sz w:val="20"/>
            </w:rPr>
          </w:rPrChange>
        </w:rPr>
        <w:t>Point the SRD towards a light and look through the eyepiece (the end with the clip)-(Do not look directly towards the sun)</w:t>
      </w:r>
    </w:p>
    <w:p w:rsidR="00235F85" w:rsidRPr="000316CE" w:rsidRDefault="00235F85">
      <w:pPr>
        <w:numPr>
          <w:ilvl w:val="0"/>
          <w:numId w:val="42"/>
        </w:numPr>
        <w:tabs>
          <w:tab w:val="clear" w:pos="1440"/>
          <w:tab w:val="left" w:pos="720"/>
          <w:tab w:val="left" w:pos="900"/>
          <w:tab w:val="left" w:pos="1080"/>
          <w:tab w:val="num" w:pos="1800"/>
          <w:tab w:val="left" w:pos="2116"/>
          <w:tab w:val="left" w:pos="2340"/>
          <w:tab w:val="left" w:pos="4989"/>
          <w:tab w:val="left" w:pos="5745"/>
          <w:tab w:val="left" w:pos="6426"/>
          <w:tab w:val="left" w:pos="7182"/>
          <w:tab w:val="left" w:pos="7862"/>
          <w:tab w:val="left" w:pos="8618"/>
          <w:tab w:val="left" w:pos="9298"/>
          <w:tab w:val="left" w:pos="10054"/>
        </w:tabs>
        <w:suppressAutoHyphens/>
        <w:ind w:left="1800"/>
        <w:jc w:val="both"/>
        <w:rPr>
          <w:rFonts w:asciiTheme="majorHAnsi" w:hAnsiTheme="majorHAnsi" w:cs="Arial"/>
          <w:spacing w:val="-3"/>
          <w:sz w:val="20"/>
          <w:rPrChange w:id="1626" w:author="dbecker" w:date="2016-01-07T14:07:00Z">
            <w:rPr>
              <w:rFonts w:ascii="Arial" w:hAnsi="Arial" w:cs="Arial"/>
              <w:spacing w:val="-3"/>
              <w:sz w:val="20"/>
            </w:rPr>
          </w:rPrChange>
        </w:rPr>
        <w:pPrChange w:id="1627" w:author="dbecker" w:date="2016-01-07T14:07:00Z">
          <w:pPr>
            <w:numPr>
              <w:numId w:val="42"/>
            </w:numPr>
            <w:tabs>
              <w:tab w:val="left" w:pos="720"/>
              <w:tab w:val="left" w:pos="900"/>
              <w:tab w:val="left" w:pos="1080"/>
              <w:tab w:val="num" w:pos="1440"/>
              <w:tab w:val="left" w:pos="2116"/>
              <w:tab w:val="left" w:pos="2340"/>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28" w:author="dbecker" w:date="2016-01-07T14:07:00Z">
            <w:rPr>
              <w:rFonts w:ascii="Arial" w:hAnsi="Arial" w:cs="Arial"/>
              <w:spacing w:val="-3"/>
              <w:sz w:val="20"/>
            </w:rPr>
          </w:rPrChange>
        </w:rPr>
        <w:t>Rotate the SRD so the words ROENTGENS or MILLIROENTGENS appear right side up</w:t>
      </w:r>
    </w:p>
    <w:p w:rsidR="00235F85" w:rsidRPr="000316CE" w:rsidRDefault="00235F85">
      <w:pPr>
        <w:numPr>
          <w:ilvl w:val="0"/>
          <w:numId w:val="42"/>
        </w:numPr>
        <w:tabs>
          <w:tab w:val="clear" w:pos="1440"/>
          <w:tab w:val="left" w:pos="720"/>
          <w:tab w:val="left" w:pos="900"/>
          <w:tab w:val="left" w:pos="1080"/>
          <w:tab w:val="num" w:pos="1800"/>
          <w:tab w:val="left" w:pos="2116"/>
          <w:tab w:val="left" w:pos="2340"/>
          <w:tab w:val="left" w:pos="4989"/>
          <w:tab w:val="left" w:pos="5745"/>
          <w:tab w:val="left" w:pos="6426"/>
          <w:tab w:val="left" w:pos="7182"/>
          <w:tab w:val="left" w:pos="7862"/>
          <w:tab w:val="left" w:pos="8618"/>
          <w:tab w:val="left" w:pos="9298"/>
          <w:tab w:val="left" w:pos="10054"/>
        </w:tabs>
        <w:suppressAutoHyphens/>
        <w:ind w:left="1800"/>
        <w:jc w:val="both"/>
        <w:rPr>
          <w:rFonts w:asciiTheme="majorHAnsi" w:hAnsiTheme="majorHAnsi" w:cs="Arial"/>
          <w:spacing w:val="-3"/>
          <w:sz w:val="20"/>
          <w:rPrChange w:id="1629" w:author="dbecker" w:date="2016-01-07T14:07:00Z">
            <w:rPr>
              <w:rFonts w:ascii="Arial" w:hAnsi="Arial" w:cs="Arial"/>
              <w:spacing w:val="-3"/>
              <w:sz w:val="20"/>
            </w:rPr>
          </w:rPrChange>
        </w:rPr>
        <w:pPrChange w:id="1630" w:author="dbecker" w:date="2016-01-07T14:07:00Z">
          <w:pPr>
            <w:numPr>
              <w:numId w:val="42"/>
            </w:numPr>
            <w:tabs>
              <w:tab w:val="left" w:pos="720"/>
              <w:tab w:val="left" w:pos="900"/>
              <w:tab w:val="left" w:pos="1080"/>
              <w:tab w:val="num" w:pos="1440"/>
              <w:tab w:val="left" w:pos="2116"/>
              <w:tab w:val="left" w:pos="2340"/>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31" w:author="dbecker" w:date="2016-01-07T14:07:00Z">
            <w:rPr>
              <w:rFonts w:ascii="Arial" w:hAnsi="Arial" w:cs="Arial"/>
              <w:spacing w:val="-3"/>
              <w:sz w:val="20"/>
            </w:rPr>
          </w:rPrChange>
        </w:rPr>
        <w:t>Note location of the hairline on the scale, estimating readings as close as possible</w:t>
      </w:r>
    </w:p>
    <w:p w:rsidR="00235F85" w:rsidRPr="000316CE" w:rsidRDefault="00235F85">
      <w:pPr>
        <w:numPr>
          <w:ilvl w:val="0"/>
          <w:numId w:val="42"/>
        </w:numPr>
        <w:tabs>
          <w:tab w:val="clear" w:pos="1440"/>
          <w:tab w:val="left" w:pos="720"/>
          <w:tab w:val="left" w:pos="900"/>
          <w:tab w:val="left" w:pos="1080"/>
          <w:tab w:val="num" w:pos="1800"/>
          <w:tab w:val="left" w:pos="2116"/>
          <w:tab w:val="left" w:pos="2340"/>
          <w:tab w:val="left" w:pos="4989"/>
          <w:tab w:val="left" w:pos="5745"/>
          <w:tab w:val="left" w:pos="6426"/>
          <w:tab w:val="left" w:pos="7182"/>
          <w:tab w:val="left" w:pos="7862"/>
          <w:tab w:val="left" w:pos="8618"/>
          <w:tab w:val="left" w:pos="9298"/>
          <w:tab w:val="left" w:pos="10054"/>
        </w:tabs>
        <w:suppressAutoHyphens/>
        <w:ind w:left="1800"/>
        <w:jc w:val="both"/>
        <w:rPr>
          <w:rFonts w:asciiTheme="majorHAnsi" w:hAnsiTheme="majorHAnsi" w:cs="Arial"/>
          <w:spacing w:val="-3"/>
          <w:sz w:val="20"/>
          <w:rPrChange w:id="1632" w:author="dbecker" w:date="2016-01-07T14:07:00Z">
            <w:rPr>
              <w:rFonts w:ascii="Arial" w:hAnsi="Arial" w:cs="Arial"/>
              <w:spacing w:val="-3"/>
              <w:sz w:val="20"/>
            </w:rPr>
          </w:rPrChange>
        </w:rPr>
        <w:pPrChange w:id="1633" w:author="dbecker" w:date="2016-01-07T14:07:00Z">
          <w:pPr>
            <w:numPr>
              <w:numId w:val="42"/>
            </w:numPr>
            <w:tabs>
              <w:tab w:val="left" w:pos="720"/>
              <w:tab w:val="left" w:pos="900"/>
              <w:tab w:val="left" w:pos="1080"/>
              <w:tab w:val="num" w:pos="1440"/>
              <w:tab w:val="left" w:pos="2116"/>
              <w:tab w:val="left" w:pos="2340"/>
              <w:tab w:val="left" w:pos="4989"/>
              <w:tab w:val="left" w:pos="5745"/>
              <w:tab w:val="left" w:pos="6426"/>
              <w:tab w:val="left" w:pos="7182"/>
              <w:tab w:val="left" w:pos="7862"/>
              <w:tab w:val="left" w:pos="8618"/>
              <w:tab w:val="left" w:pos="9298"/>
              <w:tab w:val="left" w:pos="10054"/>
            </w:tabs>
            <w:suppressAutoHyphens/>
            <w:ind w:left="1440" w:hanging="360"/>
            <w:jc w:val="both"/>
          </w:pPr>
        </w:pPrChange>
      </w:pPr>
      <w:r w:rsidRPr="000316CE">
        <w:rPr>
          <w:rFonts w:asciiTheme="majorHAnsi" w:hAnsiTheme="majorHAnsi" w:cs="Arial"/>
          <w:spacing w:val="-3"/>
          <w:sz w:val="20"/>
          <w:rPrChange w:id="1634" w:author="dbecker" w:date="2016-01-07T14:07:00Z">
            <w:rPr>
              <w:rFonts w:ascii="Arial" w:hAnsi="Arial" w:cs="Arial"/>
              <w:spacing w:val="-3"/>
              <w:sz w:val="20"/>
            </w:rPr>
          </w:rPrChange>
        </w:rPr>
        <w:t>Read SRDs about every 30 minutes.  If you are notified that a release of radioactive material has occurred, read SRDs about every 15 minutes</w:t>
      </w:r>
    </w:p>
    <w:p w:rsidR="00235F85" w:rsidRPr="00E450C2" w:rsidRDefault="00235F85" w:rsidP="00235F85">
      <w:pPr>
        <w:numPr>
          <w:ilvl w:val="0"/>
          <w:numId w:val="42"/>
        </w:num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1635" w:author="dbecker" w:date="2016-01-07T14:49:00Z">
            <w:rPr>
              <w:rFonts w:ascii="Arial" w:hAnsi="Arial" w:cs="Arial"/>
              <w:spacing w:val="-3"/>
              <w:sz w:val="20"/>
            </w:rPr>
          </w:rPrChange>
        </w:rPr>
      </w:pPr>
      <w:r w:rsidRPr="00E450C2">
        <w:rPr>
          <w:rFonts w:asciiTheme="majorHAnsi" w:hAnsiTheme="majorHAnsi" w:cs="Arial"/>
          <w:spacing w:val="-3"/>
          <w:sz w:val="20"/>
          <w:rPrChange w:id="1636" w:author="dbecker" w:date="2016-01-07T14:49:00Z">
            <w:rPr>
              <w:rFonts w:ascii="Arial" w:hAnsi="Arial" w:cs="Arial"/>
              <w:spacing w:val="-3"/>
              <w:sz w:val="20"/>
            </w:rPr>
          </w:rPrChange>
        </w:rPr>
        <w:t>Emergency workers assigned to a reception center need only to read their dosimetry at the onset and termination of reception center operations</w:t>
      </w:r>
    </w:p>
    <w:p w:rsidR="00235F85" w:rsidRPr="00E450C2" w:rsidRDefault="00235F85" w:rsidP="00235F85">
      <w:p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rPrChange w:id="1637" w:author="dbecker" w:date="2016-01-07T14:49:00Z">
            <w:rPr>
              <w:rFonts w:ascii="Arial" w:hAnsi="Arial" w:cs="Arial"/>
              <w:spacing w:val="-3"/>
              <w:sz w:val="20"/>
            </w:rPr>
          </w:rPrChange>
        </w:rPr>
      </w:pPr>
    </w:p>
    <w:p w:rsidR="00235F85" w:rsidRPr="00E450C2" w:rsidRDefault="00235F85" w:rsidP="003B7B2F">
      <w:pPr>
        <w:numPr>
          <w:ilvl w:val="0"/>
          <w:numId w:val="91"/>
        </w:num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990"/>
        <w:jc w:val="both"/>
        <w:rPr>
          <w:rFonts w:asciiTheme="majorHAnsi" w:hAnsiTheme="majorHAnsi" w:cs="Arial"/>
          <w:b/>
          <w:spacing w:val="-3"/>
          <w:sz w:val="20"/>
          <w:rPrChange w:id="1638" w:author="dbecker" w:date="2016-01-07T14:49:00Z">
            <w:rPr>
              <w:rFonts w:ascii="Arial" w:hAnsi="Arial" w:cs="Arial"/>
              <w:b/>
              <w:spacing w:val="-3"/>
              <w:sz w:val="20"/>
            </w:rPr>
          </w:rPrChange>
        </w:rPr>
      </w:pPr>
      <w:r w:rsidRPr="00E450C2">
        <w:rPr>
          <w:rFonts w:asciiTheme="majorHAnsi" w:hAnsiTheme="majorHAnsi" w:cs="Arial"/>
          <w:b/>
          <w:spacing w:val="-3"/>
          <w:sz w:val="20"/>
          <w:rPrChange w:id="1639" w:author="dbecker" w:date="2016-01-07T14:49:00Z">
            <w:rPr>
              <w:rFonts w:ascii="Arial" w:hAnsi="Arial" w:cs="Arial"/>
              <w:b/>
              <w:spacing w:val="-3"/>
              <w:sz w:val="20"/>
            </w:rPr>
          </w:rPrChange>
        </w:rPr>
        <w:t>Recording SRD Readings</w:t>
      </w:r>
    </w:p>
    <w:p w:rsidR="00235F85" w:rsidRPr="00E450C2" w:rsidRDefault="00235F85" w:rsidP="00235F85">
      <w:p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900"/>
        <w:jc w:val="both"/>
        <w:rPr>
          <w:rFonts w:asciiTheme="majorHAnsi" w:hAnsiTheme="majorHAnsi" w:cs="Arial"/>
          <w:b/>
          <w:spacing w:val="-3"/>
          <w:sz w:val="20"/>
          <w:rPrChange w:id="1640" w:author="dbecker" w:date="2016-01-07T14:49:00Z">
            <w:rPr>
              <w:rFonts w:ascii="Arial" w:hAnsi="Arial" w:cs="Arial"/>
              <w:b/>
              <w:spacing w:val="-3"/>
              <w:sz w:val="20"/>
            </w:rPr>
          </w:rPrChange>
        </w:rPr>
      </w:pPr>
    </w:p>
    <w:p w:rsidR="00235F85" w:rsidRPr="00E450C2" w:rsidRDefault="00235F85" w:rsidP="00235F85">
      <w:p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4"/>
        <w:jc w:val="both"/>
        <w:rPr>
          <w:rFonts w:asciiTheme="majorHAnsi" w:hAnsiTheme="majorHAnsi" w:cs="Arial"/>
          <w:spacing w:val="-3"/>
          <w:sz w:val="20"/>
          <w:rPrChange w:id="1641" w:author="dbecker" w:date="2016-01-07T14:49:00Z">
            <w:rPr>
              <w:rFonts w:ascii="Arial" w:hAnsi="Arial" w:cs="Arial"/>
              <w:spacing w:val="-3"/>
              <w:sz w:val="20"/>
            </w:rPr>
          </w:rPrChange>
        </w:rPr>
      </w:pPr>
      <w:r w:rsidRPr="00E450C2">
        <w:rPr>
          <w:rFonts w:asciiTheme="majorHAnsi" w:hAnsiTheme="majorHAnsi" w:cs="Arial"/>
          <w:spacing w:val="-3"/>
          <w:sz w:val="20"/>
          <w:rPrChange w:id="1642" w:author="dbecker" w:date="2016-01-07T14:49:00Z">
            <w:rPr>
              <w:rFonts w:ascii="Arial" w:hAnsi="Arial" w:cs="Arial"/>
              <w:spacing w:val="-3"/>
              <w:sz w:val="20"/>
            </w:rPr>
          </w:rPrChange>
        </w:rPr>
        <w:t>Emergency workers should record their SRD reading on the form below (or equivalent) as follows:</w:t>
      </w:r>
    </w:p>
    <w:p w:rsidR="00235F85" w:rsidRPr="00E450C2" w:rsidRDefault="00235F85" w:rsidP="00235F85">
      <w:p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36" w:firstLine="4"/>
        <w:jc w:val="both"/>
        <w:rPr>
          <w:rFonts w:asciiTheme="majorHAnsi" w:hAnsiTheme="majorHAnsi" w:cs="Arial"/>
          <w:spacing w:val="-3"/>
          <w:sz w:val="20"/>
          <w:rPrChange w:id="1643" w:author="dbecker" w:date="2016-01-07T14:49:00Z">
            <w:rPr>
              <w:rFonts w:ascii="Arial" w:hAnsi="Arial" w:cs="Arial"/>
              <w:spacing w:val="-3"/>
              <w:sz w:val="20"/>
            </w:rPr>
          </w:rPrChange>
        </w:rPr>
      </w:pPr>
    </w:p>
    <w:p w:rsidR="00235F85" w:rsidRPr="00E450C2" w:rsidRDefault="00235F85" w:rsidP="00235F85">
      <w:pPr>
        <w:numPr>
          <w:ilvl w:val="0"/>
          <w:numId w:val="41"/>
        </w:num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firstLine="0"/>
        <w:jc w:val="both"/>
        <w:rPr>
          <w:rFonts w:asciiTheme="majorHAnsi" w:hAnsiTheme="majorHAnsi" w:cs="Arial"/>
          <w:spacing w:val="-3"/>
          <w:sz w:val="20"/>
          <w:rPrChange w:id="1644" w:author="dbecker" w:date="2016-01-07T14:49:00Z">
            <w:rPr>
              <w:rFonts w:ascii="Arial" w:hAnsi="Arial" w:cs="Arial"/>
              <w:spacing w:val="-3"/>
              <w:sz w:val="20"/>
            </w:rPr>
          </w:rPrChange>
        </w:rPr>
      </w:pPr>
      <w:r w:rsidRPr="00E450C2">
        <w:rPr>
          <w:rFonts w:asciiTheme="majorHAnsi" w:hAnsiTheme="majorHAnsi" w:cs="Arial"/>
          <w:spacing w:val="-3"/>
          <w:sz w:val="20"/>
          <w:rPrChange w:id="1645" w:author="dbecker" w:date="2016-01-07T14:49:00Z">
            <w:rPr>
              <w:rFonts w:ascii="Arial" w:hAnsi="Arial" w:cs="Arial"/>
              <w:spacing w:val="-3"/>
              <w:sz w:val="20"/>
            </w:rPr>
          </w:rPrChange>
        </w:rPr>
        <w:t>at the time of initial issue of dosimetry equipment (usually zero)</w:t>
      </w:r>
    </w:p>
    <w:p w:rsidR="00235F85" w:rsidRPr="00E450C2" w:rsidRDefault="00235F85" w:rsidP="00235F85">
      <w:pPr>
        <w:numPr>
          <w:ilvl w:val="0"/>
          <w:numId w:val="41"/>
        </w:num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firstLine="0"/>
        <w:jc w:val="both"/>
        <w:rPr>
          <w:rFonts w:asciiTheme="majorHAnsi" w:hAnsiTheme="majorHAnsi" w:cs="Arial"/>
          <w:spacing w:val="-3"/>
          <w:sz w:val="20"/>
          <w:rPrChange w:id="1646" w:author="dbecker" w:date="2016-01-07T14:49:00Z">
            <w:rPr>
              <w:rFonts w:ascii="Arial" w:hAnsi="Arial" w:cs="Arial"/>
              <w:spacing w:val="-3"/>
              <w:sz w:val="20"/>
            </w:rPr>
          </w:rPrChange>
        </w:rPr>
      </w:pPr>
      <w:r w:rsidRPr="00E450C2">
        <w:rPr>
          <w:rFonts w:asciiTheme="majorHAnsi" w:hAnsiTheme="majorHAnsi" w:cs="Arial"/>
          <w:spacing w:val="-3"/>
          <w:sz w:val="20"/>
          <w:rPrChange w:id="1647" w:author="dbecker" w:date="2016-01-07T14:49:00Z">
            <w:rPr>
              <w:rFonts w:ascii="Arial" w:hAnsi="Arial" w:cs="Arial"/>
              <w:spacing w:val="-3"/>
              <w:sz w:val="20"/>
            </w:rPr>
          </w:rPrChange>
        </w:rPr>
        <w:t>at any time when the reading increases from the issue level</w:t>
      </w:r>
    </w:p>
    <w:p w:rsidR="00235F85" w:rsidRPr="00E450C2" w:rsidRDefault="00235F85" w:rsidP="00235F85">
      <w:pPr>
        <w:numPr>
          <w:ilvl w:val="0"/>
          <w:numId w:val="41"/>
        </w:num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firstLine="0"/>
        <w:jc w:val="both"/>
        <w:rPr>
          <w:rFonts w:asciiTheme="majorHAnsi" w:hAnsiTheme="majorHAnsi" w:cs="Arial"/>
          <w:spacing w:val="-3"/>
          <w:sz w:val="20"/>
          <w:rPrChange w:id="1648" w:author="dbecker" w:date="2016-01-07T14:49:00Z">
            <w:rPr>
              <w:rFonts w:ascii="Arial" w:hAnsi="Arial" w:cs="Arial"/>
              <w:spacing w:val="-3"/>
              <w:sz w:val="20"/>
            </w:rPr>
          </w:rPrChange>
        </w:rPr>
      </w:pPr>
      <w:r w:rsidRPr="00E450C2">
        <w:rPr>
          <w:rFonts w:asciiTheme="majorHAnsi" w:hAnsiTheme="majorHAnsi" w:cs="Arial"/>
          <w:spacing w:val="-3"/>
          <w:sz w:val="20"/>
          <w:rPrChange w:id="1649" w:author="dbecker" w:date="2016-01-07T14:49:00Z">
            <w:rPr>
              <w:rFonts w:ascii="Arial" w:hAnsi="Arial" w:cs="Arial"/>
              <w:spacing w:val="-3"/>
              <w:sz w:val="20"/>
            </w:rPr>
          </w:rPrChange>
        </w:rPr>
        <w:t>at any time a higher threshold exposure level is reached (see Step 4)</w:t>
      </w:r>
    </w:p>
    <w:p w:rsidR="00235F85" w:rsidRPr="00E450C2" w:rsidRDefault="00235F85" w:rsidP="00235F85">
      <w:p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rPrChange w:id="1650" w:author="dbecker" w:date="2016-01-07T14:49:00Z">
            <w:rPr>
              <w:rFonts w:ascii="Arial" w:hAnsi="Arial" w:cs="Arial"/>
              <w:spacing w:val="-3"/>
              <w:sz w:val="20"/>
            </w:rPr>
          </w:rPrChange>
        </w:rPr>
      </w:pPr>
    </w:p>
    <w:p w:rsidR="00235F85" w:rsidRPr="00D34F27" w:rsidRDefault="00235F85" w:rsidP="00235F85">
      <w:pPr>
        <w:tabs>
          <w:tab w:val="left" w:pos="72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Arial" w:hAnsi="Arial" w:cs="Arial"/>
          <w:spacing w:val="-3"/>
          <w:sz w:val="16"/>
          <w:szCs w:val="20"/>
        </w:rPr>
      </w:pPr>
    </w:p>
    <w:p w:rsidR="00235F85" w:rsidRPr="00D34F27" w:rsidRDefault="009E60BA" w:rsidP="00235F85">
      <w:pPr>
        <w:jc w:val="center"/>
        <w:rPr>
          <w:sz w:val="20"/>
        </w:rPr>
      </w:pPr>
      <w:r>
        <w:rPr>
          <w:noProof/>
          <w:sz w:val="20"/>
        </w:rPr>
        <w:drawing>
          <wp:inline distT="0" distB="0" distL="0" distR="0" wp14:anchorId="63B631B2" wp14:editId="5F9D5E11">
            <wp:extent cx="3758565" cy="2242185"/>
            <wp:effectExtent l="0" t="0" r="0" b="571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8565" cy="2242185"/>
                    </a:xfrm>
                    <a:prstGeom prst="rect">
                      <a:avLst/>
                    </a:prstGeom>
                    <a:noFill/>
                    <a:ln>
                      <a:noFill/>
                    </a:ln>
                  </pic:spPr>
                </pic:pic>
              </a:graphicData>
            </a:graphic>
          </wp:inline>
        </w:drawing>
      </w:r>
    </w:p>
    <w:p w:rsidR="00235F85" w:rsidRPr="00D34F27" w:rsidRDefault="00235F85" w:rsidP="003B7B2F">
      <w:pPr>
        <w:numPr>
          <w:ilvl w:val="0"/>
          <w:numId w:val="91"/>
        </w:numPr>
        <w:tabs>
          <w:tab w:val="left" w:pos="0"/>
          <w:tab w:val="left" w:pos="72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ind w:hanging="900"/>
        <w:jc w:val="both"/>
        <w:rPr>
          <w:rFonts w:ascii="Arial" w:hAnsi="Arial" w:cs="Arial"/>
          <w:b/>
          <w:spacing w:val="-3"/>
          <w:sz w:val="20"/>
        </w:rPr>
      </w:pPr>
      <w:r w:rsidRPr="00D34F27">
        <w:rPr>
          <w:rFonts w:ascii="Arial" w:hAnsi="Arial" w:cs="Arial"/>
          <w:b/>
          <w:spacing w:val="-3"/>
          <w:sz w:val="20"/>
        </w:rPr>
        <w:lastRenderedPageBreak/>
        <w:t>Notifications to Supervisor/Point-of-Contact</w:t>
      </w:r>
    </w:p>
    <w:p w:rsidR="00235F85" w:rsidRPr="00E450C2" w:rsidDel="00E450C2" w:rsidRDefault="00235F85" w:rsidP="00235F85">
      <w:pPr>
        <w:tabs>
          <w:tab w:val="left" w:pos="0"/>
          <w:tab w:val="left" w:pos="72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ind w:left="900"/>
        <w:jc w:val="both"/>
        <w:rPr>
          <w:del w:id="1651" w:author="dbecker" w:date="2016-01-07T14:50:00Z"/>
          <w:rFonts w:asciiTheme="majorHAnsi" w:hAnsiTheme="majorHAnsi" w:cs="Arial"/>
          <w:b/>
          <w:spacing w:val="-3"/>
          <w:sz w:val="20"/>
          <w:u w:val="single"/>
          <w:rPrChange w:id="1652" w:author="dbecker" w:date="2016-01-07T14:50:00Z">
            <w:rPr>
              <w:del w:id="1653" w:author="dbecker" w:date="2016-01-07T14:50:00Z"/>
              <w:rFonts w:ascii="Arial" w:hAnsi="Arial" w:cs="Arial"/>
              <w:b/>
              <w:spacing w:val="-3"/>
              <w:sz w:val="20"/>
              <w:u w:val="single"/>
            </w:rPr>
          </w:rPrChange>
        </w:rPr>
      </w:pPr>
    </w:p>
    <w:p w:rsidR="00235F85" w:rsidRPr="00E450C2" w:rsidRDefault="00235F85" w:rsidP="00235F85">
      <w:pPr>
        <w:numPr>
          <w:ilvl w:val="0"/>
          <w:numId w:val="41"/>
        </w:numPr>
        <w:tabs>
          <w:tab w:val="left" w:pos="720"/>
          <w:tab w:val="left" w:pos="1916"/>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0" w:lineRule="auto"/>
        <w:ind w:right="240"/>
        <w:jc w:val="both"/>
        <w:rPr>
          <w:rFonts w:asciiTheme="majorHAnsi" w:hAnsiTheme="majorHAnsi" w:cs="Arial"/>
          <w:spacing w:val="-3"/>
          <w:sz w:val="20"/>
          <w:rPrChange w:id="1654" w:author="dbecker" w:date="2016-01-07T14:50:00Z">
            <w:rPr>
              <w:rFonts w:ascii="Arial" w:hAnsi="Arial" w:cs="Arial"/>
              <w:spacing w:val="-3"/>
              <w:sz w:val="20"/>
            </w:rPr>
          </w:rPrChange>
        </w:rPr>
      </w:pPr>
      <w:r w:rsidRPr="00E450C2">
        <w:rPr>
          <w:rFonts w:asciiTheme="majorHAnsi" w:hAnsiTheme="majorHAnsi" w:cs="Arial"/>
          <w:spacing w:val="-3"/>
          <w:sz w:val="20"/>
          <w:rPrChange w:id="1655" w:author="dbecker" w:date="2016-01-07T14:50:00Z">
            <w:rPr>
              <w:rFonts w:ascii="Arial" w:hAnsi="Arial" w:cs="Arial"/>
              <w:spacing w:val="-3"/>
              <w:sz w:val="20"/>
            </w:rPr>
          </w:rPrChange>
        </w:rPr>
        <w:t>Notify your supervisor/point-of-contact if:</w:t>
      </w:r>
    </w:p>
    <w:p w:rsidR="00235F85" w:rsidRPr="00E450C2" w:rsidRDefault="00235F85" w:rsidP="00235F85">
      <w:pPr>
        <w:numPr>
          <w:ilvl w:val="1"/>
          <w:numId w:val="41"/>
        </w:numPr>
        <w:tabs>
          <w:tab w:val="left" w:pos="720"/>
          <w:tab w:val="left" w:pos="1440"/>
          <w:tab w:val="left" w:pos="171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ind w:right="240"/>
        <w:jc w:val="both"/>
        <w:rPr>
          <w:rFonts w:asciiTheme="majorHAnsi" w:hAnsiTheme="majorHAnsi" w:cs="Arial"/>
          <w:spacing w:val="-3"/>
          <w:sz w:val="20"/>
          <w:rPrChange w:id="1656" w:author="dbecker" w:date="2016-01-07T14:50:00Z">
            <w:rPr>
              <w:rFonts w:ascii="Arial" w:hAnsi="Arial" w:cs="Arial"/>
              <w:spacing w:val="-3"/>
              <w:sz w:val="20"/>
            </w:rPr>
          </w:rPrChange>
        </w:rPr>
      </w:pPr>
      <w:r w:rsidRPr="00E450C2">
        <w:rPr>
          <w:rFonts w:asciiTheme="majorHAnsi" w:hAnsiTheme="majorHAnsi" w:cs="Arial"/>
          <w:spacing w:val="-3"/>
          <w:sz w:val="20"/>
          <w:rPrChange w:id="1657" w:author="dbecker" w:date="2016-01-07T14:50:00Z">
            <w:rPr>
              <w:rFonts w:ascii="Arial" w:hAnsi="Arial" w:cs="Arial"/>
              <w:spacing w:val="-3"/>
              <w:sz w:val="20"/>
            </w:rPr>
          </w:rPrChange>
        </w:rPr>
        <w:t>you lose one of your SRDs or your TLD</w:t>
      </w:r>
    </w:p>
    <w:p w:rsidR="00235F85" w:rsidRPr="00E450C2" w:rsidRDefault="00235F85" w:rsidP="00235F85">
      <w:pPr>
        <w:numPr>
          <w:ilvl w:val="1"/>
          <w:numId w:val="41"/>
        </w:numPr>
        <w:tabs>
          <w:tab w:val="left" w:pos="720"/>
          <w:tab w:val="left" w:pos="1440"/>
          <w:tab w:val="left" w:pos="171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ind w:right="240"/>
        <w:jc w:val="both"/>
        <w:rPr>
          <w:rFonts w:asciiTheme="majorHAnsi" w:hAnsiTheme="majorHAnsi" w:cs="Arial"/>
          <w:spacing w:val="-3"/>
          <w:sz w:val="20"/>
          <w:rPrChange w:id="1658" w:author="dbecker" w:date="2016-01-07T14:50:00Z">
            <w:rPr>
              <w:rFonts w:ascii="Arial" w:hAnsi="Arial" w:cs="Arial"/>
              <w:spacing w:val="-3"/>
              <w:sz w:val="20"/>
            </w:rPr>
          </w:rPrChange>
        </w:rPr>
      </w:pPr>
      <w:r w:rsidRPr="00E450C2">
        <w:rPr>
          <w:rFonts w:asciiTheme="majorHAnsi" w:hAnsiTheme="majorHAnsi" w:cs="Arial"/>
          <w:spacing w:val="-3"/>
          <w:sz w:val="20"/>
          <w:rPrChange w:id="1659" w:author="dbecker" w:date="2016-01-07T14:50:00Z">
            <w:rPr>
              <w:rFonts w:ascii="Arial" w:hAnsi="Arial" w:cs="Arial"/>
              <w:spacing w:val="-3"/>
              <w:sz w:val="20"/>
            </w:rPr>
          </w:rPrChange>
        </w:rPr>
        <w:t>you damage one of your SRDs or your TLD</w:t>
      </w:r>
    </w:p>
    <w:p w:rsidR="00235F85" w:rsidRPr="00E450C2" w:rsidRDefault="00235F85" w:rsidP="00235F85">
      <w:pPr>
        <w:numPr>
          <w:ilvl w:val="1"/>
          <w:numId w:val="41"/>
        </w:numPr>
        <w:tabs>
          <w:tab w:val="left" w:pos="720"/>
          <w:tab w:val="left" w:pos="1440"/>
          <w:tab w:val="left" w:pos="171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ind w:right="240"/>
        <w:jc w:val="both"/>
        <w:rPr>
          <w:rFonts w:asciiTheme="majorHAnsi" w:hAnsiTheme="majorHAnsi" w:cs="Arial"/>
          <w:spacing w:val="-3"/>
          <w:sz w:val="20"/>
          <w:rPrChange w:id="1660" w:author="dbecker" w:date="2016-01-07T14:50:00Z">
            <w:rPr>
              <w:rFonts w:ascii="Arial" w:hAnsi="Arial" w:cs="Arial"/>
              <w:spacing w:val="-3"/>
              <w:sz w:val="20"/>
            </w:rPr>
          </w:rPrChange>
        </w:rPr>
      </w:pPr>
      <w:r w:rsidRPr="00E450C2">
        <w:rPr>
          <w:rFonts w:asciiTheme="majorHAnsi" w:hAnsiTheme="majorHAnsi" w:cs="Arial"/>
          <w:spacing w:val="-3"/>
          <w:sz w:val="20"/>
          <w:rPrChange w:id="1661" w:author="dbecker" w:date="2016-01-07T14:50:00Z">
            <w:rPr>
              <w:rFonts w:ascii="Arial" w:hAnsi="Arial" w:cs="Arial"/>
              <w:spacing w:val="-3"/>
              <w:sz w:val="20"/>
            </w:rPr>
          </w:rPrChange>
        </w:rPr>
        <w:t>one of your SRDs goes off-scale</w:t>
      </w:r>
    </w:p>
    <w:p w:rsidR="00235F85" w:rsidRPr="00E450C2" w:rsidRDefault="00235F85" w:rsidP="00235F85">
      <w:pPr>
        <w:numPr>
          <w:ilvl w:val="0"/>
          <w:numId w:val="41"/>
        </w:num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both"/>
        <w:rPr>
          <w:rFonts w:asciiTheme="majorHAnsi" w:hAnsiTheme="majorHAnsi" w:cs="Arial"/>
          <w:spacing w:val="-3"/>
          <w:sz w:val="20"/>
          <w:rPrChange w:id="1662" w:author="dbecker" w:date="2016-01-07T14:50:00Z">
            <w:rPr>
              <w:rFonts w:ascii="Arial" w:hAnsi="Arial" w:cs="Arial"/>
              <w:spacing w:val="-3"/>
              <w:sz w:val="20"/>
            </w:rPr>
          </w:rPrChange>
        </w:rPr>
      </w:pPr>
      <w:r w:rsidRPr="00E450C2">
        <w:rPr>
          <w:rFonts w:asciiTheme="majorHAnsi" w:hAnsiTheme="majorHAnsi" w:cs="Arial"/>
          <w:spacing w:val="-3"/>
          <w:sz w:val="20"/>
          <w:rPrChange w:id="1663" w:author="dbecker" w:date="2016-01-07T14:50:00Z">
            <w:rPr>
              <w:rFonts w:ascii="Arial" w:hAnsi="Arial" w:cs="Arial"/>
              <w:spacing w:val="-3"/>
              <w:sz w:val="20"/>
            </w:rPr>
          </w:rPrChange>
        </w:rPr>
        <w:t>Notify your supervisor / point-of-contact at the following exposure levels:</w:t>
      </w:r>
    </w:p>
    <w:p w:rsidR="00235F85" w:rsidRPr="00D34F27" w:rsidRDefault="00235F85" w:rsidP="00235F85">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left="720" w:right="240"/>
        <w:jc w:val="both"/>
        <w:rPr>
          <w:rFonts w:ascii="Arial" w:hAnsi="Arial" w:cs="Arial"/>
          <w:spacing w:val="-3"/>
          <w:sz w:val="20"/>
        </w:rPr>
      </w:pPr>
    </w:p>
    <w:tbl>
      <w:tblPr>
        <w:tblW w:w="0" w:type="auto"/>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97"/>
        <w:gridCol w:w="1169"/>
        <w:gridCol w:w="724"/>
        <w:gridCol w:w="720"/>
        <w:gridCol w:w="720"/>
        <w:gridCol w:w="720"/>
        <w:gridCol w:w="900"/>
        <w:gridCol w:w="900"/>
        <w:gridCol w:w="900"/>
      </w:tblGrid>
      <w:tr w:rsidR="00235F85" w:rsidRPr="00D34F27" w:rsidTr="00501A18">
        <w:tc>
          <w:tcPr>
            <w:tcW w:w="1797"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b/>
                <w:spacing w:val="-3"/>
                <w:sz w:val="16"/>
                <w:szCs w:val="20"/>
              </w:rPr>
            </w:pPr>
            <w:r w:rsidRPr="00D34F27">
              <w:rPr>
                <w:rFonts w:ascii="Arial" w:hAnsi="Arial" w:cs="Arial"/>
                <w:b/>
                <w:spacing w:val="-3"/>
                <w:sz w:val="16"/>
                <w:szCs w:val="20"/>
              </w:rPr>
              <w:t>0-200 mR SRD</w:t>
            </w:r>
          </w:p>
        </w:tc>
        <w:tc>
          <w:tcPr>
            <w:tcW w:w="1169" w:type="dxa"/>
            <w:shd w:val="clear" w:color="auto" w:fill="auto"/>
          </w:tcPr>
          <w:p w:rsidR="00235F85" w:rsidRPr="00D34F27" w:rsidRDefault="00235F85" w:rsidP="00501A18">
            <w:pPr>
              <w:tabs>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175 mR</w:t>
            </w:r>
          </w:p>
        </w:tc>
        <w:tc>
          <w:tcPr>
            <w:tcW w:w="724"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c>
          <w:tcPr>
            <w:tcW w:w="72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c>
          <w:tcPr>
            <w:tcW w:w="72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c>
          <w:tcPr>
            <w:tcW w:w="72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c>
          <w:tcPr>
            <w:tcW w:w="90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c>
          <w:tcPr>
            <w:tcW w:w="90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c>
          <w:tcPr>
            <w:tcW w:w="90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p>
        </w:tc>
      </w:tr>
      <w:tr w:rsidR="00235F85" w:rsidRPr="00D34F27" w:rsidTr="00501A18">
        <w:tc>
          <w:tcPr>
            <w:tcW w:w="1797" w:type="dxa"/>
            <w:shd w:val="clear" w:color="auto" w:fill="auto"/>
          </w:tcPr>
          <w:p w:rsidR="00235F85" w:rsidRPr="00D34F27" w:rsidRDefault="00235F85" w:rsidP="00501A18">
            <w:pPr>
              <w:tabs>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both"/>
              <w:rPr>
                <w:rFonts w:ascii="Arial" w:hAnsi="Arial" w:cs="Arial"/>
                <w:b/>
                <w:spacing w:val="-3"/>
                <w:sz w:val="16"/>
                <w:szCs w:val="20"/>
              </w:rPr>
            </w:pPr>
            <w:r w:rsidRPr="00D34F27">
              <w:rPr>
                <w:rFonts w:ascii="Arial" w:hAnsi="Arial" w:cs="Arial"/>
                <w:b/>
                <w:spacing w:val="-3"/>
                <w:sz w:val="16"/>
                <w:szCs w:val="20"/>
              </w:rPr>
              <w:t>0-20 R SRD</w:t>
            </w:r>
          </w:p>
        </w:tc>
        <w:tc>
          <w:tcPr>
            <w:tcW w:w="1169"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1R</w:t>
            </w:r>
          </w:p>
        </w:tc>
        <w:tc>
          <w:tcPr>
            <w:tcW w:w="724"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2R</w:t>
            </w:r>
          </w:p>
        </w:tc>
        <w:tc>
          <w:tcPr>
            <w:tcW w:w="72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3R</w:t>
            </w:r>
          </w:p>
        </w:tc>
        <w:tc>
          <w:tcPr>
            <w:tcW w:w="72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4R</w:t>
            </w:r>
          </w:p>
        </w:tc>
        <w:tc>
          <w:tcPr>
            <w:tcW w:w="72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5R</w:t>
            </w:r>
          </w:p>
        </w:tc>
        <w:tc>
          <w:tcPr>
            <w:tcW w:w="90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10R</w:t>
            </w:r>
          </w:p>
        </w:tc>
        <w:tc>
          <w:tcPr>
            <w:tcW w:w="90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15R</w:t>
            </w:r>
          </w:p>
        </w:tc>
        <w:tc>
          <w:tcPr>
            <w:tcW w:w="900" w:type="dxa"/>
            <w:shd w:val="clear" w:color="auto" w:fill="auto"/>
          </w:tcPr>
          <w:p w:rsidR="00235F85" w:rsidRPr="00D34F27" w:rsidRDefault="00235F85"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Arial" w:hAnsi="Arial" w:cs="Arial"/>
                <w:spacing w:val="-3"/>
                <w:sz w:val="16"/>
                <w:szCs w:val="20"/>
              </w:rPr>
            </w:pPr>
            <w:r w:rsidRPr="00D34F27">
              <w:rPr>
                <w:rFonts w:ascii="Arial" w:hAnsi="Arial" w:cs="Arial"/>
                <w:spacing w:val="-3"/>
                <w:sz w:val="16"/>
                <w:szCs w:val="20"/>
              </w:rPr>
              <w:t>20R</w:t>
            </w:r>
          </w:p>
        </w:tc>
      </w:tr>
    </w:tbl>
    <w:p w:rsidR="00235F85" w:rsidRPr="00D34F27" w:rsidRDefault="00235F85" w:rsidP="00235F85">
      <w:pPr>
        <w:tabs>
          <w:tab w:val="left" w:pos="720"/>
          <w:tab w:val="left"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6" w:lineRule="exact"/>
        <w:ind w:firstLine="720"/>
        <w:jc w:val="both"/>
        <w:rPr>
          <w:rFonts w:ascii="Arial" w:hAnsi="Arial" w:cs="Arial"/>
          <w:spacing w:val="-3"/>
          <w:sz w:val="20"/>
        </w:rPr>
      </w:pPr>
    </w:p>
    <w:p w:rsidR="00235F85" w:rsidRPr="00D34F27" w:rsidRDefault="00235F85" w:rsidP="003B7B2F">
      <w:pPr>
        <w:numPr>
          <w:ilvl w:val="0"/>
          <w:numId w:val="91"/>
        </w:numPr>
        <w:tabs>
          <w:tab w:val="left" w:pos="720"/>
          <w:tab w:val="left"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6" w:lineRule="exact"/>
        <w:ind w:hanging="900"/>
        <w:jc w:val="both"/>
        <w:rPr>
          <w:rFonts w:ascii="Arial" w:hAnsi="Arial" w:cs="Arial"/>
          <w:b/>
          <w:spacing w:val="-3"/>
          <w:sz w:val="20"/>
        </w:rPr>
      </w:pPr>
      <w:r w:rsidRPr="00D34F27">
        <w:rPr>
          <w:rFonts w:ascii="Arial" w:hAnsi="Arial" w:cs="Arial"/>
          <w:b/>
          <w:spacing w:val="-3"/>
          <w:sz w:val="20"/>
        </w:rPr>
        <w:t>Pregnancy – In Utero Exposure</w:t>
      </w:r>
    </w:p>
    <w:p w:rsidR="00235F85" w:rsidRPr="00D34F27" w:rsidRDefault="00235F85" w:rsidP="00235F85">
      <w:pPr>
        <w:tabs>
          <w:tab w:val="left" w:pos="720"/>
          <w:tab w:val="left"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6" w:lineRule="exact"/>
        <w:ind w:left="360"/>
        <w:jc w:val="both"/>
        <w:rPr>
          <w:rFonts w:ascii="Arial" w:hAnsi="Arial" w:cs="Arial"/>
          <w:b/>
          <w:spacing w:val="-3"/>
          <w:sz w:val="20"/>
          <w:u w:val="single"/>
        </w:rPr>
      </w:pPr>
      <w:r w:rsidRPr="00D34F27">
        <w:rPr>
          <w:rFonts w:ascii="Arial" w:hAnsi="Arial" w:cs="Arial"/>
          <w:b/>
          <w:spacing w:val="-3"/>
          <w:sz w:val="20"/>
        </w:rPr>
        <w:tab/>
      </w:r>
      <w:r w:rsidRPr="00D34F27">
        <w:rPr>
          <w:rFonts w:ascii="Arial" w:hAnsi="Arial" w:cs="Arial"/>
          <w:b/>
          <w:spacing w:val="-3"/>
          <w:sz w:val="20"/>
        </w:rPr>
        <w:tab/>
      </w:r>
    </w:p>
    <w:p w:rsidR="00235F85" w:rsidRPr="00E450C2" w:rsidRDefault="00235F85" w:rsidP="00235F85">
      <w:pPr>
        <w:numPr>
          <w:ilvl w:val="0"/>
          <w:numId w:val="43"/>
        </w:numPr>
        <w:tabs>
          <w:tab w:val="clear" w:pos="720"/>
          <w:tab w:val="left" w:pos="480"/>
          <w:tab w:val="num" w:pos="1080"/>
          <w:tab w:val="left" w:pos="1160"/>
          <w:tab w:val="left" w:pos="1800"/>
          <w:tab w:val="left" w:pos="1916"/>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ind w:left="1080"/>
        <w:jc w:val="both"/>
        <w:rPr>
          <w:rFonts w:asciiTheme="majorHAnsi" w:hAnsiTheme="majorHAnsi" w:cs="Arial"/>
          <w:spacing w:val="-3"/>
          <w:sz w:val="20"/>
          <w:rPrChange w:id="1664" w:author="dbecker" w:date="2016-01-07T14:50:00Z">
            <w:rPr>
              <w:rFonts w:ascii="Arial" w:hAnsi="Arial" w:cs="Arial"/>
              <w:spacing w:val="-3"/>
              <w:sz w:val="20"/>
            </w:rPr>
          </w:rPrChange>
        </w:rPr>
      </w:pPr>
      <w:r w:rsidRPr="00E450C2">
        <w:rPr>
          <w:rFonts w:asciiTheme="majorHAnsi" w:hAnsiTheme="majorHAnsi" w:cs="Arial"/>
          <w:spacing w:val="-3"/>
          <w:sz w:val="20"/>
          <w:rPrChange w:id="1665" w:author="dbecker" w:date="2016-01-07T14:50:00Z">
            <w:rPr>
              <w:rFonts w:ascii="Arial" w:hAnsi="Arial" w:cs="Arial"/>
              <w:spacing w:val="-3"/>
              <w:sz w:val="20"/>
            </w:rPr>
          </w:rPrChange>
        </w:rPr>
        <w:t xml:space="preserve"> A review of the available scientific literature has concluded that the 0.5 rem limit provides an adequate margin of protection for the embryo/fetus.  This dose limit reflects the desire to limit the total lifetime risk of cancer associated with radiation exposure during pregnancy.</w:t>
      </w:r>
    </w:p>
    <w:p w:rsidR="00235F85" w:rsidRPr="00E450C2" w:rsidRDefault="00235F85" w:rsidP="00235F85">
      <w:pPr>
        <w:numPr>
          <w:ilvl w:val="0"/>
          <w:numId w:val="43"/>
        </w:numPr>
        <w:tabs>
          <w:tab w:val="clear"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jc w:val="both"/>
        <w:rPr>
          <w:rFonts w:asciiTheme="majorHAnsi" w:hAnsiTheme="majorHAnsi" w:cs="Arial"/>
          <w:spacing w:val="-3"/>
          <w:sz w:val="20"/>
          <w:rPrChange w:id="1666" w:author="dbecker" w:date="2016-01-07T14:50:00Z">
            <w:rPr>
              <w:rFonts w:ascii="Arial" w:hAnsi="Arial" w:cs="Arial"/>
              <w:spacing w:val="-3"/>
              <w:sz w:val="20"/>
            </w:rPr>
          </w:rPrChange>
        </w:rPr>
      </w:pPr>
      <w:r w:rsidRPr="00E450C2">
        <w:rPr>
          <w:rFonts w:asciiTheme="majorHAnsi" w:hAnsiTheme="majorHAnsi" w:cs="Arial"/>
          <w:spacing w:val="-3"/>
          <w:sz w:val="20"/>
          <w:rPrChange w:id="1667" w:author="dbecker" w:date="2016-01-07T14:50:00Z">
            <w:rPr>
              <w:rFonts w:ascii="Arial" w:hAnsi="Arial" w:cs="Arial"/>
              <w:spacing w:val="-3"/>
              <w:sz w:val="20"/>
            </w:rPr>
          </w:rPrChange>
        </w:rPr>
        <w:t>Female emergency workers who are issued dosimetry and who are or think they may be pregnant should be made aware that they should limit their exposure to less than 0.5rem.</w:t>
      </w:r>
    </w:p>
    <w:p w:rsidR="00235F85" w:rsidRPr="00E450C2" w:rsidRDefault="00235F85" w:rsidP="00235F85">
      <w:pPr>
        <w:numPr>
          <w:ilvl w:val="0"/>
          <w:numId w:val="43"/>
        </w:numPr>
        <w:tabs>
          <w:tab w:val="clear"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jc w:val="both"/>
        <w:rPr>
          <w:rFonts w:asciiTheme="majorHAnsi" w:hAnsiTheme="majorHAnsi" w:cs="Arial"/>
          <w:spacing w:val="-3"/>
          <w:sz w:val="20"/>
          <w:rPrChange w:id="1668" w:author="dbecker" w:date="2016-01-07T14:51:00Z">
            <w:rPr>
              <w:rFonts w:ascii="Arial" w:hAnsi="Arial" w:cs="Arial"/>
              <w:spacing w:val="-3"/>
              <w:sz w:val="20"/>
            </w:rPr>
          </w:rPrChange>
        </w:rPr>
      </w:pPr>
      <w:r w:rsidRPr="00E450C2">
        <w:rPr>
          <w:rFonts w:asciiTheme="majorHAnsi" w:hAnsiTheme="majorHAnsi" w:cs="Arial"/>
          <w:spacing w:val="-3"/>
          <w:sz w:val="20"/>
          <w:rPrChange w:id="1669" w:author="dbecker" w:date="2016-01-07T14:50:00Z">
            <w:rPr>
              <w:rFonts w:ascii="Arial" w:hAnsi="Arial" w:cs="Arial"/>
              <w:spacing w:val="-3"/>
              <w:sz w:val="20"/>
            </w:rPr>
          </w:rPrChange>
        </w:rPr>
        <w:t>Female workers who may be occupationally exposed (i.e., those who work in the restricted area at a nuclear power plant or at a hospital or other facility and whose occupation carries with it the potential for some radiation exposure) are counseled to make a declaration in writing if they are or think that they may be pregnant. If such declaration is made their occupational</w:t>
      </w:r>
      <w:r w:rsidRPr="00D34F27">
        <w:rPr>
          <w:rFonts w:ascii="Arial" w:hAnsi="Arial" w:cs="Arial"/>
          <w:spacing w:val="-3"/>
          <w:sz w:val="20"/>
        </w:rPr>
        <w:t xml:space="preserve"> </w:t>
      </w:r>
      <w:r w:rsidRPr="00E450C2">
        <w:rPr>
          <w:rFonts w:asciiTheme="majorHAnsi" w:hAnsiTheme="majorHAnsi" w:cs="Arial"/>
          <w:spacing w:val="-3"/>
          <w:sz w:val="20"/>
          <w:rPrChange w:id="1670" w:author="dbecker" w:date="2016-01-07T14:51:00Z">
            <w:rPr>
              <w:rFonts w:ascii="Arial" w:hAnsi="Arial" w:cs="Arial"/>
              <w:spacing w:val="-3"/>
              <w:sz w:val="20"/>
            </w:rPr>
          </w:rPrChange>
        </w:rPr>
        <w:t>exposure is</w:t>
      </w:r>
      <w:r w:rsidRPr="00D34F27">
        <w:rPr>
          <w:rFonts w:ascii="Arial" w:hAnsi="Arial" w:cs="Arial"/>
          <w:spacing w:val="-3"/>
          <w:sz w:val="20"/>
        </w:rPr>
        <w:t xml:space="preserve"> </w:t>
      </w:r>
      <w:r w:rsidRPr="00E450C2">
        <w:rPr>
          <w:rFonts w:asciiTheme="majorHAnsi" w:hAnsiTheme="majorHAnsi" w:cs="Arial"/>
          <w:spacing w:val="-3"/>
          <w:sz w:val="20"/>
          <w:rPrChange w:id="1671" w:author="dbecker" w:date="2016-01-07T14:51:00Z">
            <w:rPr>
              <w:rFonts w:ascii="Arial" w:hAnsi="Arial" w:cs="Arial"/>
              <w:spacing w:val="-3"/>
              <w:sz w:val="20"/>
            </w:rPr>
          </w:rPrChange>
        </w:rPr>
        <w:t>administratively limited and may not exceed 0.5rem. Until such time as that worker withdraws her declaration.</w:t>
      </w:r>
    </w:p>
    <w:p w:rsidR="00235F85" w:rsidRPr="00E450C2" w:rsidRDefault="00235F85" w:rsidP="00235F85">
      <w:pPr>
        <w:numPr>
          <w:ilvl w:val="0"/>
          <w:numId w:val="43"/>
        </w:numPr>
        <w:tabs>
          <w:tab w:val="clear"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jc w:val="both"/>
        <w:rPr>
          <w:ins w:id="1672" w:author="Richards, Alexander" w:date="2015-10-14T12:03:00Z"/>
          <w:rFonts w:asciiTheme="majorHAnsi" w:hAnsiTheme="majorHAnsi" w:cs="Arial"/>
          <w:spacing w:val="-3"/>
          <w:sz w:val="20"/>
          <w:rPrChange w:id="1673" w:author="dbecker" w:date="2016-01-07T14:51:00Z">
            <w:rPr>
              <w:ins w:id="1674" w:author="Richards, Alexander" w:date="2015-10-14T12:03:00Z"/>
              <w:rFonts w:ascii="Arial" w:hAnsi="Arial" w:cs="Arial"/>
              <w:spacing w:val="-3"/>
              <w:sz w:val="20"/>
            </w:rPr>
          </w:rPrChange>
        </w:rPr>
      </w:pPr>
      <w:r w:rsidRPr="00E450C2">
        <w:rPr>
          <w:rFonts w:asciiTheme="majorHAnsi" w:hAnsiTheme="majorHAnsi" w:cs="Arial"/>
          <w:spacing w:val="-3"/>
          <w:sz w:val="20"/>
          <w:rPrChange w:id="1675" w:author="dbecker" w:date="2016-01-07T14:51:00Z">
            <w:rPr>
              <w:rFonts w:ascii="Arial" w:hAnsi="Arial" w:cs="Arial"/>
              <w:spacing w:val="-3"/>
              <w:sz w:val="20"/>
            </w:rPr>
          </w:rPrChange>
        </w:rPr>
        <w:t>Off-site emergency workers are not occupationally exposed; however, in the event of a radiological emergency where there may be a potential for exposure, it is prudent for female emergency workers who are or think they may be pregnant to limit any exposure to less than 0.5rem.</w:t>
      </w:r>
    </w:p>
    <w:p w:rsidR="000352C3" w:rsidRDefault="000352C3">
      <w:pPr>
        <w:tabs>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jc w:val="both"/>
        <w:rPr>
          <w:ins w:id="1676" w:author="Richards, Alexander" w:date="2015-10-14T12:03:00Z"/>
          <w:rFonts w:ascii="Arial" w:hAnsi="Arial" w:cs="Arial"/>
          <w:spacing w:val="-3"/>
          <w:sz w:val="20"/>
        </w:rPr>
        <w:pPrChange w:id="1677" w:author="Richards, Alexander" w:date="2015-10-14T12:03:00Z">
          <w:pPr>
            <w:numPr>
              <w:numId w:val="43"/>
            </w:numPr>
            <w:tabs>
              <w:tab w:val="num"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pPr>
        </w:pPrChange>
      </w:pPr>
    </w:p>
    <w:p w:rsidR="000352C3" w:rsidDel="003D0D59" w:rsidRDefault="000352C3">
      <w:pPr>
        <w:tabs>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jc w:val="both"/>
        <w:rPr>
          <w:ins w:id="1678" w:author="Richards, Alexander" w:date="2015-10-14T12:03:00Z"/>
          <w:del w:id="1679" w:author="Bartlett, Laura" w:date="2015-10-27T09:41:00Z"/>
          <w:rFonts w:ascii="Arial" w:hAnsi="Arial" w:cs="Arial"/>
          <w:spacing w:val="-3"/>
          <w:sz w:val="20"/>
        </w:rPr>
        <w:pPrChange w:id="1680" w:author="Richards, Alexander" w:date="2015-10-14T12:03:00Z">
          <w:pPr>
            <w:numPr>
              <w:numId w:val="43"/>
            </w:numPr>
            <w:tabs>
              <w:tab w:val="num"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pPr>
        </w:pPrChange>
      </w:pPr>
    </w:p>
    <w:p w:rsidR="000352C3" w:rsidDel="003D0D59" w:rsidRDefault="000352C3">
      <w:pPr>
        <w:tabs>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jc w:val="both"/>
        <w:rPr>
          <w:ins w:id="1681" w:author="Richards, Alexander" w:date="2015-10-14T12:03:00Z"/>
          <w:del w:id="1682" w:author="Bartlett, Laura" w:date="2015-10-27T09:41:00Z"/>
          <w:rFonts w:ascii="Arial" w:hAnsi="Arial" w:cs="Arial"/>
          <w:spacing w:val="-3"/>
          <w:sz w:val="20"/>
        </w:rPr>
        <w:pPrChange w:id="1683" w:author="Richards, Alexander" w:date="2015-10-14T12:03:00Z">
          <w:pPr>
            <w:numPr>
              <w:numId w:val="43"/>
            </w:numPr>
            <w:tabs>
              <w:tab w:val="num"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pPr>
        </w:pPrChange>
      </w:pPr>
    </w:p>
    <w:p w:rsidR="000352C3" w:rsidRPr="00D34F27" w:rsidDel="003D0D59" w:rsidRDefault="000352C3">
      <w:pPr>
        <w:tabs>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jc w:val="both"/>
        <w:rPr>
          <w:del w:id="1684" w:author="Bartlett, Laura" w:date="2015-10-27T09:41:00Z"/>
          <w:rFonts w:ascii="Arial" w:hAnsi="Arial" w:cs="Arial"/>
          <w:spacing w:val="-3"/>
          <w:sz w:val="20"/>
        </w:rPr>
        <w:pPrChange w:id="1685" w:author="Richards, Alexander" w:date="2015-10-14T12:03:00Z">
          <w:pPr>
            <w:numPr>
              <w:numId w:val="43"/>
            </w:numPr>
            <w:tabs>
              <w:tab w:val="num" w:pos="720"/>
              <w:tab w:val="num" w:pos="1080"/>
              <w:tab w:val="left" w:pos="1440"/>
              <w:tab w:val="left" w:pos="180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pPr>
        </w:pPrChange>
      </w:pPr>
    </w:p>
    <w:p w:rsidR="00235F85" w:rsidRPr="00D34F27" w:rsidDel="003D0D59" w:rsidRDefault="00235F85" w:rsidP="00235F85">
      <w:pPr>
        <w:tabs>
          <w:tab w:val="left" w:pos="720"/>
          <w:tab w:val="left"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0" w:lineRule="auto"/>
        <w:ind w:left="720"/>
        <w:jc w:val="both"/>
        <w:rPr>
          <w:del w:id="1686" w:author="Bartlett, Laura" w:date="2015-10-27T09:41:00Z"/>
          <w:rFonts w:ascii="Arial" w:hAnsi="Arial" w:cs="Arial"/>
          <w:spacing w:val="-3"/>
          <w:sz w:val="20"/>
        </w:rPr>
      </w:pPr>
    </w:p>
    <w:p w:rsidR="00235F85" w:rsidRPr="00D34F27" w:rsidRDefault="00235F85" w:rsidP="003B7B2F">
      <w:pPr>
        <w:numPr>
          <w:ilvl w:val="0"/>
          <w:numId w:val="91"/>
        </w:numPr>
        <w:tabs>
          <w:tab w:val="clear" w:pos="1260"/>
          <w:tab w:val="left" w:pos="360"/>
          <w:tab w:val="num" w:pos="72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0" w:lineRule="auto"/>
        <w:ind w:left="720"/>
        <w:jc w:val="both"/>
        <w:rPr>
          <w:rFonts w:ascii="Arial" w:hAnsi="Arial" w:cs="Arial"/>
          <w:b/>
          <w:spacing w:val="-3"/>
          <w:sz w:val="20"/>
        </w:rPr>
      </w:pPr>
      <w:r w:rsidRPr="00D34F27">
        <w:rPr>
          <w:rFonts w:ascii="Arial" w:hAnsi="Arial" w:cs="Arial"/>
          <w:b/>
          <w:spacing w:val="-3"/>
          <w:sz w:val="20"/>
        </w:rPr>
        <w:t>Records</w:t>
      </w:r>
    </w:p>
    <w:p w:rsidR="00235F85" w:rsidRPr="00D34F27" w:rsidRDefault="00235F85" w:rsidP="00235F85">
      <w:pPr>
        <w:numPr>
          <w:ilvl w:val="0"/>
          <w:numId w:val="11"/>
        </w:numPr>
        <w:tabs>
          <w:tab w:val="clear" w:pos="1440"/>
          <w:tab w:val="num"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hanging="720"/>
        <w:jc w:val="both"/>
        <w:rPr>
          <w:rFonts w:ascii="Arial" w:hAnsi="Arial" w:cs="Arial"/>
          <w:spacing w:val="-3"/>
          <w:sz w:val="20"/>
        </w:rPr>
      </w:pPr>
      <w:r w:rsidRPr="00D34F27">
        <w:rPr>
          <w:rFonts w:ascii="Arial" w:hAnsi="Arial" w:cs="Arial"/>
          <w:b/>
          <w:spacing w:val="-3"/>
          <w:sz w:val="20"/>
        </w:rPr>
        <w:t xml:space="preserve">Form 305A, Dosimetry-KI Report </w:t>
      </w:r>
      <w:proofErr w:type="gramStart"/>
      <w:r w:rsidRPr="00D34F27">
        <w:rPr>
          <w:rFonts w:ascii="Arial" w:hAnsi="Arial" w:cs="Arial"/>
          <w:b/>
          <w:spacing w:val="-3"/>
          <w:sz w:val="20"/>
        </w:rPr>
        <w:t xml:space="preserve">Form </w:t>
      </w:r>
      <w:r w:rsidRPr="00D34F27">
        <w:rPr>
          <w:rFonts w:ascii="Arial" w:hAnsi="Arial" w:cs="Arial"/>
          <w:spacing w:val="-3"/>
          <w:sz w:val="20"/>
        </w:rPr>
        <w:t xml:space="preserve"> -</w:t>
      </w:r>
      <w:proofErr w:type="gramEnd"/>
      <w:r w:rsidRPr="00D34F27">
        <w:rPr>
          <w:rFonts w:ascii="Arial" w:hAnsi="Arial" w:cs="Arial"/>
          <w:spacing w:val="-3"/>
          <w:sz w:val="20"/>
        </w:rPr>
        <w:t xml:space="preserve"> Keep in your possession at all times.</w:t>
      </w:r>
    </w:p>
    <w:p w:rsidR="00235F85" w:rsidRPr="00D34F27" w:rsidRDefault="00235F85" w:rsidP="00235F85">
      <w:pPr>
        <w:numPr>
          <w:ilvl w:val="0"/>
          <w:numId w:val="11"/>
        </w:numPr>
        <w:tabs>
          <w:tab w:val="clear" w:pos="1440"/>
          <w:tab w:val="left" w:pos="720"/>
          <w:tab w:val="num"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rPr>
          <w:rFonts w:ascii="Arial" w:hAnsi="Arial" w:cs="Arial"/>
          <w:spacing w:val="-3"/>
          <w:sz w:val="20"/>
        </w:rPr>
      </w:pPr>
      <w:r w:rsidRPr="00D34F27">
        <w:rPr>
          <w:rFonts w:ascii="Arial" w:hAnsi="Arial" w:cs="Arial"/>
          <w:b/>
          <w:spacing w:val="-3"/>
          <w:sz w:val="20"/>
        </w:rPr>
        <w:t xml:space="preserve">Form 135A, Potassium Iodide Acknowledgement Form </w:t>
      </w:r>
      <w:r w:rsidRPr="00D34F27">
        <w:rPr>
          <w:rFonts w:ascii="Arial" w:hAnsi="Arial" w:cs="Arial"/>
          <w:spacing w:val="-3"/>
          <w:sz w:val="20"/>
        </w:rPr>
        <w:t>- Sign, if appropriate.  Copy remains with issuing personnel.</w:t>
      </w:r>
    </w:p>
    <w:p w:rsidR="00235F85" w:rsidRPr="00D34F27" w:rsidRDefault="00235F85" w:rsidP="00235F85">
      <w:pPr>
        <w:rPr>
          <w:rFonts w:ascii="Arial" w:hAnsi="Arial" w:cs="Arial"/>
          <w:sz w:val="20"/>
        </w:rPr>
      </w:pPr>
    </w:p>
    <w:p w:rsidR="00235F85" w:rsidRPr="00D34F27" w:rsidRDefault="00235F85" w:rsidP="00235F85">
      <w:pPr>
        <w:ind w:firstLine="360"/>
        <w:rPr>
          <w:rFonts w:ascii="Arial" w:hAnsi="Arial" w:cs="Arial"/>
          <w:b/>
          <w:sz w:val="20"/>
        </w:rPr>
      </w:pPr>
      <w:r w:rsidRPr="00D34F27">
        <w:rPr>
          <w:rFonts w:ascii="Arial" w:hAnsi="Arial" w:cs="Arial"/>
          <w:b/>
          <w:sz w:val="20"/>
        </w:rPr>
        <w:t>7.  Ingestion of Potassium Iodide (KI)</w:t>
      </w:r>
    </w:p>
    <w:p w:rsidR="00235F85" w:rsidRPr="00D34F27" w:rsidRDefault="00235F85" w:rsidP="00235F85">
      <w:pPr>
        <w:ind w:left="720"/>
        <w:jc w:val="both"/>
        <w:rPr>
          <w:rFonts w:ascii="Arial" w:hAnsi="Arial" w:cs="Arial"/>
          <w:sz w:val="20"/>
        </w:rPr>
      </w:pP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sz w:val="20"/>
          <w:rPrChange w:id="1687" w:author="dbecker" w:date="2016-01-07T14:51:00Z">
            <w:rPr>
              <w:rFonts w:ascii="Arial" w:hAnsi="Arial" w:cs="Arial"/>
              <w:sz w:val="20"/>
            </w:rPr>
          </w:rPrChange>
        </w:rPr>
      </w:pPr>
      <w:r w:rsidRPr="00E450C2">
        <w:rPr>
          <w:rFonts w:asciiTheme="majorHAnsi" w:hAnsiTheme="majorHAnsi" w:cs="Arial"/>
          <w:sz w:val="20"/>
          <w:rPrChange w:id="1688" w:author="dbecker" w:date="2016-01-07T14:51:00Z">
            <w:rPr>
              <w:rFonts w:ascii="Arial" w:hAnsi="Arial" w:cs="Arial"/>
              <w:sz w:val="20"/>
            </w:rPr>
          </w:rPrChange>
        </w:rPr>
        <w:t>Potassium Iodide (KI) is an over-the counter drug that will block the absorption of radioiodine by the thyroid gland and thus prevent/reduce radiation exposure to the thyroid.</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689" w:author="dbecker" w:date="2016-01-07T14:51:00Z">
            <w:rPr>
              <w:rFonts w:ascii="Arial" w:hAnsi="Arial" w:cs="Arial"/>
              <w:b/>
              <w:sz w:val="20"/>
            </w:rPr>
          </w:rPrChange>
        </w:rPr>
      </w:pPr>
      <w:r w:rsidRPr="00E450C2">
        <w:rPr>
          <w:rFonts w:asciiTheme="majorHAnsi" w:hAnsiTheme="majorHAnsi" w:cs="Arial"/>
          <w:sz w:val="20"/>
          <w:rPrChange w:id="1690" w:author="dbecker" w:date="2016-01-07T14:51:00Z">
            <w:rPr>
              <w:rFonts w:ascii="Arial" w:hAnsi="Arial" w:cs="Arial"/>
              <w:sz w:val="20"/>
            </w:rPr>
          </w:rPrChange>
        </w:rPr>
        <w:t>KI does not block the uptake of other types of radioactive material by the body, nor does it provide protection against exposure from external radioactive materials.</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691" w:author="dbecker" w:date="2016-01-07T14:51:00Z">
            <w:rPr>
              <w:rFonts w:ascii="Arial" w:hAnsi="Arial" w:cs="Arial"/>
              <w:b/>
              <w:sz w:val="20"/>
            </w:rPr>
          </w:rPrChange>
        </w:rPr>
      </w:pPr>
      <w:r w:rsidRPr="00E450C2">
        <w:rPr>
          <w:rFonts w:asciiTheme="majorHAnsi" w:hAnsiTheme="majorHAnsi" w:cs="Arial"/>
          <w:sz w:val="20"/>
          <w:rPrChange w:id="1692" w:author="dbecker" w:date="2016-01-07T14:51:00Z">
            <w:rPr>
              <w:rFonts w:ascii="Arial" w:hAnsi="Arial" w:cs="Arial"/>
              <w:sz w:val="20"/>
            </w:rPr>
          </w:rPrChange>
        </w:rPr>
        <w:t>Inform your supervisor/point-of-contact if you are allergic to iodine (for example, allergic to shellfish, iodized salt).  Do not take KI if you are allergic to iodine.  Instead, inform your supervisor/point-of-contact and leave the area.</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693" w:author="dbecker" w:date="2016-01-07T14:51:00Z">
            <w:rPr>
              <w:rFonts w:ascii="Arial" w:hAnsi="Arial" w:cs="Arial"/>
              <w:b/>
              <w:sz w:val="20"/>
            </w:rPr>
          </w:rPrChange>
        </w:rPr>
      </w:pPr>
      <w:r w:rsidRPr="00E450C2">
        <w:rPr>
          <w:rFonts w:asciiTheme="majorHAnsi" w:hAnsiTheme="majorHAnsi" w:cs="Arial"/>
          <w:sz w:val="20"/>
          <w:rPrChange w:id="1694" w:author="dbecker" w:date="2016-01-07T14:51:00Z">
            <w:rPr>
              <w:rFonts w:ascii="Arial" w:hAnsi="Arial" w:cs="Arial"/>
              <w:sz w:val="20"/>
            </w:rPr>
          </w:rPrChange>
        </w:rPr>
        <w:lastRenderedPageBreak/>
        <w:t>Side effects from taking KI are unlikely because of the low dose and short time it is taken.  Should side effects occur, they might include:  skin rash, swelling of salivary glands, metallic taste, burning mouth and throat, sore teeth and gums, symptoms of cold, stomach upset, and/or diarrhea.</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695" w:author="dbecker" w:date="2016-01-07T14:51:00Z">
            <w:rPr>
              <w:rFonts w:ascii="Arial" w:hAnsi="Arial" w:cs="Arial"/>
              <w:b/>
              <w:sz w:val="20"/>
            </w:rPr>
          </w:rPrChange>
        </w:rPr>
      </w:pPr>
      <w:r w:rsidRPr="00E450C2">
        <w:rPr>
          <w:rFonts w:asciiTheme="majorHAnsi" w:hAnsiTheme="majorHAnsi" w:cs="Arial"/>
          <w:sz w:val="20"/>
          <w:rPrChange w:id="1696" w:author="dbecker" w:date="2016-01-07T14:51:00Z">
            <w:rPr>
              <w:rFonts w:ascii="Arial" w:hAnsi="Arial" w:cs="Arial"/>
              <w:sz w:val="20"/>
            </w:rPr>
          </w:rPrChange>
        </w:rPr>
        <w:t>Even more unlikely are severe side effects:  fever, joint pain, swelling of parts of face and body, and/or severe shortness of breath requiring immediate medical attention.</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697" w:author="dbecker" w:date="2016-01-07T14:51:00Z">
            <w:rPr>
              <w:rFonts w:ascii="Arial" w:hAnsi="Arial" w:cs="Arial"/>
              <w:b/>
              <w:sz w:val="20"/>
            </w:rPr>
          </w:rPrChange>
        </w:rPr>
      </w:pPr>
      <w:r w:rsidRPr="00E450C2">
        <w:rPr>
          <w:rFonts w:asciiTheme="majorHAnsi" w:hAnsiTheme="majorHAnsi" w:cs="Arial"/>
          <w:sz w:val="20"/>
          <w:rPrChange w:id="1698" w:author="dbecker" w:date="2016-01-07T14:51:00Z">
            <w:rPr>
              <w:rFonts w:ascii="Arial" w:hAnsi="Arial" w:cs="Arial"/>
              <w:sz w:val="20"/>
            </w:rPr>
          </w:rPrChange>
        </w:rPr>
        <w:t xml:space="preserve">Keep </w:t>
      </w:r>
      <w:proofErr w:type="gramStart"/>
      <w:r w:rsidRPr="00E450C2">
        <w:rPr>
          <w:rFonts w:asciiTheme="majorHAnsi" w:hAnsiTheme="majorHAnsi" w:cs="Arial"/>
          <w:sz w:val="20"/>
          <w:rPrChange w:id="1699" w:author="dbecker" w:date="2016-01-07T14:51:00Z">
            <w:rPr>
              <w:rFonts w:ascii="Arial" w:hAnsi="Arial" w:cs="Arial"/>
              <w:sz w:val="20"/>
            </w:rPr>
          </w:rPrChange>
        </w:rPr>
        <w:t>your</w:t>
      </w:r>
      <w:proofErr w:type="gramEnd"/>
      <w:r w:rsidRPr="00E450C2">
        <w:rPr>
          <w:rFonts w:asciiTheme="majorHAnsi" w:hAnsiTheme="majorHAnsi" w:cs="Arial"/>
          <w:sz w:val="20"/>
          <w:rPrChange w:id="1700" w:author="dbecker" w:date="2016-01-07T14:51:00Z">
            <w:rPr>
              <w:rFonts w:ascii="Arial" w:hAnsi="Arial" w:cs="Arial"/>
              <w:sz w:val="20"/>
            </w:rPr>
          </w:rPrChange>
        </w:rPr>
        <w:t xml:space="preserve"> issued KI with you at all times – do not misplace or discard them.</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701" w:author="dbecker" w:date="2016-01-07T14:51:00Z">
            <w:rPr>
              <w:rFonts w:ascii="Arial" w:hAnsi="Arial" w:cs="Arial"/>
              <w:b/>
              <w:sz w:val="20"/>
            </w:rPr>
          </w:rPrChange>
        </w:rPr>
      </w:pPr>
      <w:r w:rsidRPr="00E450C2">
        <w:rPr>
          <w:rFonts w:asciiTheme="majorHAnsi" w:hAnsiTheme="majorHAnsi" w:cs="Arial"/>
          <w:sz w:val="20"/>
          <w:rPrChange w:id="1702" w:author="dbecker" w:date="2016-01-07T14:51:00Z">
            <w:rPr>
              <w:rFonts w:ascii="Arial" w:hAnsi="Arial" w:cs="Arial"/>
              <w:sz w:val="20"/>
            </w:rPr>
          </w:rPrChange>
        </w:rPr>
        <w:t xml:space="preserve">When instructed to do so, take 130mg of </w:t>
      </w:r>
      <w:proofErr w:type="gramStart"/>
      <w:r w:rsidRPr="00E450C2">
        <w:rPr>
          <w:rFonts w:asciiTheme="majorHAnsi" w:hAnsiTheme="majorHAnsi" w:cs="Arial"/>
          <w:sz w:val="20"/>
          <w:rPrChange w:id="1703" w:author="dbecker" w:date="2016-01-07T14:51:00Z">
            <w:rPr>
              <w:rFonts w:ascii="Arial" w:hAnsi="Arial" w:cs="Arial"/>
              <w:sz w:val="20"/>
            </w:rPr>
          </w:rPrChange>
        </w:rPr>
        <w:t>KI  per</w:t>
      </w:r>
      <w:proofErr w:type="gramEnd"/>
      <w:r w:rsidRPr="00E450C2">
        <w:rPr>
          <w:rFonts w:asciiTheme="majorHAnsi" w:hAnsiTheme="majorHAnsi" w:cs="Arial"/>
          <w:sz w:val="20"/>
          <w:rPrChange w:id="1704" w:author="dbecker" w:date="2016-01-07T14:51:00Z">
            <w:rPr>
              <w:rFonts w:ascii="Arial" w:hAnsi="Arial" w:cs="Arial"/>
              <w:sz w:val="20"/>
            </w:rPr>
          </w:rPrChange>
        </w:rPr>
        <w:t xml:space="preserve"> day and record the time and date on </w:t>
      </w:r>
      <w:r w:rsidRPr="00E450C2">
        <w:rPr>
          <w:rFonts w:asciiTheme="majorHAnsi" w:hAnsiTheme="majorHAnsi" w:cs="Arial"/>
          <w:b/>
          <w:sz w:val="20"/>
          <w:rPrChange w:id="1705" w:author="dbecker" w:date="2016-01-07T14:51:00Z">
            <w:rPr>
              <w:rFonts w:ascii="Arial" w:hAnsi="Arial" w:cs="Arial"/>
              <w:b/>
              <w:sz w:val="20"/>
            </w:rPr>
          </w:rPrChange>
        </w:rPr>
        <w:t>Form 305A.</w:t>
      </w:r>
    </w:p>
    <w:p w:rsidR="00235F85" w:rsidRPr="00E450C2" w:rsidRDefault="00235F85" w:rsidP="00235F85">
      <w:pPr>
        <w:numPr>
          <w:ilvl w:val="0"/>
          <w:numId w:val="12"/>
        </w:numPr>
        <w:tabs>
          <w:tab w:val="clear" w:pos="1440"/>
          <w:tab w:val="num" w:pos="1080"/>
        </w:tabs>
        <w:ind w:left="1080" w:hanging="360"/>
        <w:jc w:val="both"/>
        <w:rPr>
          <w:rFonts w:asciiTheme="majorHAnsi" w:hAnsiTheme="majorHAnsi" w:cs="Arial"/>
          <w:b/>
          <w:sz w:val="20"/>
          <w:rPrChange w:id="1706" w:author="dbecker" w:date="2016-01-07T14:51:00Z">
            <w:rPr>
              <w:rFonts w:ascii="Arial" w:hAnsi="Arial" w:cs="Arial"/>
              <w:b/>
              <w:sz w:val="20"/>
            </w:rPr>
          </w:rPrChange>
        </w:rPr>
      </w:pPr>
      <w:r w:rsidRPr="00E450C2">
        <w:rPr>
          <w:rFonts w:asciiTheme="majorHAnsi" w:hAnsiTheme="majorHAnsi" w:cs="Arial"/>
          <w:sz w:val="20"/>
          <w:rPrChange w:id="1707" w:author="dbecker" w:date="2016-01-07T14:51:00Z">
            <w:rPr>
              <w:rFonts w:ascii="Arial" w:hAnsi="Arial" w:cs="Arial"/>
              <w:sz w:val="20"/>
            </w:rPr>
          </w:rPrChange>
        </w:rPr>
        <w:t>If you experience any of the side effects described above, report them immediately to your supervisor/point-of-contact.</w:t>
      </w:r>
    </w:p>
    <w:p w:rsidR="00235F85" w:rsidRPr="00E450C2" w:rsidRDefault="00235F85" w:rsidP="00235F85">
      <w:pPr>
        <w:numPr>
          <w:ilvl w:val="0"/>
          <w:numId w:val="12"/>
        </w:numPr>
        <w:tabs>
          <w:tab w:val="clear" w:pos="1440"/>
          <w:tab w:val="num" w:pos="108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rPr>
          <w:rFonts w:asciiTheme="majorHAnsi" w:hAnsiTheme="majorHAnsi" w:cs="Arial"/>
          <w:spacing w:val="-3"/>
          <w:sz w:val="16"/>
          <w:szCs w:val="20"/>
          <w:rPrChange w:id="1708" w:author="dbecker" w:date="2016-01-07T14:51:00Z">
            <w:rPr>
              <w:rFonts w:ascii="Arial" w:hAnsi="Arial" w:cs="Arial"/>
              <w:spacing w:val="-3"/>
              <w:sz w:val="16"/>
              <w:szCs w:val="20"/>
            </w:rPr>
          </w:rPrChange>
        </w:rPr>
      </w:pPr>
      <w:r w:rsidRPr="00E450C2">
        <w:rPr>
          <w:rFonts w:asciiTheme="majorHAnsi" w:hAnsiTheme="majorHAnsi" w:cs="Arial"/>
          <w:spacing w:val="-3"/>
          <w:sz w:val="20"/>
          <w:rPrChange w:id="1709" w:author="dbecker" w:date="2016-01-07T14:51:00Z">
            <w:rPr>
              <w:rFonts w:ascii="Arial" w:hAnsi="Arial" w:cs="Arial"/>
              <w:spacing w:val="-3"/>
              <w:sz w:val="20"/>
            </w:rPr>
          </w:rPrChange>
        </w:rPr>
        <w:t>KI should be ingested by emergency workers only when instructed to do so.  130mg of KI should be taken prior to or at the commencement of exposure to radioiodine.  130mg should be taken for every 24-hour</w:t>
      </w:r>
      <w:r w:rsidRPr="00E450C2">
        <w:rPr>
          <w:rFonts w:asciiTheme="majorHAnsi" w:hAnsiTheme="majorHAnsi" w:cs="Arial"/>
          <w:spacing w:val="-3"/>
          <w:sz w:val="20"/>
          <w:szCs w:val="20"/>
          <w:rPrChange w:id="1710" w:author="dbecker" w:date="2016-01-07T14:51:00Z">
            <w:rPr>
              <w:rFonts w:ascii="Arial" w:hAnsi="Arial" w:cs="Arial"/>
              <w:spacing w:val="-3"/>
              <w:sz w:val="20"/>
              <w:szCs w:val="20"/>
            </w:rPr>
          </w:rPrChange>
        </w:rPr>
        <w:t xml:space="preserve"> period during which exposure to airborne radioiodine occurs.  Discontinue taking KI when instructed to do so once exposure to radioiodine has ended.</w:t>
      </w:r>
    </w:p>
    <w:p w:rsidR="00235F85" w:rsidRPr="00E450C2" w:rsidRDefault="00235F85" w:rsidP="00235F85">
      <w:pPr>
        <w:tabs>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ind w:left="675"/>
        <w:jc w:val="both"/>
        <w:rPr>
          <w:rFonts w:asciiTheme="majorHAnsi" w:hAnsiTheme="majorHAnsi" w:cs="Arial"/>
          <w:spacing w:val="-3"/>
          <w:sz w:val="16"/>
          <w:szCs w:val="20"/>
          <w:rPrChange w:id="1711" w:author="dbecker" w:date="2016-01-07T14:51:00Z">
            <w:rPr>
              <w:rFonts w:ascii="Arial" w:hAnsi="Arial" w:cs="Arial"/>
              <w:spacing w:val="-3"/>
              <w:sz w:val="16"/>
              <w:szCs w:val="20"/>
            </w:rPr>
          </w:rPrChange>
        </w:rPr>
      </w:pPr>
    </w:p>
    <w:p w:rsidR="00235F85" w:rsidRPr="00E450C2" w:rsidRDefault="00235F85" w:rsidP="00235F85">
      <w:pPr>
        <w:pStyle w:val="BodyTextIndent2"/>
        <w:pBdr>
          <w:top w:val="single" w:sz="4" w:space="1" w:color="auto"/>
          <w:left w:val="single" w:sz="4" w:space="4" w:color="auto"/>
          <w:bottom w:val="single" w:sz="4" w:space="1" w:color="auto"/>
          <w:right w:val="single" w:sz="4" w:space="4" w:color="auto"/>
        </w:pBdr>
        <w:shd w:val="clear" w:color="auto" w:fill="E0E0E0"/>
        <w:spacing w:line="240" w:lineRule="auto"/>
        <w:ind w:left="720"/>
        <w:jc w:val="both"/>
        <w:rPr>
          <w:rFonts w:asciiTheme="majorHAnsi" w:hAnsiTheme="majorHAnsi" w:cs="Arial"/>
          <w:sz w:val="16"/>
          <w:szCs w:val="20"/>
          <w:rPrChange w:id="1712" w:author="dbecker" w:date="2016-01-07T14:51:00Z">
            <w:rPr>
              <w:rFonts w:ascii="Arial" w:hAnsi="Arial" w:cs="Arial"/>
              <w:sz w:val="16"/>
              <w:szCs w:val="20"/>
            </w:rPr>
          </w:rPrChange>
        </w:rPr>
      </w:pPr>
      <w:r w:rsidRPr="00E450C2">
        <w:rPr>
          <w:rFonts w:asciiTheme="majorHAnsi" w:hAnsiTheme="majorHAnsi" w:cs="Arial"/>
          <w:sz w:val="16"/>
          <w:szCs w:val="20"/>
          <w:rPrChange w:id="1713" w:author="dbecker" w:date="2016-01-07T14:51:00Z">
            <w:rPr>
              <w:rFonts w:ascii="Arial" w:hAnsi="Arial" w:cs="Arial"/>
              <w:sz w:val="16"/>
              <w:szCs w:val="20"/>
            </w:rPr>
          </w:rPrChange>
        </w:rPr>
        <w:t xml:space="preserve">NOTE:  Each emergency worker will be issued a four day supply of KI.  </w:t>
      </w:r>
      <w:proofErr w:type="gramStart"/>
      <w:r w:rsidRPr="00E450C2">
        <w:rPr>
          <w:rFonts w:asciiTheme="majorHAnsi" w:hAnsiTheme="majorHAnsi" w:cs="Arial"/>
          <w:sz w:val="16"/>
          <w:szCs w:val="20"/>
          <w:rPrChange w:id="1714" w:author="dbecker" w:date="2016-01-07T14:51:00Z">
            <w:rPr>
              <w:rFonts w:ascii="Arial" w:hAnsi="Arial" w:cs="Arial"/>
              <w:sz w:val="16"/>
              <w:szCs w:val="20"/>
            </w:rPr>
          </w:rPrChange>
        </w:rPr>
        <w:t>130mg of KI per day.</w:t>
      </w:r>
      <w:proofErr w:type="gramEnd"/>
      <w:r w:rsidRPr="00E450C2">
        <w:rPr>
          <w:rFonts w:asciiTheme="majorHAnsi" w:hAnsiTheme="majorHAnsi" w:cs="Arial"/>
          <w:sz w:val="16"/>
          <w:szCs w:val="20"/>
          <w:rPrChange w:id="1715" w:author="dbecker" w:date="2016-01-07T14:51:00Z">
            <w:rPr>
              <w:rFonts w:ascii="Arial" w:hAnsi="Arial" w:cs="Arial"/>
              <w:sz w:val="16"/>
              <w:szCs w:val="20"/>
            </w:rPr>
          </w:rPrChange>
        </w:rPr>
        <w:t xml:space="preserve"> An emergency worker’s role is to facilitate the implementation of protective actions. The protective actions are ordered whenever radioiodine concentrations are projected to reach a level where KI would be recommended, and the general public will be evacuated.  Implementation of public evacuation is expected to take between 6-9 hours.  Emergency workers will be instructed to leave the affected area once the public has been evacuated.  </w:t>
      </w:r>
      <w:proofErr w:type="gramStart"/>
      <w:r w:rsidRPr="00E450C2">
        <w:rPr>
          <w:rFonts w:asciiTheme="majorHAnsi" w:hAnsiTheme="majorHAnsi" w:cs="Arial"/>
          <w:sz w:val="16"/>
          <w:szCs w:val="20"/>
          <w:rPrChange w:id="1716" w:author="dbecker" w:date="2016-01-07T14:51:00Z">
            <w:rPr>
              <w:rFonts w:ascii="Arial" w:hAnsi="Arial" w:cs="Arial"/>
              <w:sz w:val="16"/>
              <w:szCs w:val="20"/>
            </w:rPr>
          </w:rPrChange>
        </w:rPr>
        <w:t>If emergency workers are instructed to ingest KI (130mg per day), their thyroid would be saturated with stable iodine for 24+ hours.</w:t>
      </w:r>
      <w:proofErr w:type="gramEnd"/>
      <w:r w:rsidRPr="00E450C2">
        <w:rPr>
          <w:rFonts w:asciiTheme="majorHAnsi" w:hAnsiTheme="majorHAnsi" w:cs="Arial"/>
          <w:sz w:val="16"/>
          <w:szCs w:val="20"/>
          <w:rPrChange w:id="1717" w:author="dbecker" w:date="2016-01-07T14:51:00Z">
            <w:rPr>
              <w:rFonts w:ascii="Arial" w:hAnsi="Arial" w:cs="Arial"/>
              <w:sz w:val="16"/>
              <w:szCs w:val="20"/>
            </w:rPr>
          </w:rPrChange>
        </w:rPr>
        <w:t xml:space="preserve">  If protective actions are implemented and completed within 6-9 hours, and emergency workers are moved out of the area where exposure is projected, then subsequent ingestion of KI is no longer needed. </w:t>
      </w:r>
    </w:p>
    <w:p w:rsidR="00235F85" w:rsidRPr="00E450C2" w:rsidRDefault="00235F85" w:rsidP="00235F85">
      <w:pPr>
        <w:numPr>
          <w:ilvl w:val="0"/>
          <w:numId w:val="13"/>
        </w:numPr>
        <w:tabs>
          <w:tab w:val="clear" w:pos="1485"/>
          <w:tab w:val="num" w:pos="1080"/>
        </w:tabs>
        <w:ind w:left="1080" w:hanging="360"/>
        <w:jc w:val="both"/>
        <w:rPr>
          <w:ins w:id="1718" w:author="Bartlett, Laura" w:date="2015-10-27T09:41:00Z"/>
          <w:rFonts w:asciiTheme="majorHAnsi" w:hAnsiTheme="majorHAnsi" w:cs="Arial"/>
          <w:sz w:val="20"/>
          <w:rPrChange w:id="1719" w:author="dbecker" w:date="2016-01-07T14:51:00Z">
            <w:rPr>
              <w:ins w:id="1720" w:author="Bartlett, Laura" w:date="2015-10-27T09:41:00Z"/>
              <w:rFonts w:ascii="Arial" w:hAnsi="Arial" w:cs="Arial"/>
              <w:sz w:val="20"/>
            </w:rPr>
          </w:rPrChange>
        </w:rPr>
      </w:pPr>
      <w:r w:rsidRPr="00E450C2">
        <w:rPr>
          <w:rFonts w:asciiTheme="majorHAnsi" w:hAnsiTheme="majorHAnsi" w:cs="Arial"/>
          <w:sz w:val="20"/>
          <w:rPrChange w:id="1721" w:author="dbecker" w:date="2016-01-07T14:51:00Z">
            <w:rPr>
              <w:rFonts w:ascii="Arial" w:hAnsi="Arial" w:cs="Arial"/>
              <w:sz w:val="20"/>
            </w:rPr>
          </w:rPrChange>
        </w:rPr>
        <w:t xml:space="preserve">Emergency workers assigned to reception centers or other locations that are </w:t>
      </w:r>
      <w:r w:rsidRPr="00E450C2">
        <w:rPr>
          <w:rFonts w:asciiTheme="majorHAnsi" w:hAnsiTheme="majorHAnsi" w:cs="Arial"/>
          <w:sz w:val="20"/>
          <w:u w:val="single"/>
          <w:rPrChange w:id="1722" w:author="dbecker" w:date="2016-01-07T14:51:00Z">
            <w:rPr>
              <w:rFonts w:ascii="Arial" w:hAnsi="Arial" w:cs="Arial"/>
              <w:sz w:val="20"/>
              <w:u w:val="single"/>
            </w:rPr>
          </w:rPrChange>
        </w:rPr>
        <w:t>outside</w:t>
      </w:r>
      <w:r w:rsidRPr="00E450C2">
        <w:rPr>
          <w:rFonts w:asciiTheme="majorHAnsi" w:hAnsiTheme="majorHAnsi" w:cs="Arial"/>
          <w:sz w:val="20"/>
          <w:rPrChange w:id="1723" w:author="dbecker" w:date="2016-01-07T14:51:00Z">
            <w:rPr>
              <w:rFonts w:ascii="Arial" w:hAnsi="Arial" w:cs="Arial"/>
              <w:sz w:val="20"/>
            </w:rPr>
          </w:rPrChange>
        </w:rPr>
        <w:t xml:space="preserve"> of the Emergency Planning Zone (EPZ) do </w:t>
      </w:r>
      <w:r w:rsidRPr="00E450C2">
        <w:rPr>
          <w:rFonts w:asciiTheme="majorHAnsi" w:hAnsiTheme="majorHAnsi" w:cs="Arial"/>
          <w:sz w:val="20"/>
          <w:u w:val="single"/>
          <w:rPrChange w:id="1724" w:author="dbecker" w:date="2016-01-07T14:51:00Z">
            <w:rPr>
              <w:rFonts w:ascii="Arial" w:hAnsi="Arial" w:cs="Arial"/>
              <w:sz w:val="20"/>
              <w:u w:val="single"/>
            </w:rPr>
          </w:rPrChange>
        </w:rPr>
        <w:t xml:space="preserve">NOT </w:t>
      </w:r>
      <w:r w:rsidRPr="00E450C2">
        <w:rPr>
          <w:rFonts w:asciiTheme="majorHAnsi" w:hAnsiTheme="majorHAnsi" w:cs="Arial"/>
          <w:sz w:val="20"/>
          <w:rPrChange w:id="1725" w:author="dbecker" w:date="2016-01-07T14:51:00Z">
            <w:rPr>
              <w:rFonts w:ascii="Arial" w:hAnsi="Arial" w:cs="Arial"/>
              <w:sz w:val="20"/>
            </w:rPr>
          </w:rPrChange>
        </w:rPr>
        <w:t>need to ingest KI.</w:t>
      </w:r>
    </w:p>
    <w:p w:rsidR="003D0D59" w:rsidDel="00E450C2" w:rsidRDefault="003D0D59">
      <w:pPr>
        <w:jc w:val="both"/>
        <w:rPr>
          <w:ins w:id="1726" w:author="Bartlett, Laura" w:date="2015-10-27T09:41:00Z"/>
          <w:del w:id="1727" w:author="dbecker" w:date="2016-01-07T14:51:00Z"/>
          <w:rFonts w:ascii="Arial" w:hAnsi="Arial" w:cs="Arial"/>
          <w:sz w:val="20"/>
        </w:rPr>
        <w:pPrChange w:id="1728" w:author="Bartlett, Laura" w:date="2015-10-27T09:41:00Z">
          <w:pPr>
            <w:numPr>
              <w:numId w:val="13"/>
            </w:numPr>
            <w:tabs>
              <w:tab w:val="num" w:pos="1080"/>
              <w:tab w:val="num" w:pos="1485"/>
            </w:tabs>
            <w:ind w:left="1080" w:hanging="360"/>
            <w:jc w:val="both"/>
          </w:pPr>
        </w:pPrChange>
      </w:pPr>
    </w:p>
    <w:p w:rsidR="003D0D59" w:rsidDel="00E450C2" w:rsidRDefault="003D0D59">
      <w:pPr>
        <w:jc w:val="both"/>
        <w:rPr>
          <w:ins w:id="1729" w:author="Bartlett, Laura" w:date="2015-10-27T09:41:00Z"/>
          <w:del w:id="1730" w:author="dbecker" w:date="2016-01-07T14:51:00Z"/>
          <w:rFonts w:ascii="Arial" w:hAnsi="Arial" w:cs="Arial"/>
          <w:sz w:val="20"/>
        </w:rPr>
        <w:pPrChange w:id="1731" w:author="Bartlett, Laura" w:date="2015-10-27T09:41:00Z">
          <w:pPr>
            <w:numPr>
              <w:numId w:val="13"/>
            </w:numPr>
            <w:tabs>
              <w:tab w:val="num" w:pos="1080"/>
              <w:tab w:val="num" w:pos="1485"/>
            </w:tabs>
            <w:ind w:left="1080" w:hanging="360"/>
            <w:jc w:val="both"/>
          </w:pPr>
        </w:pPrChange>
      </w:pPr>
    </w:p>
    <w:p w:rsidR="003D0D59" w:rsidRPr="00D34F27" w:rsidDel="00E450C2" w:rsidRDefault="003D0D59">
      <w:pPr>
        <w:jc w:val="both"/>
        <w:rPr>
          <w:del w:id="1732" w:author="dbecker" w:date="2016-01-07T14:51:00Z"/>
          <w:rFonts w:ascii="Arial" w:hAnsi="Arial" w:cs="Arial"/>
          <w:sz w:val="20"/>
        </w:rPr>
        <w:pPrChange w:id="1733" w:author="Bartlett, Laura" w:date="2015-10-27T09:41:00Z">
          <w:pPr>
            <w:numPr>
              <w:numId w:val="13"/>
            </w:numPr>
            <w:tabs>
              <w:tab w:val="num" w:pos="1080"/>
              <w:tab w:val="num" w:pos="1485"/>
            </w:tabs>
            <w:ind w:left="1080" w:hanging="360"/>
            <w:jc w:val="both"/>
          </w:pPr>
        </w:pPrChange>
      </w:pPr>
    </w:p>
    <w:p w:rsidR="00235F85" w:rsidRPr="00D34F27" w:rsidRDefault="00235F85" w:rsidP="00235F85">
      <w:pPr>
        <w:rPr>
          <w:rFonts w:ascii="Arial" w:hAnsi="Arial" w:cs="Arial"/>
          <w:sz w:val="16"/>
          <w:szCs w:val="20"/>
        </w:rPr>
      </w:pPr>
    </w:p>
    <w:p w:rsidR="00235F85" w:rsidRPr="00D34F27" w:rsidRDefault="00235F85" w:rsidP="00235F85">
      <w:pPr>
        <w:rPr>
          <w:rFonts w:ascii="Arial" w:hAnsi="Arial"/>
          <w:b/>
          <w:sz w:val="20"/>
          <w:u w:val="single"/>
        </w:rPr>
      </w:pPr>
      <w:r w:rsidRPr="00D34F27">
        <w:rPr>
          <w:rFonts w:ascii="Arial" w:hAnsi="Arial" w:cs="Arial"/>
          <w:b/>
          <w:sz w:val="20"/>
          <w:szCs w:val="20"/>
        </w:rPr>
        <w:t xml:space="preserve">  8.    </w:t>
      </w:r>
      <w:r w:rsidRPr="00D34F27">
        <w:rPr>
          <w:rFonts w:ascii="Arial" w:hAnsi="Arial"/>
          <w:b/>
          <w:sz w:val="20"/>
        </w:rPr>
        <w:t>Termination of Assignment</w:t>
      </w:r>
    </w:p>
    <w:p w:rsidR="00235F85" w:rsidRPr="00D34F27" w:rsidRDefault="00235F85" w:rsidP="00235F85">
      <w:pPr>
        <w:rPr>
          <w:sz w:val="20"/>
          <w:u w:val="single"/>
        </w:rPr>
      </w:pPr>
    </w:p>
    <w:p w:rsidR="00235F85" w:rsidRPr="00E450C2" w:rsidRDefault="00235F85">
      <w:pPr>
        <w:ind w:left="540"/>
        <w:jc w:val="both"/>
        <w:rPr>
          <w:rFonts w:asciiTheme="majorHAnsi" w:hAnsiTheme="majorHAnsi"/>
          <w:sz w:val="20"/>
          <w:rPrChange w:id="1734" w:author="dbecker" w:date="2016-01-07T14:51:00Z">
            <w:rPr>
              <w:rFonts w:ascii="Arial" w:hAnsi="Arial"/>
              <w:sz w:val="20"/>
            </w:rPr>
          </w:rPrChange>
        </w:rPr>
        <w:pPrChange w:id="1735" w:author="dbecker" w:date="2016-01-07T14:52:00Z">
          <w:pPr>
            <w:ind w:left="540"/>
          </w:pPr>
        </w:pPrChange>
      </w:pPr>
      <w:del w:id="1736" w:author="dbecker" w:date="2016-01-07T14:51:00Z">
        <w:r w:rsidRPr="00E450C2" w:rsidDel="00E450C2">
          <w:rPr>
            <w:rFonts w:asciiTheme="majorHAnsi" w:hAnsiTheme="majorHAnsi"/>
            <w:sz w:val="20"/>
            <w:rPrChange w:id="1737" w:author="dbecker" w:date="2016-01-07T14:51:00Z">
              <w:rPr>
                <w:sz w:val="20"/>
              </w:rPr>
            </w:rPrChange>
          </w:rPr>
          <w:delText xml:space="preserve"> </w:delText>
        </w:r>
      </w:del>
      <w:r w:rsidRPr="00E450C2">
        <w:rPr>
          <w:rFonts w:asciiTheme="majorHAnsi" w:hAnsiTheme="majorHAnsi"/>
          <w:sz w:val="20"/>
          <w:rPrChange w:id="1738" w:author="dbecker" w:date="2016-01-07T14:51:00Z">
            <w:rPr>
              <w:rFonts w:ascii="Arial" w:hAnsi="Arial"/>
              <w:sz w:val="20"/>
            </w:rPr>
          </w:rPrChange>
        </w:rPr>
        <w:t>When directed by your supervisor/point of contact, report to the reception/decon at the reception center for your community for monitoring/decontamination. Reception center monitoring and decontamination personnel may be monitored at the end of their assignment at the reception center facility.</w:t>
      </w:r>
    </w:p>
    <w:p w:rsidR="00235F85" w:rsidRPr="00D34F27" w:rsidRDefault="00235F85" w:rsidP="00235F85">
      <w:pPr>
        <w:ind w:left="540"/>
        <w:rPr>
          <w:rFonts w:ascii="Arial" w:hAnsi="Arial"/>
          <w:sz w:val="20"/>
        </w:rPr>
      </w:pPr>
    </w:p>
    <w:p w:rsidR="00235F85" w:rsidRPr="00E450C2" w:rsidRDefault="00235F85">
      <w:pPr>
        <w:ind w:left="540"/>
        <w:jc w:val="both"/>
        <w:rPr>
          <w:rFonts w:asciiTheme="majorHAnsi" w:hAnsiTheme="majorHAnsi"/>
          <w:rPrChange w:id="1739" w:author="dbecker" w:date="2016-01-07T14:52:00Z">
            <w:rPr/>
          </w:rPrChange>
        </w:rPr>
        <w:pPrChange w:id="1740" w:author="dbecker" w:date="2016-01-07T14:52:00Z">
          <w:pPr>
            <w:ind w:left="540"/>
          </w:pPr>
        </w:pPrChange>
      </w:pPr>
      <w:r w:rsidRPr="00E450C2">
        <w:rPr>
          <w:rFonts w:asciiTheme="majorHAnsi" w:hAnsiTheme="majorHAnsi"/>
          <w:sz w:val="20"/>
          <w:rPrChange w:id="1741" w:author="dbecker" w:date="2016-01-07T14:52:00Z">
            <w:rPr>
              <w:rFonts w:ascii="Arial" w:hAnsi="Arial"/>
              <w:sz w:val="20"/>
            </w:rPr>
          </w:rPrChange>
        </w:rPr>
        <w:t>Follow instructions from DPHS/Rad Health personnel at the reception center for collection of dosimetry equipment and forms. DPHS/Rad Health representatives at the facility will establish a collection point for the return of dosimetry and forms by emergency workers for DPHS/Rad Health processing.</w:t>
      </w:r>
    </w:p>
    <w:p w:rsidR="00B34948" w:rsidRPr="00ED71FD" w:rsidRDefault="00C343F4" w:rsidP="00C343F4">
      <w:pPr>
        <w:pStyle w:val="Heading3"/>
        <w:ind w:left="540"/>
        <w:rPr>
          <w:rFonts w:ascii="Cambria" w:hAnsi="Cambria"/>
          <w:color w:val="0070C0"/>
          <w:spacing w:val="-3"/>
          <w:sz w:val="20"/>
          <w:rPrChange w:id="1742" w:author="dbecker" w:date="2015-10-07T12:49:00Z">
            <w:rPr>
              <w:spacing w:val="-3"/>
              <w:sz w:val="20"/>
            </w:rPr>
          </w:rPrChange>
        </w:rPr>
      </w:pPr>
      <w:bookmarkStart w:id="1743" w:name="_Toc431372805"/>
      <w:r w:rsidRPr="00ED71FD">
        <w:rPr>
          <w:rFonts w:ascii="Cambria" w:hAnsi="Cambria"/>
          <w:color w:val="0070C0"/>
          <w:spacing w:val="-3"/>
          <w:sz w:val="20"/>
          <w:rPrChange w:id="1744" w:author="dbecker" w:date="2015-10-07T12:49:00Z">
            <w:rPr>
              <w:spacing w:val="-3"/>
              <w:sz w:val="20"/>
            </w:rPr>
          </w:rPrChange>
        </w:rPr>
        <w:t>2.</w:t>
      </w:r>
      <w:r w:rsidR="006B1E93" w:rsidRPr="00ED71FD">
        <w:rPr>
          <w:rFonts w:ascii="Cambria" w:hAnsi="Cambria"/>
          <w:color w:val="0070C0"/>
          <w:spacing w:val="-3"/>
          <w:sz w:val="20"/>
          <w:rPrChange w:id="1745" w:author="dbecker" w:date="2015-10-07T12:49:00Z">
            <w:rPr>
              <w:spacing w:val="-3"/>
              <w:sz w:val="20"/>
            </w:rPr>
          </w:rPrChange>
        </w:rPr>
        <w:t xml:space="preserve">  </w:t>
      </w:r>
      <w:r w:rsidR="00B34948" w:rsidRPr="00ED71FD">
        <w:rPr>
          <w:rFonts w:ascii="Cambria" w:hAnsi="Cambria"/>
          <w:color w:val="0070C0"/>
          <w:spacing w:val="-3"/>
          <w:sz w:val="20"/>
          <w:rPrChange w:id="1746" w:author="dbecker" w:date="2015-10-07T12:49:00Z">
            <w:rPr>
              <w:spacing w:val="-3"/>
              <w:sz w:val="20"/>
            </w:rPr>
          </w:rPrChange>
        </w:rPr>
        <w:t>P</w:t>
      </w:r>
      <w:r w:rsidR="006B1E93" w:rsidRPr="00ED71FD">
        <w:rPr>
          <w:rFonts w:ascii="Cambria" w:hAnsi="Cambria"/>
          <w:color w:val="0070C0"/>
          <w:spacing w:val="-3"/>
          <w:sz w:val="20"/>
          <w:rPrChange w:id="1747" w:author="dbecker" w:date="2015-10-07T12:49:00Z">
            <w:rPr>
              <w:spacing w:val="-3"/>
              <w:sz w:val="20"/>
            </w:rPr>
          </w:rPrChange>
        </w:rPr>
        <w:t>otassium Iodide</w:t>
      </w:r>
      <w:r w:rsidR="00B34948" w:rsidRPr="00ED71FD">
        <w:rPr>
          <w:rFonts w:ascii="Cambria" w:hAnsi="Cambria"/>
          <w:color w:val="0070C0"/>
          <w:spacing w:val="-3"/>
          <w:sz w:val="20"/>
          <w:rPrChange w:id="1748" w:author="dbecker" w:date="2015-10-07T12:49:00Z">
            <w:rPr>
              <w:spacing w:val="-3"/>
              <w:sz w:val="20"/>
            </w:rPr>
          </w:rPrChange>
        </w:rPr>
        <w:t xml:space="preserve"> (KI) A</w:t>
      </w:r>
      <w:r w:rsidR="006B1E93" w:rsidRPr="00ED71FD">
        <w:rPr>
          <w:rFonts w:ascii="Cambria" w:hAnsi="Cambria"/>
          <w:color w:val="0070C0"/>
          <w:spacing w:val="-3"/>
          <w:sz w:val="20"/>
          <w:rPrChange w:id="1749" w:author="dbecker" w:date="2015-10-07T12:49:00Z">
            <w:rPr>
              <w:spacing w:val="-3"/>
              <w:sz w:val="20"/>
            </w:rPr>
          </w:rPrChange>
        </w:rPr>
        <w:t>dministration</w:t>
      </w:r>
      <w:bookmarkEnd w:id="1743"/>
    </w:p>
    <w:p w:rsidR="00B34948" w:rsidRPr="00E450C2" w:rsidRDefault="00B34948">
      <w:pPr>
        <w:ind w:left="810"/>
        <w:jc w:val="both"/>
        <w:rPr>
          <w:rFonts w:asciiTheme="majorHAnsi" w:hAnsiTheme="majorHAnsi" w:cs="Arial"/>
          <w:sz w:val="20"/>
          <w:szCs w:val="20"/>
          <w:rPrChange w:id="1750" w:author="dbecker" w:date="2016-01-07T14:53:00Z">
            <w:rPr>
              <w:rFonts w:ascii="Arial" w:hAnsi="Arial" w:cs="Arial"/>
              <w:sz w:val="20"/>
              <w:szCs w:val="20"/>
            </w:rPr>
          </w:rPrChange>
        </w:rPr>
        <w:pPrChange w:id="1751" w:author="dbecker" w:date="2016-01-07T14:53:00Z">
          <w:pPr>
            <w:ind w:left="900"/>
            <w:jc w:val="both"/>
          </w:pPr>
        </w:pPrChange>
      </w:pPr>
      <w:r w:rsidRPr="00E450C2">
        <w:rPr>
          <w:rFonts w:asciiTheme="majorHAnsi" w:hAnsiTheme="majorHAnsi" w:cs="Arial"/>
          <w:sz w:val="20"/>
          <w:szCs w:val="20"/>
          <w:rPrChange w:id="1752" w:author="dbecker" w:date="2016-01-07T14:53:00Z">
            <w:rPr>
              <w:rFonts w:ascii="Arial" w:hAnsi="Arial" w:cs="Arial"/>
              <w:sz w:val="20"/>
              <w:szCs w:val="20"/>
            </w:rPr>
          </w:rPrChange>
        </w:rPr>
        <w:t>The State of New Hampshire has elected to pre-distribute KI to interested members of the general public.  Members of the public who live, work, or go to school in either the Seabrook Station or Vermont Yankee EPZ may apply for free KI.  The pre-distribution of KI is ongoing.  Application forms are included in the Emergency Public Informatio</w:t>
      </w:r>
      <w:r w:rsidR="00A0738F" w:rsidRPr="00E450C2">
        <w:rPr>
          <w:rFonts w:asciiTheme="majorHAnsi" w:hAnsiTheme="majorHAnsi" w:cs="Arial"/>
          <w:sz w:val="20"/>
          <w:szCs w:val="20"/>
          <w:rPrChange w:id="1753" w:author="dbecker" w:date="2016-01-07T14:53:00Z">
            <w:rPr>
              <w:rFonts w:ascii="Arial" w:hAnsi="Arial" w:cs="Arial"/>
              <w:sz w:val="20"/>
              <w:szCs w:val="20"/>
            </w:rPr>
          </w:rPrChange>
        </w:rPr>
        <w:t>n</w:t>
      </w:r>
      <w:r w:rsidR="006B22A9" w:rsidRPr="00E450C2">
        <w:rPr>
          <w:rFonts w:asciiTheme="majorHAnsi" w:hAnsiTheme="majorHAnsi" w:cs="Arial"/>
          <w:sz w:val="20"/>
          <w:szCs w:val="20"/>
          <w:rPrChange w:id="1754" w:author="dbecker" w:date="2016-01-07T14:53:00Z">
            <w:rPr>
              <w:rFonts w:ascii="Arial" w:hAnsi="Arial" w:cs="Arial"/>
              <w:sz w:val="20"/>
              <w:szCs w:val="20"/>
            </w:rPr>
          </w:rPrChange>
        </w:rPr>
        <w:t xml:space="preserve"> </w:t>
      </w:r>
      <w:r w:rsidR="00A0738F" w:rsidRPr="00E450C2">
        <w:rPr>
          <w:rFonts w:asciiTheme="majorHAnsi" w:hAnsiTheme="majorHAnsi" w:cs="Arial"/>
          <w:sz w:val="20"/>
          <w:szCs w:val="20"/>
          <w:rPrChange w:id="1755" w:author="dbecker" w:date="2016-01-07T14:53:00Z">
            <w:rPr>
              <w:rFonts w:ascii="Arial" w:hAnsi="Arial" w:cs="Arial"/>
              <w:sz w:val="20"/>
              <w:szCs w:val="20"/>
            </w:rPr>
          </w:rPrChange>
        </w:rPr>
        <w:t>Calendar</w:t>
      </w:r>
      <w:r w:rsidRPr="00E450C2">
        <w:rPr>
          <w:rFonts w:asciiTheme="majorHAnsi" w:hAnsiTheme="majorHAnsi" w:cs="Arial"/>
          <w:sz w:val="20"/>
          <w:szCs w:val="20"/>
          <w:rPrChange w:id="1756" w:author="dbecker" w:date="2016-01-07T14:53:00Z">
            <w:rPr>
              <w:rFonts w:ascii="Arial" w:hAnsi="Arial" w:cs="Arial"/>
              <w:sz w:val="20"/>
              <w:szCs w:val="20"/>
            </w:rPr>
          </w:rPrChange>
        </w:rPr>
        <w:t>, at the local town offices in each EPZ municipality, the Portsmouth and Keene D</w:t>
      </w:r>
      <w:r w:rsidR="00105AAA" w:rsidRPr="00E450C2">
        <w:rPr>
          <w:rFonts w:asciiTheme="majorHAnsi" w:hAnsiTheme="majorHAnsi" w:cs="Arial"/>
          <w:sz w:val="20"/>
          <w:szCs w:val="20"/>
          <w:rPrChange w:id="1757" w:author="dbecker" w:date="2016-01-07T14:53:00Z">
            <w:rPr>
              <w:rFonts w:ascii="Arial" w:hAnsi="Arial" w:cs="Arial"/>
              <w:sz w:val="20"/>
              <w:szCs w:val="20"/>
            </w:rPr>
          </w:rPrChange>
        </w:rPr>
        <w:t>P</w:t>
      </w:r>
      <w:r w:rsidRPr="00E450C2">
        <w:rPr>
          <w:rFonts w:asciiTheme="majorHAnsi" w:hAnsiTheme="majorHAnsi" w:cs="Arial"/>
          <w:sz w:val="20"/>
          <w:szCs w:val="20"/>
          <w:rPrChange w:id="1758" w:author="dbecker" w:date="2016-01-07T14:53:00Z">
            <w:rPr>
              <w:rFonts w:ascii="Arial" w:hAnsi="Arial" w:cs="Arial"/>
              <w:sz w:val="20"/>
              <w:szCs w:val="20"/>
            </w:rPr>
          </w:rPrChange>
        </w:rPr>
        <w:t>HS District Offices, or available on-line at the DHHS, Division of Public Health</w:t>
      </w:r>
      <w:r w:rsidR="00B414B7" w:rsidRPr="00E450C2">
        <w:rPr>
          <w:rFonts w:asciiTheme="majorHAnsi" w:hAnsiTheme="majorHAnsi" w:cs="Arial"/>
          <w:sz w:val="20"/>
          <w:szCs w:val="20"/>
          <w:rPrChange w:id="1759" w:author="dbecker" w:date="2016-01-07T14:53:00Z">
            <w:rPr>
              <w:rFonts w:ascii="Arial" w:hAnsi="Arial" w:cs="Arial"/>
              <w:sz w:val="20"/>
              <w:szCs w:val="20"/>
            </w:rPr>
          </w:rPrChange>
        </w:rPr>
        <w:t xml:space="preserve"> </w:t>
      </w:r>
      <w:r w:rsidRPr="00E450C2">
        <w:rPr>
          <w:rFonts w:asciiTheme="majorHAnsi" w:hAnsiTheme="majorHAnsi" w:cs="Arial"/>
          <w:sz w:val="20"/>
          <w:szCs w:val="20"/>
          <w:rPrChange w:id="1760" w:author="dbecker" w:date="2016-01-07T14:53:00Z">
            <w:rPr>
              <w:rFonts w:ascii="Arial" w:hAnsi="Arial" w:cs="Arial"/>
              <w:sz w:val="20"/>
              <w:szCs w:val="20"/>
            </w:rPr>
          </w:rPrChange>
        </w:rPr>
        <w:t>Services,</w:t>
      </w:r>
      <w:r w:rsidR="00B414B7" w:rsidRPr="00E450C2">
        <w:rPr>
          <w:rFonts w:asciiTheme="majorHAnsi" w:hAnsiTheme="majorHAnsi" w:cs="Arial"/>
          <w:sz w:val="20"/>
          <w:szCs w:val="20"/>
          <w:rPrChange w:id="1761" w:author="dbecker" w:date="2016-01-07T14:53:00Z">
            <w:rPr>
              <w:rFonts w:ascii="Arial" w:hAnsi="Arial" w:cs="Arial"/>
              <w:sz w:val="20"/>
              <w:szCs w:val="20"/>
            </w:rPr>
          </w:rPrChange>
        </w:rPr>
        <w:t xml:space="preserve"> </w:t>
      </w:r>
      <w:r w:rsidR="00C35460" w:rsidRPr="00E450C2">
        <w:rPr>
          <w:rFonts w:asciiTheme="majorHAnsi" w:hAnsiTheme="majorHAnsi" w:cs="Arial"/>
          <w:sz w:val="20"/>
          <w:szCs w:val="20"/>
          <w:rPrChange w:id="1762" w:author="dbecker" w:date="2016-01-07T14:53:00Z">
            <w:rPr>
              <w:rFonts w:ascii="Arial" w:hAnsi="Arial" w:cs="Arial"/>
              <w:sz w:val="20"/>
              <w:szCs w:val="20"/>
            </w:rPr>
          </w:rPrChange>
        </w:rPr>
        <w:t>and Radiological</w:t>
      </w:r>
      <w:r w:rsidR="00B414B7" w:rsidRPr="00E450C2">
        <w:rPr>
          <w:rFonts w:asciiTheme="majorHAnsi" w:hAnsiTheme="majorHAnsi" w:cs="Arial"/>
          <w:sz w:val="20"/>
          <w:szCs w:val="20"/>
          <w:rPrChange w:id="1763" w:author="dbecker" w:date="2016-01-07T14:53:00Z">
            <w:rPr>
              <w:rFonts w:ascii="Arial" w:hAnsi="Arial" w:cs="Arial"/>
              <w:sz w:val="20"/>
              <w:szCs w:val="20"/>
            </w:rPr>
          </w:rPrChange>
        </w:rPr>
        <w:t xml:space="preserve"> </w:t>
      </w:r>
      <w:r w:rsidRPr="00E450C2">
        <w:rPr>
          <w:rFonts w:asciiTheme="majorHAnsi" w:hAnsiTheme="majorHAnsi" w:cs="Arial"/>
          <w:sz w:val="20"/>
          <w:szCs w:val="20"/>
          <w:rPrChange w:id="1764" w:author="dbecker" w:date="2016-01-07T14:53:00Z">
            <w:rPr>
              <w:rFonts w:ascii="Arial" w:hAnsi="Arial" w:cs="Arial"/>
              <w:sz w:val="20"/>
              <w:szCs w:val="20"/>
            </w:rPr>
          </w:rPrChange>
        </w:rPr>
        <w:t>Health</w:t>
      </w:r>
      <w:r w:rsidR="00B414B7" w:rsidRPr="00E450C2">
        <w:rPr>
          <w:rFonts w:asciiTheme="majorHAnsi" w:hAnsiTheme="majorHAnsi" w:cs="Arial"/>
          <w:sz w:val="20"/>
          <w:szCs w:val="20"/>
          <w:rPrChange w:id="1765" w:author="dbecker" w:date="2016-01-07T14:53:00Z">
            <w:rPr>
              <w:rFonts w:ascii="Arial" w:hAnsi="Arial" w:cs="Arial"/>
              <w:sz w:val="20"/>
              <w:szCs w:val="20"/>
            </w:rPr>
          </w:rPrChange>
        </w:rPr>
        <w:t xml:space="preserve"> </w:t>
      </w:r>
      <w:r w:rsidRPr="00E450C2">
        <w:rPr>
          <w:rFonts w:asciiTheme="majorHAnsi" w:hAnsiTheme="majorHAnsi" w:cs="Arial"/>
          <w:sz w:val="20"/>
          <w:szCs w:val="20"/>
          <w:rPrChange w:id="1766" w:author="dbecker" w:date="2016-01-07T14:53:00Z">
            <w:rPr>
              <w:rFonts w:ascii="Arial" w:hAnsi="Arial" w:cs="Arial"/>
              <w:sz w:val="20"/>
              <w:szCs w:val="20"/>
            </w:rPr>
          </w:rPrChange>
        </w:rPr>
        <w:t>website</w:t>
      </w:r>
      <w:r w:rsidR="00B414B7" w:rsidRPr="00E450C2">
        <w:rPr>
          <w:rFonts w:asciiTheme="majorHAnsi" w:hAnsiTheme="majorHAnsi" w:cs="Arial"/>
          <w:sz w:val="20"/>
          <w:szCs w:val="20"/>
          <w:rPrChange w:id="1767" w:author="dbecker" w:date="2016-01-07T14:53:00Z">
            <w:rPr>
              <w:rFonts w:ascii="Arial" w:hAnsi="Arial" w:cs="Arial"/>
              <w:sz w:val="20"/>
              <w:szCs w:val="20"/>
            </w:rPr>
          </w:rPrChange>
        </w:rPr>
        <w:t>:</w:t>
      </w:r>
      <w:r w:rsidRPr="00E450C2">
        <w:rPr>
          <w:rFonts w:asciiTheme="majorHAnsi" w:hAnsiTheme="majorHAnsi" w:cs="Arial"/>
          <w:sz w:val="20"/>
          <w:szCs w:val="20"/>
          <w:rPrChange w:id="1768" w:author="dbecker" w:date="2016-01-07T14:53:00Z">
            <w:rPr>
              <w:rFonts w:ascii="Arial" w:hAnsi="Arial" w:cs="Arial"/>
              <w:sz w:val="20"/>
              <w:szCs w:val="20"/>
            </w:rPr>
          </w:rPrChange>
        </w:rPr>
        <w:t xml:space="preserve"> (</w:t>
      </w:r>
      <w:r w:rsidR="00902CB7" w:rsidRPr="00E450C2">
        <w:rPr>
          <w:rFonts w:asciiTheme="majorHAnsi" w:hAnsiTheme="majorHAnsi"/>
          <w:rPrChange w:id="1769" w:author="dbecker" w:date="2016-01-07T14:53:00Z">
            <w:rPr/>
          </w:rPrChange>
        </w:rPr>
        <w:fldChar w:fldCharType="begin"/>
      </w:r>
      <w:r w:rsidR="00902CB7" w:rsidRPr="00E450C2">
        <w:rPr>
          <w:rFonts w:asciiTheme="majorHAnsi" w:hAnsiTheme="majorHAnsi"/>
          <w:rPrChange w:id="1770" w:author="dbecker" w:date="2016-01-07T14:53:00Z">
            <w:rPr/>
          </w:rPrChange>
        </w:rPr>
        <w:instrText xml:space="preserve"> HYPERLINK "http://www.dhhs.nh.gov/dphs/radiological/Ki.htm" </w:instrText>
      </w:r>
      <w:r w:rsidR="00902CB7" w:rsidRPr="00E450C2">
        <w:rPr>
          <w:rFonts w:asciiTheme="majorHAnsi" w:hAnsiTheme="majorHAnsi"/>
          <w:rPrChange w:id="1771" w:author="dbecker" w:date="2016-01-07T14:53:00Z">
            <w:rPr>
              <w:rStyle w:val="Hyperlink"/>
              <w:rFonts w:ascii="Arial" w:hAnsi="Arial" w:cs="Arial"/>
              <w:sz w:val="20"/>
              <w:szCs w:val="20"/>
            </w:rPr>
          </w:rPrChange>
        </w:rPr>
        <w:fldChar w:fldCharType="separate"/>
      </w:r>
      <w:r w:rsidRPr="00E450C2">
        <w:rPr>
          <w:rStyle w:val="Hyperlink"/>
          <w:rFonts w:asciiTheme="majorHAnsi" w:hAnsiTheme="majorHAnsi" w:cs="Arial"/>
          <w:sz w:val="20"/>
          <w:szCs w:val="20"/>
          <w:rPrChange w:id="1772" w:author="dbecker" w:date="2016-01-07T14:53:00Z">
            <w:rPr>
              <w:rStyle w:val="Hyperlink"/>
              <w:rFonts w:ascii="Arial" w:hAnsi="Arial" w:cs="Arial"/>
              <w:sz w:val="20"/>
              <w:szCs w:val="20"/>
            </w:rPr>
          </w:rPrChange>
        </w:rPr>
        <w:t>http://www.dhhs.nh.gov/dphs/radiological/Ki.htm</w:t>
      </w:r>
      <w:r w:rsidR="00902CB7" w:rsidRPr="00E450C2">
        <w:rPr>
          <w:rStyle w:val="Hyperlink"/>
          <w:rFonts w:asciiTheme="majorHAnsi" w:hAnsiTheme="majorHAnsi" w:cs="Arial"/>
          <w:sz w:val="20"/>
          <w:szCs w:val="20"/>
          <w:rPrChange w:id="1773" w:author="dbecker" w:date="2016-01-07T14:53:00Z">
            <w:rPr>
              <w:rStyle w:val="Hyperlink"/>
              <w:rFonts w:ascii="Arial" w:hAnsi="Arial" w:cs="Arial"/>
              <w:sz w:val="20"/>
              <w:szCs w:val="20"/>
            </w:rPr>
          </w:rPrChange>
        </w:rPr>
        <w:fldChar w:fldCharType="end"/>
      </w:r>
      <w:r w:rsidRPr="00E450C2">
        <w:rPr>
          <w:rFonts w:asciiTheme="majorHAnsi" w:hAnsiTheme="majorHAnsi" w:cs="Arial"/>
          <w:sz w:val="20"/>
          <w:szCs w:val="20"/>
          <w:rPrChange w:id="1774" w:author="dbecker" w:date="2016-01-07T14:53:00Z">
            <w:rPr>
              <w:rFonts w:ascii="Arial" w:hAnsi="Arial" w:cs="Arial"/>
              <w:sz w:val="20"/>
              <w:szCs w:val="20"/>
            </w:rPr>
          </w:rPrChange>
        </w:rPr>
        <w:t>).</w:t>
      </w:r>
    </w:p>
    <w:p w:rsidR="00B414B7" w:rsidRPr="00E450C2" w:rsidRDefault="00B414B7">
      <w:pPr>
        <w:ind w:left="810"/>
        <w:rPr>
          <w:rFonts w:asciiTheme="majorHAnsi" w:hAnsiTheme="majorHAnsi" w:cs="Arial"/>
          <w:sz w:val="20"/>
          <w:szCs w:val="20"/>
          <w:rPrChange w:id="1775" w:author="dbecker" w:date="2016-01-07T14:53:00Z">
            <w:rPr>
              <w:rFonts w:ascii="Arial" w:hAnsi="Arial" w:cs="Arial"/>
              <w:sz w:val="20"/>
              <w:szCs w:val="20"/>
            </w:rPr>
          </w:rPrChange>
        </w:rPr>
        <w:pPrChange w:id="1776" w:author="dbecker" w:date="2016-01-07T14:53:00Z">
          <w:pPr>
            <w:ind w:left="900"/>
          </w:pPr>
        </w:pPrChange>
      </w:pPr>
    </w:p>
    <w:p w:rsidR="00B34948" w:rsidRPr="00E450C2" w:rsidRDefault="00B414B7">
      <w:pPr>
        <w:ind w:left="810"/>
        <w:jc w:val="both"/>
        <w:rPr>
          <w:rFonts w:asciiTheme="majorHAnsi" w:hAnsiTheme="majorHAnsi" w:cs="Arial"/>
          <w:sz w:val="20"/>
          <w:szCs w:val="20"/>
          <w:rPrChange w:id="1777" w:author="dbecker" w:date="2016-01-07T14:53:00Z">
            <w:rPr>
              <w:rFonts w:ascii="Arial" w:hAnsi="Arial" w:cs="Arial"/>
              <w:sz w:val="20"/>
              <w:szCs w:val="20"/>
            </w:rPr>
          </w:rPrChange>
        </w:rPr>
        <w:pPrChange w:id="1778" w:author="dbecker" w:date="2016-01-07T14:53:00Z">
          <w:pPr>
            <w:ind w:left="900"/>
            <w:jc w:val="both"/>
          </w:pPr>
        </w:pPrChange>
      </w:pPr>
      <w:r w:rsidRPr="00E450C2">
        <w:rPr>
          <w:rFonts w:asciiTheme="majorHAnsi" w:hAnsiTheme="majorHAnsi" w:cs="Arial"/>
          <w:sz w:val="20"/>
          <w:szCs w:val="20"/>
          <w:rPrChange w:id="1779" w:author="dbecker" w:date="2016-01-07T14:53:00Z">
            <w:rPr>
              <w:rFonts w:ascii="Arial" w:hAnsi="Arial" w:cs="Arial"/>
              <w:sz w:val="20"/>
              <w:szCs w:val="20"/>
            </w:rPr>
          </w:rPrChange>
        </w:rPr>
        <w:t xml:space="preserve">KI will be distributed to emergency workers who will be working in the 10-mile EPZ when dosimetry is issued.  The use of KI for emergency workers will be considered if projected doses of radioiodine are expected to exceed the EPA PAG of 5 REM for thyroid exposure.  Once an emergency worker has been protected from radioiodine by KI, exposures from other inhalable </w:t>
      </w:r>
      <w:r w:rsidR="005C0BE5" w:rsidRPr="00E450C2">
        <w:rPr>
          <w:rFonts w:asciiTheme="majorHAnsi" w:hAnsiTheme="majorHAnsi" w:cs="Arial"/>
          <w:sz w:val="20"/>
          <w:szCs w:val="20"/>
          <w:rPrChange w:id="1780" w:author="dbecker" w:date="2016-01-07T14:53:00Z">
            <w:rPr>
              <w:rFonts w:ascii="Arial" w:hAnsi="Arial" w:cs="Arial"/>
              <w:sz w:val="20"/>
              <w:szCs w:val="20"/>
            </w:rPr>
          </w:rPrChange>
        </w:rPr>
        <w:lastRenderedPageBreak/>
        <w:t>radionuclides</w:t>
      </w:r>
      <w:r w:rsidRPr="00E450C2">
        <w:rPr>
          <w:rFonts w:asciiTheme="majorHAnsi" w:hAnsiTheme="majorHAnsi" w:cs="Arial"/>
          <w:sz w:val="20"/>
          <w:szCs w:val="20"/>
          <w:rPrChange w:id="1781" w:author="dbecker" w:date="2016-01-07T14:53:00Z">
            <w:rPr>
              <w:rFonts w:ascii="Arial" w:hAnsi="Arial" w:cs="Arial"/>
              <w:sz w:val="20"/>
              <w:szCs w:val="20"/>
            </w:rPr>
          </w:rPrChange>
        </w:rPr>
        <w:t xml:space="preserve"> potentially become important.  If releases of these other </w:t>
      </w:r>
      <w:r w:rsidR="005C0BE5" w:rsidRPr="00E450C2">
        <w:rPr>
          <w:rFonts w:asciiTheme="majorHAnsi" w:hAnsiTheme="majorHAnsi" w:cs="Arial"/>
          <w:sz w:val="20"/>
          <w:szCs w:val="20"/>
          <w:rPrChange w:id="1782" w:author="dbecker" w:date="2016-01-07T14:53:00Z">
            <w:rPr>
              <w:rFonts w:ascii="Arial" w:hAnsi="Arial" w:cs="Arial"/>
              <w:sz w:val="20"/>
              <w:szCs w:val="20"/>
            </w:rPr>
          </w:rPrChange>
        </w:rPr>
        <w:t>radionuclides</w:t>
      </w:r>
      <w:r w:rsidRPr="00E450C2">
        <w:rPr>
          <w:rFonts w:asciiTheme="majorHAnsi" w:hAnsiTheme="majorHAnsi" w:cs="Arial"/>
          <w:sz w:val="20"/>
          <w:szCs w:val="20"/>
          <w:rPrChange w:id="1783" w:author="dbecker" w:date="2016-01-07T14:53:00Z">
            <w:rPr>
              <w:rFonts w:ascii="Arial" w:hAnsi="Arial" w:cs="Arial"/>
              <w:sz w:val="20"/>
              <w:szCs w:val="20"/>
            </w:rPr>
          </w:rPrChange>
        </w:rPr>
        <w:t xml:space="preserve"> are projected to occur in amounts that require protection, emergency workers will be removed from the area.  </w:t>
      </w:r>
    </w:p>
    <w:p w:rsidR="0083509F" w:rsidRPr="00E450C2" w:rsidRDefault="0083509F">
      <w:pPr>
        <w:ind w:left="810"/>
        <w:rPr>
          <w:rFonts w:asciiTheme="majorHAnsi" w:hAnsiTheme="majorHAnsi" w:cs="Arial"/>
          <w:sz w:val="20"/>
          <w:szCs w:val="20"/>
          <w:rPrChange w:id="1784" w:author="dbecker" w:date="2016-01-07T14:53:00Z">
            <w:rPr>
              <w:rFonts w:ascii="Arial" w:hAnsi="Arial" w:cs="Arial"/>
              <w:sz w:val="20"/>
              <w:szCs w:val="20"/>
            </w:rPr>
          </w:rPrChange>
        </w:rPr>
        <w:pPrChange w:id="1785" w:author="dbecker" w:date="2016-01-07T14:53:00Z">
          <w:pPr>
            <w:ind w:left="900"/>
          </w:pPr>
        </w:pPrChange>
      </w:pPr>
    </w:p>
    <w:p w:rsidR="0083509F" w:rsidRPr="00E450C2" w:rsidRDefault="008350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810"/>
        <w:jc w:val="both"/>
        <w:rPr>
          <w:rFonts w:asciiTheme="majorHAnsi" w:hAnsiTheme="majorHAnsi" w:cs="Arial"/>
          <w:spacing w:val="-3"/>
          <w:sz w:val="20"/>
          <w:szCs w:val="20"/>
          <w:rPrChange w:id="1786" w:author="dbecker" w:date="2016-01-07T14:53:00Z">
            <w:rPr>
              <w:rFonts w:ascii="Arial" w:hAnsi="Arial" w:cs="Arial"/>
              <w:spacing w:val="-3"/>
              <w:sz w:val="20"/>
              <w:szCs w:val="20"/>
            </w:rPr>
          </w:rPrChange>
        </w:rPr>
        <w:pPrChange w:id="1787" w:author="dbecker" w:date="2016-01-07T14:53:00Z">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pPr>
        </w:pPrChange>
      </w:pPr>
      <w:r w:rsidRPr="00E450C2">
        <w:rPr>
          <w:rFonts w:asciiTheme="majorHAnsi" w:hAnsiTheme="majorHAnsi" w:cs="Arial"/>
          <w:spacing w:val="-3"/>
          <w:sz w:val="20"/>
          <w:szCs w:val="20"/>
          <w:rPrChange w:id="1788" w:author="dbecker" w:date="2016-01-07T14:53:00Z">
            <w:rPr>
              <w:rFonts w:ascii="Arial" w:hAnsi="Arial" w:cs="Arial"/>
              <w:spacing w:val="-3"/>
              <w:sz w:val="20"/>
              <w:szCs w:val="20"/>
            </w:rPr>
          </w:rPrChange>
        </w:rPr>
        <w:t>KI is stockpiled in institutions.  Institutionalized persons include patients in hospitals, residents in nursing homes licensed as such by DPHS, persons who are confined in a house of correction, or who are staff employed by the hospital, nursing home, or house of correction and whose presence in the facility is unavoidable during a radiological emergency</w:t>
      </w:r>
      <w:r w:rsidR="008372CA" w:rsidRPr="00E450C2">
        <w:rPr>
          <w:rFonts w:asciiTheme="majorHAnsi" w:hAnsiTheme="majorHAnsi" w:cs="Arial"/>
          <w:spacing w:val="-3"/>
          <w:sz w:val="20"/>
          <w:szCs w:val="20"/>
          <w:rPrChange w:id="1789" w:author="dbecker" w:date="2016-01-07T14:53:00Z">
            <w:rPr>
              <w:rFonts w:ascii="Arial" w:hAnsi="Arial" w:cs="Arial"/>
              <w:spacing w:val="-3"/>
              <w:sz w:val="20"/>
              <w:szCs w:val="20"/>
            </w:rPr>
          </w:rPrChange>
        </w:rPr>
        <w:t>.</w:t>
      </w:r>
      <w:r w:rsidRPr="00E450C2">
        <w:rPr>
          <w:rFonts w:asciiTheme="majorHAnsi" w:hAnsiTheme="majorHAnsi" w:cs="Arial"/>
          <w:spacing w:val="-3"/>
          <w:sz w:val="20"/>
          <w:szCs w:val="20"/>
          <w:rPrChange w:id="1790" w:author="dbecker" w:date="2016-01-07T14:53:00Z">
            <w:rPr>
              <w:rFonts w:ascii="Arial" w:hAnsi="Arial" w:cs="Arial"/>
              <w:spacing w:val="-3"/>
              <w:sz w:val="20"/>
              <w:szCs w:val="20"/>
            </w:rPr>
          </w:rPrChange>
        </w:rPr>
        <w:t xml:space="preserve"> </w:t>
      </w:r>
      <w:r w:rsidR="008372CA" w:rsidRPr="00E450C2">
        <w:rPr>
          <w:rFonts w:asciiTheme="majorHAnsi" w:hAnsiTheme="majorHAnsi" w:cs="Arial"/>
          <w:spacing w:val="-3"/>
          <w:sz w:val="20"/>
          <w:szCs w:val="20"/>
          <w:rPrChange w:id="1791" w:author="dbecker" w:date="2016-01-07T14:53:00Z">
            <w:rPr>
              <w:rFonts w:ascii="Arial" w:hAnsi="Arial" w:cs="Arial"/>
              <w:spacing w:val="-3"/>
              <w:sz w:val="20"/>
              <w:szCs w:val="20"/>
            </w:rPr>
          </w:rPrChange>
        </w:rPr>
        <w:t xml:space="preserve"> </w:t>
      </w:r>
      <w:r w:rsidRPr="00E450C2">
        <w:rPr>
          <w:rFonts w:asciiTheme="majorHAnsi" w:hAnsiTheme="majorHAnsi" w:cs="Arial"/>
          <w:spacing w:val="-3"/>
          <w:sz w:val="20"/>
          <w:szCs w:val="20"/>
          <w:rPrChange w:id="1792" w:author="dbecker" w:date="2016-01-07T14:53:00Z">
            <w:rPr>
              <w:rFonts w:ascii="Arial" w:hAnsi="Arial" w:cs="Arial"/>
              <w:spacing w:val="-3"/>
              <w:sz w:val="20"/>
              <w:szCs w:val="20"/>
            </w:rPr>
          </w:rPrChange>
        </w:rPr>
        <w:t>KI will be made available for ingestion by all staff and by confined individuals only after authorization by the DPHS Director.  Administration to hospital patients and residents of nursing homes will also occur only after DPHS authorization, and only if the individual's physician has determined that the use of KI is appropriate for the individual.  Such determination may be made in advance and noted in the indivi</w:t>
      </w:r>
      <w:r w:rsidRPr="00E450C2">
        <w:rPr>
          <w:rFonts w:asciiTheme="majorHAnsi" w:hAnsiTheme="majorHAnsi" w:cs="Arial"/>
          <w:spacing w:val="-3"/>
          <w:sz w:val="20"/>
          <w:szCs w:val="20"/>
          <w:rPrChange w:id="1793" w:author="dbecker" w:date="2016-01-07T14:53:00Z">
            <w:rPr>
              <w:rFonts w:ascii="Arial" w:hAnsi="Arial" w:cs="Arial"/>
              <w:spacing w:val="-3"/>
              <w:sz w:val="20"/>
              <w:szCs w:val="20"/>
            </w:rPr>
          </w:rPrChange>
        </w:rPr>
        <w:softHyphen/>
        <w:t>dual's medical records.</w:t>
      </w:r>
    </w:p>
    <w:p w:rsidR="0083509F" w:rsidRPr="00E450C2" w:rsidRDefault="0083509F">
      <w:pPr>
        <w:ind w:left="810"/>
        <w:rPr>
          <w:rFonts w:asciiTheme="majorHAnsi" w:hAnsiTheme="majorHAnsi" w:cs="Arial"/>
          <w:sz w:val="20"/>
          <w:szCs w:val="20"/>
          <w:rPrChange w:id="1794" w:author="dbecker" w:date="2016-01-07T14:53:00Z">
            <w:rPr>
              <w:rFonts w:ascii="Arial" w:hAnsi="Arial" w:cs="Arial"/>
              <w:sz w:val="20"/>
              <w:szCs w:val="20"/>
            </w:rPr>
          </w:rPrChange>
        </w:rPr>
        <w:pPrChange w:id="1795" w:author="dbecker" w:date="2016-01-07T14:53:00Z">
          <w:pPr>
            <w:ind w:left="900"/>
          </w:pPr>
        </w:pPrChange>
      </w:pPr>
    </w:p>
    <w:p w:rsidR="00B34948" w:rsidRPr="00E450C2" w:rsidRDefault="00B34948">
      <w:pPr>
        <w:ind w:left="810"/>
        <w:jc w:val="both"/>
        <w:rPr>
          <w:rFonts w:asciiTheme="majorHAnsi" w:hAnsiTheme="majorHAnsi" w:cs="Arial"/>
          <w:sz w:val="20"/>
          <w:szCs w:val="20"/>
          <w:rPrChange w:id="1796" w:author="dbecker" w:date="2016-01-07T14:53:00Z">
            <w:rPr>
              <w:rFonts w:ascii="Arial" w:hAnsi="Arial" w:cs="Arial"/>
              <w:sz w:val="20"/>
              <w:szCs w:val="20"/>
            </w:rPr>
          </w:rPrChange>
        </w:rPr>
        <w:pPrChange w:id="1797" w:author="dbecker" w:date="2016-01-07T14:53:00Z">
          <w:pPr>
            <w:ind w:left="900"/>
            <w:jc w:val="both"/>
          </w:pPr>
        </w:pPrChange>
      </w:pPr>
      <w:r w:rsidRPr="00E450C2">
        <w:rPr>
          <w:rFonts w:asciiTheme="majorHAnsi" w:hAnsiTheme="majorHAnsi" w:cs="Arial"/>
          <w:sz w:val="20"/>
          <w:szCs w:val="20"/>
          <w:rPrChange w:id="1798" w:author="dbecker" w:date="2016-01-07T14:53:00Z">
            <w:rPr>
              <w:rFonts w:ascii="Arial" w:hAnsi="Arial" w:cs="Arial"/>
              <w:sz w:val="20"/>
              <w:szCs w:val="20"/>
            </w:rPr>
          </w:rPrChange>
        </w:rPr>
        <w:t xml:space="preserve">In the event of an emergency the public will be notified via an EAS/EPI message that emergency workers have been authorized to take KI in a particular area of the EPZ that is being evacuated.  The message will advise members of the public who are still in this affected area that they should continue to evacuate, and if they have KI with them, they should consider taking it, if they have not already done so.  </w:t>
      </w:r>
    </w:p>
    <w:p w:rsidR="00B34948" w:rsidRPr="00E450C2" w:rsidRDefault="00B34948">
      <w:pPr>
        <w:ind w:left="810"/>
        <w:jc w:val="both"/>
        <w:rPr>
          <w:rFonts w:asciiTheme="majorHAnsi" w:hAnsiTheme="majorHAnsi" w:cs="Arial"/>
          <w:sz w:val="20"/>
          <w:szCs w:val="20"/>
          <w:rPrChange w:id="1799" w:author="dbecker" w:date="2016-01-07T14:53:00Z">
            <w:rPr>
              <w:rFonts w:ascii="Arial" w:hAnsi="Arial" w:cs="Arial"/>
              <w:sz w:val="20"/>
              <w:szCs w:val="20"/>
            </w:rPr>
          </w:rPrChange>
        </w:rPr>
        <w:pPrChange w:id="1800" w:author="dbecker" w:date="2016-01-07T14:53:00Z">
          <w:pPr>
            <w:ind w:left="540"/>
            <w:jc w:val="both"/>
          </w:pPr>
        </w:pPrChange>
      </w:pPr>
    </w:p>
    <w:p w:rsidR="00B34948" w:rsidRPr="00E450C2" w:rsidRDefault="00B34948">
      <w:pPr>
        <w:ind w:left="810"/>
        <w:jc w:val="both"/>
        <w:rPr>
          <w:rFonts w:asciiTheme="majorHAnsi" w:hAnsiTheme="majorHAnsi" w:cs="Arial"/>
          <w:sz w:val="20"/>
          <w:szCs w:val="20"/>
          <w:rPrChange w:id="1801" w:author="dbecker" w:date="2016-01-07T14:53:00Z">
            <w:rPr>
              <w:rFonts w:ascii="Arial" w:hAnsi="Arial" w:cs="Arial"/>
              <w:sz w:val="20"/>
              <w:szCs w:val="20"/>
            </w:rPr>
          </w:rPrChange>
        </w:rPr>
        <w:pPrChange w:id="1802" w:author="dbecker" w:date="2016-01-07T14:53:00Z">
          <w:pPr>
            <w:ind w:left="900"/>
            <w:jc w:val="both"/>
          </w:pPr>
        </w:pPrChange>
      </w:pPr>
      <w:r w:rsidRPr="00E450C2">
        <w:rPr>
          <w:rFonts w:asciiTheme="majorHAnsi" w:hAnsiTheme="majorHAnsi" w:cs="Arial"/>
          <w:sz w:val="20"/>
          <w:szCs w:val="20"/>
          <w:rPrChange w:id="1803" w:author="dbecker" w:date="2016-01-07T14:53:00Z">
            <w:rPr>
              <w:rFonts w:ascii="Arial" w:hAnsi="Arial" w:cs="Arial"/>
              <w:sz w:val="20"/>
              <w:szCs w:val="20"/>
            </w:rPr>
          </w:rPrChange>
        </w:rPr>
        <w:t>Based upon the development of a specific radiological emergency, requests for KI from workers or other affected members of the general public who do not already have KI can be made available at the reception centers or other locations utilizing the capabilities integral to the National Pharmaceutical Stockpile Plan or other NH-based support plans.</w:t>
      </w:r>
    </w:p>
    <w:p w:rsidR="00B34948" w:rsidRPr="00E450C2" w:rsidRDefault="00B34948">
      <w:pPr>
        <w:ind w:left="810"/>
        <w:jc w:val="both"/>
        <w:rPr>
          <w:rFonts w:asciiTheme="majorHAnsi" w:hAnsiTheme="majorHAnsi" w:cs="Arial"/>
          <w:sz w:val="20"/>
          <w:szCs w:val="20"/>
          <w:rPrChange w:id="1804" w:author="dbecker" w:date="2016-01-07T14:53:00Z">
            <w:rPr>
              <w:rFonts w:ascii="Arial" w:hAnsi="Arial" w:cs="Arial"/>
              <w:sz w:val="20"/>
              <w:szCs w:val="20"/>
            </w:rPr>
          </w:rPrChange>
        </w:rPr>
        <w:pPrChange w:id="1805" w:author="dbecker" w:date="2016-01-07T14:53:00Z">
          <w:pPr>
            <w:ind w:left="1080"/>
            <w:jc w:val="both"/>
          </w:pPr>
        </w:pPrChange>
      </w:pPr>
    </w:p>
    <w:p w:rsidR="00B34948" w:rsidRPr="00E450C2" w:rsidRDefault="00B34948">
      <w:pPr>
        <w:ind w:left="810"/>
        <w:jc w:val="both"/>
        <w:rPr>
          <w:rFonts w:asciiTheme="majorHAnsi" w:hAnsiTheme="majorHAnsi" w:cs="Arial"/>
          <w:sz w:val="20"/>
          <w:szCs w:val="20"/>
          <w:rPrChange w:id="1806" w:author="dbecker" w:date="2016-01-07T14:53:00Z">
            <w:rPr>
              <w:rFonts w:ascii="Arial" w:hAnsi="Arial" w:cs="Arial"/>
              <w:sz w:val="20"/>
              <w:szCs w:val="20"/>
            </w:rPr>
          </w:rPrChange>
        </w:rPr>
        <w:pPrChange w:id="1807" w:author="dbecker" w:date="2016-01-07T14:53:00Z">
          <w:pPr>
            <w:ind w:left="1080"/>
            <w:jc w:val="both"/>
          </w:pPr>
        </w:pPrChange>
      </w:pPr>
      <w:r w:rsidRPr="00E450C2">
        <w:rPr>
          <w:rFonts w:asciiTheme="majorHAnsi" w:hAnsiTheme="majorHAnsi" w:cs="Arial"/>
          <w:sz w:val="20"/>
          <w:szCs w:val="20"/>
          <w:rPrChange w:id="1808" w:author="dbecker" w:date="2016-01-07T14:53:00Z">
            <w:rPr>
              <w:rFonts w:ascii="Arial" w:hAnsi="Arial" w:cs="Arial"/>
              <w:sz w:val="20"/>
              <w:szCs w:val="20"/>
            </w:rPr>
          </w:rPrChange>
        </w:rPr>
        <w:t>Supporting Documents include:</w:t>
      </w:r>
    </w:p>
    <w:p w:rsidR="00B34948" w:rsidRPr="00E450C2" w:rsidRDefault="00B34948">
      <w:pPr>
        <w:numPr>
          <w:ilvl w:val="0"/>
          <w:numId w:val="1"/>
        </w:numPr>
        <w:ind w:left="810" w:firstLine="0"/>
        <w:jc w:val="both"/>
        <w:rPr>
          <w:rFonts w:asciiTheme="majorHAnsi" w:hAnsiTheme="majorHAnsi" w:cs="Arial"/>
          <w:sz w:val="20"/>
          <w:szCs w:val="20"/>
          <w:rPrChange w:id="1809" w:author="dbecker" w:date="2016-01-07T14:53:00Z">
            <w:rPr>
              <w:rFonts w:ascii="Arial" w:hAnsi="Arial" w:cs="Arial"/>
              <w:sz w:val="20"/>
              <w:szCs w:val="20"/>
            </w:rPr>
          </w:rPrChange>
        </w:rPr>
        <w:pPrChange w:id="1810" w:author="dbecker" w:date="2016-01-07T14:53:00Z">
          <w:pPr>
            <w:numPr>
              <w:numId w:val="1"/>
            </w:numPr>
            <w:tabs>
              <w:tab w:val="num" w:pos="1080"/>
            </w:tabs>
            <w:ind w:left="1080" w:hanging="360"/>
            <w:jc w:val="both"/>
          </w:pPr>
        </w:pPrChange>
      </w:pPr>
      <w:r w:rsidRPr="00E450C2">
        <w:rPr>
          <w:rFonts w:asciiTheme="majorHAnsi" w:hAnsiTheme="majorHAnsi" w:cs="Arial"/>
          <w:sz w:val="20"/>
          <w:szCs w:val="20"/>
          <w:rPrChange w:id="1811" w:author="dbecker" w:date="2016-01-07T14:53:00Z">
            <w:rPr>
              <w:rFonts w:ascii="Arial" w:hAnsi="Arial" w:cs="Arial"/>
              <w:sz w:val="20"/>
              <w:szCs w:val="20"/>
            </w:rPr>
          </w:rPrChange>
        </w:rPr>
        <w:t>Form 135A, Potassium Iodide Acknowledgement Form</w:t>
      </w:r>
    </w:p>
    <w:p w:rsidR="00B34948" w:rsidRPr="00E450C2" w:rsidRDefault="00B34948">
      <w:pPr>
        <w:numPr>
          <w:ilvl w:val="0"/>
          <w:numId w:val="1"/>
        </w:numPr>
        <w:ind w:left="810" w:firstLine="0"/>
        <w:jc w:val="both"/>
        <w:rPr>
          <w:rFonts w:asciiTheme="majorHAnsi" w:hAnsiTheme="majorHAnsi" w:cs="Arial"/>
          <w:sz w:val="20"/>
          <w:szCs w:val="20"/>
          <w:rPrChange w:id="1812" w:author="dbecker" w:date="2016-01-07T14:53:00Z">
            <w:rPr>
              <w:rFonts w:ascii="Arial" w:hAnsi="Arial" w:cs="Arial"/>
              <w:sz w:val="20"/>
              <w:szCs w:val="20"/>
            </w:rPr>
          </w:rPrChange>
        </w:rPr>
        <w:pPrChange w:id="1813" w:author="dbecker" w:date="2016-01-07T14:53:00Z">
          <w:pPr>
            <w:numPr>
              <w:numId w:val="1"/>
            </w:numPr>
            <w:tabs>
              <w:tab w:val="num" w:pos="1080"/>
            </w:tabs>
            <w:ind w:left="1080" w:hanging="360"/>
            <w:jc w:val="both"/>
          </w:pPr>
        </w:pPrChange>
      </w:pPr>
      <w:r w:rsidRPr="00E450C2">
        <w:rPr>
          <w:rFonts w:asciiTheme="majorHAnsi" w:hAnsiTheme="majorHAnsi" w:cs="Arial"/>
          <w:sz w:val="20"/>
          <w:szCs w:val="20"/>
          <w:rPrChange w:id="1814" w:author="dbecker" w:date="2016-01-07T14:53:00Z">
            <w:rPr>
              <w:rFonts w:ascii="Arial" w:hAnsi="Arial" w:cs="Arial"/>
              <w:sz w:val="20"/>
              <w:szCs w:val="20"/>
            </w:rPr>
          </w:rPrChange>
        </w:rPr>
        <w:t>Form 210D, Potassium Iodide Authorization Worksheet</w:t>
      </w:r>
    </w:p>
    <w:p w:rsidR="00B34948" w:rsidRPr="00E450C2" w:rsidRDefault="00B34948">
      <w:pPr>
        <w:numPr>
          <w:ilvl w:val="0"/>
          <w:numId w:val="1"/>
        </w:numPr>
        <w:ind w:left="810" w:firstLine="0"/>
        <w:jc w:val="both"/>
        <w:rPr>
          <w:rFonts w:asciiTheme="majorHAnsi" w:hAnsiTheme="majorHAnsi" w:cs="Arial"/>
          <w:sz w:val="20"/>
          <w:szCs w:val="20"/>
          <w:rPrChange w:id="1815" w:author="dbecker" w:date="2016-01-07T14:53:00Z">
            <w:rPr>
              <w:rFonts w:ascii="Arial" w:hAnsi="Arial" w:cs="Arial"/>
              <w:sz w:val="20"/>
              <w:szCs w:val="20"/>
            </w:rPr>
          </w:rPrChange>
        </w:rPr>
        <w:pPrChange w:id="1816" w:author="dbecker" w:date="2016-01-07T14:53:00Z">
          <w:pPr>
            <w:numPr>
              <w:numId w:val="1"/>
            </w:numPr>
            <w:tabs>
              <w:tab w:val="num" w:pos="1080"/>
            </w:tabs>
            <w:ind w:left="1080" w:hanging="360"/>
            <w:jc w:val="both"/>
          </w:pPr>
        </w:pPrChange>
      </w:pPr>
      <w:r w:rsidRPr="00E450C2">
        <w:rPr>
          <w:rFonts w:asciiTheme="majorHAnsi" w:hAnsiTheme="majorHAnsi" w:cs="Arial"/>
          <w:sz w:val="20"/>
          <w:szCs w:val="20"/>
          <w:rPrChange w:id="1817" w:author="dbecker" w:date="2016-01-07T14:53:00Z">
            <w:rPr>
              <w:rFonts w:ascii="Arial" w:hAnsi="Arial" w:cs="Arial"/>
              <w:sz w:val="20"/>
              <w:szCs w:val="20"/>
            </w:rPr>
          </w:rPrChange>
        </w:rPr>
        <w:t>Form 305A, Dosimetry-KI Report Form</w:t>
      </w:r>
    </w:p>
    <w:p w:rsidR="00B34948" w:rsidRPr="00E450C2" w:rsidRDefault="00B34948">
      <w:pPr>
        <w:numPr>
          <w:ilvl w:val="0"/>
          <w:numId w:val="1"/>
        </w:numPr>
        <w:ind w:left="810" w:firstLine="0"/>
        <w:jc w:val="both"/>
        <w:rPr>
          <w:ins w:id="1818" w:author="Richards, Alexander" w:date="2015-10-14T12:03:00Z"/>
          <w:rFonts w:asciiTheme="majorHAnsi" w:hAnsiTheme="majorHAnsi" w:cs="Arial"/>
          <w:sz w:val="20"/>
          <w:szCs w:val="20"/>
          <w:rPrChange w:id="1819" w:author="dbecker" w:date="2016-01-07T14:53:00Z">
            <w:rPr>
              <w:ins w:id="1820" w:author="Richards, Alexander" w:date="2015-10-14T12:03:00Z"/>
              <w:rFonts w:ascii="Arial" w:hAnsi="Arial" w:cs="Arial"/>
              <w:sz w:val="20"/>
              <w:szCs w:val="20"/>
            </w:rPr>
          </w:rPrChange>
        </w:rPr>
        <w:pPrChange w:id="1821" w:author="dbecker" w:date="2016-01-07T14:53:00Z">
          <w:pPr>
            <w:numPr>
              <w:numId w:val="1"/>
            </w:numPr>
            <w:tabs>
              <w:tab w:val="num" w:pos="1080"/>
            </w:tabs>
            <w:ind w:left="1080" w:hanging="360"/>
            <w:jc w:val="both"/>
          </w:pPr>
        </w:pPrChange>
      </w:pPr>
      <w:r w:rsidRPr="00E450C2">
        <w:rPr>
          <w:rFonts w:asciiTheme="majorHAnsi" w:hAnsiTheme="majorHAnsi" w:cs="Arial"/>
          <w:sz w:val="20"/>
          <w:szCs w:val="20"/>
          <w:rPrChange w:id="1822" w:author="dbecker" w:date="2016-01-07T14:53:00Z">
            <w:rPr>
              <w:rFonts w:ascii="Arial" w:hAnsi="Arial" w:cs="Arial"/>
              <w:sz w:val="20"/>
              <w:szCs w:val="20"/>
            </w:rPr>
          </w:rPrChange>
        </w:rPr>
        <w:t>Dosimetry Equipment and Procedures</w:t>
      </w:r>
    </w:p>
    <w:p w:rsidR="000352C3" w:rsidDel="003D0D59" w:rsidRDefault="000352C3">
      <w:pPr>
        <w:jc w:val="both"/>
        <w:rPr>
          <w:ins w:id="1823" w:author="Richards, Alexander" w:date="2015-10-14T12:03:00Z"/>
          <w:del w:id="1824" w:author="Bartlett, Laura" w:date="2015-10-27T09:41:00Z"/>
          <w:rFonts w:ascii="Arial" w:hAnsi="Arial" w:cs="Arial"/>
          <w:sz w:val="20"/>
          <w:szCs w:val="20"/>
        </w:rPr>
        <w:pPrChange w:id="1825" w:author="Richards, Alexander" w:date="2015-10-14T12:03:00Z">
          <w:pPr>
            <w:numPr>
              <w:numId w:val="1"/>
            </w:numPr>
            <w:tabs>
              <w:tab w:val="num" w:pos="1080"/>
            </w:tabs>
            <w:ind w:left="1080" w:hanging="360"/>
            <w:jc w:val="both"/>
          </w:pPr>
        </w:pPrChange>
      </w:pPr>
    </w:p>
    <w:p w:rsidR="000352C3" w:rsidDel="003D0D59" w:rsidRDefault="000352C3">
      <w:pPr>
        <w:jc w:val="both"/>
        <w:rPr>
          <w:ins w:id="1826" w:author="Richards, Alexander" w:date="2015-10-14T12:03:00Z"/>
          <w:del w:id="1827" w:author="Bartlett, Laura" w:date="2015-10-27T09:41:00Z"/>
          <w:rFonts w:ascii="Arial" w:hAnsi="Arial" w:cs="Arial"/>
          <w:sz w:val="20"/>
          <w:szCs w:val="20"/>
        </w:rPr>
        <w:pPrChange w:id="1828" w:author="Richards, Alexander" w:date="2015-10-14T12:03:00Z">
          <w:pPr>
            <w:numPr>
              <w:numId w:val="1"/>
            </w:numPr>
            <w:tabs>
              <w:tab w:val="num" w:pos="1080"/>
            </w:tabs>
            <w:ind w:left="1080" w:hanging="360"/>
            <w:jc w:val="both"/>
          </w:pPr>
        </w:pPrChange>
      </w:pPr>
    </w:p>
    <w:p w:rsidR="000352C3" w:rsidDel="003D0D59" w:rsidRDefault="000352C3">
      <w:pPr>
        <w:jc w:val="both"/>
        <w:rPr>
          <w:ins w:id="1829" w:author="Richards, Alexander" w:date="2015-10-14T12:03:00Z"/>
          <w:del w:id="1830" w:author="Bartlett, Laura" w:date="2015-10-27T09:41:00Z"/>
          <w:rFonts w:ascii="Arial" w:hAnsi="Arial" w:cs="Arial"/>
          <w:sz w:val="20"/>
          <w:szCs w:val="20"/>
        </w:rPr>
        <w:pPrChange w:id="1831" w:author="Richards, Alexander" w:date="2015-10-14T12:03:00Z">
          <w:pPr>
            <w:numPr>
              <w:numId w:val="1"/>
            </w:numPr>
            <w:tabs>
              <w:tab w:val="num" w:pos="1080"/>
            </w:tabs>
            <w:ind w:left="1080" w:hanging="360"/>
            <w:jc w:val="both"/>
          </w:pPr>
        </w:pPrChange>
      </w:pPr>
    </w:p>
    <w:p w:rsidR="000352C3" w:rsidDel="003D0D59" w:rsidRDefault="000352C3">
      <w:pPr>
        <w:jc w:val="both"/>
        <w:rPr>
          <w:ins w:id="1832" w:author="Richards, Alexander" w:date="2015-10-14T12:03:00Z"/>
          <w:del w:id="1833" w:author="Bartlett, Laura" w:date="2015-10-27T09:41:00Z"/>
          <w:rFonts w:ascii="Arial" w:hAnsi="Arial" w:cs="Arial"/>
          <w:sz w:val="20"/>
          <w:szCs w:val="20"/>
        </w:rPr>
        <w:pPrChange w:id="1834" w:author="Richards, Alexander" w:date="2015-10-14T12:03:00Z">
          <w:pPr>
            <w:numPr>
              <w:numId w:val="1"/>
            </w:numPr>
            <w:tabs>
              <w:tab w:val="num" w:pos="1080"/>
            </w:tabs>
            <w:ind w:left="1080" w:hanging="360"/>
            <w:jc w:val="both"/>
          </w:pPr>
        </w:pPrChange>
      </w:pPr>
    </w:p>
    <w:p w:rsidR="000352C3" w:rsidDel="003D0D59" w:rsidRDefault="000352C3">
      <w:pPr>
        <w:jc w:val="both"/>
        <w:rPr>
          <w:ins w:id="1835" w:author="Richards, Alexander" w:date="2015-10-14T12:03:00Z"/>
          <w:del w:id="1836" w:author="Bartlett, Laura" w:date="2015-10-27T09:41:00Z"/>
          <w:rFonts w:ascii="Arial" w:hAnsi="Arial" w:cs="Arial"/>
          <w:sz w:val="20"/>
          <w:szCs w:val="20"/>
        </w:rPr>
        <w:pPrChange w:id="1837" w:author="Richards, Alexander" w:date="2015-10-14T12:03:00Z">
          <w:pPr>
            <w:numPr>
              <w:numId w:val="1"/>
            </w:numPr>
            <w:tabs>
              <w:tab w:val="num" w:pos="1080"/>
            </w:tabs>
            <w:ind w:left="1080" w:hanging="360"/>
            <w:jc w:val="both"/>
          </w:pPr>
        </w:pPrChange>
      </w:pPr>
    </w:p>
    <w:p w:rsidR="000352C3" w:rsidDel="003D0D59" w:rsidRDefault="000352C3">
      <w:pPr>
        <w:jc w:val="both"/>
        <w:rPr>
          <w:ins w:id="1838" w:author="Richards, Alexander" w:date="2015-10-14T12:03:00Z"/>
          <w:del w:id="1839" w:author="Bartlett, Laura" w:date="2015-10-27T09:42:00Z"/>
          <w:rFonts w:ascii="Arial" w:hAnsi="Arial" w:cs="Arial"/>
          <w:sz w:val="20"/>
          <w:szCs w:val="20"/>
        </w:rPr>
        <w:pPrChange w:id="1840" w:author="Richards, Alexander" w:date="2015-10-14T12:03:00Z">
          <w:pPr>
            <w:numPr>
              <w:numId w:val="1"/>
            </w:numPr>
            <w:tabs>
              <w:tab w:val="num" w:pos="1080"/>
            </w:tabs>
            <w:ind w:left="1080" w:hanging="360"/>
            <w:jc w:val="both"/>
          </w:pPr>
        </w:pPrChange>
      </w:pPr>
    </w:p>
    <w:p w:rsidR="000352C3" w:rsidDel="003D0D59" w:rsidRDefault="000352C3">
      <w:pPr>
        <w:jc w:val="both"/>
        <w:rPr>
          <w:ins w:id="1841" w:author="Richards, Alexander" w:date="2015-10-14T12:03:00Z"/>
          <w:del w:id="1842" w:author="Bartlett, Laura" w:date="2015-10-27T09:42:00Z"/>
          <w:rFonts w:ascii="Arial" w:hAnsi="Arial" w:cs="Arial"/>
          <w:sz w:val="20"/>
          <w:szCs w:val="20"/>
        </w:rPr>
        <w:pPrChange w:id="1843" w:author="Richards, Alexander" w:date="2015-10-14T12:03:00Z">
          <w:pPr>
            <w:numPr>
              <w:numId w:val="1"/>
            </w:numPr>
            <w:tabs>
              <w:tab w:val="num" w:pos="1080"/>
            </w:tabs>
            <w:ind w:left="1080" w:hanging="360"/>
            <w:jc w:val="both"/>
          </w:pPr>
        </w:pPrChange>
      </w:pPr>
    </w:p>
    <w:p w:rsidR="000352C3" w:rsidDel="003D0D59" w:rsidRDefault="000352C3">
      <w:pPr>
        <w:jc w:val="both"/>
        <w:rPr>
          <w:ins w:id="1844" w:author="Richards, Alexander" w:date="2015-10-14T12:03:00Z"/>
          <w:del w:id="1845" w:author="Bartlett, Laura" w:date="2015-10-27T09:42:00Z"/>
          <w:rFonts w:ascii="Arial" w:hAnsi="Arial" w:cs="Arial"/>
          <w:sz w:val="20"/>
          <w:szCs w:val="20"/>
        </w:rPr>
        <w:pPrChange w:id="1846" w:author="Richards, Alexander" w:date="2015-10-14T12:03:00Z">
          <w:pPr>
            <w:numPr>
              <w:numId w:val="1"/>
            </w:numPr>
            <w:tabs>
              <w:tab w:val="num" w:pos="1080"/>
            </w:tabs>
            <w:ind w:left="1080" w:hanging="360"/>
            <w:jc w:val="both"/>
          </w:pPr>
        </w:pPrChange>
      </w:pPr>
    </w:p>
    <w:p w:rsidR="000352C3" w:rsidDel="003D0D59" w:rsidRDefault="000352C3">
      <w:pPr>
        <w:jc w:val="both"/>
        <w:rPr>
          <w:del w:id="1847" w:author="Bartlett, Laura" w:date="2015-10-27T09:42:00Z"/>
          <w:rFonts w:ascii="Arial" w:hAnsi="Arial" w:cs="Arial"/>
          <w:sz w:val="20"/>
          <w:szCs w:val="20"/>
        </w:rPr>
        <w:pPrChange w:id="1848" w:author="Richards, Alexander" w:date="2015-10-14T12:03:00Z">
          <w:pPr>
            <w:numPr>
              <w:numId w:val="1"/>
            </w:numPr>
            <w:tabs>
              <w:tab w:val="num" w:pos="1080"/>
            </w:tabs>
            <w:ind w:left="1080" w:hanging="360"/>
            <w:jc w:val="both"/>
          </w:pPr>
        </w:pPrChange>
      </w:pPr>
    </w:p>
    <w:p w:rsidR="00B34948" w:rsidRPr="00ED71FD" w:rsidRDefault="00C343F4" w:rsidP="00C343F4">
      <w:pPr>
        <w:pStyle w:val="Heading3"/>
        <w:ind w:left="720"/>
        <w:rPr>
          <w:rFonts w:ascii="Cambria" w:hAnsi="Cambria"/>
          <w:color w:val="0070C0"/>
          <w:sz w:val="20"/>
          <w:szCs w:val="20"/>
          <w:rPrChange w:id="1849" w:author="dbecker" w:date="2015-10-07T12:49:00Z">
            <w:rPr>
              <w:sz w:val="20"/>
              <w:szCs w:val="20"/>
            </w:rPr>
          </w:rPrChange>
        </w:rPr>
      </w:pPr>
      <w:bookmarkStart w:id="1850" w:name="_Toc431372806"/>
      <w:r w:rsidRPr="00ED71FD">
        <w:rPr>
          <w:rFonts w:ascii="Cambria" w:hAnsi="Cambria"/>
          <w:color w:val="0070C0"/>
          <w:spacing w:val="-3"/>
          <w:sz w:val="20"/>
          <w:szCs w:val="20"/>
          <w:rPrChange w:id="1851" w:author="dbecker" w:date="2015-10-07T12:49:00Z">
            <w:rPr>
              <w:spacing w:val="-3"/>
              <w:sz w:val="20"/>
              <w:szCs w:val="20"/>
            </w:rPr>
          </w:rPrChange>
        </w:rPr>
        <w:t xml:space="preserve">3.  </w:t>
      </w:r>
      <w:r w:rsidR="00B34948" w:rsidRPr="00ED71FD">
        <w:rPr>
          <w:rFonts w:ascii="Cambria" w:hAnsi="Cambria"/>
          <w:color w:val="0070C0"/>
          <w:sz w:val="20"/>
          <w:szCs w:val="20"/>
          <w:rPrChange w:id="1852" w:author="dbecker" w:date="2015-10-07T12:49:00Z">
            <w:rPr>
              <w:sz w:val="20"/>
              <w:szCs w:val="20"/>
            </w:rPr>
          </w:rPrChange>
        </w:rPr>
        <w:t>Responsibilities</w:t>
      </w:r>
      <w:bookmarkEnd w:id="1850"/>
    </w:p>
    <w:p w:rsidR="00B34948" w:rsidRDefault="00B34948" w:rsidP="00943C33">
      <w:pPr>
        <w:ind w:left="1080"/>
        <w:jc w:val="both"/>
        <w:rPr>
          <w:rFonts w:ascii="Arial" w:hAnsi="Arial" w:cs="Arial"/>
          <w:b/>
          <w:sz w:val="20"/>
          <w:szCs w:val="20"/>
        </w:rPr>
      </w:pPr>
    </w:p>
    <w:p w:rsidR="00B34948" w:rsidRPr="00E450C2" w:rsidRDefault="00B34948" w:rsidP="00A53939">
      <w:pPr>
        <w:numPr>
          <w:ilvl w:val="0"/>
          <w:numId w:val="2"/>
        </w:numPr>
        <w:ind w:left="1440"/>
        <w:jc w:val="both"/>
        <w:rPr>
          <w:rFonts w:asciiTheme="majorHAnsi" w:hAnsiTheme="majorHAnsi" w:cs="Arial"/>
          <w:sz w:val="20"/>
          <w:szCs w:val="20"/>
          <w:rPrChange w:id="1853" w:author="dbecker" w:date="2016-01-07T14:53:00Z">
            <w:rPr>
              <w:rFonts w:ascii="Arial" w:hAnsi="Arial" w:cs="Arial"/>
              <w:sz w:val="20"/>
              <w:szCs w:val="20"/>
            </w:rPr>
          </w:rPrChange>
        </w:rPr>
      </w:pPr>
      <w:r w:rsidRPr="00E450C2">
        <w:rPr>
          <w:rFonts w:asciiTheme="majorHAnsi" w:hAnsiTheme="majorHAnsi" w:cs="Arial"/>
          <w:sz w:val="20"/>
          <w:szCs w:val="20"/>
          <w:rPrChange w:id="1854" w:author="dbecker" w:date="2016-01-07T14:53:00Z">
            <w:rPr>
              <w:rFonts w:ascii="Arial" w:hAnsi="Arial" w:cs="Arial"/>
              <w:sz w:val="20"/>
              <w:szCs w:val="20"/>
            </w:rPr>
          </w:rPrChange>
        </w:rPr>
        <w:t>The DHHS, Division of Public Health Services</w:t>
      </w:r>
      <w:r w:rsidR="006D19C2" w:rsidRPr="00E450C2">
        <w:rPr>
          <w:rFonts w:asciiTheme="majorHAnsi" w:hAnsiTheme="majorHAnsi" w:cs="Arial"/>
          <w:sz w:val="20"/>
          <w:szCs w:val="20"/>
          <w:rPrChange w:id="1855" w:author="dbecker" w:date="2016-01-07T14:53:00Z">
            <w:rPr>
              <w:rFonts w:ascii="Arial" w:hAnsi="Arial" w:cs="Arial"/>
              <w:sz w:val="20"/>
              <w:szCs w:val="20"/>
            </w:rPr>
          </w:rPrChange>
        </w:rPr>
        <w:t xml:space="preserve"> Director</w:t>
      </w:r>
      <w:r w:rsidRPr="00E450C2">
        <w:rPr>
          <w:rFonts w:asciiTheme="majorHAnsi" w:hAnsiTheme="majorHAnsi" w:cs="Arial"/>
          <w:sz w:val="20"/>
          <w:szCs w:val="20"/>
          <w:rPrChange w:id="1856" w:author="dbecker" w:date="2016-01-07T14:53:00Z">
            <w:rPr>
              <w:rFonts w:ascii="Arial" w:hAnsi="Arial" w:cs="Arial"/>
              <w:sz w:val="20"/>
              <w:szCs w:val="20"/>
            </w:rPr>
          </w:rPrChange>
        </w:rPr>
        <w:t xml:space="preserve"> is responsible for determining when and where KI should be used and for providing that determination to the State Emergency Operations Center, Radiological Health Technical Advisor (</w:t>
      </w:r>
      <w:r w:rsidR="006B22A9" w:rsidRPr="00E450C2">
        <w:rPr>
          <w:rFonts w:asciiTheme="majorHAnsi" w:hAnsiTheme="majorHAnsi" w:cs="Arial"/>
          <w:sz w:val="20"/>
          <w:szCs w:val="20"/>
          <w:rPrChange w:id="1857" w:author="dbecker" w:date="2016-01-07T14:53:00Z">
            <w:rPr>
              <w:rFonts w:ascii="Arial" w:hAnsi="Arial" w:cs="Arial"/>
              <w:sz w:val="20"/>
              <w:szCs w:val="20"/>
            </w:rPr>
          </w:rPrChange>
        </w:rPr>
        <w:t xml:space="preserve">SEOC </w:t>
      </w:r>
      <w:r w:rsidRPr="00E450C2">
        <w:rPr>
          <w:rFonts w:asciiTheme="majorHAnsi" w:hAnsiTheme="majorHAnsi" w:cs="Arial"/>
          <w:sz w:val="20"/>
          <w:szCs w:val="20"/>
          <w:rPrChange w:id="1858" w:author="dbecker" w:date="2016-01-07T14:53:00Z">
            <w:rPr>
              <w:rFonts w:ascii="Arial" w:hAnsi="Arial" w:cs="Arial"/>
              <w:sz w:val="20"/>
              <w:szCs w:val="20"/>
            </w:rPr>
          </w:rPrChange>
        </w:rPr>
        <w:t>RHTA) for transmission to the DPHS Director at the SEOC.</w:t>
      </w:r>
    </w:p>
    <w:p w:rsidR="00B34948" w:rsidRPr="00E450C2" w:rsidRDefault="00B34948" w:rsidP="00A53939">
      <w:pPr>
        <w:numPr>
          <w:ilvl w:val="0"/>
          <w:numId w:val="2"/>
        </w:numPr>
        <w:ind w:left="1440"/>
        <w:jc w:val="both"/>
        <w:rPr>
          <w:rFonts w:asciiTheme="majorHAnsi" w:hAnsiTheme="majorHAnsi" w:cs="Arial"/>
          <w:sz w:val="20"/>
          <w:szCs w:val="20"/>
          <w:rPrChange w:id="1859" w:author="dbecker" w:date="2016-01-07T14:53:00Z">
            <w:rPr>
              <w:rFonts w:ascii="Arial" w:hAnsi="Arial" w:cs="Arial"/>
              <w:sz w:val="20"/>
              <w:szCs w:val="20"/>
            </w:rPr>
          </w:rPrChange>
        </w:rPr>
      </w:pPr>
      <w:r w:rsidRPr="00E450C2">
        <w:rPr>
          <w:rFonts w:asciiTheme="majorHAnsi" w:hAnsiTheme="majorHAnsi" w:cs="Arial"/>
          <w:sz w:val="20"/>
          <w:szCs w:val="20"/>
          <w:rPrChange w:id="1860" w:author="dbecker" w:date="2016-01-07T14:53:00Z">
            <w:rPr>
              <w:rFonts w:ascii="Arial" w:hAnsi="Arial" w:cs="Arial"/>
              <w:sz w:val="20"/>
              <w:szCs w:val="20"/>
            </w:rPr>
          </w:rPrChange>
        </w:rPr>
        <w:t xml:space="preserve">The DPHS Director is responsible for </w:t>
      </w:r>
      <w:r w:rsidR="006419B7" w:rsidRPr="00E450C2">
        <w:rPr>
          <w:rFonts w:asciiTheme="majorHAnsi" w:hAnsiTheme="majorHAnsi" w:cs="Arial"/>
          <w:sz w:val="20"/>
          <w:szCs w:val="20"/>
          <w:rPrChange w:id="1861" w:author="dbecker" w:date="2016-01-07T14:53:00Z">
            <w:rPr>
              <w:rFonts w:ascii="Arial" w:hAnsi="Arial" w:cs="Arial"/>
              <w:sz w:val="20"/>
              <w:szCs w:val="20"/>
            </w:rPr>
          </w:rPrChange>
        </w:rPr>
        <w:t>authorizing the</w:t>
      </w:r>
      <w:r w:rsidRPr="00E450C2">
        <w:rPr>
          <w:rFonts w:asciiTheme="majorHAnsi" w:hAnsiTheme="majorHAnsi" w:cs="Arial"/>
          <w:sz w:val="20"/>
          <w:szCs w:val="20"/>
          <w:rPrChange w:id="1862" w:author="dbecker" w:date="2016-01-07T14:53:00Z">
            <w:rPr>
              <w:rFonts w:ascii="Arial" w:hAnsi="Arial" w:cs="Arial"/>
              <w:sz w:val="20"/>
              <w:szCs w:val="20"/>
            </w:rPr>
          </w:rPrChange>
        </w:rPr>
        <w:t xml:space="preserve"> ingestion</w:t>
      </w:r>
      <w:r w:rsidR="006419B7" w:rsidRPr="00E450C2">
        <w:rPr>
          <w:rFonts w:asciiTheme="majorHAnsi" w:hAnsiTheme="majorHAnsi" w:cs="Arial"/>
          <w:sz w:val="20"/>
          <w:szCs w:val="20"/>
          <w:rPrChange w:id="1863" w:author="dbecker" w:date="2016-01-07T14:53:00Z">
            <w:rPr>
              <w:rFonts w:ascii="Arial" w:hAnsi="Arial" w:cs="Arial"/>
              <w:sz w:val="20"/>
              <w:szCs w:val="20"/>
            </w:rPr>
          </w:rPrChange>
        </w:rPr>
        <w:t xml:space="preserve"> of</w:t>
      </w:r>
      <w:r w:rsidRPr="00E450C2">
        <w:rPr>
          <w:rFonts w:asciiTheme="majorHAnsi" w:hAnsiTheme="majorHAnsi" w:cs="Arial"/>
          <w:sz w:val="20"/>
          <w:szCs w:val="20"/>
          <w:rPrChange w:id="1864" w:author="dbecker" w:date="2016-01-07T14:53:00Z">
            <w:rPr>
              <w:rFonts w:ascii="Arial" w:hAnsi="Arial" w:cs="Arial"/>
              <w:sz w:val="20"/>
              <w:szCs w:val="20"/>
            </w:rPr>
          </w:rPrChange>
        </w:rPr>
        <w:t xml:space="preserve"> KI by emergency workers and </w:t>
      </w:r>
      <w:r w:rsidR="006419B7" w:rsidRPr="00E450C2">
        <w:rPr>
          <w:rFonts w:asciiTheme="majorHAnsi" w:hAnsiTheme="majorHAnsi" w:cs="Arial"/>
          <w:sz w:val="20"/>
          <w:szCs w:val="20"/>
          <w:rPrChange w:id="1865" w:author="dbecker" w:date="2016-01-07T14:53:00Z">
            <w:rPr>
              <w:rFonts w:ascii="Arial" w:hAnsi="Arial" w:cs="Arial"/>
              <w:sz w:val="20"/>
              <w:szCs w:val="20"/>
            </w:rPr>
          </w:rPrChange>
        </w:rPr>
        <w:t xml:space="preserve">the </w:t>
      </w:r>
      <w:r w:rsidRPr="00E450C2">
        <w:rPr>
          <w:rFonts w:asciiTheme="majorHAnsi" w:hAnsiTheme="majorHAnsi" w:cs="Arial"/>
          <w:sz w:val="20"/>
          <w:szCs w:val="20"/>
          <w:rPrChange w:id="1866" w:author="dbecker" w:date="2016-01-07T14:53:00Z">
            <w:rPr>
              <w:rFonts w:ascii="Arial" w:hAnsi="Arial" w:cs="Arial"/>
              <w:sz w:val="20"/>
              <w:szCs w:val="20"/>
            </w:rPr>
          </w:rPrChange>
        </w:rPr>
        <w:t>public in a specified area.  The DPHS Director will sign Form 210D, Potassium Iodide (KI) Authorization Worksheet.  A copy will be provided to</w:t>
      </w:r>
      <w:r w:rsidR="006B22A9" w:rsidRPr="00E450C2">
        <w:rPr>
          <w:rFonts w:asciiTheme="majorHAnsi" w:hAnsiTheme="majorHAnsi" w:cs="Arial"/>
          <w:sz w:val="20"/>
          <w:szCs w:val="20"/>
          <w:rPrChange w:id="1867" w:author="dbecker" w:date="2016-01-07T14:53:00Z">
            <w:rPr>
              <w:rFonts w:ascii="Arial" w:hAnsi="Arial" w:cs="Arial"/>
              <w:sz w:val="20"/>
              <w:szCs w:val="20"/>
            </w:rPr>
          </w:rPrChange>
        </w:rPr>
        <w:t xml:space="preserve"> the State</w:t>
      </w:r>
      <w:r w:rsidRPr="00E450C2">
        <w:rPr>
          <w:rFonts w:asciiTheme="majorHAnsi" w:hAnsiTheme="majorHAnsi" w:cs="Arial"/>
          <w:sz w:val="20"/>
          <w:szCs w:val="20"/>
          <w:rPrChange w:id="1868" w:author="dbecker" w:date="2016-01-07T14:53:00Z">
            <w:rPr>
              <w:rFonts w:ascii="Arial" w:hAnsi="Arial" w:cs="Arial"/>
              <w:sz w:val="20"/>
              <w:szCs w:val="20"/>
            </w:rPr>
          </w:rPrChange>
        </w:rPr>
        <w:t xml:space="preserve"> RSO.</w:t>
      </w:r>
    </w:p>
    <w:p w:rsidR="00B34948" w:rsidRPr="00E450C2" w:rsidRDefault="00B34948" w:rsidP="00A53939">
      <w:pPr>
        <w:numPr>
          <w:ilvl w:val="0"/>
          <w:numId w:val="2"/>
        </w:numPr>
        <w:ind w:left="1440"/>
        <w:jc w:val="both"/>
        <w:rPr>
          <w:rFonts w:asciiTheme="majorHAnsi" w:hAnsiTheme="majorHAnsi" w:cs="Arial"/>
          <w:sz w:val="20"/>
          <w:szCs w:val="20"/>
          <w:rPrChange w:id="1869" w:author="dbecker" w:date="2016-01-07T14:53:00Z">
            <w:rPr>
              <w:rFonts w:ascii="Arial" w:hAnsi="Arial" w:cs="Arial"/>
              <w:sz w:val="20"/>
              <w:szCs w:val="20"/>
            </w:rPr>
          </w:rPrChange>
        </w:rPr>
      </w:pPr>
      <w:r w:rsidRPr="00E450C2">
        <w:rPr>
          <w:rFonts w:asciiTheme="majorHAnsi" w:hAnsiTheme="majorHAnsi" w:cs="Arial"/>
          <w:sz w:val="20"/>
          <w:szCs w:val="20"/>
          <w:rPrChange w:id="1870" w:author="dbecker" w:date="2016-01-07T14:53:00Z">
            <w:rPr>
              <w:rFonts w:ascii="Arial" w:hAnsi="Arial" w:cs="Arial"/>
              <w:sz w:val="20"/>
              <w:szCs w:val="20"/>
            </w:rPr>
          </w:rPrChange>
        </w:rPr>
        <w:t>The</w:t>
      </w:r>
      <w:r w:rsidR="006B22A9" w:rsidRPr="00E450C2">
        <w:rPr>
          <w:rFonts w:asciiTheme="majorHAnsi" w:hAnsiTheme="majorHAnsi" w:cs="Arial"/>
          <w:sz w:val="20"/>
          <w:szCs w:val="20"/>
          <w:rPrChange w:id="1871" w:author="dbecker" w:date="2016-01-07T14:53:00Z">
            <w:rPr>
              <w:rFonts w:ascii="Arial" w:hAnsi="Arial" w:cs="Arial"/>
              <w:sz w:val="20"/>
              <w:szCs w:val="20"/>
            </w:rPr>
          </w:rPrChange>
        </w:rPr>
        <w:t xml:space="preserve"> State </w:t>
      </w:r>
      <w:r w:rsidRPr="00E450C2">
        <w:rPr>
          <w:rFonts w:asciiTheme="majorHAnsi" w:hAnsiTheme="majorHAnsi" w:cs="Arial"/>
          <w:sz w:val="20"/>
          <w:szCs w:val="20"/>
          <w:rPrChange w:id="1872" w:author="dbecker" w:date="2016-01-07T14:53:00Z">
            <w:rPr>
              <w:rFonts w:ascii="Arial" w:hAnsi="Arial" w:cs="Arial"/>
              <w:sz w:val="20"/>
              <w:szCs w:val="20"/>
            </w:rPr>
          </w:rPrChange>
        </w:rPr>
        <w:t>RSO will provide cop</w:t>
      </w:r>
      <w:r w:rsidR="00E55068" w:rsidRPr="00E450C2">
        <w:rPr>
          <w:rFonts w:asciiTheme="majorHAnsi" w:hAnsiTheme="majorHAnsi" w:cs="Arial"/>
          <w:sz w:val="20"/>
          <w:szCs w:val="20"/>
          <w:rPrChange w:id="1873" w:author="dbecker" w:date="2016-01-07T14:53:00Z">
            <w:rPr>
              <w:rFonts w:ascii="Arial" w:hAnsi="Arial" w:cs="Arial"/>
              <w:sz w:val="20"/>
              <w:szCs w:val="20"/>
            </w:rPr>
          </w:rPrChange>
        </w:rPr>
        <w:t>ies</w:t>
      </w:r>
      <w:r w:rsidRPr="00E450C2">
        <w:rPr>
          <w:rFonts w:asciiTheme="majorHAnsi" w:hAnsiTheme="majorHAnsi" w:cs="Arial"/>
          <w:sz w:val="20"/>
          <w:szCs w:val="20"/>
          <w:rPrChange w:id="1874" w:author="dbecker" w:date="2016-01-07T14:53:00Z">
            <w:rPr>
              <w:rFonts w:ascii="Arial" w:hAnsi="Arial" w:cs="Arial"/>
              <w:sz w:val="20"/>
              <w:szCs w:val="20"/>
            </w:rPr>
          </w:rPrChange>
        </w:rPr>
        <w:t xml:space="preserve"> of the completed Form 210D to the Local Liaison Unit Leader who will instruct the Local Liaisons to transmit the authorization to the specified local EOC.  A copy will also be provided to the Operations Section Chief at the SEOC and Safety Officer who will transmit authorization to the appropriate ESFs, emergency workers and staging areas.</w:t>
      </w:r>
    </w:p>
    <w:p w:rsidR="00B34948" w:rsidRPr="00E450C2" w:rsidRDefault="00B34948" w:rsidP="00A53939">
      <w:pPr>
        <w:numPr>
          <w:ilvl w:val="0"/>
          <w:numId w:val="2"/>
        </w:numPr>
        <w:ind w:left="1440"/>
        <w:jc w:val="both"/>
        <w:rPr>
          <w:rFonts w:asciiTheme="majorHAnsi" w:hAnsiTheme="majorHAnsi" w:cs="Arial"/>
          <w:sz w:val="20"/>
          <w:szCs w:val="20"/>
          <w:rPrChange w:id="1875" w:author="dbecker" w:date="2016-01-07T14:53:00Z">
            <w:rPr>
              <w:rFonts w:ascii="Arial" w:hAnsi="Arial" w:cs="Arial"/>
              <w:sz w:val="20"/>
              <w:szCs w:val="20"/>
            </w:rPr>
          </w:rPrChange>
        </w:rPr>
      </w:pPr>
      <w:r w:rsidRPr="00E450C2">
        <w:rPr>
          <w:rFonts w:asciiTheme="majorHAnsi" w:hAnsiTheme="majorHAnsi" w:cs="Arial"/>
          <w:sz w:val="20"/>
          <w:szCs w:val="20"/>
          <w:rPrChange w:id="1876" w:author="dbecker" w:date="2016-01-07T14:53:00Z">
            <w:rPr>
              <w:rFonts w:ascii="Arial" w:hAnsi="Arial" w:cs="Arial"/>
              <w:sz w:val="20"/>
              <w:szCs w:val="20"/>
            </w:rPr>
          </w:rPrChange>
        </w:rPr>
        <w:lastRenderedPageBreak/>
        <w:t>It will be the responsibility of each local EOC to transmit authorization to appropriate institutions within their jurisdiction.</w:t>
      </w:r>
    </w:p>
    <w:p w:rsidR="00B34948" w:rsidRPr="00E450C2" w:rsidRDefault="00B34948" w:rsidP="00A53939">
      <w:pPr>
        <w:numPr>
          <w:ilvl w:val="0"/>
          <w:numId w:val="2"/>
        </w:numPr>
        <w:ind w:left="1440"/>
        <w:jc w:val="both"/>
        <w:rPr>
          <w:rFonts w:asciiTheme="majorHAnsi" w:hAnsiTheme="majorHAnsi" w:cs="Arial"/>
          <w:sz w:val="20"/>
          <w:szCs w:val="20"/>
          <w:rPrChange w:id="1877" w:author="dbecker" w:date="2016-01-07T14:53:00Z">
            <w:rPr>
              <w:rFonts w:ascii="Arial" w:hAnsi="Arial" w:cs="Arial"/>
              <w:sz w:val="20"/>
              <w:szCs w:val="20"/>
            </w:rPr>
          </w:rPrChange>
        </w:rPr>
      </w:pPr>
      <w:r w:rsidRPr="00E450C2">
        <w:rPr>
          <w:rFonts w:asciiTheme="majorHAnsi" w:hAnsiTheme="majorHAnsi" w:cs="Arial"/>
          <w:sz w:val="20"/>
          <w:szCs w:val="20"/>
          <w:rPrChange w:id="1878" w:author="dbecker" w:date="2016-01-07T14:53:00Z">
            <w:rPr>
              <w:rFonts w:ascii="Arial" w:hAnsi="Arial" w:cs="Arial"/>
              <w:sz w:val="20"/>
              <w:szCs w:val="20"/>
            </w:rPr>
          </w:rPrChange>
        </w:rPr>
        <w:t xml:space="preserve">The </w:t>
      </w:r>
      <w:r w:rsidR="006B22A9" w:rsidRPr="00E450C2">
        <w:rPr>
          <w:rFonts w:asciiTheme="majorHAnsi" w:hAnsiTheme="majorHAnsi" w:cs="Arial"/>
          <w:sz w:val="20"/>
          <w:szCs w:val="20"/>
          <w:rPrChange w:id="1879" w:author="dbecker" w:date="2016-01-07T14:53:00Z">
            <w:rPr>
              <w:rFonts w:ascii="Arial" w:hAnsi="Arial" w:cs="Arial"/>
              <w:sz w:val="20"/>
              <w:szCs w:val="20"/>
            </w:rPr>
          </w:rPrChange>
        </w:rPr>
        <w:t xml:space="preserve">State </w:t>
      </w:r>
      <w:r w:rsidRPr="00E450C2">
        <w:rPr>
          <w:rFonts w:asciiTheme="majorHAnsi" w:hAnsiTheme="majorHAnsi" w:cs="Arial"/>
          <w:sz w:val="20"/>
          <w:szCs w:val="20"/>
          <w:rPrChange w:id="1880" w:author="dbecker" w:date="2016-01-07T14:53:00Z">
            <w:rPr>
              <w:rFonts w:ascii="Arial" w:hAnsi="Arial" w:cs="Arial"/>
              <w:sz w:val="20"/>
              <w:szCs w:val="20"/>
            </w:rPr>
          </w:rPrChange>
        </w:rPr>
        <w:t>RSO will also inform the Field Monitor</w:t>
      </w:r>
      <w:r w:rsidR="00A0738F" w:rsidRPr="00E450C2">
        <w:rPr>
          <w:rFonts w:asciiTheme="majorHAnsi" w:hAnsiTheme="majorHAnsi" w:cs="Arial"/>
          <w:sz w:val="20"/>
          <w:szCs w:val="20"/>
          <w:rPrChange w:id="1881" w:author="dbecker" w:date="2016-01-07T14:53:00Z">
            <w:rPr>
              <w:rFonts w:ascii="Arial" w:hAnsi="Arial" w:cs="Arial"/>
              <w:sz w:val="20"/>
              <w:szCs w:val="20"/>
            </w:rPr>
          </w:rPrChange>
        </w:rPr>
        <w:t>ing</w:t>
      </w:r>
      <w:r w:rsidRPr="00E450C2">
        <w:rPr>
          <w:rFonts w:asciiTheme="majorHAnsi" w:hAnsiTheme="majorHAnsi" w:cs="Arial"/>
          <w:sz w:val="20"/>
          <w:szCs w:val="20"/>
          <w:rPrChange w:id="1882" w:author="dbecker" w:date="2016-01-07T14:53:00Z">
            <w:rPr>
              <w:rFonts w:ascii="Arial" w:hAnsi="Arial" w:cs="Arial"/>
              <w:sz w:val="20"/>
              <w:szCs w:val="20"/>
            </w:rPr>
          </w:rPrChange>
        </w:rPr>
        <w:t xml:space="preserve"> and Sampling Teams of the authorization through the Monitoring Team Coordinator.</w:t>
      </w:r>
    </w:p>
    <w:p w:rsidR="00B34948" w:rsidRPr="00E450C2" w:rsidRDefault="00B34948" w:rsidP="00A53939">
      <w:pPr>
        <w:numPr>
          <w:ilvl w:val="0"/>
          <w:numId w:val="2"/>
        </w:numPr>
        <w:ind w:left="1440"/>
        <w:jc w:val="both"/>
        <w:rPr>
          <w:rFonts w:asciiTheme="majorHAnsi" w:hAnsiTheme="majorHAnsi" w:cs="Arial"/>
          <w:sz w:val="20"/>
          <w:szCs w:val="20"/>
          <w:rPrChange w:id="1883" w:author="dbecker" w:date="2016-01-07T14:53:00Z">
            <w:rPr>
              <w:rFonts w:ascii="Arial" w:hAnsi="Arial" w:cs="Arial"/>
              <w:sz w:val="20"/>
              <w:szCs w:val="20"/>
            </w:rPr>
          </w:rPrChange>
        </w:rPr>
      </w:pPr>
      <w:r w:rsidRPr="00E450C2">
        <w:rPr>
          <w:rFonts w:asciiTheme="majorHAnsi" w:hAnsiTheme="majorHAnsi" w:cs="Arial"/>
          <w:sz w:val="20"/>
          <w:szCs w:val="20"/>
          <w:rPrChange w:id="1884" w:author="dbecker" w:date="2016-01-07T14:53:00Z">
            <w:rPr>
              <w:rFonts w:ascii="Arial" w:hAnsi="Arial" w:cs="Arial"/>
              <w:sz w:val="20"/>
              <w:szCs w:val="20"/>
            </w:rPr>
          </w:rPrChange>
        </w:rPr>
        <w:t xml:space="preserve">A copy of the completed Form 210D will also be provided by the </w:t>
      </w:r>
      <w:r w:rsidR="006B22A9" w:rsidRPr="00E450C2">
        <w:rPr>
          <w:rFonts w:asciiTheme="majorHAnsi" w:hAnsiTheme="majorHAnsi" w:cs="Arial"/>
          <w:sz w:val="20"/>
          <w:szCs w:val="20"/>
          <w:rPrChange w:id="1885" w:author="dbecker" w:date="2016-01-07T14:53:00Z">
            <w:rPr>
              <w:rFonts w:ascii="Arial" w:hAnsi="Arial" w:cs="Arial"/>
              <w:sz w:val="20"/>
              <w:szCs w:val="20"/>
            </w:rPr>
          </w:rPrChange>
        </w:rPr>
        <w:t xml:space="preserve">State </w:t>
      </w:r>
      <w:r w:rsidRPr="00E450C2">
        <w:rPr>
          <w:rFonts w:asciiTheme="majorHAnsi" w:hAnsiTheme="majorHAnsi" w:cs="Arial"/>
          <w:sz w:val="20"/>
          <w:szCs w:val="20"/>
          <w:rPrChange w:id="1886" w:author="dbecker" w:date="2016-01-07T14:53:00Z">
            <w:rPr>
              <w:rFonts w:ascii="Arial" w:hAnsi="Arial" w:cs="Arial"/>
              <w:sz w:val="20"/>
              <w:szCs w:val="20"/>
            </w:rPr>
          </w:rPrChange>
        </w:rPr>
        <w:t>RSO to the HSEM JIC/PIO, which will draft an EAS/EPI message for transmission.</w:t>
      </w:r>
    </w:p>
    <w:p w:rsidR="004A33D2" w:rsidRPr="00E450C2" w:rsidRDefault="004A33D2" w:rsidP="004A33D2">
      <w:pPr>
        <w:ind w:left="1080"/>
        <w:jc w:val="both"/>
        <w:rPr>
          <w:rFonts w:asciiTheme="majorHAnsi" w:hAnsiTheme="majorHAnsi" w:cs="Arial"/>
          <w:sz w:val="20"/>
          <w:szCs w:val="20"/>
          <w:rPrChange w:id="1887" w:author="dbecker" w:date="2016-01-07T14:53:00Z">
            <w:rPr>
              <w:rFonts w:ascii="Arial" w:hAnsi="Arial" w:cs="Arial"/>
              <w:sz w:val="20"/>
              <w:szCs w:val="20"/>
            </w:rPr>
          </w:rPrChange>
        </w:rPr>
      </w:pPr>
    </w:p>
    <w:p w:rsidR="00B34948" w:rsidRPr="00E450C2" w:rsidRDefault="00B34948" w:rsidP="00943C33">
      <w:pPr>
        <w:numPr>
          <w:ilvl w:val="0"/>
          <w:numId w:val="2"/>
        </w:numPr>
        <w:pBdr>
          <w:top w:val="single" w:sz="4" w:space="1" w:color="auto"/>
          <w:left w:val="single" w:sz="4" w:space="4" w:color="auto"/>
          <w:bottom w:val="single" w:sz="4" w:space="1" w:color="auto"/>
          <w:right w:val="single" w:sz="4" w:space="4" w:color="auto"/>
        </w:pBdr>
        <w:shd w:val="clear" w:color="auto" w:fill="E0E0E0"/>
        <w:ind w:left="1080"/>
        <w:jc w:val="both"/>
        <w:rPr>
          <w:rFonts w:asciiTheme="majorHAnsi" w:hAnsiTheme="majorHAnsi" w:cs="Arial"/>
          <w:sz w:val="20"/>
          <w:szCs w:val="20"/>
          <w:rPrChange w:id="1888" w:author="dbecker" w:date="2016-01-07T14:53:00Z">
            <w:rPr>
              <w:rFonts w:ascii="Arial" w:hAnsi="Arial" w:cs="Arial"/>
              <w:sz w:val="20"/>
              <w:szCs w:val="20"/>
            </w:rPr>
          </w:rPrChange>
        </w:rPr>
      </w:pPr>
      <w:r w:rsidRPr="00E450C2">
        <w:rPr>
          <w:rFonts w:asciiTheme="majorHAnsi" w:hAnsiTheme="majorHAnsi" w:cs="Arial"/>
          <w:sz w:val="20"/>
          <w:szCs w:val="20"/>
          <w:rPrChange w:id="1889" w:author="dbecker" w:date="2016-01-07T14:53:00Z">
            <w:rPr>
              <w:rFonts w:ascii="Arial" w:hAnsi="Arial" w:cs="Arial"/>
              <w:sz w:val="20"/>
              <w:szCs w:val="20"/>
            </w:rPr>
          </w:rPrChange>
        </w:rPr>
        <w:t xml:space="preserve">NOTE: Authorization may be granted by the DPHS Director for specific areas where the need for KI is believed to exist.  Instruction for the SEOC to emergency workers and institutions </w:t>
      </w:r>
      <w:r w:rsidRPr="00E450C2">
        <w:rPr>
          <w:rFonts w:asciiTheme="majorHAnsi" w:hAnsiTheme="majorHAnsi" w:cs="Arial"/>
          <w:sz w:val="20"/>
          <w:szCs w:val="20"/>
          <w:u w:val="single"/>
          <w:rPrChange w:id="1890" w:author="dbecker" w:date="2016-01-07T14:53:00Z">
            <w:rPr>
              <w:rFonts w:ascii="Arial" w:hAnsi="Arial" w:cs="Arial"/>
              <w:sz w:val="20"/>
              <w:szCs w:val="20"/>
              <w:u w:val="single"/>
            </w:rPr>
          </w:rPrChange>
        </w:rPr>
        <w:t>must be limited to those who are, or are anticipated to be in that area.</w:t>
      </w:r>
    </w:p>
    <w:p w:rsidR="004A33D2" w:rsidRPr="00E450C2" w:rsidRDefault="004A33D2" w:rsidP="004A33D2">
      <w:pPr>
        <w:ind w:left="1080"/>
        <w:jc w:val="both"/>
        <w:rPr>
          <w:rFonts w:asciiTheme="majorHAnsi" w:hAnsiTheme="majorHAnsi" w:cs="Arial"/>
          <w:sz w:val="20"/>
          <w:szCs w:val="20"/>
          <w:rPrChange w:id="1891" w:author="dbecker" w:date="2016-01-07T14:53:00Z">
            <w:rPr>
              <w:rFonts w:ascii="Arial" w:hAnsi="Arial" w:cs="Arial"/>
              <w:sz w:val="20"/>
              <w:szCs w:val="20"/>
            </w:rPr>
          </w:rPrChange>
        </w:rPr>
      </w:pPr>
    </w:p>
    <w:p w:rsidR="00B34948" w:rsidRPr="00E450C2" w:rsidRDefault="00B34948" w:rsidP="00A53939">
      <w:pPr>
        <w:numPr>
          <w:ilvl w:val="0"/>
          <w:numId w:val="2"/>
        </w:numPr>
        <w:tabs>
          <w:tab w:val="clear" w:pos="360"/>
          <w:tab w:val="num" w:pos="720"/>
        </w:tabs>
        <w:ind w:left="1440"/>
        <w:jc w:val="both"/>
        <w:rPr>
          <w:rFonts w:asciiTheme="majorHAnsi" w:hAnsiTheme="majorHAnsi" w:cs="Arial"/>
          <w:sz w:val="20"/>
          <w:szCs w:val="20"/>
          <w:rPrChange w:id="1892" w:author="dbecker" w:date="2016-01-07T14:53:00Z">
            <w:rPr>
              <w:rFonts w:ascii="Arial" w:hAnsi="Arial" w:cs="Arial"/>
              <w:sz w:val="20"/>
              <w:szCs w:val="20"/>
            </w:rPr>
          </w:rPrChange>
        </w:rPr>
      </w:pPr>
      <w:r w:rsidRPr="00E450C2">
        <w:rPr>
          <w:rFonts w:asciiTheme="majorHAnsi" w:hAnsiTheme="majorHAnsi" w:cs="Arial"/>
          <w:sz w:val="20"/>
          <w:szCs w:val="20"/>
          <w:rPrChange w:id="1893" w:author="dbecker" w:date="2016-01-07T14:53:00Z">
            <w:rPr>
              <w:rFonts w:ascii="Arial" w:hAnsi="Arial" w:cs="Arial"/>
              <w:sz w:val="20"/>
              <w:szCs w:val="20"/>
            </w:rPr>
          </w:rPrChange>
        </w:rPr>
        <w:t xml:space="preserve">The </w:t>
      </w:r>
      <w:r w:rsidR="006B22A9" w:rsidRPr="00E450C2">
        <w:rPr>
          <w:rFonts w:asciiTheme="majorHAnsi" w:hAnsiTheme="majorHAnsi" w:cs="Arial"/>
          <w:sz w:val="20"/>
          <w:szCs w:val="20"/>
          <w:rPrChange w:id="1894" w:author="dbecker" w:date="2016-01-07T14:53:00Z">
            <w:rPr>
              <w:rFonts w:ascii="Arial" w:hAnsi="Arial" w:cs="Arial"/>
              <w:sz w:val="20"/>
              <w:szCs w:val="20"/>
            </w:rPr>
          </w:rPrChange>
        </w:rPr>
        <w:t xml:space="preserve">State </w:t>
      </w:r>
      <w:r w:rsidRPr="00E450C2">
        <w:rPr>
          <w:rFonts w:asciiTheme="majorHAnsi" w:hAnsiTheme="majorHAnsi" w:cs="Arial"/>
          <w:sz w:val="20"/>
          <w:szCs w:val="20"/>
          <w:rPrChange w:id="1895" w:author="dbecker" w:date="2016-01-07T14:53:00Z">
            <w:rPr>
              <w:rFonts w:ascii="Arial" w:hAnsi="Arial" w:cs="Arial"/>
              <w:sz w:val="20"/>
              <w:szCs w:val="20"/>
            </w:rPr>
          </w:rPrChange>
        </w:rPr>
        <w:t>RSO is responsible for the administrative coordination of the decision to authorize ingestion of KI.</w:t>
      </w:r>
    </w:p>
    <w:p w:rsidR="00B34948" w:rsidRPr="00E450C2" w:rsidRDefault="00B34948" w:rsidP="00A53939">
      <w:pPr>
        <w:numPr>
          <w:ilvl w:val="0"/>
          <w:numId w:val="2"/>
        </w:numPr>
        <w:tabs>
          <w:tab w:val="clear" w:pos="360"/>
          <w:tab w:val="num" w:pos="720"/>
        </w:tabs>
        <w:ind w:left="1440"/>
        <w:jc w:val="both"/>
        <w:rPr>
          <w:rFonts w:asciiTheme="majorHAnsi" w:hAnsiTheme="majorHAnsi" w:cs="Arial"/>
          <w:sz w:val="20"/>
          <w:szCs w:val="20"/>
          <w:rPrChange w:id="1896" w:author="dbecker" w:date="2016-01-07T14:53:00Z">
            <w:rPr>
              <w:rFonts w:ascii="Arial" w:hAnsi="Arial" w:cs="Arial"/>
              <w:sz w:val="20"/>
              <w:szCs w:val="20"/>
            </w:rPr>
          </w:rPrChange>
        </w:rPr>
      </w:pPr>
      <w:proofErr w:type="gramStart"/>
      <w:r w:rsidRPr="00E450C2">
        <w:rPr>
          <w:rFonts w:asciiTheme="majorHAnsi" w:hAnsiTheme="majorHAnsi" w:cs="Arial"/>
          <w:sz w:val="20"/>
          <w:szCs w:val="20"/>
          <w:rPrChange w:id="1897" w:author="dbecker" w:date="2016-01-07T14:53:00Z">
            <w:rPr>
              <w:rFonts w:ascii="Arial" w:hAnsi="Arial" w:cs="Arial"/>
              <w:sz w:val="20"/>
              <w:szCs w:val="20"/>
            </w:rPr>
          </w:rPrChange>
        </w:rPr>
        <w:t>Staff</w:t>
      </w:r>
      <w:proofErr w:type="gramEnd"/>
      <w:r w:rsidRPr="00E450C2">
        <w:rPr>
          <w:rFonts w:asciiTheme="majorHAnsi" w:hAnsiTheme="majorHAnsi" w:cs="Arial"/>
          <w:sz w:val="20"/>
          <w:szCs w:val="20"/>
          <w:rPrChange w:id="1898" w:author="dbecker" w:date="2016-01-07T14:53:00Z">
            <w:rPr>
              <w:rFonts w:ascii="Arial" w:hAnsi="Arial" w:cs="Arial"/>
              <w:sz w:val="20"/>
              <w:szCs w:val="20"/>
            </w:rPr>
          </w:rPrChange>
        </w:rPr>
        <w:t xml:space="preserve"> at the specified local EOCs and state emergency worker dispatch points who are responsible for radiological exposure control are responsible for ensuring that each emergency worker is informed of the decision to take KI.</w:t>
      </w:r>
    </w:p>
    <w:p w:rsidR="00B34948" w:rsidRPr="00E450C2" w:rsidRDefault="00B34948" w:rsidP="00A53939">
      <w:pPr>
        <w:numPr>
          <w:ilvl w:val="0"/>
          <w:numId w:val="2"/>
        </w:numPr>
        <w:tabs>
          <w:tab w:val="clear" w:pos="360"/>
          <w:tab w:val="num" w:pos="720"/>
        </w:tabs>
        <w:ind w:left="1440"/>
        <w:jc w:val="both"/>
        <w:rPr>
          <w:rFonts w:asciiTheme="majorHAnsi" w:hAnsiTheme="majorHAnsi" w:cs="Arial"/>
          <w:sz w:val="20"/>
          <w:szCs w:val="20"/>
          <w:rPrChange w:id="1899" w:author="dbecker" w:date="2016-01-07T14:53:00Z">
            <w:rPr>
              <w:rFonts w:ascii="Arial" w:hAnsi="Arial" w:cs="Arial"/>
              <w:sz w:val="20"/>
              <w:szCs w:val="20"/>
            </w:rPr>
          </w:rPrChange>
        </w:rPr>
      </w:pPr>
      <w:r w:rsidRPr="00E450C2">
        <w:rPr>
          <w:rFonts w:asciiTheme="majorHAnsi" w:hAnsiTheme="majorHAnsi" w:cs="Arial"/>
          <w:sz w:val="20"/>
          <w:szCs w:val="20"/>
          <w:rPrChange w:id="1900" w:author="dbecker" w:date="2016-01-07T14:53:00Z">
            <w:rPr>
              <w:rFonts w:ascii="Arial" w:hAnsi="Arial" w:cs="Arial"/>
              <w:sz w:val="20"/>
              <w:szCs w:val="20"/>
            </w:rPr>
          </w:rPrChange>
        </w:rPr>
        <w:t>The staff at each specified institution is responsible for the distribution of KI to staff, residents, patients and inmates.</w:t>
      </w:r>
    </w:p>
    <w:p w:rsidR="004A33D2" w:rsidRPr="00E450C2" w:rsidRDefault="004A33D2" w:rsidP="004A33D2">
      <w:pPr>
        <w:ind w:left="1080"/>
        <w:jc w:val="both"/>
        <w:rPr>
          <w:rFonts w:asciiTheme="majorHAnsi" w:hAnsiTheme="majorHAnsi" w:cs="Arial"/>
          <w:sz w:val="20"/>
          <w:szCs w:val="20"/>
          <w:rPrChange w:id="1901" w:author="dbecker" w:date="2016-01-07T14:53:00Z">
            <w:rPr>
              <w:rFonts w:ascii="Arial" w:hAnsi="Arial" w:cs="Arial"/>
              <w:sz w:val="20"/>
              <w:szCs w:val="20"/>
            </w:rPr>
          </w:rPrChange>
        </w:rPr>
      </w:pPr>
    </w:p>
    <w:p w:rsidR="00B34948" w:rsidRPr="00E450C2" w:rsidRDefault="00B34948" w:rsidP="00943C33">
      <w:pPr>
        <w:numPr>
          <w:ilvl w:val="0"/>
          <w:numId w:val="2"/>
        </w:numPr>
        <w:pBdr>
          <w:top w:val="single" w:sz="4" w:space="1" w:color="auto"/>
          <w:left w:val="single" w:sz="4" w:space="4" w:color="auto"/>
          <w:bottom w:val="single" w:sz="4" w:space="1" w:color="auto"/>
          <w:right w:val="single" w:sz="4" w:space="4" w:color="auto"/>
        </w:pBdr>
        <w:shd w:val="clear" w:color="auto" w:fill="E0E0E0"/>
        <w:tabs>
          <w:tab w:val="clear" w:pos="360"/>
          <w:tab w:val="num" w:pos="720"/>
        </w:tabs>
        <w:ind w:left="1080"/>
        <w:jc w:val="both"/>
        <w:rPr>
          <w:rFonts w:asciiTheme="majorHAnsi" w:hAnsiTheme="majorHAnsi" w:cs="Arial"/>
          <w:sz w:val="20"/>
          <w:szCs w:val="20"/>
          <w:rPrChange w:id="1902" w:author="dbecker" w:date="2016-01-07T14:53:00Z">
            <w:rPr>
              <w:rFonts w:ascii="Arial" w:hAnsi="Arial" w:cs="Arial"/>
              <w:sz w:val="20"/>
              <w:szCs w:val="20"/>
            </w:rPr>
          </w:rPrChange>
        </w:rPr>
      </w:pPr>
      <w:r w:rsidRPr="00E450C2">
        <w:rPr>
          <w:rFonts w:asciiTheme="majorHAnsi" w:hAnsiTheme="majorHAnsi" w:cs="Arial"/>
          <w:sz w:val="20"/>
          <w:szCs w:val="20"/>
          <w:rPrChange w:id="1903" w:author="dbecker" w:date="2016-01-07T14:53:00Z">
            <w:rPr>
              <w:rFonts w:ascii="Arial" w:hAnsi="Arial" w:cs="Arial"/>
              <w:sz w:val="20"/>
              <w:szCs w:val="20"/>
            </w:rPr>
          </w:rPrChange>
        </w:rPr>
        <w:t>NOTE:  KI is to be distributed to residents/patients of hospitals and nursing homes who</w:t>
      </w:r>
      <w:r w:rsidR="005B316B" w:rsidRPr="00E450C2">
        <w:rPr>
          <w:rFonts w:asciiTheme="majorHAnsi" w:hAnsiTheme="majorHAnsi" w:cs="Arial"/>
          <w:sz w:val="20"/>
          <w:szCs w:val="20"/>
          <w:rPrChange w:id="1904" w:author="dbecker" w:date="2016-01-07T14:53:00Z">
            <w:rPr>
              <w:rFonts w:ascii="Arial" w:hAnsi="Arial" w:cs="Arial"/>
              <w:sz w:val="20"/>
              <w:szCs w:val="20"/>
            </w:rPr>
          </w:rPrChange>
        </w:rPr>
        <w:t>se</w:t>
      </w:r>
      <w:r w:rsidRPr="00E450C2">
        <w:rPr>
          <w:rFonts w:asciiTheme="majorHAnsi" w:hAnsiTheme="majorHAnsi" w:cs="Arial"/>
          <w:sz w:val="20"/>
          <w:szCs w:val="20"/>
          <w:rPrChange w:id="1905" w:author="dbecker" w:date="2016-01-07T14:53:00Z">
            <w:rPr>
              <w:rFonts w:ascii="Arial" w:hAnsi="Arial" w:cs="Arial"/>
              <w:sz w:val="20"/>
              <w:szCs w:val="20"/>
            </w:rPr>
          </w:rPrChange>
        </w:rPr>
        <w:t xml:space="preserve"> physicians have granted prior authorization for its use.</w:t>
      </w:r>
    </w:p>
    <w:p w:rsidR="004A33D2" w:rsidRPr="00E450C2" w:rsidRDefault="004A33D2" w:rsidP="004A33D2">
      <w:pPr>
        <w:ind w:left="1080"/>
        <w:jc w:val="both"/>
        <w:rPr>
          <w:rFonts w:asciiTheme="majorHAnsi" w:hAnsiTheme="majorHAnsi" w:cs="Arial"/>
          <w:sz w:val="20"/>
          <w:szCs w:val="20"/>
          <w:rPrChange w:id="1906" w:author="dbecker" w:date="2016-01-07T14:53:00Z">
            <w:rPr>
              <w:rFonts w:ascii="Arial" w:hAnsi="Arial" w:cs="Arial"/>
              <w:sz w:val="20"/>
              <w:szCs w:val="20"/>
            </w:rPr>
          </w:rPrChange>
        </w:rPr>
      </w:pPr>
    </w:p>
    <w:p w:rsidR="00B34948" w:rsidRPr="00E450C2" w:rsidRDefault="00B34948" w:rsidP="00A53939">
      <w:pPr>
        <w:numPr>
          <w:ilvl w:val="0"/>
          <w:numId w:val="2"/>
        </w:numPr>
        <w:tabs>
          <w:tab w:val="clear" w:pos="360"/>
          <w:tab w:val="num" w:pos="720"/>
        </w:tabs>
        <w:ind w:left="1440"/>
        <w:jc w:val="both"/>
        <w:rPr>
          <w:rFonts w:asciiTheme="majorHAnsi" w:hAnsiTheme="majorHAnsi" w:cs="Arial"/>
          <w:sz w:val="20"/>
          <w:szCs w:val="20"/>
          <w:rPrChange w:id="1907" w:author="dbecker" w:date="2016-01-07T14:53:00Z">
            <w:rPr>
              <w:rFonts w:ascii="Arial" w:hAnsi="Arial" w:cs="Arial"/>
              <w:sz w:val="20"/>
              <w:szCs w:val="20"/>
            </w:rPr>
          </w:rPrChange>
        </w:rPr>
      </w:pPr>
      <w:r w:rsidRPr="00E450C2">
        <w:rPr>
          <w:rFonts w:asciiTheme="majorHAnsi" w:hAnsiTheme="majorHAnsi" w:cs="Arial"/>
          <w:sz w:val="20"/>
          <w:szCs w:val="20"/>
          <w:rPrChange w:id="1908" w:author="dbecker" w:date="2016-01-07T14:53:00Z">
            <w:rPr>
              <w:rFonts w:ascii="Arial" w:hAnsi="Arial" w:cs="Arial"/>
              <w:sz w:val="20"/>
              <w:szCs w:val="20"/>
            </w:rPr>
          </w:rPrChange>
        </w:rPr>
        <w:t xml:space="preserve">Each specified state and local emergency worker, institution staff member, and </w:t>
      </w:r>
      <w:r w:rsidR="00A0738F" w:rsidRPr="00E450C2">
        <w:rPr>
          <w:rFonts w:asciiTheme="majorHAnsi" w:hAnsiTheme="majorHAnsi" w:cs="Arial"/>
          <w:sz w:val="20"/>
          <w:szCs w:val="20"/>
          <w:rPrChange w:id="1909" w:author="dbecker" w:date="2016-01-07T14:53:00Z">
            <w:rPr>
              <w:rFonts w:ascii="Arial" w:hAnsi="Arial" w:cs="Arial"/>
              <w:sz w:val="20"/>
              <w:szCs w:val="20"/>
            </w:rPr>
          </w:rPrChange>
        </w:rPr>
        <w:t xml:space="preserve">inmate </w:t>
      </w:r>
      <w:r w:rsidRPr="00E450C2">
        <w:rPr>
          <w:rFonts w:asciiTheme="majorHAnsi" w:hAnsiTheme="majorHAnsi" w:cs="Arial"/>
          <w:sz w:val="20"/>
          <w:szCs w:val="20"/>
          <w:rPrChange w:id="1910" w:author="dbecker" w:date="2016-01-07T14:53:00Z">
            <w:rPr>
              <w:rFonts w:ascii="Arial" w:hAnsi="Arial" w:cs="Arial"/>
              <w:sz w:val="20"/>
              <w:szCs w:val="20"/>
            </w:rPr>
          </w:rPrChange>
        </w:rPr>
        <w:t>is responsible for maintaining Form 305A, Dosimetry –KI Report Form.</w:t>
      </w:r>
    </w:p>
    <w:p w:rsidR="00B34948" w:rsidRPr="00E450C2" w:rsidRDefault="00B34948" w:rsidP="00A53939">
      <w:pPr>
        <w:numPr>
          <w:ilvl w:val="0"/>
          <w:numId w:val="2"/>
        </w:numPr>
        <w:tabs>
          <w:tab w:val="clear" w:pos="360"/>
          <w:tab w:val="num" w:pos="720"/>
        </w:tabs>
        <w:ind w:left="1440"/>
        <w:jc w:val="both"/>
        <w:rPr>
          <w:rFonts w:asciiTheme="majorHAnsi" w:hAnsiTheme="majorHAnsi" w:cs="Arial"/>
          <w:sz w:val="20"/>
          <w:szCs w:val="20"/>
          <w:rPrChange w:id="1911" w:author="dbecker" w:date="2016-01-07T14:53:00Z">
            <w:rPr>
              <w:rFonts w:ascii="Arial" w:hAnsi="Arial" w:cs="Arial"/>
              <w:sz w:val="20"/>
              <w:szCs w:val="20"/>
            </w:rPr>
          </w:rPrChange>
        </w:rPr>
      </w:pPr>
      <w:r w:rsidRPr="00E450C2">
        <w:rPr>
          <w:rFonts w:asciiTheme="majorHAnsi" w:hAnsiTheme="majorHAnsi" w:cs="Arial"/>
          <w:sz w:val="20"/>
          <w:szCs w:val="20"/>
          <w:rPrChange w:id="1912" w:author="dbecker" w:date="2016-01-07T14:53:00Z">
            <w:rPr>
              <w:rFonts w:ascii="Arial" w:hAnsi="Arial" w:cs="Arial"/>
              <w:sz w:val="20"/>
              <w:szCs w:val="20"/>
            </w:rPr>
          </w:rPrChange>
        </w:rPr>
        <w:t xml:space="preserve">The staff at each specified institution is responsible for maintaining a record </w:t>
      </w:r>
      <w:r w:rsidR="006D19C2" w:rsidRPr="00E450C2">
        <w:rPr>
          <w:rFonts w:asciiTheme="majorHAnsi" w:hAnsiTheme="majorHAnsi" w:cs="Arial"/>
          <w:sz w:val="20"/>
          <w:szCs w:val="20"/>
          <w:rPrChange w:id="1913" w:author="dbecker" w:date="2016-01-07T14:53:00Z">
            <w:rPr>
              <w:rFonts w:ascii="Arial" w:hAnsi="Arial" w:cs="Arial"/>
              <w:sz w:val="20"/>
              <w:szCs w:val="20"/>
            </w:rPr>
          </w:rPrChange>
        </w:rPr>
        <w:t xml:space="preserve">of </w:t>
      </w:r>
      <w:r w:rsidRPr="00E450C2">
        <w:rPr>
          <w:rFonts w:asciiTheme="majorHAnsi" w:hAnsiTheme="majorHAnsi" w:cs="Arial"/>
          <w:sz w:val="20"/>
          <w:szCs w:val="20"/>
          <w:rPrChange w:id="1914" w:author="dbecker" w:date="2016-01-07T14:53:00Z">
            <w:rPr>
              <w:rFonts w:ascii="Arial" w:hAnsi="Arial" w:cs="Arial"/>
              <w:sz w:val="20"/>
              <w:szCs w:val="20"/>
            </w:rPr>
          </w:rPrChange>
        </w:rPr>
        <w:t>each</w:t>
      </w:r>
      <w:r w:rsidR="00C25D54" w:rsidRPr="00E450C2">
        <w:rPr>
          <w:rFonts w:asciiTheme="majorHAnsi" w:hAnsiTheme="majorHAnsi" w:cs="Arial"/>
          <w:sz w:val="20"/>
          <w:szCs w:val="20"/>
          <w:rPrChange w:id="1915" w:author="dbecker" w:date="2016-01-07T14:53:00Z">
            <w:rPr>
              <w:rFonts w:ascii="Arial" w:hAnsi="Arial" w:cs="Arial"/>
              <w:sz w:val="20"/>
              <w:szCs w:val="20"/>
            </w:rPr>
          </w:rPrChange>
        </w:rPr>
        <w:t xml:space="preserve"> incident of </w:t>
      </w:r>
      <w:r w:rsidR="006D19C2" w:rsidRPr="00E450C2">
        <w:rPr>
          <w:rFonts w:asciiTheme="majorHAnsi" w:hAnsiTheme="majorHAnsi" w:cs="Arial"/>
          <w:sz w:val="20"/>
          <w:szCs w:val="20"/>
          <w:rPrChange w:id="1916" w:author="dbecker" w:date="2016-01-07T14:53:00Z">
            <w:rPr>
              <w:rFonts w:ascii="Arial" w:hAnsi="Arial" w:cs="Arial"/>
              <w:sz w:val="20"/>
              <w:szCs w:val="20"/>
            </w:rPr>
          </w:rPrChange>
        </w:rPr>
        <w:t>i</w:t>
      </w:r>
      <w:r w:rsidRPr="00E450C2">
        <w:rPr>
          <w:rFonts w:asciiTheme="majorHAnsi" w:hAnsiTheme="majorHAnsi" w:cs="Arial"/>
          <w:sz w:val="20"/>
          <w:szCs w:val="20"/>
          <w:rPrChange w:id="1917" w:author="dbecker" w:date="2016-01-07T14:53:00Z">
            <w:rPr>
              <w:rFonts w:ascii="Arial" w:hAnsi="Arial" w:cs="Arial"/>
              <w:sz w:val="20"/>
              <w:szCs w:val="20"/>
            </w:rPr>
          </w:rPrChange>
        </w:rPr>
        <w:t>ngestion of KI by residents/patients.</w:t>
      </w:r>
    </w:p>
    <w:p w:rsidR="00B85D8C" w:rsidRPr="00E450C2" w:rsidRDefault="00943C33" w:rsidP="00943C33">
      <w:pPr>
        <w:pStyle w:val="Heading3"/>
        <w:ind w:left="1080" w:hanging="360"/>
        <w:rPr>
          <w:rFonts w:asciiTheme="majorHAnsi" w:hAnsiTheme="majorHAnsi"/>
          <w:color w:val="0070C0"/>
          <w:sz w:val="20"/>
          <w:rPrChange w:id="1918" w:author="dbecker" w:date="2016-01-07T14:53:00Z">
            <w:rPr>
              <w:sz w:val="20"/>
            </w:rPr>
          </w:rPrChange>
        </w:rPr>
      </w:pPr>
      <w:bookmarkStart w:id="1919" w:name="_Toc431372807"/>
      <w:r w:rsidRPr="00E450C2">
        <w:rPr>
          <w:rFonts w:asciiTheme="majorHAnsi" w:hAnsiTheme="majorHAnsi"/>
          <w:color w:val="0070C0"/>
          <w:sz w:val="20"/>
          <w:rPrChange w:id="1920" w:author="dbecker" w:date="2016-01-07T14:53:00Z">
            <w:rPr>
              <w:sz w:val="20"/>
            </w:rPr>
          </w:rPrChange>
        </w:rPr>
        <w:t xml:space="preserve">4.  </w:t>
      </w:r>
      <w:r w:rsidR="00B85D8C" w:rsidRPr="00E450C2">
        <w:rPr>
          <w:rFonts w:asciiTheme="majorHAnsi" w:hAnsiTheme="majorHAnsi"/>
          <w:color w:val="0070C0"/>
          <w:sz w:val="20"/>
          <w:rPrChange w:id="1921" w:author="dbecker" w:date="2016-01-07T14:53:00Z">
            <w:rPr>
              <w:sz w:val="20"/>
            </w:rPr>
          </w:rPrChange>
        </w:rPr>
        <w:t>Actions for Local Worker Radiation Control Officer</w:t>
      </w:r>
      <w:bookmarkEnd w:id="1919"/>
    </w:p>
    <w:p w:rsidR="00B85D8C" w:rsidRPr="00E450C2" w:rsidRDefault="00B85D8C" w:rsidP="00D45C04">
      <w:pPr>
        <w:jc w:val="both"/>
        <w:rPr>
          <w:rFonts w:asciiTheme="majorHAnsi" w:hAnsiTheme="majorHAnsi" w:cs="Arial"/>
          <w:b/>
          <w:sz w:val="20"/>
          <w:szCs w:val="20"/>
          <w:rPrChange w:id="1922" w:author="dbecker" w:date="2016-01-07T14:53:00Z">
            <w:rPr>
              <w:rFonts w:ascii="Arial" w:hAnsi="Arial" w:cs="Arial"/>
              <w:b/>
              <w:sz w:val="20"/>
              <w:szCs w:val="20"/>
            </w:rPr>
          </w:rPrChange>
        </w:rPr>
      </w:pP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23" w:author="dbecker" w:date="2016-01-07T14:53:00Z">
            <w:rPr>
              <w:rFonts w:ascii="Arial" w:hAnsi="Arial" w:cs="Arial"/>
              <w:sz w:val="20"/>
              <w:szCs w:val="20"/>
            </w:rPr>
          </w:rPrChange>
        </w:rPr>
      </w:pPr>
      <w:r w:rsidRPr="00E450C2">
        <w:rPr>
          <w:rFonts w:asciiTheme="majorHAnsi" w:hAnsiTheme="majorHAnsi" w:cs="Arial"/>
          <w:sz w:val="20"/>
          <w:szCs w:val="20"/>
          <w:rPrChange w:id="1924" w:author="dbecker" w:date="2016-01-07T14:53:00Z">
            <w:rPr>
              <w:rFonts w:ascii="Arial" w:hAnsi="Arial" w:cs="Arial"/>
              <w:sz w:val="20"/>
              <w:szCs w:val="20"/>
            </w:rPr>
          </w:rPrChange>
        </w:rPr>
        <w:t>Upon arrival at dosimetry issue locations, remove KI from storage locations and verify that the KI has not exceeded its shelf life.</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25" w:author="dbecker" w:date="2016-01-07T14:53:00Z">
            <w:rPr>
              <w:rFonts w:ascii="Arial" w:hAnsi="Arial" w:cs="Arial"/>
              <w:sz w:val="20"/>
              <w:szCs w:val="20"/>
            </w:rPr>
          </w:rPrChange>
        </w:rPr>
      </w:pPr>
      <w:r w:rsidRPr="00E450C2">
        <w:rPr>
          <w:rFonts w:asciiTheme="majorHAnsi" w:hAnsiTheme="majorHAnsi" w:cs="Arial"/>
          <w:sz w:val="20"/>
          <w:szCs w:val="20"/>
          <w:rPrChange w:id="1926" w:author="dbecker" w:date="2016-01-07T14:53:00Z">
            <w:rPr>
              <w:rFonts w:ascii="Arial" w:hAnsi="Arial" w:cs="Arial"/>
              <w:sz w:val="20"/>
              <w:szCs w:val="20"/>
            </w:rPr>
          </w:rPrChange>
        </w:rPr>
        <w:t xml:space="preserve">Issue each emergency worker </w:t>
      </w:r>
      <w:r w:rsidR="00942D57" w:rsidRPr="00E450C2">
        <w:rPr>
          <w:rFonts w:asciiTheme="majorHAnsi" w:hAnsiTheme="majorHAnsi" w:cs="Arial"/>
          <w:sz w:val="20"/>
          <w:szCs w:val="20"/>
          <w:rPrChange w:id="1927" w:author="dbecker" w:date="2016-01-07T14:53:00Z">
            <w:rPr>
              <w:rFonts w:ascii="Arial" w:hAnsi="Arial" w:cs="Arial"/>
              <w:sz w:val="20"/>
              <w:szCs w:val="20"/>
            </w:rPr>
          </w:rPrChange>
        </w:rPr>
        <w:t xml:space="preserve">a </w:t>
      </w:r>
      <w:r w:rsidR="005B316B" w:rsidRPr="00E450C2">
        <w:rPr>
          <w:rFonts w:asciiTheme="majorHAnsi" w:hAnsiTheme="majorHAnsi" w:cs="Arial"/>
          <w:sz w:val="20"/>
          <w:szCs w:val="20"/>
          <w:rPrChange w:id="1928" w:author="dbecker" w:date="2016-01-07T14:53:00Z">
            <w:rPr>
              <w:rFonts w:ascii="Arial" w:hAnsi="Arial" w:cs="Arial"/>
              <w:sz w:val="20"/>
              <w:szCs w:val="20"/>
            </w:rPr>
          </w:rPrChange>
        </w:rPr>
        <w:t>four day</w:t>
      </w:r>
      <w:r w:rsidR="00942D57" w:rsidRPr="00E450C2">
        <w:rPr>
          <w:rFonts w:asciiTheme="majorHAnsi" w:hAnsiTheme="majorHAnsi" w:cs="Arial"/>
          <w:sz w:val="20"/>
          <w:szCs w:val="20"/>
          <w:rPrChange w:id="1929" w:author="dbecker" w:date="2016-01-07T14:53:00Z">
            <w:rPr>
              <w:rFonts w:ascii="Arial" w:hAnsi="Arial" w:cs="Arial"/>
              <w:sz w:val="20"/>
              <w:szCs w:val="20"/>
            </w:rPr>
          </w:rPrChange>
        </w:rPr>
        <w:t xml:space="preserve"> supply</w:t>
      </w:r>
      <w:r w:rsidR="005B316B" w:rsidRPr="00E450C2">
        <w:rPr>
          <w:rFonts w:asciiTheme="majorHAnsi" w:hAnsiTheme="majorHAnsi" w:cs="Arial"/>
          <w:sz w:val="20"/>
          <w:szCs w:val="20"/>
          <w:rPrChange w:id="1930" w:author="dbecker" w:date="2016-01-07T14:53:00Z">
            <w:rPr>
              <w:rFonts w:ascii="Arial" w:hAnsi="Arial" w:cs="Arial"/>
              <w:sz w:val="20"/>
              <w:szCs w:val="20"/>
            </w:rPr>
          </w:rPrChange>
        </w:rPr>
        <w:t xml:space="preserve"> </w:t>
      </w:r>
      <w:r w:rsidRPr="00E450C2">
        <w:rPr>
          <w:rFonts w:asciiTheme="majorHAnsi" w:hAnsiTheme="majorHAnsi" w:cs="Arial"/>
          <w:sz w:val="20"/>
          <w:szCs w:val="20"/>
          <w:rPrChange w:id="1931" w:author="dbecker" w:date="2016-01-07T14:53:00Z">
            <w:rPr>
              <w:rFonts w:ascii="Arial" w:hAnsi="Arial" w:cs="Arial"/>
              <w:sz w:val="20"/>
              <w:szCs w:val="20"/>
            </w:rPr>
          </w:rPrChange>
        </w:rPr>
        <w:t>of KI in accordance with Procedures for Issuing Dosimetry and KI.</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32" w:author="dbecker" w:date="2016-01-07T14:53:00Z">
            <w:rPr>
              <w:rFonts w:ascii="Arial" w:hAnsi="Arial" w:cs="Arial"/>
              <w:sz w:val="20"/>
              <w:szCs w:val="20"/>
            </w:rPr>
          </w:rPrChange>
        </w:rPr>
      </w:pPr>
      <w:r w:rsidRPr="00E450C2">
        <w:rPr>
          <w:rFonts w:asciiTheme="majorHAnsi" w:hAnsiTheme="majorHAnsi" w:cs="Arial"/>
          <w:sz w:val="20"/>
          <w:szCs w:val="20"/>
          <w:rPrChange w:id="1933" w:author="dbecker" w:date="2016-01-07T14:53:00Z">
            <w:rPr>
              <w:rFonts w:ascii="Arial" w:hAnsi="Arial" w:cs="Arial"/>
              <w:sz w:val="20"/>
              <w:szCs w:val="20"/>
            </w:rPr>
          </w:rPrChange>
        </w:rPr>
        <w:t xml:space="preserve">Ensure all copies of Form 135A, Potassium Iodide Acknowledgement Form, are properly completed, kept in safe location, and forwarded </w:t>
      </w:r>
      <w:proofErr w:type="gramStart"/>
      <w:r w:rsidRPr="00E450C2">
        <w:rPr>
          <w:rFonts w:asciiTheme="majorHAnsi" w:hAnsiTheme="majorHAnsi" w:cs="Arial"/>
          <w:sz w:val="20"/>
          <w:szCs w:val="20"/>
          <w:rPrChange w:id="1934" w:author="dbecker" w:date="2016-01-07T14:53:00Z">
            <w:rPr>
              <w:rFonts w:ascii="Arial" w:hAnsi="Arial" w:cs="Arial"/>
              <w:sz w:val="20"/>
              <w:szCs w:val="20"/>
            </w:rPr>
          </w:rPrChange>
        </w:rPr>
        <w:t xml:space="preserve">to </w:t>
      </w:r>
      <w:r w:rsidR="00342882" w:rsidRPr="00E450C2">
        <w:rPr>
          <w:rFonts w:asciiTheme="majorHAnsi" w:hAnsiTheme="majorHAnsi" w:cs="Arial"/>
          <w:sz w:val="20"/>
          <w:szCs w:val="20"/>
          <w:rPrChange w:id="1935" w:author="dbecker" w:date="2016-01-07T14:53:00Z">
            <w:rPr>
              <w:rFonts w:ascii="Arial" w:hAnsi="Arial" w:cs="Arial"/>
              <w:sz w:val="20"/>
              <w:szCs w:val="20"/>
            </w:rPr>
          </w:rPrChange>
        </w:rPr>
        <w:t xml:space="preserve"> the</w:t>
      </w:r>
      <w:proofErr w:type="gramEnd"/>
      <w:r w:rsidR="00342882" w:rsidRPr="00E450C2">
        <w:rPr>
          <w:rFonts w:asciiTheme="majorHAnsi" w:hAnsiTheme="majorHAnsi" w:cs="Arial"/>
          <w:sz w:val="20"/>
          <w:szCs w:val="20"/>
          <w:rPrChange w:id="1936" w:author="dbecker" w:date="2016-01-07T14:53:00Z">
            <w:rPr>
              <w:rFonts w:ascii="Arial" w:hAnsi="Arial" w:cs="Arial"/>
              <w:sz w:val="20"/>
              <w:szCs w:val="20"/>
            </w:rPr>
          </w:rPrChange>
        </w:rPr>
        <w:t xml:space="preserve"> State</w:t>
      </w:r>
      <w:r w:rsidRPr="00E450C2">
        <w:rPr>
          <w:rFonts w:asciiTheme="majorHAnsi" w:hAnsiTheme="majorHAnsi" w:cs="Arial"/>
          <w:sz w:val="20"/>
          <w:szCs w:val="20"/>
          <w:rPrChange w:id="1937" w:author="dbecker" w:date="2016-01-07T14:53:00Z">
            <w:rPr>
              <w:rFonts w:ascii="Arial" w:hAnsi="Arial" w:cs="Arial"/>
              <w:sz w:val="20"/>
              <w:szCs w:val="20"/>
            </w:rPr>
          </w:rPrChange>
        </w:rPr>
        <w:t xml:space="preserve"> RSO as soon as possible.</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38" w:author="dbecker" w:date="2016-01-07T14:53:00Z">
            <w:rPr>
              <w:rFonts w:ascii="Arial" w:hAnsi="Arial" w:cs="Arial"/>
              <w:sz w:val="20"/>
              <w:szCs w:val="20"/>
            </w:rPr>
          </w:rPrChange>
        </w:rPr>
      </w:pPr>
      <w:r w:rsidRPr="00E450C2">
        <w:rPr>
          <w:rFonts w:asciiTheme="majorHAnsi" w:hAnsiTheme="majorHAnsi" w:cs="Arial"/>
          <w:sz w:val="20"/>
          <w:szCs w:val="20"/>
          <w:rPrChange w:id="1939" w:author="dbecker" w:date="2016-01-07T14:53:00Z">
            <w:rPr>
              <w:rFonts w:ascii="Arial" w:hAnsi="Arial" w:cs="Arial"/>
              <w:sz w:val="20"/>
              <w:szCs w:val="20"/>
            </w:rPr>
          </w:rPrChange>
        </w:rPr>
        <w:t xml:space="preserve">When informed by HSEM that the ingestion of KI has been authorized, contact emergency workers and instruct them to take </w:t>
      </w:r>
      <w:r w:rsidR="005B316B" w:rsidRPr="00E450C2">
        <w:rPr>
          <w:rFonts w:asciiTheme="majorHAnsi" w:hAnsiTheme="majorHAnsi" w:cs="Arial"/>
          <w:sz w:val="20"/>
          <w:szCs w:val="20"/>
          <w:rPrChange w:id="1940" w:author="dbecker" w:date="2016-01-07T14:53:00Z">
            <w:rPr>
              <w:rFonts w:ascii="Arial" w:hAnsi="Arial" w:cs="Arial"/>
              <w:sz w:val="20"/>
              <w:szCs w:val="20"/>
            </w:rPr>
          </w:rPrChange>
        </w:rPr>
        <w:t>130mg</w:t>
      </w:r>
      <w:r w:rsidR="0061160E" w:rsidRPr="00E450C2">
        <w:rPr>
          <w:rFonts w:asciiTheme="majorHAnsi" w:hAnsiTheme="majorHAnsi" w:cs="Arial"/>
          <w:sz w:val="20"/>
          <w:szCs w:val="20"/>
          <w:rPrChange w:id="1941" w:author="dbecker" w:date="2016-01-07T14:53:00Z">
            <w:rPr>
              <w:rFonts w:ascii="Arial" w:hAnsi="Arial" w:cs="Arial"/>
              <w:sz w:val="20"/>
              <w:szCs w:val="20"/>
            </w:rPr>
          </w:rPrChange>
        </w:rPr>
        <w:t xml:space="preserve"> per day</w:t>
      </w:r>
      <w:r w:rsidRPr="00E450C2">
        <w:rPr>
          <w:rFonts w:asciiTheme="majorHAnsi" w:hAnsiTheme="majorHAnsi" w:cs="Arial"/>
          <w:sz w:val="20"/>
          <w:szCs w:val="20"/>
          <w:rPrChange w:id="1942" w:author="dbecker" w:date="2016-01-07T14:53:00Z">
            <w:rPr>
              <w:rFonts w:ascii="Arial" w:hAnsi="Arial" w:cs="Arial"/>
              <w:sz w:val="20"/>
              <w:szCs w:val="20"/>
            </w:rPr>
          </w:rPrChange>
        </w:rPr>
        <w:t>.</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43" w:author="dbecker" w:date="2016-01-07T14:53:00Z">
            <w:rPr>
              <w:rFonts w:ascii="Arial" w:hAnsi="Arial" w:cs="Arial"/>
              <w:sz w:val="20"/>
              <w:szCs w:val="20"/>
            </w:rPr>
          </w:rPrChange>
        </w:rPr>
      </w:pPr>
      <w:r w:rsidRPr="00E450C2">
        <w:rPr>
          <w:rFonts w:asciiTheme="majorHAnsi" w:hAnsiTheme="majorHAnsi" w:cs="Arial"/>
          <w:sz w:val="20"/>
          <w:szCs w:val="20"/>
          <w:rPrChange w:id="1944" w:author="dbecker" w:date="2016-01-07T14:53:00Z">
            <w:rPr>
              <w:rFonts w:ascii="Arial" w:hAnsi="Arial" w:cs="Arial"/>
              <w:sz w:val="20"/>
              <w:szCs w:val="20"/>
            </w:rPr>
          </w:rPrChange>
        </w:rPr>
        <w:t>Upon notification by HSEM, inform all special institutions within jurisdiction that authorization has been provided for ingestion of KI.</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45" w:author="dbecker" w:date="2016-01-07T14:53:00Z">
            <w:rPr>
              <w:rFonts w:ascii="Arial" w:hAnsi="Arial" w:cs="Arial"/>
              <w:sz w:val="20"/>
              <w:szCs w:val="20"/>
            </w:rPr>
          </w:rPrChange>
        </w:rPr>
      </w:pPr>
      <w:r w:rsidRPr="00E450C2">
        <w:rPr>
          <w:rFonts w:asciiTheme="majorHAnsi" w:hAnsiTheme="majorHAnsi" w:cs="Arial"/>
          <w:sz w:val="20"/>
          <w:szCs w:val="20"/>
          <w:rPrChange w:id="1946" w:author="dbecker" w:date="2016-01-07T14:53:00Z">
            <w:rPr>
              <w:rFonts w:ascii="Arial" w:hAnsi="Arial" w:cs="Arial"/>
              <w:sz w:val="20"/>
              <w:szCs w:val="20"/>
            </w:rPr>
          </w:rPrChange>
        </w:rPr>
        <w:t>If informed of any side effects, have affected individual(s) removed from Plume Exposure Pathway EPZ.  Medical advice or services should be provided.  As necessary, inform State RSO of each report of side effects.</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47" w:author="dbecker" w:date="2016-01-07T14:53:00Z">
            <w:rPr>
              <w:rFonts w:ascii="Arial" w:hAnsi="Arial" w:cs="Arial"/>
              <w:sz w:val="20"/>
              <w:szCs w:val="20"/>
            </w:rPr>
          </w:rPrChange>
        </w:rPr>
      </w:pPr>
      <w:r w:rsidRPr="00E450C2">
        <w:rPr>
          <w:rFonts w:asciiTheme="majorHAnsi" w:hAnsiTheme="majorHAnsi" w:cs="Arial"/>
          <w:sz w:val="20"/>
          <w:szCs w:val="20"/>
          <w:rPrChange w:id="1948" w:author="dbecker" w:date="2016-01-07T14:53:00Z">
            <w:rPr>
              <w:rFonts w:ascii="Arial" w:hAnsi="Arial" w:cs="Arial"/>
              <w:sz w:val="20"/>
              <w:szCs w:val="20"/>
            </w:rPr>
          </w:rPrChange>
        </w:rPr>
        <w:t xml:space="preserve">Upon determination to discontinue ingestion, collect all remaining </w:t>
      </w:r>
      <w:r w:rsidR="005B316B" w:rsidRPr="00E450C2">
        <w:rPr>
          <w:rFonts w:asciiTheme="majorHAnsi" w:hAnsiTheme="majorHAnsi" w:cs="Arial"/>
          <w:sz w:val="20"/>
          <w:szCs w:val="20"/>
          <w:rPrChange w:id="1949" w:author="dbecker" w:date="2016-01-07T14:53:00Z">
            <w:rPr>
              <w:rFonts w:ascii="Arial" w:hAnsi="Arial" w:cs="Arial"/>
              <w:sz w:val="20"/>
              <w:szCs w:val="20"/>
            </w:rPr>
          </w:rPrChange>
        </w:rPr>
        <w:t>KI</w:t>
      </w:r>
      <w:r w:rsidRPr="00E450C2">
        <w:rPr>
          <w:rFonts w:asciiTheme="majorHAnsi" w:hAnsiTheme="majorHAnsi" w:cs="Arial"/>
          <w:sz w:val="20"/>
          <w:szCs w:val="20"/>
          <w:rPrChange w:id="1950" w:author="dbecker" w:date="2016-01-07T14:53:00Z">
            <w:rPr>
              <w:rFonts w:ascii="Arial" w:hAnsi="Arial" w:cs="Arial"/>
              <w:sz w:val="20"/>
              <w:szCs w:val="20"/>
            </w:rPr>
          </w:rPrChange>
        </w:rPr>
        <w:t>.</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51" w:author="dbecker" w:date="2016-01-07T14:54:00Z">
            <w:rPr>
              <w:rFonts w:ascii="Arial" w:hAnsi="Arial" w:cs="Arial"/>
              <w:sz w:val="20"/>
              <w:szCs w:val="20"/>
            </w:rPr>
          </w:rPrChange>
        </w:rPr>
      </w:pPr>
      <w:r w:rsidRPr="00E450C2">
        <w:rPr>
          <w:rFonts w:asciiTheme="majorHAnsi" w:hAnsiTheme="majorHAnsi" w:cs="Arial"/>
          <w:sz w:val="20"/>
          <w:szCs w:val="20"/>
          <w:rPrChange w:id="1952" w:author="dbecker" w:date="2016-01-07T14:54:00Z">
            <w:rPr>
              <w:rFonts w:ascii="Arial" w:hAnsi="Arial" w:cs="Arial"/>
              <w:sz w:val="20"/>
              <w:szCs w:val="20"/>
            </w:rPr>
          </w:rPrChange>
        </w:rPr>
        <w:t xml:space="preserve">Collect from each worker their completed Form 305A, Dosimetry-KI Report Form, if </w:t>
      </w:r>
      <w:r w:rsidR="00A0738F" w:rsidRPr="00E450C2">
        <w:rPr>
          <w:rFonts w:asciiTheme="majorHAnsi" w:hAnsiTheme="majorHAnsi" w:cs="Arial"/>
          <w:sz w:val="20"/>
          <w:szCs w:val="20"/>
          <w:rPrChange w:id="1953" w:author="dbecker" w:date="2016-01-07T14:54:00Z">
            <w:rPr>
              <w:rFonts w:ascii="Arial" w:hAnsi="Arial" w:cs="Arial"/>
              <w:sz w:val="20"/>
              <w:szCs w:val="20"/>
            </w:rPr>
          </w:rPrChange>
        </w:rPr>
        <w:t xml:space="preserve">the </w:t>
      </w:r>
      <w:r w:rsidRPr="00E450C2">
        <w:rPr>
          <w:rFonts w:asciiTheme="majorHAnsi" w:hAnsiTheme="majorHAnsi" w:cs="Arial"/>
          <w:sz w:val="20"/>
          <w:szCs w:val="20"/>
          <w:rPrChange w:id="1954" w:author="dbecker" w:date="2016-01-07T14:54:00Z">
            <w:rPr>
              <w:rFonts w:ascii="Arial" w:hAnsi="Arial" w:cs="Arial"/>
              <w:sz w:val="20"/>
              <w:szCs w:val="20"/>
            </w:rPr>
          </w:rPrChange>
        </w:rPr>
        <w:t xml:space="preserve">need for dosimetry has been discontinued.  Forward all forms to </w:t>
      </w:r>
      <w:r w:rsidR="00342882" w:rsidRPr="00E450C2">
        <w:rPr>
          <w:rFonts w:asciiTheme="majorHAnsi" w:hAnsiTheme="majorHAnsi" w:cs="Arial"/>
          <w:sz w:val="20"/>
          <w:szCs w:val="20"/>
          <w:rPrChange w:id="1955" w:author="dbecker" w:date="2016-01-07T14:54:00Z">
            <w:rPr>
              <w:rFonts w:ascii="Arial" w:hAnsi="Arial" w:cs="Arial"/>
              <w:sz w:val="20"/>
              <w:szCs w:val="20"/>
            </w:rPr>
          </w:rPrChange>
        </w:rPr>
        <w:t xml:space="preserve">the </w:t>
      </w:r>
      <w:r w:rsidRPr="00E450C2">
        <w:rPr>
          <w:rFonts w:asciiTheme="majorHAnsi" w:hAnsiTheme="majorHAnsi" w:cs="Arial"/>
          <w:sz w:val="20"/>
          <w:szCs w:val="20"/>
          <w:rPrChange w:id="1956" w:author="dbecker" w:date="2016-01-07T14:54:00Z">
            <w:rPr>
              <w:rFonts w:ascii="Arial" w:hAnsi="Arial" w:cs="Arial"/>
              <w:sz w:val="20"/>
              <w:szCs w:val="20"/>
            </w:rPr>
          </w:rPrChange>
        </w:rPr>
        <w:t xml:space="preserve">State RSO.  </w:t>
      </w:r>
    </w:p>
    <w:p w:rsidR="00B85D8C" w:rsidRPr="00E450C2" w:rsidRDefault="00B85D8C" w:rsidP="00A53939">
      <w:pPr>
        <w:numPr>
          <w:ilvl w:val="0"/>
          <w:numId w:val="3"/>
        </w:numPr>
        <w:tabs>
          <w:tab w:val="clear" w:pos="1080"/>
          <w:tab w:val="num" w:pos="1440"/>
        </w:tabs>
        <w:ind w:left="1440"/>
        <w:jc w:val="both"/>
        <w:rPr>
          <w:rFonts w:asciiTheme="majorHAnsi" w:hAnsiTheme="majorHAnsi" w:cs="Arial"/>
          <w:sz w:val="20"/>
          <w:szCs w:val="20"/>
          <w:rPrChange w:id="1957" w:author="dbecker" w:date="2016-01-07T14:54:00Z">
            <w:rPr>
              <w:rFonts w:ascii="Arial" w:hAnsi="Arial" w:cs="Arial"/>
              <w:sz w:val="20"/>
              <w:szCs w:val="20"/>
            </w:rPr>
          </w:rPrChange>
        </w:rPr>
      </w:pPr>
      <w:r w:rsidRPr="00E450C2">
        <w:rPr>
          <w:rFonts w:asciiTheme="majorHAnsi" w:hAnsiTheme="majorHAnsi" w:cs="Arial"/>
          <w:sz w:val="20"/>
          <w:szCs w:val="20"/>
          <w:rPrChange w:id="1958" w:author="dbecker" w:date="2016-01-07T14:54:00Z">
            <w:rPr>
              <w:rFonts w:ascii="Arial" w:hAnsi="Arial" w:cs="Arial"/>
              <w:sz w:val="20"/>
              <w:szCs w:val="20"/>
            </w:rPr>
          </w:rPrChange>
        </w:rPr>
        <w:t>Ensure each worker retains copy of Form 305A.</w:t>
      </w:r>
    </w:p>
    <w:p w:rsidR="0064695D" w:rsidRPr="00E450C2" w:rsidRDefault="00943C33" w:rsidP="00943C33">
      <w:pPr>
        <w:pStyle w:val="Heading3"/>
        <w:ind w:firstLine="720"/>
        <w:rPr>
          <w:rFonts w:asciiTheme="majorHAnsi" w:hAnsiTheme="majorHAnsi"/>
          <w:color w:val="0070C0"/>
          <w:sz w:val="20"/>
          <w:rPrChange w:id="1959" w:author="dbecker" w:date="2016-01-07T14:54:00Z">
            <w:rPr>
              <w:sz w:val="20"/>
            </w:rPr>
          </w:rPrChange>
        </w:rPr>
      </w:pPr>
      <w:bookmarkStart w:id="1960" w:name="_Toc431372808"/>
      <w:r w:rsidRPr="00E450C2">
        <w:rPr>
          <w:rFonts w:asciiTheme="majorHAnsi" w:hAnsiTheme="majorHAnsi"/>
          <w:color w:val="0070C0"/>
          <w:sz w:val="20"/>
          <w:rPrChange w:id="1961" w:author="dbecker" w:date="2016-01-07T14:54:00Z">
            <w:rPr>
              <w:sz w:val="20"/>
            </w:rPr>
          </w:rPrChange>
        </w:rPr>
        <w:t xml:space="preserve">5.  </w:t>
      </w:r>
      <w:r w:rsidR="0064695D" w:rsidRPr="00E450C2">
        <w:rPr>
          <w:rFonts w:asciiTheme="majorHAnsi" w:hAnsiTheme="majorHAnsi"/>
          <w:color w:val="0070C0"/>
          <w:sz w:val="20"/>
          <w:rPrChange w:id="1962" w:author="dbecker" w:date="2016-01-07T14:54:00Z">
            <w:rPr>
              <w:sz w:val="20"/>
            </w:rPr>
          </w:rPrChange>
        </w:rPr>
        <w:t xml:space="preserve">Actions for </w:t>
      </w:r>
      <w:r w:rsidR="002E1EAD" w:rsidRPr="00E450C2">
        <w:rPr>
          <w:rFonts w:asciiTheme="majorHAnsi" w:hAnsiTheme="majorHAnsi"/>
          <w:color w:val="0070C0"/>
          <w:sz w:val="20"/>
          <w:rPrChange w:id="1963" w:author="dbecker" w:date="2016-01-07T14:54:00Z">
            <w:rPr>
              <w:sz w:val="20"/>
            </w:rPr>
          </w:rPrChange>
        </w:rPr>
        <w:t xml:space="preserve">Local Worker Radiation Control Officers at </w:t>
      </w:r>
      <w:r w:rsidR="0064695D" w:rsidRPr="00E450C2">
        <w:rPr>
          <w:rFonts w:asciiTheme="majorHAnsi" w:hAnsiTheme="majorHAnsi"/>
          <w:color w:val="0070C0"/>
          <w:sz w:val="20"/>
          <w:rPrChange w:id="1964" w:author="dbecker" w:date="2016-01-07T14:54:00Z">
            <w:rPr>
              <w:sz w:val="20"/>
            </w:rPr>
          </w:rPrChange>
        </w:rPr>
        <w:t>Institutions</w:t>
      </w:r>
      <w:bookmarkEnd w:id="1960"/>
    </w:p>
    <w:p w:rsidR="0064695D" w:rsidRPr="00E450C2" w:rsidRDefault="0064695D" w:rsidP="0064695D">
      <w:pPr>
        <w:jc w:val="both"/>
        <w:rPr>
          <w:rFonts w:asciiTheme="majorHAnsi" w:hAnsiTheme="majorHAnsi" w:cs="Arial"/>
          <w:b/>
          <w:sz w:val="20"/>
          <w:szCs w:val="20"/>
          <w:rPrChange w:id="1965" w:author="dbecker" w:date="2016-01-07T14:54:00Z">
            <w:rPr>
              <w:rFonts w:ascii="Arial" w:hAnsi="Arial" w:cs="Arial"/>
              <w:b/>
              <w:sz w:val="20"/>
              <w:szCs w:val="20"/>
            </w:rPr>
          </w:rPrChange>
        </w:rPr>
      </w:pPr>
    </w:p>
    <w:p w:rsidR="0064695D" w:rsidRPr="00E450C2" w:rsidRDefault="0064695D" w:rsidP="00A53939">
      <w:pPr>
        <w:numPr>
          <w:ilvl w:val="0"/>
          <w:numId w:val="4"/>
        </w:numPr>
        <w:tabs>
          <w:tab w:val="clear" w:pos="1080"/>
          <w:tab w:val="num" w:pos="1440"/>
        </w:tabs>
        <w:ind w:left="1440"/>
        <w:jc w:val="both"/>
        <w:rPr>
          <w:rFonts w:asciiTheme="majorHAnsi" w:hAnsiTheme="majorHAnsi" w:cs="Arial"/>
          <w:b/>
          <w:sz w:val="20"/>
          <w:szCs w:val="20"/>
          <w:rPrChange w:id="1966" w:author="dbecker" w:date="2016-01-07T14:54:00Z">
            <w:rPr>
              <w:rFonts w:ascii="Arial" w:hAnsi="Arial" w:cs="Arial"/>
              <w:b/>
              <w:sz w:val="20"/>
              <w:szCs w:val="20"/>
            </w:rPr>
          </w:rPrChange>
        </w:rPr>
      </w:pPr>
      <w:r w:rsidRPr="00E450C2">
        <w:rPr>
          <w:rFonts w:asciiTheme="majorHAnsi" w:hAnsiTheme="majorHAnsi" w:cs="Arial"/>
          <w:sz w:val="20"/>
          <w:szCs w:val="20"/>
          <w:rPrChange w:id="1967" w:author="dbecker" w:date="2016-01-07T14:54:00Z">
            <w:rPr>
              <w:rFonts w:ascii="Arial" w:hAnsi="Arial" w:cs="Arial"/>
              <w:sz w:val="20"/>
              <w:szCs w:val="20"/>
            </w:rPr>
          </w:rPrChange>
        </w:rPr>
        <w:t>Upon notification of an event, verify a</w:t>
      </w:r>
      <w:r w:rsidR="002E1EAD" w:rsidRPr="00E450C2">
        <w:rPr>
          <w:rFonts w:asciiTheme="majorHAnsi" w:hAnsiTheme="majorHAnsi" w:cs="Arial"/>
          <w:sz w:val="20"/>
          <w:szCs w:val="20"/>
          <w:rPrChange w:id="1968" w:author="dbecker" w:date="2016-01-07T14:54:00Z">
            <w:rPr>
              <w:rFonts w:ascii="Arial" w:hAnsi="Arial" w:cs="Arial"/>
              <w:sz w:val="20"/>
              <w:szCs w:val="20"/>
            </w:rPr>
          </w:rPrChange>
        </w:rPr>
        <w:t>vailability</w:t>
      </w:r>
      <w:r w:rsidRPr="00E450C2">
        <w:rPr>
          <w:rFonts w:asciiTheme="majorHAnsi" w:hAnsiTheme="majorHAnsi" w:cs="Arial"/>
          <w:sz w:val="20"/>
          <w:szCs w:val="20"/>
          <w:rPrChange w:id="1969" w:author="dbecker" w:date="2016-01-07T14:54:00Z">
            <w:rPr>
              <w:rFonts w:ascii="Arial" w:hAnsi="Arial" w:cs="Arial"/>
              <w:sz w:val="20"/>
              <w:szCs w:val="20"/>
            </w:rPr>
          </w:rPrChange>
        </w:rPr>
        <w:t xml:space="preserve"> of KI and check that </w:t>
      </w:r>
      <w:r w:rsidR="005B316B" w:rsidRPr="00E450C2">
        <w:rPr>
          <w:rFonts w:asciiTheme="majorHAnsi" w:hAnsiTheme="majorHAnsi" w:cs="Arial"/>
          <w:sz w:val="20"/>
          <w:szCs w:val="20"/>
          <w:rPrChange w:id="1970" w:author="dbecker" w:date="2016-01-07T14:54:00Z">
            <w:rPr>
              <w:rFonts w:ascii="Arial" w:hAnsi="Arial" w:cs="Arial"/>
              <w:sz w:val="20"/>
              <w:szCs w:val="20"/>
            </w:rPr>
          </w:rPrChange>
        </w:rPr>
        <w:t>KI has</w:t>
      </w:r>
      <w:r w:rsidRPr="00E450C2">
        <w:rPr>
          <w:rFonts w:asciiTheme="majorHAnsi" w:hAnsiTheme="majorHAnsi" w:cs="Arial"/>
          <w:sz w:val="20"/>
          <w:szCs w:val="20"/>
          <w:rPrChange w:id="1971" w:author="dbecker" w:date="2016-01-07T14:54:00Z">
            <w:rPr>
              <w:rFonts w:ascii="Arial" w:hAnsi="Arial" w:cs="Arial"/>
              <w:sz w:val="20"/>
              <w:szCs w:val="20"/>
            </w:rPr>
          </w:rPrChange>
        </w:rPr>
        <w:t xml:space="preserve"> not exceed</w:t>
      </w:r>
      <w:r w:rsidR="00856FDF" w:rsidRPr="00E450C2">
        <w:rPr>
          <w:rFonts w:asciiTheme="majorHAnsi" w:hAnsiTheme="majorHAnsi" w:cs="Arial"/>
          <w:sz w:val="20"/>
          <w:szCs w:val="20"/>
          <w:rPrChange w:id="1972" w:author="dbecker" w:date="2016-01-07T14:54:00Z">
            <w:rPr>
              <w:rFonts w:ascii="Arial" w:hAnsi="Arial" w:cs="Arial"/>
              <w:sz w:val="20"/>
              <w:szCs w:val="20"/>
            </w:rPr>
          </w:rPrChange>
        </w:rPr>
        <w:t>ed</w:t>
      </w:r>
      <w:r w:rsidRPr="00E450C2">
        <w:rPr>
          <w:rFonts w:asciiTheme="majorHAnsi" w:hAnsiTheme="majorHAnsi" w:cs="Arial"/>
          <w:sz w:val="20"/>
          <w:szCs w:val="20"/>
          <w:rPrChange w:id="1973" w:author="dbecker" w:date="2016-01-07T14:54:00Z">
            <w:rPr>
              <w:rFonts w:ascii="Arial" w:hAnsi="Arial" w:cs="Arial"/>
              <w:sz w:val="20"/>
              <w:szCs w:val="20"/>
            </w:rPr>
          </w:rPrChange>
        </w:rPr>
        <w:t xml:space="preserve"> shelf life.</w:t>
      </w:r>
    </w:p>
    <w:p w:rsidR="0064695D" w:rsidRPr="00E450C2" w:rsidRDefault="00856FDF" w:rsidP="00A53939">
      <w:pPr>
        <w:numPr>
          <w:ilvl w:val="0"/>
          <w:numId w:val="4"/>
        </w:numPr>
        <w:tabs>
          <w:tab w:val="clear" w:pos="1080"/>
          <w:tab w:val="num" w:pos="1440"/>
        </w:tabs>
        <w:ind w:left="1440"/>
        <w:jc w:val="both"/>
        <w:rPr>
          <w:rFonts w:asciiTheme="majorHAnsi" w:hAnsiTheme="majorHAnsi" w:cs="Arial"/>
          <w:b/>
          <w:sz w:val="20"/>
          <w:szCs w:val="20"/>
          <w:rPrChange w:id="1974" w:author="dbecker" w:date="2016-01-07T14:54:00Z">
            <w:rPr>
              <w:rFonts w:ascii="Arial" w:hAnsi="Arial" w:cs="Arial"/>
              <w:b/>
              <w:sz w:val="20"/>
              <w:szCs w:val="20"/>
            </w:rPr>
          </w:rPrChange>
        </w:rPr>
      </w:pPr>
      <w:r w:rsidRPr="00E450C2">
        <w:rPr>
          <w:rFonts w:asciiTheme="majorHAnsi" w:hAnsiTheme="majorHAnsi" w:cs="Arial"/>
          <w:sz w:val="20"/>
          <w:szCs w:val="20"/>
          <w:rPrChange w:id="1975" w:author="dbecker" w:date="2016-01-07T14:54:00Z">
            <w:rPr>
              <w:rFonts w:ascii="Arial" w:hAnsi="Arial" w:cs="Arial"/>
              <w:sz w:val="20"/>
              <w:szCs w:val="20"/>
            </w:rPr>
          </w:rPrChange>
        </w:rPr>
        <w:t>When informed by HSEM that ingestion of KI has been authorized for the institution:</w:t>
      </w:r>
    </w:p>
    <w:p w:rsidR="00856FDF" w:rsidRPr="00E450C2" w:rsidRDefault="00856FDF" w:rsidP="00A53939">
      <w:pPr>
        <w:numPr>
          <w:ilvl w:val="1"/>
          <w:numId w:val="4"/>
        </w:numPr>
        <w:tabs>
          <w:tab w:val="clear" w:pos="1440"/>
          <w:tab w:val="num" w:pos="1800"/>
        </w:tabs>
        <w:ind w:left="1800"/>
        <w:jc w:val="both"/>
        <w:rPr>
          <w:rFonts w:asciiTheme="majorHAnsi" w:hAnsiTheme="majorHAnsi" w:cs="Arial"/>
          <w:sz w:val="20"/>
          <w:szCs w:val="20"/>
          <w:rPrChange w:id="1976" w:author="dbecker" w:date="2016-01-07T14:54:00Z">
            <w:rPr>
              <w:rFonts w:ascii="Arial" w:hAnsi="Arial" w:cs="Arial"/>
              <w:sz w:val="20"/>
              <w:szCs w:val="20"/>
            </w:rPr>
          </w:rPrChange>
        </w:rPr>
      </w:pPr>
      <w:r w:rsidRPr="00E450C2">
        <w:rPr>
          <w:rFonts w:asciiTheme="majorHAnsi" w:hAnsiTheme="majorHAnsi" w:cs="Arial"/>
          <w:sz w:val="20"/>
          <w:szCs w:val="20"/>
          <w:rPrChange w:id="1977" w:author="dbecker" w:date="2016-01-07T14:54:00Z">
            <w:rPr>
              <w:rFonts w:ascii="Arial" w:hAnsi="Arial" w:cs="Arial"/>
              <w:sz w:val="20"/>
              <w:szCs w:val="20"/>
            </w:rPr>
          </w:rPrChange>
        </w:rPr>
        <w:lastRenderedPageBreak/>
        <w:t>Have each staff member complete Form 135A, Potassium Iodide Acknowledgement Form.  Keep completed form in safe location and forward them to DPHS/RadHealth as soon as possible.</w:t>
      </w:r>
    </w:p>
    <w:p w:rsidR="00856FDF" w:rsidRPr="00E450C2" w:rsidRDefault="00856FDF" w:rsidP="00A53939">
      <w:pPr>
        <w:numPr>
          <w:ilvl w:val="1"/>
          <w:numId w:val="4"/>
        </w:numPr>
        <w:tabs>
          <w:tab w:val="clear" w:pos="1440"/>
          <w:tab w:val="num" w:pos="1800"/>
        </w:tabs>
        <w:ind w:left="1800"/>
        <w:jc w:val="both"/>
        <w:rPr>
          <w:rFonts w:asciiTheme="majorHAnsi" w:hAnsiTheme="majorHAnsi" w:cs="Arial"/>
          <w:sz w:val="20"/>
          <w:szCs w:val="20"/>
          <w:rPrChange w:id="1978" w:author="dbecker" w:date="2016-01-07T14:54:00Z">
            <w:rPr>
              <w:rFonts w:ascii="Arial" w:hAnsi="Arial" w:cs="Arial"/>
              <w:sz w:val="20"/>
              <w:szCs w:val="20"/>
            </w:rPr>
          </w:rPrChange>
        </w:rPr>
      </w:pPr>
      <w:r w:rsidRPr="00E450C2">
        <w:rPr>
          <w:rFonts w:asciiTheme="majorHAnsi" w:hAnsiTheme="majorHAnsi" w:cs="Arial"/>
          <w:sz w:val="20"/>
          <w:szCs w:val="20"/>
          <w:rPrChange w:id="1979" w:author="dbecker" w:date="2016-01-07T14:54:00Z">
            <w:rPr>
              <w:rFonts w:ascii="Arial" w:hAnsi="Arial" w:cs="Arial"/>
              <w:sz w:val="20"/>
              <w:szCs w:val="20"/>
            </w:rPr>
          </w:rPrChange>
        </w:rPr>
        <w:t xml:space="preserve">Issue to each staff member </w:t>
      </w:r>
      <w:r w:rsidR="00942D57" w:rsidRPr="00E450C2">
        <w:rPr>
          <w:rFonts w:asciiTheme="majorHAnsi" w:hAnsiTheme="majorHAnsi" w:cs="Arial"/>
          <w:sz w:val="20"/>
          <w:szCs w:val="20"/>
          <w:rPrChange w:id="1980" w:author="dbecker" w:date="2016-01-07T14:54:00Z">
            <w:rPr>
              <w:rFonts w:ascii="Arial" w:hAnsi="Arial" w:cs="Arial"/>
              <w:sz w:val="20"/>
              <w:szCs w:val="20"/>
            </w:rPr>
          </w:rPrChange>
        </w:rPr>
        <w:t xml:space="preserve">a </w:t>
      </w:r>
      <w:r w:rsidR="005B316B" w:rsidRPr="00E450C2">
        <w:rPr>
          <w:rFonts w:asciiTheme="majorHAnsi" w:hAnsiTheme="majorHAnsi" w:cs="Arial"/>
          <w:sz w:val="20"/>
          <w:szCs w:val="20"/>
          <w:rPrChange w:id="1981" w:author="dbecker" w:date="2016-01-07T14:54:00Z">
            <w:rPr>
              <w:rFonts w:ascii="Arial" w:hAnsi="Arial" w:cs="Arial"/>
              <w:sz w:val="20"/>
              <w:szCs w:val="20"/>
            </w:rPr>
          </w:rPrChange>
        </w:rPr>
        <w:t>four day</w:t>
      </w:r>
      <w:r w:rsidR="00942D57" w:rsidRPr="00E450C2">
        <w:rPr>
          <w:rFonts w:asciiTheme="majorHAnsi" w:hAnsiTheme="majorHAnsi" w:cs="Arial"/>
          <w:sz w:val="20"/>
          <w:szCs w:val="20"/>
          <w:rPrChange w:id="1982" w:author="dbecker" w:date="2016-01-07T14:54:00Z">
            <w:rPr>
              <w:rFonts w:ascii="Arial" w:hAnsi="Arial" w:cs="Arial"/>
              <w:sz w:val="20"/>
              <w:szCs w:val="20"/>
            </w:rPr>
          </w:rPrChange>
        </w:rPr>
        <w:t xml:space="preserve"> </w:t>
      </w:r>
      <w:r w:rsidR="005B316B" w:rsidRPr="00E450C2">
        <w:rPr>
          <w:rFonts w:asciiTheme="majorHAnsi" w:hAnsiTheme="majorHAnsi" w:cs="Arial"/>
          <w:sz w:val="20"/>
          <w:szCs w:val="20"/>
          <w:rPrChange w:id="1983" w:author="dbecker" w:date="2016-01-07T14:54:00Z">
            <w:rPr>
              <w:rFonts w:ascii="Arial" w:hAnsi="Arial" w:cs="Arial"/>
              <w:sz w:val="20"/>
              <w:szCs w:val="20"/>
            </w:rPr>
          </w:rPrChange>
        </w:rPr>
        <w:t>s</w:t>
      </w:r>
      <w:r w:rsidR="00942D57" w:rsidRPr="00E450C2">
        <w:rPr>
          <w:rFonts w:asciiTheme="majorHAnsi" w:hAnsiTheme="majorHAnsi" w:cs="Arial"/>
          <w:sz w:val="20"/>
          <w:szCs w:val="20"/>
          <w:rPrChange w:id="1984" w:author="dbecker" w:date="2016-01-07T14:54:00Z">
            <w:rPr>
              <w:rFonts w:ascii="Arial" w:hAnsi="Arial" w:cs="Arial"/>
              <w:sz w:val="20"/>
              <w:szCs w:val="20"/>
            </w:rPr>
          </w:rPrChange>
        </w:rPr>
        <w:t>upply</w:t>
      </w:r>
      <w:r w:rsidRPr="00E450C2">
        <w:rPr>
          <w:rFonts w:asciiTheme="majorHAnsi" w:hAnsiTheme="majorHAnsi" w:cs="Arial"/>
          <w:sz w:val="20"/>
          <w:szCs w:val="20"/>
          <w:rPrChange w:id="1985" w:author="dbecker" w:date="2016-01-07T14:54:00Z">
            <w:rPr>
              <w:rFonts w:ascii="Arial" w:hAnsi="Arial" w:cs="Arial"/>
              <w:sz w:val="20"/>
              <w:szCs w:val="20"/>
            </w:rPr>
          </w:rPrChange>
        </w:rPr>
        <w:t xml:space="preserve"> KI and copy of Form 305A, Dosimetry-KI Report Form.</w:t>
      </w:r>
      <w:r w:rsidR="004A33D2" w:rsidRPr="00E450C2">
        <w:rPr>
          <w:rFonts w:asciiTheme="majorHAnsi" w:hAnsiTheme="majorHAnsi" w:cs="Arial"/>
          <w:sz w:val="20"/>
          <w:szCs w:val="20"/>
          <w:rPrChange w:id="1986" w:author="dbecker" w:date="2016-01-07T14:54:00Z">
            <w:rPr>
              <w:rFonts w:ascii="Arial" w:hAnsi="Arial" w:cs="Arial"/>
              <w:sz w:val="20"/>
              <w:szCs w:val="20"/>
            </w:rPr>
          </w:rPrChange>
        </w:rPr>
        <w:t xml:space="preserve">  Instruct each staff member to take </w:t>
      </w:r>
      <w:r w:rsidR="005B316B" w:rsidRPr="00E450C2">
        <w:rPr>
          <w:rFonts w:asciiTheme="majorHAnsi" w:hAnsiTheme="majorHAnsi" w:cs="Arial"/>
          <w:sz w:val="20"/>
          <w:szCs w:val="20"/>
          <w:rPrChange w:id="1987" w:author="dbecker" w:date="2016-01-07T14:54:00Z">
            <w:rPr>
              <w:rFonts w:ascii="Arial" w:hAnsi="Arial" w:cs="Arial"/>
              <w:sz w:val="20"/>
              <w:szCs w:val="20"/>
            </w:rPr>
          </w:rPrChange>
        </w:rPr>
        <w:t>130mg</w:t>
      </w:r>
      <w:r w:rsidR="0061160E" w:rsidRPr="00E450C2">
        <w:rPr>
          <w:rFonts w:asciiTheme="majorHAnsi" w:hAnsiTheme="majorHAnsi" w:cs="Arial"/>
          <w:sz w:val="20"/>
          <w:szCs w:val="20"/>
          <w:rPrChange w:id="1988" w:author="dbecker" w:date="2016-01-07T14:54:00Z">
            <w:rPr>
              <w:rFonts w:ascii="Arial" w:hAnsi="Arial" w:cs="Arial"/>
              <w:sz w:val="20"/>
              <w:szCs w:val="20"/>
            </w:rPr>
          </w:rPrChange>
        </w:rPr>
        <w:t xml:space="preserve"> per day</w:t>
      </w:r>
      <w:r w:rsidR="004A33D2" w:rsidRPr="00E450C2">
        <w:rPr>
          <w:rFonts w:asciiTheme="majorHAnsi" w:hAnsiTheme="majorHAnsi" w:cs="Arial"/>
          <w:sz w:val="20"/>
          <w:szCs w:val="20"/>
          <w:rPrChange w:id="1989" w:author="dbecker" w:date="2016-01-07T14:54:00Z">
            <w:rPr>
              <w:rFonts w:ascii="Arial" w:hAnsi="Arial" w:cs="Arial"/>
              <w:sz w:val="20"/>
              <w:szCs w:val="20"/>
            </w:rPr>
          </w:rPrChange>
        </w:rPr>
        <w:t>.</w:t>
      </w:r>
    </w:p>
    <w:p w:rsidR="004A33D2" w:rsidRPr="00E450C2" w:rsidRDefault="004A33D2" w:rsidP="004A33D2">
      <w:pPr>
        <w:ind w:left="1440"/>
        <w:jc w:val="both"/>
        <w:rPr>
          <w:rFonts w:asciiTheme="majorHAnsi" w:hAnsiTheme="majorHAnsi" w:cs="Arial"/>
          <w:sz w:val="20"/>
          <w:szCs w:val="20"/>
          <w:rPrChange w:id="1990" w:author="dbecker" w:date="2016-01-07T14:54:00Z">
            <w:rPr>
              <w:rFonts w:ascii="Arial" w:hAnsi="Arial" w:cs="Arial"/>
              <w:sz w:val="20"/>
              <w:szCs w:val="20"/>
            </w:rPr>
          </w:rPrChange>
        </w:rPr>
      </w:pPr>
    </w:p>
    <w:p w:rsidR="00856FDF" w:rsidRPr="00E450C2" w:rsidRDefault="00856FDF" w:rsidP="00597472">
      <w:pPr>
        <w:numPr>
          <w:ilvl w:val="1"/>
          <w:numId w:val="4"/>
        </w:numPr>
        <w:pBdr>
          <w:top w:val="single" w:sz="4" w:space="1" w:color="auto"/>
          <w:left w:val="single" w:sz="4" w:space="4" w:color="auto"/>
          <w:bottom w:val="single" w:sz="4" w:space="1" w:color="auto"/>
          <w:right w:val="single" w:sz="4" w:space="4" w:color="auto"/>
        </w:pBdr>
        <w:shd w:val="clear" w:color="auto" w:fill="E0E0E0"/>
        <w:jc w:val="both"/>
        <w:rPr>
          <w:rFonts w:asciiTheme="majorHAnsi" w:hAnsiTheme="majorHAnsi" w:cs="Arial"/>
          <w:sz w:val="20"/>
          <w:szCs w:val="20"/>
          <w:rPrChange w:id="1991" w:author="dbecker" w:date="2016-01-07T14:54:00Z">
            <w:rPr>
              <w:rFonts w:ascii="Arial" w:hAnsi="Arial" w:cs="Arial"/>
              <w:sz w:val="20"/>
              <w:szCs w:val="20"/>
            </w:rPr>
          </w:rPrChange>
        </w:rPr>
      </w:pPr>
      <w:r w:rsidRPr="00E450C2">
        <w:rPr>
          <w:rFonts w:asciiTheme="majorHAnsi" w:hAnsiTheme="majorHAnsi" w:cs="Arial"/>
          <w:sz w:val="20"/>
          <w:szCs w:val="20"/>
          <w:rPrChange w:id="1992" w:author="dbecker" w:date="2016-01-07T14:54:00Z">
            <w:rPr>
              <w:rFonts w:ascii="Arial" w:hAnsi="Arial" w:cs="Arial"/>
              <w:sz w:val="20"/>
              <w:szCs w:val="20"/>
            </w:rPr>
          </w:rPrChange>
        </w:rPr>
        <w:t xml:space="preserve">For each inmate at Rockingham County Jail, prepare Form 135A, Form 305A and obtain </w:t>
      </w:r>
      <w:r w:rsidR="005B316B" w:rsidRPr="00E450C2">
        <w:rPr>
          <w:rFonts w:asciiTheme="majorHAnsi" w:hAnsiTheme="majorHAnsi" w:cs="Arial"/>
          <w:sz w:val="20"/>
          <w:szCs w:val="20"/>
          <w:rPrChange w:id="1993" w:author="dbecker" w:date="2016-01-07T14:54:00Z">
            <w:rPr>
              <w:rFonts w:ascii="Arial" w:hAnsi="Arial" w:cs="Arial"/>
              <w:sz w:val="20"/>
              <w:szCs w:val="20"/>
            </w:rPr>
          </w:rPrChange>
        </w:rPr>
        <w:t>130mg</w:t>
      </w:r>
      <w:r w:rsidRPr="00E450C2">
        <w:rPr>
          <w:rFonts w:asciiTheme="majorHAnsi" w:hAnsiTheme="majorHAnsi" w:cs="Arial"/>
          <w:sz w:val="20"/>
          <w:szCs w:val="20"/>
          <w:rPrChange w:id="1994" w:author="dbecker" w:date="2016-01-07T14:54:00Z">
            <w:rPr>
              <w:rFonts w:ascii="Arial" w:hAnsi="Arial" w:cs="Arial"/>
              <w:sz w:val="20"/>
              <w:szCs w:val="20"/>
            </w:rPr>
          </w:rPrChange>
        </w:rPr>
        <w:t xml:space="preserve"> of KI.</w:t>
      </w:r>
    </w:p>
    <w:p w:rsidR="004A33D2" w:rsidRPr="00E450C2" w:rsidRDefault="004A33D2" w:rsidP="004A33D2">
      <w:pPr>
        <w:ind w:left="1440"/>
        <w:jc w:val="both"/>
        <w:rPr>
          <w:rFonts w:asciiTheme="majorHAnsi" w:hAnsiTheme="majorHAnsi" w:cs="Arial"/>
          <w:b/>
          <w:sz w:val="20"/>
          <w:szCs w:val="20"/>
          <w:rPrChange w:id="1995" w:author="dbecker" w:date="2016-01-07T14:54:00Z">
            <w:rPr>
              <w:rFonts w:ascii="Arial" w:hAnsi="Arial" w:cs="Arial"/>
              <w:b/>
              <w:sz w:val="20"/>
              <w:szCs w:val="20"/>
            </w:rPr>
          </w:rPrChange>
        </w:rPr>
      </w:pPr>
    </w:p>
    <w:p w:rsidR="00856FDF" w:rsidRPr="00E450C2" w:rsidRDefault="00856FDF" w:rsidP="00A53939">
      <w:pPr>
        <w:numPr>
          <w:ilvl w:val="1"/>
          <w:numId w:val="4"/>
        </w:numPr>
        <w:tabs>
          <w:tab w:val="clear" w:pos="1440"/>
          <w:tab w:val="num" w:pos="1800"/>
        </w:tabs>
        <w:ind w:left="1800"/>
        <w:jc w:val="both"/>
        <w:rPr>
          <w:rFonts w:asciiTheme="majorHAnsi" w:hAnsiTheme="majorHAnsi" w:cs="Arial"/>
          <w:b/>
          <w:sz w:val="20"/>
          <w:szCs w:val="20"/>
          <w:rPrChange w:id="1996" w:author="dbecker" w:date="2016-01-07T14:54:00Z">
            <w:rPr>
              <w:rFonts w:ascii="Arial" w:hAnsi="Arial" w:cs="Arial"/>
              <w:b/>
              <w:sz w:val="20"/>
              <w:szCs w:val="20"/>
            </w:rPr>
          </w:rPrChange>
        </w:rPr>
      </w:pPr>
      <w:r w:rsidRPr="00E450C2">
        <w:rPr>
          <w:rFonts w:asciiTheme="majorHAnsi" w:hAnsiTheme="majorHAnsi" w:cs="Arial"/>
          <w:sz w:val="20"/>
          <w:szCs w:val="20"/>
          <w:rPrChange w:id="1997" w:author="dbecker" w:date="2016-01-07T14:54:00Z">
            <w:rPr>
              <w:rFonts w:ascii="Arial" w:hAnsi="Arial" w:cs="Arial"/>
              <w:sz w:val="20"/>
              <w:szCs w:val="20"/>
            </w:rPr>
          </w:rPrChange>
        </w:rPr>
        <w:t>For hospitals and care facilities, inform the senior medical staff member of the authorization to ingest KI.  Provide KI at a rate</w:t>
      </w:r>
      <w:r w:rsidR="00B24C50" w:rsidRPr="00E450C2">
        <w:rPr>
          <w:rFonts w:asciiTheme="majorHAnsi" w:hAnsiTheme="majorHAnsi" w:cs="Arial"/>
          <w:sz w:val="20"/>
          <w:szCs w:val="20"/>
          <w:rPrChange w:id="1998" w:author="dbecker" w:date="2016-01-07T14:54:00Z">
            <w:rPr>
              <w:rFonts w:ascii="Arial" w:hAnsi="Arial" w:cs="Arial"/>
              <w:sz w:val="20"/>
              <w:szCs w:val="20"/>
            </w:rPr>
          </w:rPrChange>
        </w:rPr>
        <w:t xml:space="preserve"> of </w:t>
      </w:r>
      <w:r w:rsidR="005B316B" w:rsidRPr="00E450C2">
        <w:rPr>
          <w:rFonts w:asciiTheme="majorHAnsi" w:hAnsiTheme="majorHAnsi" w:cs="Arial"/>
          <w:sz w:val="20"/>
          <w:szCs w:val="20"/>
          <w:rPrChange w:id="1999" w:author="dbecker" w:date="2016-01-07T14:54:00Z">
            <w:rPr>
              <w:rFonts w:ascii="Arial" w:hAnsi="Arial" w:cs="Arial"/>
              <w:sz w:val="20"/>
              <w:szCs w:val="20"/>
            </w:rPr>
          </w:rPrChange>
        </w:rPr>
        <w:t>130mg</w:t>
      </w:r>
      <w:r w:rsidR="00B24C50" w:rsidRPr="00E450C2">
        <w:rPr>
          <w:rFonts w:asciiTheme="majorHAnsi" w:hAnsiTheme="majorHAnsi" w:cs="Arial"/>
          <w:sz w:val="20"/>
          <w:szCs w:val="20"/>
          <w:rPrChange w:id="2000" w:author="dbecker" w:date="2016-01-07T14:54:00Z">
            <w:rPr>
              <w:rFonts w:ascii="Arial" w:hAnsi="Arial" w:cs="Arial"/>
              <w:sz w:val="20"/>
              <w:szCs w:val="20"/>
            </w:rPr>
          </w:rPrChange>
        </w:rPr>
        <w:t xml:space="preserve"> per day.  Ensure record is kept of each administration.</w:t>
      </w:r>
    </w:p>
    <w:p w:rsidR="00B24C50" w:rsidRPr="00E450C2" w:rsidRDefault="00B24C50" w:rsidP="00A53939">
      <w:pPr>
        <w:numPr>
          <w:ilvl w:val="0"/>
          <w:numId w:val="4"/>
        </w:numPr>
        <w:tabs>
          <w:tab w:val="clear" w:pos="1080"/>
          <w:tab w:val="num" w:pos="1440"/>
        </w:tabs>
        <w:ind w:left="1440"/>
        <w:jc w:val="both"/>
        <w:rPr>
          <w:rFonts w:asciiTheme="majorHAnsi" w:hAnsiTheme="majorHAnsi" w:cs="Arial"/>
          <w:b/>
          <w:sz w:val="20"/>
          <w:szCs w:val="20"/>
          <w:rPrChange w:id="2001" w:author="dbecker" w:date="2016-01-07T14:54:00Z">
            <w:rPr>
              <w:rFonts w:ascii="Arial" w:hAnsi="Arial" w:cs="Arial"/>
              <w:b/>
              <w:sz w:val="20"/>
              <w:szCs w:val="20"/>
            </w:rPr>
          </w:rPrChange>
        </w:rPr>
      </w:pPr>
      <w:r w:rsidRPr="00E450C2">
        <w:rPr>
          <w:rFonts w:asciiTheme="majorHAnsi" w:hAnsiTheme="majorHAnsi" w:cs="Arial"/>
          <w:sz w:val="20"/>
          <w:szCs w:val="20"/>
          <w:rPrChange w:id="2002" w:author="dbecker" w:date="2016-01-07T14:54:00Z">
            <w:rPr>
              <w:rFonts w:ascii="Arial" w:hAnsi="Arial" w:cs="Arial"/>
              <w:sz w:val="20"/>
              <w:szCs w:val="20"/>
            </w:rPr>
          </w:rPrChange>
        </w:rPr>
        <w:t>If informed of any side effects, make arrangements with the local EOC to have the affected individual(s) removed from the Plume Exposure Pathway EPZ.  Medical advice or services should be provided as necessary.  Have the local EOC inform the RSO of each report of side effects.</w:t>
      </w:r>
    </w:p>
    <w:p w:rsidR="00B24C50" w:rsidRPr="00E450C2" w:rsidRDefault="00B24C50" w:rsidP="00093F17">
      <w:pPr>
        <w:numPr>
          <w:ilvl w:val="0"/>
          <w:numId w:val="4"/>
        </w:numPr>
        <w:tabs>
          <w:tab w:val="clear" w:pos="1080"/>
          <w:tab w:val="num" w:pos="1440"/>
        </w:tabs>
        <w:ind w:left="1440"/>
        <w:jc w:val="both"/>
        <w:rPr>
          <w:rFonts w:asciiTheme="majorHAnsi" w:hAnsiTheme="majorHAnsi" w:cs="Arial"/>
          <w:b/>
          <w:sz w:val="20"/>
          <w:szCs w:val="20"/>
          <w:rPrChange w:id="2003" w:author="dbecker" w:date="2016-01-07T14:54:00Z">
            <w:rPr>
              <w:rFonts w:ascii="Arial" w:hAnsi="Arial" w:cs="Arial"/>
              <w:b/>
              <w:sz w:val="20"/>
              <w:szCs w:val="20"/>
            </w:rPr>
          </w:rPrChange>
        </w:rPr>
      </w:pPr>
      <w:r w:rsidRPr="00E450C2">
        <w:rPr>
          <w:rFonts w:asciiTheme="majorHAnsi" w:hAnsiTheme="majorHAnsi" w:cs="Arial"/>
          <w:sz w:val="20"/>
          <w:szCs w:val="20"/>
          <w:rPrChange w:id="2004" w:author="dbecker" w:date="2016-01-07T14:54:00Z">
            <w:rPr>
              <w:rFonts w:ascii="Arial" w:hAnsi="Arial" w:cs="Arial"/>
              <w:sz w:val="20"/>
              <w:szCs w:val="20"/>
            </w:rPr>
          </w:rPrChange>
        </w:rPr>
        <w:t xml:space="preserve">Collect all remaining </w:t>
      </w:r>
      <w:r w:rsidR="005B316B" w:rsidRPr="00E450C2">
        <w:rPr>
          <w:rFonts w:asciiTheme="majorHAnsi" w:hAnsiTheme="majorHAnsi" w:cs="Arial"/>
          <w:sz w:val="20"/>
          <w:szCs w:val="20"/>
          <w:rPrChange w:id="2005" w:author="dbecker" w:date="2016-01-07T14:54:00Z">
            <w:rPr>
              <w:rFonts w:ascii="Arial" w:hAnsi="Arial" w:cs="Arial"/>
              <w:sz w:val="20"/>
              <w:szCs w:val="20"/>
            </w:rPr>
          </w:rPrChange>
        </w:rPr>
        <w:t xml:space="preserve">KI </w:t>
      </w:r>
      <w:r w:rsidRPr="00E450C2">
        <w:rPr>
          <w:rFonts w:asciiTheme="majorHAnsi" w:hAnsiTheme="majorHAnsi" w:cs="Arial"/>
          <w:sz w:val="20"/>
          <w:szCs w:val="20"/>
          <w:rPrChange w:id="2006" w:author="dbecker" w:date="2016-01-07T14:54:00Z">
            <w:rPr>
              <w:rFonts w:ascii="Arial" w:hAnsi="Arial" w:cs="Arial"/>
              <w:sz w:val="20"/>
              <w:szCs w:val="20"/>
            </w:rPr>
          </w:rPrChange>
        </w:rPr>
        <w:t>after being informed by HSEM to discontinue administration, or after</w:t>
      </w:r>
      <w:r w:rsidR="00D92C2A" w:rsidRPr="00E450C2">
        <w:rPr>
          <w:rFonts w:asciiTheme="majorHAnsi" w:hAnsiTheme="majorHAnsi" w:cs="Arial"/>
          <w:sz w:val="20"/>
          <w:szCs w:val="20"/>
          <w:rPrChange w:id="2007" w:author="dbecker" w:date="2016-01-07T14:54:00Z">
            <w:rPr>
              <w:rFonts w:ascii="Arial" w:hAnsi="Arial" w:cs="Arial"/>
              <w:sz w:val="20"/>
              <w:szCs w:val="20"/>
            </w:rPr>
          </w:rPrChange>
        </w:rPr>
        <w:t xml:space="preserve"> four (4)</w:t>
      </w:r>
      <w:r w:rsidR="00093F17" w:rsidRPr="00E450C2" w:rsidDel="00D92C2A">
        <w:rPr>
          <w:rFonts w:asciiTheme="majorHAnsi" w:hAnsiTheme="majorHAnsi" w:cs="Arial"/>
          <w:sz w:val="20"/>
          <w:szCs w:val="20"/>
          <w:rPrChange w:id="2008" w:author="dbecker" w:date="2016-01-07T14:54:00Z">
            <w:rPr>
              <w:rFonts w:ascii="Arial" w:hAnsi="Arial" w:cs="Arial"/>
              <w:sz w:val="20"/>
              <w:szCs w:val="20"/>
            </w:rPr>
          </w:rPrChange>
        </w:rPr>
        <w:t xml:space="preserve"> </w:t>
      </w:r>
      <w:r w:rsidR="00093F17" w:rsidRPr="00E450C2">
        <w:rPr>
          <w:rFonts w:asciiTheme="majorHAnsi" w:hAnsiTheme="majorHAnsi" w:cs="Arial"/>
          <w:sz w:val="20"/>
          <w:szCs w:val="20"/>
          <w:rPrChange w:id="2009" w:author="dbecker" w:date="2016-01-07T14:54:00Z">
            <w:rPr>
              <w:rFonts w:ascii="Arial" w:hAnsi="Arial" w:cs="Arial"/>
              <w:sz w:val="20"/>
              <w:szCs w:val="20"/>
            </w:rPr>
          </w:rPrChange>
        </w:rPr>
        <w:t>d</w:t>
      </w:r>
      <w:r w:rsidR="005B316B" w:rsidRPr="00E450C2">
        <w:rPr>
          <w:rFonts w:asciiTheme="majorHAnsi" w:hAnsiTheme="majorHAnsi" w:cs="Arial"/>
          <w:sz w:val="20"/>
          <w:szCs w:val="20"/>
          <w:rPrChange w:id="2010" w:author="dbecker" w:date="2016-01-07T14:54:00Z">
            <w:rPr>
              <w:rFonts w:ascii="Arial" w:hAnsi="Arial" w:cs="Arial"/>
              <w:sz w:val="20"/>
              <w:szCs w:val="20"/>
            </w:rPr>
          </w:rPrChange>
        </w:rPr>
        <w:t>oses</w:t>
      </w:r>
      <w:r w:rsidRPr="00E450C2">
        <w:rPr>
          <w:rFonts w:asciiTheme="majorHAnsi" w:hAnsiTheme="majorHAnsi" w:cs="Arial"/>
          <w:sz w:val="20"/>
          <w:szCs w:val="20"/>
          <w:rPrChange w:id="2011" w:author="dbecker" w:date="2016-01-07T14:54:00Z">
            <w:rPr>
              <w:rFonts w:ascii="Arial" w:hAnsi="Arial" w:cs="Arial"/>
              <w:sz w:val="20"/>
              <w:szCs w:val="20"/>
            </w:rPr>
          </w:rPrChange>
        </w:rPr>
        <w:t xml:space="preserve"> have been taken, whichever comes </w:t>
      </w:r>
      <w:r w:rsidR="006419B7" w:rsidRPr="00E450C2">
        <w:rPr>
          <w:rFonts w:asciiTheme="majorHAnsi" w:hAnsiTheme="majorHAnsi" w:cs="Arial"/>
          <w:sz w:val="20"/>
          <w:szCs w:val="20"/>
          <w:rPrChange w:id="2012" w:author="dbecker" w:date="2016-01-07T14:54:00Z">
            <w:rPr>
              <w:rFonts w:ascii="Arial" w:hAnsi="Arial" w:cs="Arial"/>
              <w:sz w:val="20"/>
              <w:szCs w:val="20"/>
            </w:rPr>
          </w:rPrChange>
        </w:rPr>
        <w:t>first. Collect</w:t>
      </w:r>
      <w:r w:rsidRPr="00E450C2">
        <w:rPr>
          <w:rFonts w:asciiTheme="majorHAnsi" w:hAnsiTheme="majorHAnsi" w:cs="Arial"/>
          <w:sz w:val="20"/>
          <w:szCs w:val="20"/>
          <w:rPrChange w:id="2013" w:author="dbecker" w:date="2016-01-07T14:54:00Z">
            <w:rPr>
              <w:rFonts w:ascii="Arial" w:hAnsi="Arial" w:cs="Arial"/>
              <w:sz w:val="20"/>
              <w:szCs w:val="20"/>
            </w:rPr>
          </w:rPrChange>
        </w:rPr>
        <w:t xml:space="preserve"> all completed Form 305A, and forward them to the RSO as soon as possible.</w:t>
      </w:r>
    </w:p>
    <w:p w:rsidR="00B24C50" w:rsidRPr="00E450C2" w:rsidRDefault="00943C33" w:rsidP="00943C33">
      <w:pPr>
        <w:pStyle w:val="Heading3"/>
        <w:ind w:left="1080" w:hanging="360"/>
        <w:rPr>
          <w:rFonts w:asciiTheme="majorHAnsi" w:hAnsiTheme="majorHAnsi"/>
          <w:color w:val="0070C0"/>
          <w:sz w:val="20"/>
          <w:rPrChange w:id="2014" w:author="dbecker" w:date="2016-01-07T14:54:00Z">
            <w:rPr>
              <w:sz w:val="20"/>
            </w:rPr>
          </w:rPrChange>
        </w:rPr>
      </w:pPr>
      <w:bookmarkStart w:id="2015" w:name="_Toc431372809"/>
      <w:r w:rsidRPr="00E450C2">
        <w:rPr>
          <w:rFonts w:asciiTheme="majorHAnsi" w:hAnsiTheme="majorHAnsi"/>
          <w:color w:val="0070C0"/>
          <w:sz w:val="20"/>
          <w:rPrChange w:id="2016" w:author="dbecker" w:date="2016-01-07T14:54:00Z">
            <w:rPr>
              <w:sz w:val="20"/>
            </w:rPr>
          </w:rPrChange>
        </w:rPr>
        <w:t xml:space="preserve">6.  </w:t>
      </w:r>
      <w:r w:rsidR="00B24C50" w:rsidRPr="00E450C2">
        <w:rPr>
          <w:rFonts w:asciiTheme="majorHAnsi" w:hAnsiTheme="majorHAnsi"/>
          <w:color w:val="0070C0"/>
          <w:sz w:val="20"/>
          <w:rPrChange w:id="2017" w:author="dbecker" w:date="2016-01-07T14:54:00Z">
            <w:rPr>
              <w:sz w:val="20"/>
            </w:rPr>
          </w:rPrChange>
        </w:rPr>
        <w:t>Actions for Emergency Workers, Institutional Staff and Rockingham County Jail Inmates</w:t>
      </w:r>
      <w:bookmarkEnd w:id="2015"/>
    </w:p>
    <w:p w:rsidR="00B24C50" w:rsidRPr="00E450C2" w:rsidRDefault="00B24C50" w:rsidP="00B24C50">
      <w:pPr>
        <w:jc w:val="both"/>
        <w:rPr>
          <w:rFonts w:asciiTheme="majorHAnsi" w:hAnsiTheme="majorHAnsi" w:cs="Arial"/>
          <w:b/>
          <w:sz w:val="20"/>
          <w:szCs w:val="20"/>
          <w:rPrChange w:id="2018" w:author="dbecker" w:date="2016-01-07T14:54:00Z">
            <w:rPr>
              <w:rFonts w:ascii="Arial" w:hAnsi="Arial" w:cs="Arial"/>
              <w:b/>
              <w:sz w:val="20"/>
              <w:szCs w:val="20"/>
            </w:rPr>
          </w:rPrChange>
        </w:rPr>
      </w:pPr>
    </w:p>
    <w:p w:rsidR="00B24C50" w:rsidRPr="00E450C2" w:rsidRDefault="00B24C50" w:rsidP="00A53939">
      <w:pPr>
        <w:numPr>
          <w:ilvl w:val="0"/>
          <w:numId w:val="5"/>
        </w:numPr>
        <w:tabs>
          <w:tab w:val="clear" w:pos="1080"/>
        </w:tabs>
        <w:ind w:left="1440"/>
        <w:jc w:val="both"/>
        <w:rPr>
          <w:rFonts w:asciiTheme="majorHAnsi" w:hAnsiTheme="majorHAnsi" w:cs="Arial"/>
          <w:sz w:val="20"/>
          <w:szCs w:val="20"/>
          <w:rPrChange w:id="2019" w:author="dbecker" w:date="2016-01-07T14:54:00Z">
            <w:rPr>
              <w:rFonts w:ascii="Arial" w:hAnsi="Arial" w:cs="Arial"/>
              <w:sz w:val="20"/>
              <w:szCs w:val="20"/>
            </w:rPr>
          </w:rPrChange>
        </w:rPr>
      </w:pPr>
      <w:r w:rsidRPr="00E450C2">
        <w:rPr>
          <w:rFonts w:asciiTheme="majorHAnsi" w:hAnsiTheme="majorHAnsi" w:cs="Arial"/>
          <w:sz w:val="20"/>
          <w:szCs w:val="20"/>
          <w:rPrChange w:id="2020" w:author="dbecker" w:date="2016-01-07T14:54:00Z">
            <w:rPr>
              <w:rFonts w:ascii="Arial" w:hAnsi="Arial" w:cs="Arial"/>
              <w:sz w:val="20"/>
              <w:szCs w:val="20"/>
            </w:rPr>
          </w:rPrChange>
        </w:rPr>
        <w:t>When issued KI, read and sign Form 135A, Potassium Iodide Acknowledgement Form.</w:t>
      </w:r>
    </w:p>
    <w:p w:rsidR="0061160E" w:rsidRPr="00E450C2" w:rsidRDefault="0061160E" w:rsidP="0061160E">
      <w:pPr>
        <w:numPr>
          <w:ilvl w:val="0"/>
          <w:numId w:val="5"/>
        </w:numPr>
        <w:tabs>
          <w:tab w:val="clear" w:pos="1080"/>
        </w:tabs>
        <w:ind w:left="1440"/>
        <w:jc w:val="both"/>
        <w:rPr>
          <w:rFonts w:asciiTheme="majorHAnsi" w:hAnsiTheme="majorHAnsi" w:cs="Arial"/>
          <w:sz w:val="20"/>
          <w:szCs w:val="20"/>
          <w:rPrChange w:id="2021" w:author="dbecker" w:date="2016-01-07T14:54:00Z">
            <w:rPr>
              <w:rFonts w:ascii="Arial" w:hAnsi="Arial" w:cs="Arial"/>
              <w:sz w:val="20"/>
              <w:szCs w:val="20"/>
            </w:rPr>
          </w:rPrChange>
        </w:rPr>
      </w:pPr>
      <w:r w:rsidRPr="00E450C2">
        <w:rPr>
          <w:rFonts w:asciiTheme="majorHAnsi" w:hAnsiTheme="majorHAnsi" w:cs="Arial"/>
          <w:sz w:val="20"/>
          <w:szCs w:val="20"/>
          <w:rPrChange w:id="2022" w:author="dbecker" w:date="2016-01-07T14:54:00Z">
            <w:rPr>
              <w:rFonts w:ascii="Arial" w:hAnsi="Arial" w:cs="Arial"/>
              <w:sz w:val="20"/>
              <w:szCs w:val="20"/>
            </w:rPr>
          </w:rPrChange>
        </w:rPr>
        <w:t>Read information sheet provided with KI prior to ingestion.</w:t>
      </w:r>
    </w:p>
    <w:p w:rsidR="00B24C50" w:rsidRPr="00E450C2" w:rsidRDefault="00B24C50" w:rsidP="00A53939">
      <w:pPr>
        <w:numPr>
          <w:ilvl w:val="0"/>
          <w:numId w:val="5"/>
        </w:numPr>
        <w:tabs>
          <w:tab w:val="clear" w:pos="1080"/>
        </w:tabs>
        <w:ind w:left="1440"/>
        <w:jc w:val="both"/>
        <w:rPr>
          <w:rFonts w:asciiTheme="majorHAnsi" w:hAnsiTheme="majorHAnsi" w:cs="Arial"/>
          <w:sz w:val="20"/>
          <w:szCs w:val="20"/>
          <w:rPrChange w:id="2023" w:author="dbecker" w:date="2016-01-07T14:54:00Z">
            <w:rPr>
              <w:rFonts w:ascii="Arial" w:hAnsi="Arial" w:cs="Arial"/>
              <w:sz w:val="20"/>
              <w:szCs w:val="20"/>
            </w:rPr>
          </w:rPrChange>
        </w:rPr>
      </w:pPr>
      <w:r w:rsidRPr="00E450C2">
        <w:rPr>
          <w:rFonts w:asciiTheme="majorHAnsi" w:hAnsiTheme="majorHAnsi" w:cs="Arial"/>
          <w:sz w:val="20"/>
          <w:szCs w:val="20"/>
          <w:rPrChange w:id="2024" w:author="dbecker" w:date="2016-01-07T14:54:00Z">
            <w:rPr>
              <w:rFonts w:ascii="Arial" w:hAnsi="Arial" w:cs="Arial"/>
              <w:sz w:val="20"/>
              <w:szCs w:val="20"/>
            </w:rPr>
          </w:rPrChange>
        </w:rPr>
        <w:t xml:space="preserve">Upon instruction, take </w:t>
      </w:r>
      <w:r w:rsidR="005B316B" w:rsidRPr="00E450C2">
        <w:rPr>
          <w:rFonts w:asciiTheme="majorHAnsi" w:hAnsiTheme="majorHAnsi" w:cs="Arial"/>
          <w:sz w:val="20"/>
          <w:szCs w:val="20"/>
          <w:rPrChange w:id="2025" w:author="dbecker" w:date="2016-01-07T14:54:00Z">
            <w:rPr>
              <w:rFonts w:ascii="Arial" w:hAnsi="Arial" w:cs="Arial"/>
              <w:sz w:val="20"/>
              <w:szCs w:val="20"/>
            </w:rPr>
          </w:rPrChange>
        </w:rPr>
        <w:t>130mg of</w:t>
      </w:r>
      <w:r w:rsidRPr="00E450C2">
        <w:rPr>
          <w:rFonts w:asciiTheme="majorHAnsi" w:hAnsiTheme="majorHAnsi" w:cs="Arial"/>
          <w:sz w:val="20"/>
          <w:szCs w:val="20"/>
          <w:rPrChange w:id="2026" w:author="dbecker" w:date="2016-01-07T14:54:00Z">
            <w:rPr>
              <w:rFonts w:ascii="Arial" w:hAnsi="Arial" w:cs="Arial"/>
              <w:sz w:val="20"/>
              <w:szCs w:val="20"/>
            </w:rPr>
          </w:rPrChange>
        </w:rPr>
        <w:t xml:space="preserve"> KI</w:t>
      </w:r>
      <w:r w:rsidR="00093F17" w:rsidRPr="00E450C2">
        <w:rPr>
          <w:rFonts w:asciiTheme="majorHAnsi" w:hAnsiTheme="majorHAnsi" w:cs="Arial"/>
          <w:sz w:val="20"/>
          <w:szCs w:val="20"/>
          <w:rPrChange w:id="2027" w:author="dbecker" w:date="2016-01-07T14:54:00Z">
            <w:rPr>
              <w:rFonts w:ascii="Arial" w:hAnsi="Arial" w:cs="Arial"/>
              <w:sz w:val="20"/>
              <w:szCs w:val="20"/>
            </w:rPr>
          </w:rPrChange>
        </w:rPr>
        <w:t xml:space="preserve"> per day</w:t>
      </w:r>
      <w:r w:rsidRPr="00E450C2">
        <w:rPr>
          <w:rFonts w:asciiTheme="majorHAnsi" w:hAnsiTheme="majorHAnsi" w:cs="Arial"/>
          <w:sz w:val="20"/>
          <w:szCs w:val="20"/>
          <w:rPrChange w:id="2028" w:author="dbecker" w:date="2016-01-07T14:54:00Z">
            <w:rPr>
              <w:rFonts w:ascii="Arial" w:hAnsi="Arial" w:cs="Arial"/>
              <w:sz w:val="20"/>
              <w:szCs w:val="20"/>
            </w:rPr>
          </w:rPrChange>
        </w:rPr>
        <w:t>.</w:t>
      </w:r>
    </w:p>
    <w:p w:rsidR="00B24C50" w:rsidRPr="00E450C2" w:rsidRDefault="00B24C50" w:rsidP="00A53939">
      <w:pPr>
        <w:numPr>
          <w:ilvl w:val="0"/>
          <w:numId w:val="5"/>
        </w:numPr>
        <w:tabs>
          <w:tab w:val="clear" w:pos="1080"/>
        </w:tabs>
        <w:ind w:left="1440"/>
        <w:jc w:val="both"/>
        <w:rPr>
          <w:rFonts w:asciiTheme="majorHAnsi" w:hAnsiTheme="majorHAnsi" w:cs="Arial"/>
          <w:sz w:val="20"/>
          <w:szCs w:val="20"/>
          <w:rPrChange w:id="2029" w:author="dbecker" w:date="2016-01-07T14:54:00Z">
            <w:rPr>
              <w:rFonts w:ascii="Arial" w:hAnsi="Arial" w:cs="Arial"/>
              <w:sz w:val="20"/>
              <w:szCs w:val="20"/>
            </w:rPr>
          </w:rPrChange>
        </w:rPr>
      </w:pPr>
      <w:r w:rsidRPr="00E450C2">
        <w:rPr>
          <w:rFonts w:asciiTheme="majorHAnsi" w:hAnsiTheme="majorHAnsi" w:cs="Arial"/>
          <w:sz w:val="20"/>
          <w:szCs w:val="20"/>
          <w:rPrChange w:id="2030" w:author="dbecker" w:date="2016-01-07T14:54:00Z">
            <w:rPr>
              <w:rFonts w:ascii="Arial" w:hAnsi="Arial" w:cs="Arial"/>
              <w:sz w:val="20"/>
              <w:szCs w:val="20"/>
            </w:rPr>
          </w:rPrChange>
        </w:rPr>
        <w:t>Make entry on Form 305A, Dosimetry-KI Report Form, noting date &amp; time of ingestion.  Do same for all subsequent ingestions.</w:t>
      </w:r>
    </w:p>
    <w:p w:rsidR="00B24C50" w:rsidRPr="00E450C2" w:rsidRDefault="00B24C50" w:rsidP="00A53939">
      <w:pPr>
        <w:numPr>
          <w:ilvl w:val="0"/>
          <w:numId w:val="5"/>
        </w:numPr>
        <w:tabs>
          <w:tab w:val="clear" w:pos="1080"/>
        </w:tabs>
        <w:ind w:left="1440"/>
        <w:jc w:val="both"/>
        <w:rPr>
          <w:rFonts w:asciiTheme="majorHAnsi" w:hAnsiTheme="majorHAnsi" w:cs="Arial"/>
          <w:sz w:val="20"/>
          <w:szCs w:val="20"/>
          <w:rPrChange w:id="2031" w:author="dbecker" w:date="2016-01-07T14:54:00Z">
            <w:rPr>
              <w:rFonts w:ascii="Arial" w:hAnsi="Arial" w:cs="Arial"/>
              <w:sz w:val="20"/>
              <w:szCs w:val="20"/>
            </w:rPr>
          </w:rPrChange>
        </w:rPr>
      </w:pPr>
      <w:r w:rsidRPr="00E450C2">
        <w:rPr>
          <w:rFonts w:asciiTheme="majorHAnsi" w:hAnsiTheme="majorHAnsi" w:cs="Arial"/>
          <w:sz w:val="20"/>
          <w:szCs w:val="20"/>
          <w:rPrChange w:id="2032" w:author="dbecker" w:date="2016-01-07T14:54:00Z">
            <w:rPr>
              <w:rFonts w:ascii="Arial" w:hAnsi="Arial" w:cs="Arial"/>
              <w:sz w:val="20"/>
              <w:szCs w:val="20"/>
            </w:rPr>
          </w:rPrChange>
        </w:rPr>
        <w:t>Report side effects, if any to your supervisor and discontinue ingestion.</w:t>
      </w:r>
    </w:p>
    <w:p w:rsidR="00B24C50" w:rsidRPr="00E450C2" w:rsidRDefault="00B24C50" w:rsidP="00A53939">
      <w:pPr>
        <w:numPr>
          <w:ilvl w:val="0"/>
          <w:numId w:val="5"/>
        </w:numPr>
        <w:tabs>
          <w:tab w:val="clear" w:pos="1080"/>
        </w:tabs>
        <w:ind w:left="1440"/>
        <w:jc w:val="both"/>
        <w:rPr>
          <w:rFonts w:asciiTheme="majorHAnsi" w:hAnsiTheme="majorHAnsi" w:cs="Arial"/>
          <w:sz w:val="20"/>
          <w:szCs w:val="20"/>
          <w:rPrChange w:id="2033" w:author="dbecker" w:date="2016-01-07T14:54:00Z">
            <w:rPr>
              <w:rFonts w:ascii="Arial" w:hAnsi="Arial" w:cs="Arial"/>
              <w:sz w:val="20"/>
              <w:szCs w:val="20"/>
            </w:rPr>
          </w:rPrChange>
        </w:rPr>
      </w:pPr>
      <w:r w:rsidRPr="00E450C2">
        <w:rPr>
          <w:rFonts w:asciiTheme="majorHAnsi" w:hAnsiTheme="majorHAnsi" w:cs="Arial"/>
          <w:sz w:val="20"/>
          <w:szCs w:val="20"/>
          <w:rPrChange w:id="2034" w:author="dbecker" w:date="2016-01-07T14:54:00Z">
            <w:rPr>
              <w:rFonts w:ascii="Arial" w:hAnsi="Arial" w:cs="Arial"/>
              <w:sz w:val="20"/>
              <w:szCs w:val="20"/>
            </w:rPr>
          </w:rPrChange>
        </w:rPr>
        <w:t xml:space="preserve">Continue taking KI in 24-hour increments, for the </w:t>
      </w:r>
      <w:proofErr w:type="gramStart"/>
      <w:r w:rsidRPr="00E450C2">
        <w:rPr>
          <w:rFonts w:asciiTheme="majorHAnsi" w:hAnsiTheme="majorHAnsi" w:cs="Arial"/>
          <w:sz w:val="20"/>
          <w:szCs w:val="20"/>
          <w:rPrChange w:id="2035" w:author="dbecker" w:date="2016-01-07T14:54:00Z">
            <w:rPr>
              <w:rFonts w:ascii="Arial" w:hAnsi="Arial" w:cs="Arial"/>
              <w:sz w:val="20"/>
              <w:szCs w:val="20"/>
            </w:rPr>
          </w:rPrChange>
        </w:rPr>
        <w:t xml:space="preserve">next </w:t>
      </w:r>
      <w:r w:rsidR="00093F17" w:rsidRPr="00E450C2">
        <w:rPr>
          <w:rFonts w:asciiTheme="majorHAnsi" w:hAnsiTheme="majorHAnsi" w:cs="Arial"/>
          <w:sz w:val="20"/>
          <w:szCs w:val="20"/>
          <w:rPrChange w:id="2036" w:author="dbecker" w:date="2016-01-07T14:54:00Z">
            <w:rPr>
              <w:rFonts w:ascii="Arial" w:hAnsi="Arial" w:cs="Arial"/>
              <w:sz w:val="20"/>
              <w:szCs w:val="20"/>
            </w:rPr>
          </w:rPrChange>
        </w:rPr>
        <w:t xml:space="preserve"> three</w:t>
      </w:r>
      <w:proofErr w:type="gramEnd"/>
      <w:r w:rsidR="00093F17" w:rsidRPr="00E450C2">
        <w:rPr>
          <w:rFonts w:asciiTheme="majorHAnsi" w:hAnsiTheme="majorHAnsi" w:cs="Arial"/>
          <w:sz w:val="20"/>
          <w:szCs w:val="20"/>
          <w:rPrChange w:id="2037" w:author="dbecker" w:date="2016-01-07T14:54:00Z">
            <w:rPr>
              <w:rFonts w:ascii="Arial" w:hAnsi="Arial" w:cs="Arial"/>
              <w:sz w:val="20"/>
              <w:szCs w:val="20"/>
            </w:rPr>
          </w:rPrChange>
        </w:rPr>
        <w:t xml:space="preserve"> (3) </w:t>
      </w:r>
      <w:r w:rsidR="00093F17" w:rsidRPr="00E450C2" w:rsidDel="00093F17">
        <w:rPr>
          <w:rFonts w:asciiTheme="majorHAnsi" w:hAnsiTheme="majorHAnsi" w:cs="Arial"/>
          <w:sz w:val="20"/>
          <w:szCs w:val="20"/>
          <w:rPrChange w:id="2038" w:author="dbecker" w:date="2016-01-07T14:54:00Z">
            <w:rPr>
              <w:rFonts w:ascii="Arial" w:hAnsi="Arial" w:cs="Arial"/>
              <w:sz w:val="20"/>
              <w:szCs w:val="20"/>
            </w:rPr>
          </w:rPrChange>
        </w:rPr>
        <w:t xml:space="preserve"> </w:t>
      </w:r>
      <w:r w:rsidR="00093F17" w:rsidRPr="00E450C2">
        <w:rPr>
          <w:rFonts w:asciiTheme="majorHAnsi" w:hAnsiTheme="majorHAnsi" w:cs="Arial"/>
          <w:sz w:val="20"/>
          <w:szCs w:val="20"/>
          <w:rPrChange w:id="2039" w:author="dbecker" w:date="2016-01-07T14:54:00Z">
            <w:rPr>
              <w:rFonts w:ascii="Arial" w:hAnsi="Arial" w:cs="Arial"/>
              <w:sz w:val="20"/>
              <w:szCs w:val="20"/>
            </w:rPr>
          </w:rPrChange>
        </w:rPr>
        <w:t>d</w:t>
      </w:r>
      <w:r w:rsidRPr="00E450C2">
        <w:rPr>
          <w:rFonts w:asciiTheme="majorHAnsi" w:hAnsiTheme="majorHAnsi" w:cs="Arial"/>
          <w:sz w:val="20"/>
          <w:szCs w:val="20"/>
          <w:rPrChange w:id="2040" w:author="dbecker" w:date="2016-01-07T14:54:00Z">
            <w:rPr>
              <w:rFonts w:ascii="Arial" w:hAnsi="Arial" w:cs="Arial"/>
              <w:sz w:val="20"/>
              <w:szCs w:val="20"/>
            </w:rPr>
          </w:rPrChange>
        </w:rPr>
        <w:t>ays unless instructed otherwise.</w:t>
      </w:r>
    </w:p>
    <w:p w:rsidR="00B24C50" w:rsidRPr="00E450C2" w:rsidRDefault="00B24C50" w:rsidP="00A53939">
      <w:pPr>
        <w:numPr>
          <w:ilvl w:val="0"/>
          <w:numId w:val="5"/>
        </w:numPr>
        <w:tabs>
          <w:tab w:val="clear" w:pos="1080"/>
        </w:tabs>
        <w:ind w:left="1440"/>
        <w:jc w:val="both"/>
        <w:rPr>
          <w:ins w:id="2041" w:author="Richards, Alexander" w:date="2015-10-14T12:04:00Z"/>
          <w:rFonts w:asciiTheme="majorHAnsi" w:hAnsiTheme="majorHAnsi" w:cs="Arial"/>
          <w:sz w:val="20"/>
          <w:szCs w:val="20"/>
          <w:rPrChange w:id="2042" w:author="dbecker" w:date="2016-01-07T14:54:00Z">
            <w:rPr>
              <w:ins w:id="2043" w:author="Richards, Alexander" w:date="2015-10-14T12:04:00Z"/>
              <w:rFonts w:ascii="Arial" w:hAnsi="Arial" w:cs="Arial"/>
              <w:sz w:val="20"/>
              <w:szCs w:val="20"/>
            </w:rPr>
          </w:rPrChange>
        </w:rPr>
      </w:pPr>
      <w:r w:rsidRPr="00E450C2">
        <w:rPr>
          <w:rFonts w:asciiTheme="majorHAnsi" w:hAnsiTheme="majorHAnsi" w:cs="Arial"/>
          <w:sz w:val="20"/>
          <w:szCs w:val="20"/>
          <w:rPrChange w:id="2044" w:author="dbecker" w:date="2016-01-07T14:54:00Z">
            <w:rPr>
              <w:rFonts w:ascii="Arial" w:hAnsi="Arial" w:cs="Arial"/>
              <w:sz w:val="20"/>
              <w:szCs w:val="20"/>
            </w:rPr>
          </w:rPrChange>
        </w:rPr>
        <w:t>Return all unused KI and the completed Form 305A.</w:t>
      </w:r>
    </w:p>
    <w:p w:rsidR="006957E9" w:rsidRPr="00E450C2" w:rsidRDefault="006957E9">
      <w:pPr>
        <w:jc w:val="both"/>
        <w:rPr>
          <w:ins w:id="2045" w:author="Richards, Alexander" w:date="2015-10-14T12:04:00Z"/>
          <w:rFonts w:asciiTheme="majorHAnsi" w:hAnsiTheme="majorHAnsi" w:cs="Arial"/>
          <w:sz w:val="20"/>
          <w:szCs w:val="20"/>
          <w:rPrChange w:id="2046" w:author="dbecker" w:date="2016-01-07T14:54:00Z">
            <w:rPr>
              <w:ins w:id="2047" w:author="Richards, Alexander" w:date="2015-10-14T12:04:00Z"/>
              <w:rFonts w:ascii="Arial" w:hAnsi="Arial" w:cs="Arial"/>
              <w:sz w:val="20"/>
              <w:szCs w:val="20"/>
            </w:rPr>
          </w:rPrChange>
        </w:rPr>
        <w:pPrChange w:id="2048" w:author="Richards, Alexander" w:date="2015-10-14T12:04:00Z">
          <w:pPr>
            <w:numPr>
              <w:numId w:val="5"/>
            </w:numPr>
            <w:tabs>
              <w:tab w:val="num" w:pos="1080"/>
            </w:tabs>
            <w:ind w:left="1440" w:hanging="360"/>
            <w:jc w:val="both"/>
          </w:pPr>
        </w:pPrChange>
      </w:pPr>
    </w:p>
    <w:p w:rsidR="006957E9" w:rsidRPr="00E450C2" w:rsidDel="003D0D59" w:rsidRDefault="006957E9">
      <w:pPr>
        <w:jc w:val="both"/>
        <w:rPr>
          <w:ins w:id="2049" w:author="Richards, Alexander" w:date="2015-10-14T12:04:00Z"/>
          <w:del w:id="2050" w:author="Bartlett, Laura" w:date="2015-10-27T09:42:00Z"/>
          <w:rFonts w:asciiTheme="majorHAnsi" w:hAnsiTheme="majorHAnsi" w:cs="Arial"/>
          <w:sz w:val="20"/>
          <w:szCs w:val="20"/>
          <w:rPrChange w:id="2051" w:author="dbecker" w:date="2016-01-07T14:54:00Z">
            <w:rPr>
              <w:ins w:id="2052" w:author="Richards, Alexander" w:date="2015-10-14T12:04:00Z"/>
              <w:del w:id="2053" w:author="Bartlett, Laura" w:date="2015-10-27T09:42:00Z"/>
              <w:rFonts w:ascii="Arial" w:hAnsi="Arial" w:cs="Arial"/>
              <w:sz w:val="20"/>
              <w:szCs w:val="20"/>
            </w:rPr>
          </w:rPrChange>
        </w:rPr>
        <w:pPrChange w:id="2054" w:author="Richards, Alexander" w:date="2015-10-14T12:04:00Z">
          <w:pPr>
            <w:numPr>
              <w:numId w:val="5"/>
            </w:numPr>
            <w:tabs>
              <w:tab w:val="num" w:pos="1080"/>
            </w:tabs>
            <w:ind w:left="1440" w:hanging="360"/>
            <w:jc w:val="both"/>
          </w:pPr>
        </w:pPrChange>
      </w:pPr>
    </w:p>
    <w:p w:rsidR="006957E9" w:rsidRPr="00E450C2" w:rsidDel="003D0D59" w:rsidRDefault="006957E9">
      <w:pPr>
        <w:jc w:val="both"/>
        <w:rPr>
          <w:ins w:id="2055" w:author="Richards, Alexander" w:date="2015-10-14T12:04:00Z"/>
          <w:del w:id="2056" w:author="Bartlett, Laura" w:date="2015-10-27T09:42:00Z"/>
          <w:rFonts w:asciiTheme="majorHAnsi" w:hAnsiTheme="majorHAnsi" w:cs="Arial"/>
          <w:sz w:val="20"/>
          <w:szCs w:val="20"/>
          <w:rPrChange w:id="2057" w:author="dbecker" w:date="2016-01-07T14:54:00Z">
            <w:rPr>
              <w:ins w:id="2058" w:author="Richards, Alexander" w:date="2015-10-14T12:04:00Z"/>
              <w:del w:id="2059" w:author="Bartlett, Laura" w:date="2015-10-27T09:42:00Z"/>
              <w:rFonts w:ascii="Arial" w:hAnsi="Arial" w:cs="Arial"/>
              <w:sz w:val="20"/>
              <w:szCs w:val="20"/>
            </w:rPr>
          </w:rPrChange>
        </w:rPr>
        <w:pPrChange w:id="2060" w:author="Richards, Alexander" w:date="2015-10-14T12:04:00Z">
          <w:pPr>
            <w:numPr>
              <w:numId w:val="5"/>
            </w:numPr>
            <w:tabs>
              <w:tab w:val="num" w:pos="1080"/>
            </w:tabs>
            <w:ind w:left="1440" w:hanging="360"/>
            <w:jc w:val="both"/>
          </w:pPr>
        </w:pPrChange>
      </w:pPr>
    </w:p>
    <w:p w:rsidR="006957E9" w:rsidRPr="00E450C2" w:rsidDel="003D0D59" w:rsidRDefault="006957E9">
      <w:pPr>
        <w:jc w:val="both"/>
        <w:rPr>
          <w:ins w:id="2061" w:author="Richards, Alexander" w:date="2015-10-14T12:04:00Z"/>
          <w:del w:id="2062" w:author="Bartlett, Laura" w:date="2015-10-27T09:42:00Z"/>
          <w:rFonts w:asciiTheme="majorHAnsi" w:hAnsiTheme="majorHAnsi" w:cs="Arial"/>
          <w:sz w:val="20"/>
          <w:szCs w:val="20"/>
          <w:rPrChange w:id="2063" w:author="dbecker" w:date="2016-01-07T14:54:00Z">
            <w:rPr>
              <w:ins w:id="2064" w:author="Richards, Alexander" w:date="2015-10-14T12:04:00Z"/>
              <w:del w:id="2065" w:author="Bartlett, Laura" w:date="2015-10-27T09:42:00Z"/>
              <w:rFonts w:ascii="Arial" w:hAnsi="Arial" w:cs="Arial"/>
              <w:sz w:val="20"/>
              <w:szCs w:val="20"/>
            </w:rPr>
          </w:rPrChange>
        </w:rPr>
        <w:pPrChange w:id="2066" w:author="Richards, Alexander" w:date="2015-10-14T12:04:00Z">
          <w:pPr>
            <w:numPr>
              <w:numId w:val="5"/>
            </w:numPr>
            <w:tabs>
              <w:tab w:val="num" w:pos="1080"/>
            </w:tabs>
            <w:ind w:left="1440" w:hanging="360"/>
            <w:jc w:val="both"/>
          </w:pPr>
        </w:pPrChange>
      </w:pPr>
    </w:p>
    <w:p w:rsidR="006957E9" w:rsidRPr="00E450C2" w:rsidDel="003D0D59" w:rsidRDefault="006957E9">
      <w:pPr>
        <w:jc w:val="both"/>
        <w:rPr>
          <w:ins w:id="2067" w:author="Richards, Alexander" w:date="2015-10-14T12:04:00Z"/>
          <w:del w:id="2068" w:author="Bartlett, Laura" w:date="2015-10-27T09:42:00Z"/>
          <w:rFonts w:asciiTheme="majorHAnsi" w:hAnsiTheme="majorHAnsi" w:cs="Arial"/>
          <w:sz w:val="20"/>
          <w:szCs w:val="20"/>
          <w:rPrChange w:id="2069" w:author="dbecker" w:date="2016-01-07T14:54:00Z">
            <w:rPr>
              <w:ins w:id="2070" w:author="Richards, Alexander" w:date="2015-10-14T12:04:00Z"/>
              <w:del w:id="2071" w:author="Bartlett, Laura" w:date="2015-10-27T09:42:00Z"/>
              <w:rFonts w:ascii="Arial" w:hAnsi="Arial" w:cs="Arial"/>
              <w:sz w:val="20"/>
              <w:szCs w:val="20"/>
            </w:rPr>
          </w:rPrChange>
        </w:rPr>
        <w:pPrChange w:id="2072" w:author="Richards, Alexander" w:date="2015-10-14T12:04:00Z">
          <w:pPr>
            <w:numPr>
              <w:numId w:val="5"/>
            </w:numPr>
            <w:tabs>
              <w:tab w:val="num" w:pos="1080"/>
            </w:tabs>
            <w:ind w:left="1440" w:hanging="360"/>
            <w:jc w:val="both"/>
          </w:pPr>
        </w:pPrChange>
      </w:pPr>
    </w:p>
    <w:p w:rsidR="006957E9" w:rsidRPr="00E450C2" w:rsidDel="003D0D59" w:rsidRDefault="006957E9">
      <w:pPr>
        <w:jc w:val="both"/>
        <w:rPr>
          <w:ins w:id="2073" w:author="Richards, Alexander" w:date="2015-10-14T12:04:00Z"/>
          <w:del w:id="2074" w:author="Bartlett, Laura" w:date="2015-10-27T09:42:00Z"/>
          <w:rFonts w:asciiTheme="majorHAnsi" w:hAnsiTheme="majorHAnsi" w:cs="Arial"/>
          <w:sz w:val="20"/>
          <w:szCs w:val="20"/>
          <w:rPrChange w:id="2075" w:author="dbecker" w:date="2016-01-07T14:54:00Z">
            <w:rPr>
              <w:ins w:id="2076" w:author="Richards, Alexander" w:date="2015-10-14T12:04:00Z"/>
              <w:del w:id="2077" w:author="Bartlett, Laura" w:date="2015-10-27T09:42:00Z"/>
              <w:rFonts w:ascii="Arial" w:hAnsi="Arial" w:cs="Arial"/>
              <w:sz w:val="20"/>
              <w:szCs w:val="20"/>
            </w:rPr>
          </w:rPrChange>
        </w:rPr>
        <w:pPrChange w:id="2078" w:author="Richards, Alexander" w:date="2015-10-14T12:04:00Z">
          <w:pPr>
            <w:numPr>
              <w:numId w:val="5"/>
            </w:numPr>
            <w:tabs>
              <w:tab w:val="num" w:pos="1080"/>
            </w:tabs>
            <w:ind w:left="1440" w:hanging="360"/>
            <w:jc w:val="both"/>
          </w:pPr>
        </w:pPrChange>
      </w:pPr>
    </w:p>
    <w:p w:rsidR="006957E9" w:rsidRPr="00E450C2" w:rsidDel="003D0D59" w:rsidRDefault="006957E9">
      <w:pPr>
        <w:jc w:val="both"/>
        <w:rPr>
          <w:ins w:id="2079" w:author="Richards, Alexander" w:date="2015-10-14T12:04:00Z"/>
          <w:del w:id="2080" w:author="Bartlett, Laura" w:date="2015-10-27T09:42:00Z"/>
          <w:rFonts w:asciiTheme="majorHAnsi" w:hAnsiTheme="majorHAnsi" w:cs="Arial"/>
          <w:sz w:val="20"/>
          <w:szCs w:val="20"/>
          <w:rPrChange w:id="2081" w:author="dbecker" w:date="2016-01-07T14:54:00Z">
            <w:rPr>
              <w:ins w:id="2082" w:author="Richards, Alexander" w:date="2015-10-14T12:04:00Z"/>
              <w:del w:id="2083" w:author="Bartlett, Laura" w:date="2015-10-27T09:42:00Z"/>
              <w:rFonts w:ascii="Arial" w:hAnsi="Arial" w:cs="Arial"/>
              <w:sz w:val="20"/>
              <w:szCs w:val="20"/>
            </w:rPr>
          </w:rPrChange>
        </w:rPr>
        <w:pPrChange w:id="2084" w:author="Richards, Alexander" w:date="2015-10-14T12:04:00Z">
          <w:pPr>
            <w:numPr>
              <w:numId w:val="5"/>
            </w:numPr>
            <w:tabs>
              <w:tab w:val="num" w:pos="1080"/>
            </w:tabs>
            <w:ind w:left="1440" w:hanging="360"/>
            <w:jc w:val="both"/>
          </w:pPr>
        </w:pPrChange>
      </w:pPr>
    </w:p>
    <w:p w:rsidR="006957E9" w:rsidRPr="00E450C2" w:rsidDel="003D0D59" w:rsidRDefault="006957E9">
      <w:pPr>
        <w:jc w:val="both"/>
        <w:rPr>
          <w:del w:id="2085" w:author="Bartlett, Laura" w:date="2015-10-27T09:42:00Z"/>
          <w:rFonts w:asciiTheme="majorHAnsi" w:hAnsiTheme="majorHAnsi" w:cs="Arial"/>
          <w:sz w:val="20"/>
          <w:szCs w:val="20"/>
          <w:rPrChange w:id="2086" w:author="dbecker" w:date="2016-01-07T14:54:00Z">
            <w:rPr>
              <w:del w:id="2087" w:author="Bartlett, Laura" w:date="2015-10-27T09:42:00Z"/>
              <w:rFonts w:ascii="Arial" w:hAnsi="Arial" w:cs="Arial"/>
              <w:sz w:val="20"/>
              <w:szCs w:val="20"/>
            </w:rPr>
          </w:rPrChange>
        </w:rPr>
        <w:pPrChange w:id="2088" w:author="Richards, Alexander" w:date="2015-10-14T12:04:00Z">
          <w:pPr>
            <w:numPr>
              <w:numId w:val="5"/>
            </w:numPr>
            <w:tabs>
              <w:tab w:val="num" w:pos="1080"/>
            </w:tabs>
            <w:ind w:left="1440" w:hanging="360"/>
            <w:jc w:val="both"/>
          </w:pPr>
        </w:pPrChange>
      </w:pPr>
    </w:p>
    <w:p w:rsidR="00DE1AEC" w:rsidRPr="00E450C2" w:rsidRDefault="0083509F" w:rsidP="0083509F">
      <w:pPr>
        <w:pStyle w:val="Heading3"/>
        <w:ind w:firstLine="720"/>
        <w:rPr>
          <w:rFonts w:asciiTheme="majorHAnsi" w:hAnsiTheme="majorHAnsi"/>
          <w:color w:val="0070C0"/>
          <w:sz w:val="20"/>
          <w:rPrChange w:id="2089" w:author="dbecker" w:date="2016-01-07T14:54:00Z">
            <w:rPr>
              <w:sz w:val="20"/>
            </w:rPr>
          </w:rPrChange>
        </w:rPr>
      </w:pPr>
      <w:bookmarkStart w:id="2090" w:name="_Toc431372810"/>
      <w:r w:rsidRPr="00E450C2">
        <w:rPr>
          <w:rFonts w:asciiTheme="majorHAnsi" w:hAnsiTheme="majorHAnsi"/>
          <w:color w:val="0070C0"/>
          <w:sz w:val="20"/>
          <w:rPrChange w:id="2091" w:author="dbecker" w:date="2016-01-07T14:54:00Z">
            <w:rPr>
              <w:sz w:val="20"/>
            </w:rPr>
          </w:rPrChange>
        </w:rPr>
        <w:t>7.  Decontamination</w:t>
      </w:r>
      <w:bookmarkEnd w:id="2090"/>
    </w:p>
    <w:p w:rsidR="00DE1AEC" w:rsidRPr="00E450C2" w:rsidRDefault="00DE1AEC" w:rsidP="00DE1AEC">
      <w:pPr>
        <w:jc w:val="both"/>
        <w:rPr>
          <w:rFonts w:asciiTheme="majorHAnsi" w:hAnsiTheme="majorHAnsi" w:cs="Arial"/>
          <w:b/>
          <w:sz w:val="20"/>
          <w:szCs w:val="20"/>
          <w:rPrChange w:id="2092" w:author="dbecker" w:date="2016-01-07T14:54:00Z">
            <w:rPr>
              <w:rFonts w:ascii="Arial" w:hAnsi="Arial" w:cs="Arial"/>
              <w:b/>
              <w:sz w:val="20"/>
              <w:szCs w:val="20"/>
            </w:rPr>
          </w:rPrChange>
        </w:rPr>
      </w:pPr>
    </w:p>
    <w:p w:rsidR="0083509F" w:rsidRPr="00E450C2" w:rsidRDefault="0083509F" w:rsidP="0083509F">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16"/>
          <w:szCs w:val="20"/>
          <w:rPrChange w:id="2093" w:author="dbecker" w:date="2016-01-07T14:54:00Z">
            <w:rPr>
              <w:rFonts w:ascii="Arial" w:hAnsi="Arial" w:cs="Arial"/>
              <w:spacing w:val="-3"/>
              <w:sz w:val="16"/>
              <w:szCs w:val="20"/>
            </w:rPr>
          </w:rPrChange>
        </w:rPr>
      </w:pPr>
      <w:r w:rsidRPr="00E450C2">
        <w:rPr>
          <w:rFonts w:asciiTheme="majorHAnsi" w:hAnsiTheme="majorHAnsi" w:cs="Arial"/>
          <w:spacing w:val="-3"/>
          <w:sz w:val="20"/>
          <w:szCs w:val="20"/>
          <w:rPrChange w:id="2094" w:author="dbecker" w:date="2016-01-07T14:54:00Z">
            <w:rPr>
              <w:rFonts w:ascii="Arial" w:hAnsi="Arial" w:cs="Arial"/>
              <w:spacing w:val="-3"/>
              <w:sz w:val="20"/>
              <w:szCs w:val="20"/>
            </w:rPr>
          </w:rPrChange>
        </w:rPr>
        <w:t>Emergency workers, farmers, or others allowed access to the Restricted Zone; equipment and supplies used in the emergency response; evacuees and evacuees' vehicles may become contaminated if radioactive particulates are deposited from the plume.  Host community emergency personnel will monitor evacuees and vehicles arriving at reception centers for contamination.  Depending on the situation, monitoring and decontamination operations near the Restricted Zone access points may be established to limit the spread of contamination.</w:t>
      </w:r>
      <w:r w:rsidR="001A61E5" w:rsidRPr="00E450C2">
        <w:rPr>
          <w:rFonts w:asciiTheme="majorHAnsi" w:hAnsiTheme="majorHAnsi" w:cs="Arial"/>
          <w:rPrChange w:id="2095" w:author="dbecker" w:date="2016-01-07T14:54:00Z">
            <w:rPr>
              <w:rFonts w:ascii="Arial" w:hAnsi="Arial" w:cs="Arial"/>
            </w:rPr>
          </w:rPrChange>
        </w:rPr>
        <w:t xml:space="preserve"> </w:t>
      </w:r>
      <w:r w:rsidR="001A61E5" w:rsidRPr="00E450C2">
        <w:rPr>
          <w:rFonts w:asciiTheme="majorHAnsi" w:hAnsiTheme="majorHAnsi" w:cs="Arial"/>
          <w:sz w:val="20"/>
          <w:rPrChange w:id="2096" w:author="dbecker" w:date="2016-01-07T14:54:00Z">
            <w:rPr>
              <w:rFonts w:ascii="Arial" w:hAnsi="Arial" w:cs="Arial"/>
              <w:sz w:val="20"/>
            </w:rPr>
          </w:rPrChange>
        </w:rPr>
        <w:t xml:space="preserve">Emergency workers, vehicles, equipment, and supplies </w:t>
      </w:r>
      <w:r w:rsidR="00F170CF" w:rsidRPr="00E450C2">
        <w:rPr>
          <w:rFonts w:asciiTheme="majorHAnsi" w:hAnsiTheme="majorHAnsi" w:cs="Arial"/>
          <w:sz w:val="20"/>
          <w:rPrChange w:id="2097" w:author="dbecker" w:date="2016-01-07T14:54:00Z">
            <w:rPr>
              <w:rFonts w:ascii="Arial" w:hAnsi="Arial" w:cs="Arial"/>
              <w:sz w:val="20"/>
            </w:rPr>
          </w:rPrChange>
        </w:rPr>
        <w:t>will</w:t>
      </w:r>
      <w:r w:rsidR="001A61E5" w:rsidRPr="00E450C2">
        <w:rPr>
          <w:rFonts w:asciiTheme="majorHAnsi" w:hAnsiTheme="majorHAnsi" w:cs="Arial"/>
          <w:sz w:val="20"/>
          <w:rPrChange w:id="2098" w:author="dbecker" w:date="2016-01-07T14:54:00Z">
            <w:rPr>
              <w:rFonts w:ascii="Arial" w:hAnsi="Arial" w:cs="Arial"/>
              <w:sz w:val="20"/>
            </w:rPr>
          </w:rPrChange>
        </w:rPr>
        <w:t xml:space="preserve"> be monitored for contamination and, if required, decontaminated at a reception center.</w:t>
      </w:r>
    </w:p>
    <w:p w:rsidR="0083509F" w:rsidRPr="00E450C2" w:rsidRDefault="0083509F" w:rsidP="0083509F">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099" w:author="dbecker" w:date="2016-01-07T14:54:00Z">
            <w:rPr>
              <w:rFonts w:ascii="Arial" w:hAnsi="Arial" w:cs="Arial"/>
              <w:spacing w:val="-3"/>
              <w:sz w:val="20"/>
              <w:szCs w:val="20"/>
            </w:rPr>
          </w:rPrChange>
        </w:rPr>
      </w:pPr>
    </w:p>
    <w:p w:rsidR="00DE1AEC" w:rsidRPr="00ED71FD" w:rsidRDefault="00FB5935" w:rsidP="00BE651F">
      <w:pPr>
        <w:pStyle w:val="Heading2"/>
        <w:numPr>
          <w:ilvl w:val="1"/>
          <w:numId w:val="36"/>
        </w:numPr>
        <w:tabs>
          <w:tab w:val="num" w:pos="900"/>
        </w:tabs>
        <w:ind w:hanging="912"/>
        <w:rPr>
          <w:rFonts w:ascii="Cambria" w:hAnsi="Cambria"/>
          <w:i w:val="0"/>
          <w:iCs w:val="0"/>
          <w:color w:val="0070C0"/>
          <w:sz w:val="20"/>
          <w:rPrChange w:id="2100" w:author="dbecker" w:date="2015-10-07T12:50:00Z">
            <w:rPr>
              <w:i w:val="0"/>
              <w:iCs w:val="0"/>
              <w:sz w:val="20"/>
            </w:rPr>
          </w:rPrChange>
        </w:rPr>
      </w:pPr>
      <w:bookmarkStart w:id="2101" w:name="_Toc431372812"/>
      <w:r w:rsidRPr="00ED71FD">
        <w:rPr>
          <w:rFonts w:ascii="Cambria" w:hAnsi="Cambria"/>
          <w:i w:val="0"/>
          <w:iCs w:val="0"/>
          <w:color w:val="0070C0"/>
          <w:sz w:val="20"/>
          <w:rPrChange w:id="2102" w:author="dbecker" w:date="2015-10-07T12:50:00Z">
            <w:rPr>
              <w:i w:val="0"/>
              <w:iCs w:val="0"/>
              <w:sz w:val="20"/>
            </w:rPr>
          </w:rPrChange>
        </w:rPr>
        <w:lastRenderedPageBreak/>
        <w:t>Protective Response</w:t>
      </w:r>
      <w:bookmarkEnd w:id="2101"/>
    </w:p>
    <w:p w:rsidR="002B1974" w:rsidRPr="002B1974" w:rsidRDefault="002B1974" w:rsidP="002B1974">
      <w:pPr>
        <w:ind w:left="1080"/>
      </w:pPr>
    </w:p>
    <w:p w:rsidR="00DE1AEC" w:rsidRPr="00E450C2" w:rsidRDefault="002B1974" w:rsidP="00A53939">
      <w:pPr>
        <w:ind w:left="900"/>
        <w:jc w:val="both"/>
        <w:rPr>
          <w:rFonts w:asciiTheme="majorHAnsi" w:hAnsiTheme="majorHAnsi" w:cs="Arial"/>
          <w:sz w:val="20"/>
          <w:szCs w:val="20"/>
          <w:rPrChange w:id="2103" w:author="dbecker" w:date="2016-01-07T14:54:00Z">
            <w:rPr>
              <w:rFonts w:ascii="Arial" w:hAnsi="Arial" w:cs="Arial"/>
              <w:sz w:val="20"/>
              <w:szCs w:val="20"/>
            </w:rPr>
          </w:rPrChange>
        </w:rPr>
      </w:pPr>
      <w:r w:rsidRPr="00E450C2">
        <w:rPr>
          <w:rFonts w:asciiTheme="majorHAnsi" w:hAnsiTheme="majorHAnsi" w:cs="Arial"/>
          <w:sz w:val="20"/>
          <w:szCs w:val="20"/>
          <w:rPrChange w:id="2104" w:author="dbecker" w:date="2016-01-07T14:54:00Z">
            <w:rPr>
              <w:rFonts w:ascii="Arial" w:hAnsi="Arial" w:cs="Arial"/>
              <w:sz w:val="20"/>
              <w:szCs w:val="20"/>
            </w:rPr>
          </w:rPrChange>
        </w:rPr>
        <w:t>There are several actions that may be taken to protect the public in the event of an actual or potential radioactive release.  The application of a particular action would depend upon a number of factors, such as time, demographics, wind direction and velocity, weather conditions, and accident severity.  The Governor of New Hampshire, in consultation with HSEM and DPHS has the ultimate responsibility and will make the final decision on recommended protective actions.</w:t>
      </w:r>
    </w:p>
    <w:p w:rsidR="002B1974" w:rsidRPr="00E450C2" w:rsidRDefault="002B1974" w:rsidP="00A53939">
      <w:pPr>
        <w:ind w:left="900"/>
        <w:jc w:val="both"/>
        <w:rPr>
          <w:rFonts w:asciiTheme="majorHAnsi" w:hAnsiTheme="majorHAnsi" w:cs="Arial"/>
          <w:sz w:val="20"/>
          <w:szCs w:val="20"/>
          <w:rPrChange w:id="2105" w:author="dbecker" w:date="2016-01-07T14:54:00Z">
            <w:rPr>
              <w:rFonts w:ascii="Arial" w:hAnsi="Arial" w:cs="Arial"/>
              <w:sz w:val="20"/>
              <w:szCs w:val="20"/>
            </w:rPr>
          </w:rPrChange>
        </w:rPr>
      </w:pPr>
    </w:p>
    <w:p w:rsidR="002B1974" w:rsidRPr="00E450C2" w:rsidRDefault="002B1974" w:rsidP="00A53939">
      <w:p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06"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07" w:author="dbecker" w:date="2016-01-07T14:54:00Z">
            <w:rPr>
              <w:rFonts w:ascii="Arial" w:hAnsi="Arial" w:cs="Arial"/>
              <w:spacing w:val="-3"/>
              <w:sz w:val="20"/>
              <w:szCs w:val="20"/>
            </w:rPr>
          </w:rPrChange>
        </w:rPr>
        <w:t>Protective actions include both measures to minimize direct exposure within the Plume Exposure Pathway Emergency Planning Zone (EPZ) and measures to minimize indirect exposure within the Ingestion Exposure Pathway EPZ.  The former includes access control to affected areas, sheltering, and evacuation.  The latter includes control of food, water, and milk.  Protective actions in New Hampshire will be formulated on a town-by-town basis for the New Hampshire portion of the VY EPZ and by ERPAs for Seabrook Station.</w:t>
      </w:r>
      <w:r w:rsidR="00372E1B" w:rsidRPr="00E450C2">
        <w:rPr>
          <w:rFonts w:asciiTheme="majorHAnsi" w:hAnsiTheme="majorHAnsi" w:cs="Arial"/>
          <w:spacing w:val="-3"/>
          <w:sz w:val="20"/>
          <w:szCs w:val="20"/>
          <w:rPrChange w:id="2108" w:author="dbecker" w:date="2016-01-07T14:54:00Z">
            <w:rPr>
              <w:rFonts w:ascii="Arial" w:hAnsi="Arial" w:cs="Arial"/>
              <w:spacing w:val="-3"/>
              <w:sz w:val="20"/>
              <w:szCs w:val="20"/>
            </w:rPr>
          </w:rPrChange>
        </w:rPr>
        <w:t xml:space="preserve"> </w:t>
      </w:r>
      <w:r w:rsidRPr="00E450C2">
        <w:rPr>
          <w:rFonts w:asciiTheme="majorHAnsi" w:hAnsiTheme="majorHAnsi" w:cs="Arial"/>
          <w:spacing w:val="-3"/>
          <w:sz w:val="20"/>
          <w:szCs w:val="20"/>
          <w:rPrChange w:id="2109" w:author="dbecker" w:date="2016-01-07T14:54:00Z">
            <w:rPr>
              <w:rFonts w:ascii="Arial" w:hAnsi="Arial" w:cs="Arial"/>
              <w:spacing w:val="-3"/>
              <w:sz w:val="20"/>
              <w:szCs w:val="20"/>
            </w:rPr>
          </w:rPrChange>
        </w:rPr>
        <w:t>If any portion of a community is determined to be affected, the appropriate protective action recommendation (PAR) will be made for the entire town</w:t>
      </w:r>
      <w:r w:rsidR="00372E1B" w:rsidRPr="00E450C2">
        <w:rPr>
          <w:rFonts w:asciiTheme="majorHAnsi" w:hAnsiTheme="majorHAnsi" w:cs="Arial"/>
          <w:spacing w:val="-3"/>
          <w:sz w:val="20"/>
          <w:szCs w:val="20"/>
          <w:rPrChange w:id="2110" w:author="dbecker" w:date="2016-01-07T14:54:00Z">
            <w:rPr>
              <w:rFonts w:ascii="Arial" w:hAnsi="Arial" w:cs="Arial"/>
              <w:spacing w:val="-3"/>
              <w:sz w:val="20"/>
              <w:szCs w:val="20"/>
            </w:rPr>
          </w:rPrChange>
        </w:rPr>
        <w:t>.</w:t>
      </w:r>
      <w:r w:rsidRPr="00E450C2">
        <w:rPr>
          <w:rFonts w:asciiTheme="majorHAnsi" w:hAnsiTheme="majorHAnsi" w:cs="Arial"/>
          <w:spacing w:val="-3"/>
          <w:sz w:val="20"/>
          <w:szCs w:val="20"/>
          <w:rPrChange w:id="2111" w:author="dbecker" w:date="2016-01-07T14:54:00Z">
            <w:rPr>
              <w:rFonts w:ascii="Arial" w:hAnsi="Arial" w:cs="Arial"/>
              <w:spacing w:val="-3"/>
              <w:sz w:val="20"/>
              <w:szCs w:val="20"/>
            </w:rPr>
          </w:rPrChange>
        </w:rPr>
        <w:t xml:space="preserve"> </w:t>
      </w:r>
    </w:p>
    <w:p w:rsidR="00372E1B" w:rsidRPr="00E450C2" w:rsidRDefault="00372E1B" w:rsidP="00A53939">
      <w:p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12" w:author="dbecker" w:date="2016-01-07T14:54:00Z">
            <w:rPr>
              <w:rFonts w:ascii="Arial" w:hAnsi="Arial" w:cs="Arial"/>
              <w:spacing w:val="-3"/>
              <w:sz w:val="20"/>
              <w:szCs w:val="20"/>
            </w:rPr>
          </w:rPrChange>
        </w:rPr>
      </w:pPr>
    </w:p>
    <w:p w:rsidR="00372E1B" w:rsidRPr="00E450C2" w:rsidRDefault="00372E1B" w:rsidP="00A53939">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13"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14" w:author="dbecker" w:date="2016-01-07T14:54:00Z">
            <w:rPr>
              <w:rFonts w:ascii="Arial" w:hAnsi="Arial" w:cs="Arial"/>
              <w:spacing w:val="-3"/>
              <w:sz w:val="20"/>
              <w:szCs w:val="20"/>
            </w:rPr>
          </w:rPrChange>
        </w:rPr>
        <w:t xml:space="preserve">Access control can be highly effective in preventing the exposure of personnel by barring their entrance into possible exposure areas.  It consists of the establishment of barriers and the assignment of personnel to prevent non-residents and people not involved in the emergency response from entering all or part of the Plume Exposure Pathway EPZ.  It is also an effective means of reducing traffic congestion on key roadways.  Before and during the early stages of the emergency, the purpose of the traffic/access control is to facilitate the movement of vehicles and to discourage nonessential personnel from entering the area.                                                                                                      </w:t>
      </w:r>
    </w:p>
    <w:p w:rsidR="00DE1AEC" w:rsidRPr="00E450C2" w:rsidRDefault="00DE1AEC" w:rsidP="00A53939">
      <w:pPr>
        <w:tabs>
          <w:tab w:val="left" w:pos="1080"/>
        </w:tabs>
        <w:ind w:left="900"/>
        <w:jc w:val="both"/>
        <w:rPr>
          <w:rFonts w:asciiTheme="majorHAnsi" w:hAnsiTheme="majorHAnsi" w:cs="Arial"/>
          <w:b/>
          <w:sz w:val="20"/>
          <w:szCs w:val="20"/>
          <w:rPrChange w:id="2115" w:author="dbecker" w:date="2016-01-07T14:54:00Z">
            <w:rPr>
              <w:rFonts w:ascii="Arial" w:hAnsi="Arial" w:cs="Arial"/>
              <w:b/>
              <w:sz w:val="20"/>
              <w:szCs w:val="20"/>
            </w:rPr>
          </w:rPrChange>
        </w:rPr>
      </w:pPr>
    </w:p>
    <w:p w:rsidR="00DE1AEC" w:rsidRPr="00E450C2" w:rsidRDefault="00DE1AEC" w:rsidP="00A53939">
      <w:pPr>
        <w:tabs>
          <w:tab w:val="left" w:pos="1080"/>
        </w:tabs>
        <w:ind w:left="900"/>
        <w:jc w:val="both"/>
        <w:rPr>
          <w:rFonts w:asciiTheme="majorHAnsi" w:hAnsiTheme="majorHAnsi" w:cs="Arial"/>
          <w:b/>
          <w:sz w:val="20"/>
          <w:szCs w:val="20"/>
          <w:rPrChange w:id="2116" w:author="dbecker" w:date="2016-01-07T14:54:00Z">
            <w:rPr>
              <w:rFonts w:ascii="Arial" w:hAnsi="Arial" w:cs="Arial"/>
              <w:b/>
              <w:sz w:val="20"/>
              <w:szCs w:val="20"/>
            </w:rPr>
          </w:rPrChange>
        </w:rPr>
      </w:pPr>
    </w:p>
    <w:p w:rsidR="00FF75BF" w:rsidRPr="00E450C2" w:rsidRDefault="00FF75BF" w:rsidP="00A53939">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sz w:val="20"/>
          <w:szCs w:val="20"/>
          <w:rPrChange w:id="2117" w:author="dbecker" w:date="2016-01-07T14:54:00Z">
            <w:rPr>
              <w:rFonts w:ascii="Arial" w:hAnsi="Arial"/>
              <w:sz w:val="20"/>
              <w:szCs w:val="20"/>
            </w:rPr>
          </w:rPrChange>
        </w:rPr>
      </w:pPr>
      <w:r w:rsidRPr="00E450C2">
        <w:rPr>
          <w:rFonts w:asciiTheme="majorHAnsi" w:hAnsiTheme="majorHAnsi"/>
          <w:sz w:val="20"/>
          <w:szCs w:val="20"/>
          <w:rPrChange w:id="2118" w:author="dbecker" w:date="2016-01-07T14:54:00Z">
            <w:rPr>
              <w:rFonts w:ascii="Arial" w:hAnsi="Arial"/>
              <w:sz w:val="20"/>
              <w:szCs w:val="20"/>
            </w:rPr>
          </w:rPrChange>
        </w:rPr>
        <w:t>The New Hampshire State Police will assist in establishing access control for sheltered and evacuated areas in the Plume Exposure Pathway EPZ.  The State Police may assist with traffic control points in sheltered areas if requested by local law enforcement agencies.  During situations where traffic must flow out of the State of New Hampshire, the New Hampshire State Police will inform and coordinate with the State of Vermont and with the Commonwealth of Massachusetts, as appropriate.</w:t>
      </w:r>
    </w:p>
    <w:p w:rsidR="00FF75BF" w:rsidRPr="00E450C2" w:rsidRDefault="00FF75BF" w:rsidP="00A53939">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sz w:val="20"/>
          <w:szCs w:val="20"/>
          <w:rPrChange w:id="2119" w:author="dbecker" w:date="2016-01-07T14:54:00Z">
            <w:rPr>
              <w:rFonts w:ascii="Arial" w:hAnsi="Arial"/>
              <w:sz w:val="20"/>
              <w:szCs w:val="20"/>
            </w:rPr>
          </w:rPrChange>
        </w:rPr>
      </w:pPr>
    </w:p>
    <w:p w:rsidR="00FF75BF" w:rsidRPr="00E450C2" w:rsidRDefault="00FF75BF" w:rsidP="00A53939">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sz w:val="20"/>
          <w:szCs w:val="20"/>
          <w:rPrChange w:id="2120" w:author="dbecker" w:date="2016-01-07T14:54:00Z">
            <w:rPr>
              <w:rFonts w:ascii="Arial" w:hAnsi="Arial"/>
              <w:sz w:val="20"/>
              <w:szCs w:val="20"/>
            </w:rPr>
          </w:rPrChange>
        </w:rPr>
      </w:pPr>
      <w:r w:rsidRPr="00E450C2">
        <w:rPr>
          <w:rFonts w:asciiTheme="majorHAnsi" w:hAnsiTheme="majorHAnsi"/>
          <w:sz w:val="20"/>
          <w:szCs w:val="20"/>
          <w:rPrChange w:id="2121" w:author="dbecker" w:date="2016-01-07T14:54:00Z">
            <w:rPr>
              <w:rFonts w:ascii="Arial" w:hAnsi="Arial"/>
              <w:sz w:val="20"/>
              <w:szCs w:val="20"/>
            </w:rPr>
          </w:rPrChange>
        </w:rPr>
        <w:t xml:space="preserve">State Police Troop C has its headquarters in Keene, New Hampshire.  The Troop C procedures describe the methods to be used to exclude unauthorized persons from the Vermont Yankee Plume Exposure Pathway EPZ or a subsequently designated Restricted Zone. Troop </w:t>
      </w:r>
      <w:proofErr w:type="gramStart"/>
      <w:r w:rsidR="001E1550" w:rsidRPr="00E450C2">
        <w:rPr>
          <w:rFonts w:asciiTheme="majorHAnsi" w:hAnsiTheme="majorHAnsi"/>
          <w:sz w:val="20"/>
          <w:szCs w:val="20"/>
          <w:rPrChange w:id="2122" w:author="dbecker" w:date="2016-01-07T14:54:00Z">
            <w:rPr>
              <w:rFonts w:ascii="Arial" w:hAnsi="Arial"/>
              <w:sz w:val="20"/>
              <w:szCs w:val="20"/>
            </w:rPr>
          </w:rPrChange>
        </w:rPr>
        <w:t>A</w:t>
      </w:r>
      <w:proofErr w:type="gramEnd"/>
      <w:r w:rsidR="001E1550" w:rsidRPr="00E450C2">
        <w:rPr>
          <w:rFonts w:asciiTheme="majorHAnsi" w:hAnsiTheme="majorHAnsi"/>
          <w:sz w:val="20"/>
          <w:szCs w:val="20"/>
          <w:rPrChange w:id="2123" w:author="dbecker" w:date="2016-01-07T14:54:00Z">
            <w:rPr>
              <w:rFonts w:ascii="Arial" w:hAnsi="Arial"/>
              <w:sz w:val="20"/>
              <w:szCs w:val="20"/>
            </w:rPr>
          </w:rPrChange>
        </w:rPr>
        <w:t xml:space="preserve"> </w:t>
      </w:r>
      <w:r w:rsidRPr="00E450C2">
        <w:rPr>
          <w:rFonts w:asciiTheme="majorHAnsi" w:hAnsiTheme="majorHAnsi"/>
          <w:sz w:val="20"/>
          <w:szCs w:val="20"/>
          <w:rPrChange w:id="2124" w:author="dbecker" w:date="2016-01-07T14:54:00Z">
            <w:rPr>
              <w:rFonts w:ascii="Arial" w:hAnsi="Arial"/>
              <w:sz w:val="20"/>
              <w:szCs w:val="20"/>
            </w:rPr>
          </w:rPrChange>
        </w:rPr>
        <w:t>procedures describe the methods to be used for the Seabrook Station EPZ.   Use of State Police for this function allows the local police departments to concentrate on traffic control and law enforcement within their community.</w:t>
      </w:r>
    </w:p>
    <w:p w:rsidR="00C0682F" w:rsidRDefault="00C0682F" w:rsidP="00A53939">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Arial" w:hAnsi="Arial"/>
          <w:sz w:val="20"/>
          <w:szCs w:val="20"/>
        </w:rPr>
      </w:pPr>
    </w:p>
    <w:p w:rsidR="00FF75BF" w:rsidRPr="00ED71FD" w:rsidRDefault="00FF75BF" w:rsidP="00BE651F">
      <w:pPr>
        <w:pStyle w:val="Heading2"/>
        <w:ind w:left="900" w:hanging="360"/>
        <w:rPr>
          <w:rFonts w:ascii="Cambria" w:hAnsi="Cambria"/>
          <w:i w:val="0"/>
          <w:iCs w:val="0"/>
          <w:color w:val="0070C0"/>
          <w:sz w:val="20"/>
          <w:rPrChange w:id="2125" w:author="dbecker" w:date="2015-10-07T12:50:00Z">
            <w:rPr>
              <w:i w:val="0"/>
              <w:iCs w:val="0"/>
              <w:sz w:val="20"/>
            </w:rPr>
          </w:rPrChange>
        </w:rPr>
      </w:pPr>
      <w:bookmarkStart w:id="2126" w:name="_Toc431372813"/>
      <w:r w:rsidRPr="00ED71FD">
        <w:rPr>
          <w:rFonts w:ascii="Cambria" w:hAnsi="Cambria"/>
          <w:i w:val="0"/>
          <w:iCs w:val="0"/>
          <w:color w:val="0070C0"/>
          <w:sz w:val="20"/>
          <w:rPrChange w:id="2127" w:author="dbecker" w:date="2015-10-07T12:50:00Z">
            <w:rPr>
              <w:i w:val="0"/>
              <w:iCs w:val="0"/>
              <w:sz w:val="20"/>
            </w:rPr>
          </w:rPrChange>
        </w:rPr>
        <w:t xml:space="preserve">J. </w:t>
      </w:r>
      <w:ins w:id="2128" w:author="dbecker" w:date="2015-11-09T13:43:00Z">
        <w:r w:rsidR="0000185D">
          <w:rPr>
            <w:rFonts w:ascii="Cambria" w:hAnsi="Cambria"/>
            <w:i w:val="0"/>
            <w:iCs w:val="0"/>
            <w:color w:val="0070C0"/>
            <w:sz w:val="20"/>
          </w:rPr>
          <w:t xml:space="preserve">   </w:t>
        </w:r>
      </w:ins>
      <w:r w:rsidRPr="00ED71FD">
        <w:rPr>
          <w:rFonts w:ascii="Cambria" w:hAnsi="Cambria"/>
          <w:i w:val="0"/>
          <w:iCs w:val="0"/>
          <w:color w:val="0070C0"/>
          <w:sz w:val="20"/>
          <w:rPrChange w:id="2129" w:author="dbecker" w:date="2015-10-07T12:50:00Z">
            <w:rPr>
              <w:i w:val="0"/>
              <w:iCs w:val="0"/>
              <w:sz w:val="20"/>
            </w:rPr>
          </w:rPrChange>
        </w:rPr>
        <w:t xml:space="preserve"> Sheltering–in-Place</w:t>
      </w:r>
      <w:bookmarkEnd w:id="2126"/>
    </w:p>
    <w:p w:rsidR="00DE1AEC" w:rsidRDefault="00DE1AEC" w:rsidP="00DE1AEC">
      <w:pPr>
        <w:jc w:val="both"/>
        <w:rPr>
          <w:rFonts w:ascii="Arial" w:hAnsi="Arial" w:cs="Arial"/>
          <w:b/>
          <w:sz w:val="20"/>
          <w:szCs w:val="20"/>
        </w:rPr>
      </w:pPr>
    </w:p>
    <w:p w:rsidR="00FF75BF" w:rsidRPr="00E450C2" w:rsidRDefault="00FF75BF" w:rsidP="00BE651F">
      <w:p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30"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31" w:author="dbecker" w:date="2016-01-07T14:54:00Z">
            <w:rPr>
              <w:rFonts w:ascii="Arial" w:hAnsi="Arial" w:cs="Arial"/>
              <w:spacing w:val="-3"/>
              <w:sz w:val="20"/>
              <w:szCs w:val="20"/>
            </w:rPr>
          </w:rPrChange>
        </w:rPr>
        <w:t>Sheltering</w:t>
      </w:r>
      <w:r w:rsidR="00410944" w:rsidRPr="00E450C2">
        <w:rPr>
          <w:rFonts w:asciiTheme="majorHAnsi" w:hAnsiTheme="majorHAnsi" w:cs="Arial"/>
          <w:spacing w:val="-3"/>
          <w:sz w:val="20"/>
          <w:szCs w:val="20"/>
          <w:rPrChange w:id="2132" w:author="dbecker" w:date="2016-01-07T14:54:00Z">
            <w:rPr>
              <w:rFonts w:ascii="Arial" w:hAnsi="Arial" w:cs="Arial"/>
              <w:spacing w:val="-3"/>
              <w:sz w:val="20"/>
              <w:szCs w:val="20"/>
            </w:rPr>
          </w:rPrChange>
        </w:rPr>
        <w:t>-in-place</w:t>
      </w:r>
      <w:r w:rsidRPr="00E450C2">
        <w:rPr>
          <w:rFonts w:asciiTheme="majorHAnsi" w:hAnsiTheme="majorHAnsi" w:cs="Arial"/>
          <w:spacing w:val="-3"/>
          <w:sz w:val="20"/>
          <w:szCs w:val="20"/>
          <w:rPrChange w:id="2133" w:author="dbecker" w:date="2016-01-07T14:54:00Z">
            <w:rPr>
              <w:rFonts w:ascii="Arial" w:hAnsi="Arial" w:cs="Arial"/>
              <w:spacing w:val="-3"/>
              <w:sz w:val="20"/>
              <w:szCs w:val="20"/>
            </w:rPr>
          </w:rPrChange>
        </w:rPr>
        <w:t xml:space="preserve"> involves remaining inside, closing doors and windows, turning off ventilation systems, extinguishing all unnecessary combustion, and sealing, to the extent possible, any other access to the outdoor air.  These actions limit the exchange of indoor air with outdoor air that may be contaminated with radioactive materials.  Heavier construction materials or increased layers of building material increase the amount of protection from exposure to radiation.  Therefore, shelter should be sought in the lowest level of the building (i.e., in basements), away from windows.  Sheltering</w:t>
      </w:r>
      <w:r w:rsidR="00410944" w:rsidRPr="00E450C2">
        <w:rPr>
          <w:rFonts w:asciiTheme="majorHAnsi" w:hAnsiTheme="majorHAnsi" w:cs="Arial"/>
          <w:spacing w:val="-3"/>
          <w:sz w:val="20"/>
          <w:szCs w:val="20"/>
          <w:rPrChange w:id="2134" w:author="dbecker" w:date="2016-01-07T14:54:00Z">
            <w:rPr>
              <w:rFonts w:ascii="Arial" w:hAnsi="Arial" w:cs="Arial"/>
              <w:spacing w:val="-3"/>
              <w:sz w:val="20"/>
              <w:szCs w:val="20"/>
            </w:rPr>
          </w:rPrChange>
        </w:rPr>
        <w:t>-in-place</w:t>
      </w:r>
      <w:r w:rsidRPr="00E450C2">
        <w:rPr>
          <w:rFonts w:asciiTheme="majorHAnsi" w:hAnsiTheme="majorHAnsi" w:cs="Arial"/>
          <w:spacing w:val="-3"/>
          <w:sz w:val="20"/>
          <w:szCs w:val="20"/>
          <w:rPrChange w:id="2135" w:author="dbecker" w:date="2016-01-07T14:54:00Z">
            <w:rPr>
              <w:rFonts w:ascii="Arial" w:hAnsi="Arial" w:cs="Arial"/>
              <w:spacing w:val="-3"/>
              <w:sz w:val="20"/>
              <w:szCs w:val="20"/>
            </w:rPr>
          </w:rPrChange>
        </w:rPr>
        <w:t xml:space="preserve"> can reduce both external and thyroid radiation doses.</w:t>
      </w:r>
    </w:p>
    <w:p w:rsidR="00DE1AEC" w:rsidRDefault="00DE1AEC" w:rsidP="00BE651F">
      <w:pPr>
        <w:tabs>
          <w:tab w:val="left" w:pos="900"/>
        </w:tabs>
        <w:ind w:left="900" w:firstLine="180"/>
        <w:jc w:val="both"/>
        <w:rPr>
          <w:rFonts w:ascii="Arial" w:hAnsi="Arial" w:cs="Arial"/>
          <w:b/>
          <w:sz w:val="20"/>
          <w:szCs w:val="20"/>
        </w:rPr>
      </w:pPr>
    </w:p>
    <w:p w:rsidR="00FF75BF" w:rsidRPr="00E450C2" w:rsidRDefault="00FF75BF" w:rsidP="00BE651F">
      <w:pPr>
        <w:pStyle w:val="BodyText2"/>
        <w:tabs>
          <w:tab w:val="left" w:pos="900"/>
        </w:tabs>
        <w:spacing w:line="240" w:lineRule="auto"/>
        <w:ind w:left="900"/>
        <w:jc w:val="both"/>
        <w:rPr>
          <w:rFonts w:asciiTheme="majorHAnsi" w:hAnsiTheme="majorHAnsi" w:cs="Arial"/>
          <w:sz w:val="20"/>
          <w:szCs w:val="20"/>
          <w:rPrChange w:id="2136" w:author="dbecker" w:date="2016-01-07T14:54:00Z">
            <w:rPr>
              <w:rFonts w:ascii="Arial" w:hAnsi="Arial" w:cs="Arial"/>
              <w:sz w:val="20"/>
              <w:szCs w:val="20"/>
            </w:rPr>
          </w:rPrChange>
        </w:rPr>
      </w:pPr>
      <w:r w:rsidRPr="00E450C2">
        <w:rPr>
          <w:rFonts w:asciiTheme="majorHAnsi" w:hAnsiTheme="majorHAnsi" w:cs="Arial"/>
          <w:sz w:val="20"/>
          <w:szCs w:val="20"/>
          <w:rPrChange w:id="2137" w:author="dbecker" w:date="2016-01-07T14:54:00Z">
            <w:rPr>
              <w:rFonts w:ascii="Arial" w:hAnsi="Arial" w:cs="Arial"/>
              <w:sz w:val="20"/>
              <w:szCs w:val="20"/>
            </w:rPr>
          </w:rPrChange>
        </w:rPr>
        <w:t>Generally, sheltering</w:t>
      </w:r>
      <w:r w:rsidR="00410944" w:rsidRPr="00E450C2">
        <w:rPr>
          <w:rFonts w:asciiTheme="majorHAnsi" w:hAnsiTheme="majorHAnsi" w:cs="Arial"/>
          <w:sz w:val="20"/>
          <w:szCs w:val="20"/>
          <w:rPrChange w:id="2138" w:author="dbecker" w:date="2016-01-07T14:54:00Z">
            <w:rPr>
              <w:rFonts w:ascii="Arial" w:hAnsi="Arial" w:cs="Arial"/>
              <w:sz w:val="20"/>
              <w:szCs w:val="20"/>
            </w:rPr>
          </w:rPrChange>
        </w:rPr>
        <w:t>-in-place</w:t>
      </w:r>
      <w:r w:rsidRPr="00E450C2">
        <w:rPr>
          <w:rFonts w:asciiTheme="majorHAnsi" w:hAnsiTheme="majorHAnsi" w:cs="Arial"/>
          <w:sz w:val="20"/>
          <w:szCs w:val="20"/>
          <w:rPrChange w:id="2139" w:author="dbecker" w:date="2016-01-07T14:54:00Z">
            <w:rPr>
              <w:rFonts w:ascii="Arial" w:hAnsi="Arial" w:cs="Arial"/>
              <w:sz w:val="20"/>
              <w:szCs w:val="20"/>
            </w:rPr>
          </w:rPrChange>
        </w:rPr>
        <w:t xml:space="preserve"> can provide protection for approximately two to five hours.  This degree of protection is afforded by wood frame buildings.  It is a valid level or protection for </w:t>
      </w:r>
      <w:r w:rsidRPr="00E450C2">
        <w:rPr>
          <w:rFonts w:asciiTheme="majorHAnsi" w:hAnsiTheme="majorHAnsi" w:cs="Arial"/>
          <w:sz w:val="20"/>
          <w:szCs w:val="20"/>
          <w:rPrChange w:id="2140" w:author="dbecker" w:date="2016-01-07T14:54:00Z">
            <w:rPr>
              <w:rFonts w:ascii="Arial" w:hAnsi="Arial" w:cs="Arial"/>
              <w:sz w:val="20"/>
              <w:szCs w:val="20"/>
            </w:rPr>
          </w:rPrChange>
        </w:rPr>
        <w:lastRenderedPageBreak/>
        <w:t>those in the Plume Exposure Pathway EPZ.  The main reason sheltering</w:t>
      </w:r>
      <w:r w:rsidR="00410944" w:rsidRPr="00E450C2">
        <w:rPr>
          <w:rFonts w:asciiTheme="majorHAnsi" w:hAnsiTheme="majorHAnsi" w:cs="Arial"/>
          <w:sz w:val="20"/>
          <w:szCs w:val="20"/>
          <w:rPrChange w:id="2141" w:author="dbecker" w:date="2016-01-07T14:54:00Z">
            <w:rPr>
              <w:rFonts w:ascii="Arial" w:hAnsi="Arial" w:cs="Arial"/>
              <w:sz w:val="20"/>
              <w:szCs w:val="20"/>
            </w:rPr>
          </w:rPrChange>
        </w:rPr>
        <w:t>-in-place</w:t>
      </w:r>
      <w:r w:rsidRPr="00E450C2">
        <w:rPr>
          <w:rFonts w:asciiTheme="majorHAnsi" w:hAnsiTheme="majorHAnsi" w:cs="Arial"/>
          <w:sz w:val="20"/>
          <w:szCs w:val="20"/>
          <w:rPrChange w:id="2142" w:author="dbecker" w:date="2016-01-07T14:54:00Z">
            <w:rPr>
              <w:rFonts w:ascii="Arial" w:hAnsi="Arial" w:cs="Arial"/>
              <w:sz w:val="20"/>
              <w:szCs w:val="20"/>
            </w:rPr>
          </w:rPrChange>
        </w:rPr>
        <w:t xml:space="preserve"> is valuable protective action is that it can be implemented quickly, usually in a matter of minutes.  The dose reduction from which an individual benefits by sheltering</w:t>
      </w:r>
      <w:r w:rsidR="00410944" w:rsidRPr="00E450C2">
        <w:rPr>
          <w:rFonts w:asciiTheme="majorHAnsi" w:hAnsiTheme="majorHAnsi" w:cs="Arial"/>
          <w:sz w:val="20"/>
          <w:szCs w:val="20"/>
          <w:rPrChange w:id="2143" w:author="dbecker" w:date="2016-01-07T14:54:00Z">
            <w:rPr>
              <w:rFonts w:ascii="Arial" w:hAnsi="Arial" w:cs="Arial"/>
              <w:sz w:val="20"/>
              <w:szCs w:val="20"/>
            </w:rPr>
          </w:rPrChange>
        </w:rPr>
        <w:t>-in-place</w:t>
      </w:r>
      <w:r w:rsidRPr="00E450C2">
        <w:rPr>
          <w:rFonts w:asciiTheme="majorHAnsi" w:hAnsiTheme="majorHAnsi" w:cs="Arial"/>
          <w:sz w:val="20"/>
          <w:szCs w:val="20"/>
          <w:rPrChange w:id="2144" w:author="dbecker" w:date="2016-01-07T14:54:00Z">
            <w:rPr>
              <w:rFonts w:ascii="Arial" w:hAnsi="Arial" w:cs="Arial"/>
              <w:sz w:val="20"/>
              <w:szCs w:val="20"/>
            </w:rPr>
          </w:rPrChange>
        </w:rPr>
        <w:t xml:space="preserve"> is a function of how well the structure is sealed and how long the plume takes to travel over the area Once a decision to recommend sheltering</w:t>
      </w:r>
      <w:r w:rsidR="00410944" w:rsidRPr="00E450C2">
        <w:rPr>
          <w:rFonts w:asciiTheme="majorHAnsi" w:hAnsiTheme="majorHAnsi" w:cs="Arial"/>
          <w:sz w:val="20"/>
          <w:szCs w:val="20"/>
          <w:rPrChange w:id="2145" w:author="dbecker" w:date="2016-01-07T14:54:00Z">
            <w:rPr>
              <w:rFonts w:ascii="Arial" w:hAnsi="Arial" w:cs="Arial"/>
              <w:sz w:val="20"/>
              <w:szCs w:val="20"/>
            </w:rPr>
          </w:rPrChange>
        </w:rPr>
        <w:t>-in-place</w:t>
      </w:r>
      <w:r w:rsidRPr="00E450C2">
        <w:rPr>
          <w:rFonts w:asciiTheme="majorHAnsi" w:hAnsiTheme="majorHAnsi" w:cs="Arial"/>
          <w:sz w:val="20"/>
          <w:szCs w:val="20"/>
          <w:rPrChange w:id="2146" w:author="dbecker" w:date="2016-01-07T14:54:00Z">
            <w:rPr>
              <w:rFonts w:ascii="Arial" w:hAnsi="Arial" w:cs="Arial"/>
              <w:sz w:val="20"/>
              <w:szCs w:val="20"/>
            </w:rPr>
          </w:rPrChange>
        </w:rPr>
        <w:t xml:space="preserve"> as a protective action has been made by the governor, HSEM will instruct the EPZ communities’ Emergency Management Director (EMD) of the intent to recommend shelter</w:t>
      </w:r>
      <w:r w:rsidR="00410944" w:rsidRPr="00E450C2">
        <w:rPr>
          <w:rFonts w:asciiTheme="majorHAnsi" w:hAnsiTheme="majorHAnsi" w:cs="Arial"/>
          <w:sz w:val="20"/>
          <w:szCs w:val="20"/>
          <w:rPrChange w:id="2147" w:author="dbecker" w:date="2016-01-07T14:54:00Z">
            <w:rPr>
              <w:rFonts w:ascii="Arial" w:hAnsi="Arial" w:cs="Arial"/>
              <w:sz w:val="20"/>
              <w:szCs w:val="20"/>
            </w:rPr>
          </w:rPrChange>
        </w:rPr>
        <w:t>-in-place</w:t>
      </w:r>
      <w:r w:rsidRPr="00E450C2">
        <w:rPr>
          <w:rFonts w:asciiTheme="majorHAnsi" w:hAnsiTheme="majorHAnsi" w:cs="Arial"/>
          <w:sz w:val="20"/>
          <w:szCs w:val="20"/>
          <w:rPrChange w:id="2148" w:author="dbecker" w:date="2016-01-07T14:54:00Z">
            <w:rPr>
              <w:rFonts w:ascii="Arial" w:hAnsi="Arial" w:cs="Arial"/>
              <w:sz w:val="20"/>
              <w:szCs w:val="20"/>
            </w:rPr>
          </w:rPrChange>
        </w:rPr>
        <w:t>.  Subsequently, HSEM will inform the public via the Emergency Alert System (EAS).  The Emergency Public Information (EPI) messages will include, but are not limited to:</w:t>
      </w:r>
    </w:p>
    <w:p w:rsidR="00FF75BF" w:rsidRPr="00E450C2" w:rsidRDefault="00FF75BF" w:rsidP="00483377">
      <w:pPr>
        <w:numPr>
          <w:ilvl w:val="2"/>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149"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50" w:author="dbecker" w:date="2016-01-07T14:54:00Z">
            <w:rPr>
              <w:rFonts w:ascii="Arial" w:hAnsi="Arial" w:cs="Arial"/>
              <w:spacing w:val="-3"/>
              <w:sz w:val="20"/>
              <w:szCs w:val="20"/>
            </w:rPr>
          </w:rPrChange>
        </w:rPr>
        <w:t>The towns in which shelter is recommended</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51" w:author="dbecker" w:date="2016-01-07T14:54:00Z">
            <w:rPr>
              <w:rFonts w:ascii="Arial" w:hAnsi="Arial" w:cs="Arial"/>
              <w:spacing w:val="-3"/>
              <w:sz w:val="20"/>
              <w:szCs w:val="20"/>
            </w:rPr>
          </w:rPrChange>
        </w:rPr>
      </w:pPr>
    </w:p>
    <w:p w:rsidR="00FF75BF" w:rsidRPr="00E450C2" w:rsidRDefault="00FF75BF" w:rsidP="00483377">
      <w:pPr>
        <w:numPr>
          <w:ilvl w:val="2"/>
          <w:numId w:val="4"/>
        </w:numPr>
        <w:tabs>
          <w:tab w:val="clear" w:pos="2520"/>
          <w:tab w:val="left" w:pos="0"/>
          <w:tab w:val="left" w:pos="720"/>
          <w:tab w:val="left" w:pos="1440"/>
          <w:tab w:val="num" w:pos="2160"/>
          <w:tab w:val="left" w:pos="2880"/>
          <w:tab w:val="left" w:pos="3600"/>
          <w:tab w:val="left" w:pos="4320"/>
          <w:tab w:val="left" w:pos="5040"/>
          <w:tab w:val="left" w:pos="5760"/>
          <w:tab w:val="left" w:pos="6480"/>
          <w:tab w:val="left" w:pos="7200"/>
          <w:tab w:val="left" w:pos="7920"/>
          <w:tab w:val="left" w:pos="8640"/>
          <w:tab w:val="left" w:pos="9360"/>
        </w:tabs>
        <w:suppressAutoHyphens/>
        <w:ind w:left="2160" w:hanging="360"/>
        <w:jc w:val="both"/>
        <w:rPr>
          <w:rFonts w:asciiTheme="majorHAnsi" w:hAnsiTheme="majorHAnsi" w:cs="Arial"/>
          <w:spacing w:val="-3"/>
          <w:sz w:val="20"/>
          <w:szCs w:val="20"/>
          <w:rPrChange w:id="2152"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53" w:author="dbecker" w:date="2016-01-07T14:54:00Z">
            <w:rPr>
              <w:rFonts w:ascii="Arial" w:hAnsi="Arial" w:cs="Arial"/>
              <w:spacing w:val="-3"/>
              <w:sz w:val="20"/>
              <w:szCs w:val="20"/>
            </w:rPr>
          </w:rPrChange>
        </w:rPr>
        <w:t>Special instructions for transients, campers, etc., including the location of public shelter, if applicable</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54" w:author="dbecker" w:date="2016-01-07T14:54:00Z">
            <w:rPr>
              <w:rFonts w:ascii="Arial" w:hAnsi="Arial" w:cs="Arial"/>
              <w:spacing w:val="-3"/>
              <w:sz w:val="20"/>
              <w:szCs w:val="20"/>
            </w:rPr>
          </w:rPrChange>
        </w:rPr>
      </w:pPr>
    </w:p>
    <w:p w:rsidR="00FF75BF" w:rsidRPr="00E450C2" w:rsidRDefault="00FF75BF" w:rsidP="00483377">
      <w:pPr>
        <w:numPr>
          <w:ilvl w:val="2"/>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155"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56" w:author="dbecker" w:date="2016-01-07T14:54:00Z">
            <w:rPr>
              <w:rFonts w:ascii="Arial" w:hAnsi="Arial" w:cs="Arial"/>
              <w:spacing w:val="-3"/>
              <w:sz w:val="20"/>
              <w:szCs w:val="20"/>
            </w:rPr>
          </w:rPrChange>
        </w:rPr>
        <w:t>The basic shelter</w:t>
      </w:r>
      <w:r w:rsidR="00410944" w:rsidRPr="00E450C2">
        <w:rPr>
          <w:rFonts w:asciiTheme="majorHAnsi" w:hAnsiTheme="majorHAnsi" w:cs="Arial"/>
          <w:spacing w:val="-3"/>
          <w:sz w:val="20"/>
          <w:szCs w:val="20"/>
          <w:rPrChange w:id="2157" w:author="dbecker" w:date="2016-01-07T14:54:00Z">
            <w:rPr>
              <w:rFonts w:ascii="Arial" w:hAnsi="Arial" w:cs="Arial"/>
              <w:spacing w:val="-3"/>
              <w:sz w:val="20"/>
              <w:szCs w:val="20"/>
            </w:rPr>
          </w:rPrChange>
        </w:rPr>
        <w:t>-in-place</w:t>
      </w:r>
      <w:r w:rsidRPr="00E450C2">
        <w:rPr>
          <w:rFonts w:asciiTheme="majorHAnsi" w:hAnsiTheme="majorHAnsi" w:cs="Arial"/>
          <w:spacing w:val="-3"/>
          <w:sz w:val="20"/>
          <w:szCs w:val="20"/>
          <w:rPrChange w:id="2158" w:author="dbecker" w:date="2016-01-07T14:54:00Z">
            <w:rPr>
              <w:rFonts w:ascii="Arial" w:hAnsi="Arial" w:cs="Arial"/>
              <w:spacing w:val="-3"/>
              <w:sz w:val="20"/>
              <w:szCs w:val="20"/>
            </w:rPr>
          </w:rPrChange>
        </w:rPr>
        <w:t xml:space="preserve"> instructions to be broadcast over EPI, which are:</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59" w:author="dbecker" w:date="2016-01-07T14:54:00Z">
            <w:rPr>
              <w:rFonts w:ascii="Arial" w:hAnsi="Arial" w:cs="Arial"/>
              <w:spacing w:val="-3"/>
              <w:sz w:val="20"/>
              <w:szCs w:val="20"/>
            </w:rPr>
          </w:rPrChange>
        </w:rPr>
      </w:pP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60"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61" w:author="dbecker" w:date="2016-01-07T14:54:00Z">
            <w:rPr>
              <w:rFonts w:ascii="Arial" w:hAnsi="Arial" w:cs="Arial"/>
              <w:spacing w:val="-3"/>
              <w:sz w:val="20"/>
              <w:szCs w:val="20"/>
            </w:rPr>
          </w:rPrChange>
        </w:rPr>
        <w:tab/>
      </w:r>
      <w:r w:rsidRPr="00E450C2">
        <w:rPr>
          <w:rFonts w:asciiTheme="majorHAnsi" w:hAnsiTheme="majorHAnsi" w:cs="Arial"/>
          <w:spacing w:val="-3"/>
          <w:sz w:val="20"/>
          <w:szCs w:val="20"/>
          <w:rPrChange w:id="2162" w:author="dbecker" w:date="2016-01-07T14:54:00Z">
            <w:rPr>
              <w:rFonts w:ascii="Arial" w:hAnsi="Arial" w:cs="Arial"/>
              <w:spacing w:val="-3"/>
              <w:sz w:val="20"/>
              <w:szCs w:val="20"/>
            </w:rPr>
          </w:rPrChange>
        </w:rPr>
        <w:tab/>
        <w:t>-</w:t>
      </w:r>
      <w:r w:rsidRPr="00E450C2">
        <w:rPr>
          <w:rFonts w:asciiTheme="majorHAnsi" w:hAnsiTheme="majorHAnsi" w:cs="Arial"/>
          <w:spacing w:val="-3"/>
          <w:sz w:val="20"/>
          <w:szCs w:val="20"/>
          <w:rPrChange w:id="2163" w:author="dbecker" w:date="2016-01-07T14:54:00Z">
            <w:rPr>
              <w:rFonts w:ascii="Arial" w:hAnsi="Arial" w:cs="Arial"/>
              <w:spacing w:val="-3"/>
              <w:sz w:val="20"/>
              <w:szCs w:val="20"/>
            </w:rPr>
          </w:rPrChange>
        </w:rPr>
        <w:tab/>
        <w:t>Close all doors, windows and vents</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64"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65" w:author="dbecker" w:date="2016-01-07T14:54:00Z">
            <w:rPr>
              <w:rFonts w:ascii="Arial" w:hAnsi="Arial" w:cs="Arial"/>
              <w:spacing w:val="-3"/>
              <w:sz w:val="20"/>
              <w:szCs w:val="20"/>
            </w:rPr>
          </w:rPrChange>
        </w:rPr>
        <w:tab/>
      </w:r>
      <w:r w:rsidRPr="00E450C2">
        <w:rPr>
          <w:rFonts w:asciiTheme="majorHAnsi" w:hAnsiTheme="majorHAnsi" w:cs="Arial"/>
          <w:spacing w:val="-3"/>
          <w:sz w:val="20"/>
          <w:szCs w:val="20"/>
          <w:rPrChange w:id="2166" w:author="dbecker" w:date="2016-01-07T14:54:00Z">
            <w:rPr>
              <w:rFonts w:ascii="Arial" w:hAnsi="Arial" w:cs="Arial"/>
              <w:spacing w:val="-3"/>
              <w:sz w:val="20"/>
              <w:szCs w:val="20"/>
            </w:rPr>
          </w:rPrChange>
        </w:rPr>
        <w:tab/>
        <w:t>-</w:t>
      </w:r>
      <w:r w:rsidRPr="00E450C2">
        <w:rPr>
          <w:rFonts w:asciiTheme="majorHAnsi" w:hAnsiTheme="majorHAnsi" w:cs="Arial"/>
          <w:spacing w:val="-3"/>
          <w:sz w:val="20"/>
          <w:szCs w:val="20"/>
          <w:rPrChange w:id="2167" w:author="dbecker" w:date="2016-01-07T14:54:00Z">
            <w:rPr>
              <w:rFonts w:ascii="Arial" w:hAnsi="Arial" w:cs="Arial"/>
              <w:spacing w:val="-3"/>
              <w:sz w:val="20"/>
              <w:szCs w:val="20"/>
            </w:rPr>
          </w:rPrChange>
        </w:rPr>
        <w:tab/>
        <w:t>Turn off non-essential fans, heating equipment or air conditioners</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68"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69" w:author="dbecker" w:date="2016-01-07T14:54:00Z">
            <w:rPr>
              <w:rFonts w:ascii="Arial" w:hAnsi="Arial" w:cs="Arial"/>
              <w:spacing w:val="-3"/>
              <w:sz w:val="20"/>
              <w:szCs w:val="20"/>
            </w:rPr>
          </w:rPrChange>
        </w:rPr>
        <w:tab/>
      </w:r>
      <w:r w:rsidRPr="00E450C2">
        <w:rPr>
          <w:rFonts w:asciiTheme="majorHAnsi" w:hAnsiTheme="majorHAnsi" w:cs="Arial"/>
          <w:spacing w:val="-3"/>
          <w:sz w:val="20"/>
          <w:szCs w:val="20"/>
          <w:rPrChange w:id="2170" w:author="dbecker" w:date="2016-01-07T14:54:00Z">
            <w:rPr>
              <w:rFonts w:ascii="Arial" w:hAnsi="Arial" w:cs="Arial"/>
              <w:spacing w:val="-3"/>
              <w:sz w:val="20"/>
              <w:szCs w:val="20"/>
            </w:rPr>
          </w:rPrChange>
        </w:rPr>
        <w:tab/>
        <w:t>-</w:t>
      </w:r>
      <w:r w:rsidRPr="00E450C2">
        <w:rPr>
          <w:rFonts w:asciiTheme="majorHAnsi" w:hAnsiTheme="majorHAnsi" w:cs="Arial"/>
          <w:spacing w:val="-3"/>
          <w:sz w:val="20"/>
          <w:szCs w:val="20"/>
          <w:rPrChange w:id="2171" w:author="dbecker" w:date="2016-01-07T14:54:00Z">
            <w:rPr>
              <w:rFonts w:ascii="Arial" w:hAnsi="Arial" w:cs="Arial"/>
              <w:spacing w:val="-3"/>
              <w:sz w:val="20"/>
              <w:szCs w:val="20"/>
            </w:rPr>
          </w:rPrChange>
        </w:rPr>
        <w:tab/>
        <w:t>Extinguish all non-essential combustion</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72"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73" w:author="dbecker" w:date="2016-01-07T14:54:00Z">
            <w:rPr>
              <w:rFonts w:ascii="Arial" w:hAnsi="Arial" w:cs="Arial"/>
              <w:spacing w:val="-3"/>
              <w:sz w:val="20"/>
              <w:szCs w:val="20"/>
            </w:rPr>
          </w:rPrChange>
        </w:rPr>
        <w:tab/>
      </w:r>
      <w:r w:rsidRPr="00E450C2">
        <w:rPr>
          <w:rFonts w:asciiTheme="majorHAnsi" w:hAnsiTheme="majorHAnsi" w:cs="Arial"/>
          <w:spacing w:val="-3"/>
          <w:sz w:val="20"/>
          <w:szCs w:val="20"/>
          <w:rPrChange w:id="2174" w:author="dbecker" w:date="2016-01-07T14:54:00Z">
            <w:rPr>
              <w:rFonts w:ascii="Arial" w:hAnsi="Arial" w:cs="Arial"/>
              <w:spacing w:val="-3"/>
              <w:sz w:val="20"/>
              <w:szCs w:val="20"/>
            </w:rPr>
          </w:rPrChange>
        </w:rPr>
        <w:tab/>
        <w:t>-</w:t>
      </w:r>
      <w:r w:rsidRPr="00E450C2">
        <w:rPr>
          <w:rFonts w:asciiTheme="majorHAnsi" w:hAnsiTheme="majorHAnsi" w:cs="Arial"/>
          <w:spacing w:val="-3"/>
          <w:sz w:val="20"/>
          <w:szCs w:val="20"/>
          <w:rPrChange w:id="2175" w:author="dbecker" w:date="2016-01-07T14:54:00Z">
            <w:rPr>
              <w:rFonts w:ascii="Arial" w:hAnsi="Arial" w:cs="Arial"/>
              <w:spacing w:val="-3"/>
              <w:sz w:val="20"/>
              <w:szCs w:val="20"/>
            </w:rPr>
          </w:rPrChange>
        </w:rPr>
        <w:tab/>
        <w:t>Remain indoors until advised otherwise</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76"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77" w:author="dbecker" w:date="2016-01-07T14:54:00Z">
            <w:rPr>
              <w:rFonts w:ascii="Arial" w:hAnsi="Arial" w:cs="Arial"/>
              <w:spacing w:val="-3"/>
              <w:sz w:val="20"/>
              <w:szCs w:val="20"/>
            </w:rPr>
          </w:rPrChange>
        </w:rPr>
        <w:tab/>
      </w:r>
      <w:r w:rsidRPr="00E450C2">
        <w:rPr>
          <w:rFonts w:asciiTheme="majorHAnsi" w:hAnsiTheme="majorHAnsi" w:cs="Arial"/>
          <w:spacing w:val="-3"/>
          <w:sz w:val="20"/>
          <w:szCs w:val="20"/>
          <w:rPrChange w:id="2178" w:author="dbecker" w:date="2016-01-07T14:54:00Z">
            <w:rPr>
              <w:rFonts w:ascii="Arial" w:hAnsi="Arial" w:cs="Arial"/>
              <w:spacing w:val="-3"/>
              <w:sz w:val="20"/>
              <w:szCs w:val="20"/>
            </w:rPr>
          </w:rPrChange>
        </w:rPr>
        <w:tab/>
        <w:t>-</w:t>
      </w:r>
      <w:r w:rsidRPr="00E450C2">
        <w:rPr>
          <w:rFonts w:asciiTheme="majorHAnsi" w:hAnsiTheme="majorHAnsi" w:cs="Arial"/>
          <w:spacing w:val="-3"/>
          <w:sz w:val="20"/>
          <w:szCs w:val="20"/>
          <w:rPrChange w:id="2179" w:author="dbecker" w:date="2016-01-07T14:54:00Z">
            <w:rPr>
              <w:rFonts w:ascii="Arial" w:hAnsi="Arial" w:cs="Arial"/>
              <w:spacing w:val="-3"/>
              <w:sz w:val="20"/>
              <w:szCs w:val="20"/>
            </w:rPr>
          </w:rPrChange>
        </w:rPr>
        <w:tab/>
        <w:t>Do not use telephone except for emergency</w:t>
      </w:r>
    </w:p>
    <w:p w:rsidR="00FF75BF" w:rsidRPr="00E450C2" w:rsidRDefault="00FF75BF" w:rsidP="004833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2880" w:hanging="720"/>
        <w:jc w:val="both"/>
        <w:rPr>
          <w:rFonts w:asciiTheme="majorHAnsi" w:hAnsiTheme="majorHAnsi" w:cs="Arial"/>
          <w:spacing w:val="-3"/>
          <w:sz w:val="20"/>
          <w:szCs w:val="20"/>
          <w:rPrChange w:id="2180"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81" w:author="dbecker" w:date="2016-01-07T14:54:00Z">
            <w:rPr>
              <w:rFonts w:ascii="Arial" w:hAnsi="Arial" w:cs="Arial"/>
              <w:spacing w:val="-3"/>
              <w:sz w:val="20"/>
              <w:szCs w:val="20"/>
            </w:rPr>
          </w:rPrChange>
        </w:rPr>
        <w:t>-</w:t>
      </w:r>
      <w:r w:rsidRPr="00E450C2">
        <w:rPr>
          <w:rFonts w:asciiTheme="majorHAnsi" w:hAnsiTheme="majorHAnsi" w:cs="Arial"/>
          <w:spacing w:val="-3"/>
          <w:sz w:val="20"/>
          <w:szCs w:val="20"/>
          <w:rPrChange w:id="2182" w:author="dbecker" w:date="2016-01-07T14:54:00Z">
            <w:rPr>
              <w:rFonts w:ascii="Arial" w:hAnsi="Arial" w:cs="Arial"/>
              <w:spacing w:val="-3"/>
              <w:sz w:val="20"/>
              <w:szCs w:val="20"/>
            </w:rPr>
          </w:rPrChange>
        </w:rPr>
        <w:tab/>
        <w:t xml:space="preserve">Keep radio tuned to one of the </w:t>
      </w:r>
      <w:r w:rsidR="00BF3798" w:rsidRPr="00E450C2">
        <w:rPr>
          <w:rFonts w:asciiTheme="majorHAnsi" w:hAnsiTheme="majorHAnsi" w:cs="Arial"/>
          <w:spacing w:val="-3"/>
          <w:sz w:val="20"/>
          <w:szCs w:val="20"/>
          <w:rPrChange w:id="2183" w:author="dbecker" w:date="2016-01-07T14:54:00Z">
            <w:rPr>
              <w:rFonts w:ascii="Arial" w:hAnsi="Arial" w:cs="Arial"/>
              <w:spacing w:val="-3"/>
              <w:sz w:val="20"/>
              <w:szCs w:val="20"/>
            </w:rPr>
          </w:rPrChange>
        </w:rPr>
        <w:t>EAS participating stations</w:t>
      </w:r>
      <w:r w:rsidRPr="00E450C2">
        <w:rPr>
          <w:rFonts w:asciiTheme="majorHAnsi" w:hAnsiTheme="majorHAnsi" w:cs="Arial"/>
          <w:spacing w:val="-3"/>
          <w:sz w:val="20"/>
          <w:szCs w:val="20"/>
          <w:rPrChange w:id="2184" w:author="dbecker" w:date="2016-01-07T14:54:00Z">
            <w:rPr>
              <w:rFonts w:ascii="Arial" w:hAnsi="Arial" w:cs="Arial"/>
              <w:spacing w:val="-3"/>
              <w:sz w:val="20"/>
              <w:szCs w:val="20"/>
            </w:rPr>
          </w:rPrChange>
        </w:rPr>
        <w:t xml:space="preserve"> for further information</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85" w:author="dbecker" w:date="2016-01-07T14:54:00Z">
            <w:rPr>
              <w:rFonts w:ascii="Arial" w:hAnsi="Arial" w:cs="Arial"/>
              <w:spacing w:val="-3"/>
              <w:sz w:val="20"/>
              <w:szCs w:val="20"/>
            </w:rPr>
          </w:rPrChange>
        </w:rPr>
      </w:pPr>
    </w:p>
    <w:p w:rsidR="00FF75BF" w:rsidRPr="00E450C2" w:rsidRDefault="00FF75BF"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86"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87" w:author="dbecker" w:date="2016-01-07T14:54:00Z">
            <w:rPr>
              <w:rFonts w:ascii="Arial" w:hAnsi="Arial" w:cs="Arial"/>
              <w:spacing w:val="-3"/>
              <w:sz w:val="20"/>
              <w:szCs w:val="20"/>
            </w:rPr>
          </w:rPrChange>
        </w:rPr>
        <w:t>Messages that will continue to keep the public informed during sheltering will be broadcast over the EPI outlet.</w:t>
      </w:r>
    </w:p>
    <w:p w:rsidR="00764F6B" w:rsidRPr="00E450C2" w:rsidRDefault="00764F6B"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88" w:author="dbecker" w:date="2016-01-07T14:54:00Z">
            <w:rPr>
              <w:rFonts w:ascii="Arial" w:hAnsi="Arial" w:cs="Arial"/>
              <w:spacing w:val="-3"/>
              <w:sz w:val="20"/>
              <w:szCs w:val="20"/>
            </w:rPr>
          </w:rPrChange>
        </w:rPr>
      </w:pPr>
    </w:p>
    <w:p w:rsidR="00764F6B" w:rsidRPr="00E450C2" w:rsidRDefault="00764F6B"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189"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90" w:author="dbecker" w:date="2016-01-07T14:54:00Z">
            <w:rPr>
              <w:rFonts w:ascii="Arial" w:hAnsi="Arial" w:cs="Arial"/>
              <w:spacing w:val="-3"/>
              <w:sz w:val="20"/>
              <w:szCs w:val="20"/>
            </w:rPr>
          </w:rPrChange>
        </w:rPr>
        <w:t>Shelter in place for a H</w:t>
      </w:r>
      <w:r w:rsidR="001E1550" w:rsidRPr="00E450C2">
        <w:rPr>
          <w:rFonts w:asciiTheme="majorHAnsi" w:hAnsiTheme="majorHAnsi" w:cs="Arial"/>
          <w:spacing w:val="-3"/>
          <w:sz w:val="20"/>
          <w:szCs w:val="20"/>
          <w:rPrChange w:id="2191" w:author="dbecker" w:date="2016-01-07T14:54:00Z">
            <w:rPr>
              <w:rFonts w:ascii="Arial" w:hAnsi="Arial" w:cs="Arial"/>
              <w:spacing w:val="-3"/>
              <w:sz w:val="20"/>
              <w:szCs w:val="20"/>
            </w:rPr>
          </w:rPrChange>
        </w:rPr>
        <w:t>ostile Action Based (HAB) incident</w:t>
      </w:r>
      <w:r w:rsidRPr="00E450C2">
        <w:rPr>
          <w:rFonts w:asciiTheme="majorHAnsi" w:hAnsiTheme="majorHAnsi" w:cs="Arial"/>
          <w:spacing w:val="-3"/>
          <w:sz w:val="20"/>
          <w:szCs w:val="20"/>
          <w:rPrChange w:id="2192" w:author="dbecker" w:date="2016-01-07T14:54:00Z">
            <w:rPr>
              <w:rFonts w:ascii="Arial" w:hAnsi="Arial" w:cs="Arial"/>
              <w:spacing w:val="-3"/>
              <w:sz w:val="20"/>
              <w:szCs w:val="20"/>
            </w:rPr>
          </w:rPrChange>
        </w:rPr>
        <w:t xml:space="preserve"> is</w:t>
      </w:r>
      <w:r w:rsidR="001E1550" w:rsidRPr="00E450C2">
        <w:rPr>
          <w:rFonts w:asciiTheme="majorHAnsi" w:hAnsiTheme="majorHAnsi" w:cs="Arial"/>
          <w:spacing w:val="-3"/>
          <w:sz w:val="20"/>
          <w:szCs w:val="20"/>
          <w:rPrChange w:id="2193" w:author="dbecker" w:date="2016-01-07T14:54:00Z">
            <w:rPr>
              <w:rFonts w:ascii="Arial" w:hAnsi="Arial" w:cs="Arial"/>
              <w:spacing w:val="-3"/>
              <w:sz w:val="20"/>
              <w:szCs w:val="20"/>
            </w:rPr>
          </w:rPrChange>
        </w:rPr>
        <w:t xml:space="preserve"> to</w:t>
      </w:r>
      <w:r w:rsidRPr="00E450C2">
        <w:rPr>
          <w:rFonts w:asciiTheme="majorHAnsi" w:hAnsiTheme="majorHAnsi" w:cs="Arial"/>
          <w:spacing w:val="-3"/>
          <w:sz w:val="20"/>
          <w:szCs w:val="20"/>
          <w:rPrChange w:id="2194" w:author="dbecker" w:date="2016-01-07T14:54:00Z">
            <w:rPr>
              <w:rFonts w:ascii="Arial" w:hAnsi="Arial" w:cs="Arial"/>
              <w:spacing w:val="-3"/>
              <w:sz w:val="20"/>
              <w:szCs w:val="20"/>
            </w:rPr>
          </w:rPrChange>
        </w:rPr>
        <w:t xml:space="preserve"> stay indoors until </w:t>
      </w:r>
      <w:r w:rsidR="001E1550" w:rsidRPr="00E450C2">
        <w:rPr>
          <w:rFonts w:asciiTheme="majorHAnsi" w:hAnsiTheme="majorHAnsi" w:cs="Arial"/>
          <w:spacing w:val="-3"/>
          <w:sz w:val="20"/>
          <w:szCs w:val="20"/>
          <w:rPrChange w:id="2195" w:author="dbecker" w:date="2016-01-07T14:54:00Z">
            <w:rPr>
              <w:rFonts w:ascii="Arial" w:hAnsi="Arial" w:cs="Arial"/>
              <w:spacing w:val="-3"/>
              <w:sz w:val="20"/>
              <w:szCs w:val="20"/>
            </w:rPr>
          </w:rPrChange>
        </w:rPr>
        <w:t xml:space="preserve">you’re </w:t>
      </w:r>
      <w:r w:rsidRPr="00E450C2">
        <w:rPr>
          <w:rFonts w:asciiTheme="majorHAnsi" w:hAnsiTheme="majorHAnsi" w:cs="Arial"/>
          <w:spacing w:val="-3"/>
          <w:sz w:val="20"/>
          <w:szCs w:val="20"/>
          <w:rPrChange w:id="2196" w:author="dbecker" w:date="2016-01-07T14:54:00Z">
            <w:rPr>
              <w:rFonts w:ascii="Arial" w:hAnsi="Arial" w:cs="Arial"/>
              <w:spacing w:val="-3"/>
              <w:sz w:val="20"/>
              <w:szCs w:val="20"/>
            </w:rPr>
          </w:rPrChange>
        </w:rPr>
        <w:t>told that you can leave.</w:t>
      </w:r>
    </w:p>
    <w:p w:rsidR="00FF75BF" w:rsidRPr="00E450C2" w:rsidRDefault="00FF75BF" w:rsidP="00BF37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firstLine="180"/>
        <w:jc w:val="both"/>
        <w:rPr>
          <w:rFonts w:asciiTheme="majorHAnsi" w:hAnsiTheme="majorHAnsi" w:cs="Arial"/>
          <w:spacing w:val="-3"/>
          <w:sz w:val="20"/>
          <w:szCs w:val="20"/>
          <w:rPrChange w:id="2197" w:author="dbecker" w:date="2016-01-07T14:54:00Z">
            <w:rPr>
              <w:rFonts w:ascii="Arial" w:hAnsi="Arial" w:cs="Arial"/>
              <w:spacing w:val="-3"/>
              <w:sz w:val="20"/>
              <w:szCs w:val="20"/>
            </w:rPr>
          </w:rPrChange>
        </w:rPr>
      </w:pPr>
    </w:p>
    <w:p w:rsidR="00BF3798" w:rsidRPr="00E450C2" w:rsidRDefault="00FF75BF" w:rsidP="00BE651F">
      <w:pPr>
        <w:ind w:left="900"/>
        <w:jc w:val="both"/>
        <w:rPr>
          <w:rFonts w:asciiTheme="majorHAnsi" w:hAnsiTheme="majorHAnsi" w:cs="Arial"/>
          <w:spacing w:val="-3"/>
          <w:sz w:val="20"/>
          <w:szCs w:val="20"/>
          <w:rPrChange w:id="2198"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199" w:author="dbecker" w:date="2016-01-07T14:54:00Z">
            <w:rPr>
              <w:rFonts w:ascii="Arial" w:hAnsi="Arial" w:cs="Arial"/>
              <w:spacing w:val="-3"/>
              <w:sz w:val="20"/>
              <w:szCs w:val="20"/>
            </w:rPr>
          </w:rPrChange>
        </w:rPr>
        <w:t>Th</w:t>
      </w:r>
      <w:r w:rsidR="00410944" w:rsidRPr="00E450C2">
        <w:rPr>
          <w:rFonts w:asciiTheme="majorHAnsi" w:hAnsiTheme="majorHAnsi" w:cs="Arial"/>
          <w:spacing w:val="-3"/>
          <w:sz w:val="20"/>
          <w:szCs w:val="20"/>
          <w:rPrChange w:id="2200" w:author="dbecker" w:date="2016-01-07T14:54:00Z">
            <w:rPr>
              <w:rFonts w:ascii="Arial" w:hAnsi="Arial" w:cs="Arial"/>
              <w:spacing w:val="-3"/>
              <w:sz w:val="20"/>
              <w:szCs w:val="20"/>
            </w:rPr>
          </w:rPrChange>
        </w:rPr>
        <w:t>e shelter-in-place</w:t>
      </w:r>
      <w:r w:rsidRPr="00E450C2">
        <w:rPr>
          <w:rFonts w:asciiTheme="majorHAnsi" w:hAnsiTheme="majorHAnsi" w:cs="Arial"/>
          <w:spacing w:val="-3"/>
          <w:sz w:val="20"/>
          <w:szCs w:val="20"/>
          <w:rPrChange w:id="2201" w:author="dbecker" w:date="2016-01-07T14:54:00Z">
            <w:rPr>
              <w:rFonts w:ascii="Arial" w:hAnsi="Arial" w:cs="Arial"/>
              <w:spacing w:val="-3"/>
              <w:sz w:val="20"/>
              <w:szCs w:val="20"/>
            </w:rPr>
          </w:rPrChange>
        </w:rPr>
        <w:t xml:space="preserve"> concept provides for sheltering at the location in which the sheltering instruction is received.  Those at home are to shelter at home.  Those at work or school are to be sheltered in the work place or school building.</w:t>
      </w:r>
      <w:r w:rsidR="00BF3798" w:rsidRPr="00E450C2">
        <w:rPr>
          <w:rFonts w:asciiTheme="majorHAnsi" w:hAnsiTheme="majorHAnsi" w:cs="Arial"/>
          <w:spacing w:val="-3"/>
          <w:sz w:val="20"/>
          <w:szCs w:val="20"/>
          <w:rPrChange w:id="2202" w:author="dbecker" w:date="2016-01-07T14:54:00Z">
            <w:rPr>
              <w:rFonts w:ascii="Arial" w:hAnsi="Arial" w:cs="Arial"/>
              <w:spacing w:val="-3"/>
              <w:sz w:val="20"/>
              <w:szCs w:val="20"/>
            </w:rPr>
          </w:rPrChange>
        </w:rPr>
        <w:t xml:space="preserve"> Transients located in buildings, which may serve as suitable shelters, will be asked to shelter at the locations they are visiting if this is feasible.  Transients without access to suitable shelters will be advised to evacuate as quickly as possible in their own vehicles (i.e., the vehicles in which they arrived).</w:t>
      </w:r>
    </w:p>
    <w:p w:rsidR="00BF3798" w:rsidRPr="00E450C2" w:rsidRDefault="00BF3798"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03" w:author="dbecker" w:date="2016-01-07T14:54:00Z">
            <w:rPr>
              <w:rFonts w:ascii="Arial" w:hAnsi="Arial" w:cs="Arial"/>
              <w:spacing w:val="-3"/>
              <w:sz w:val="20"/>
              <w:szCs w:val="20"/>
            </w:rPr>
          </w:rPrChange>
        </w:rPr>
      </w:pPr>
    </w:p>
    <w:p w:rsidR="00BF3798" w:rsidRPr="00E450C2" w:rsidRDefault="00BF3798"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04"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205" w:author="dbecker" w:date="2016-01-07T14:54:00Z">
            <w:rPr>
              <w:rFonts w:ascii="Arial" w:hAnsi="Arial" w:cs="Arial"/>
              <w:spacing w:val="-3"/>
              <w:sz w:val="20"/>
              <w:szCs w:val="20"/>
            </w:rPr>
          </w:rPrChange>
        </w:rPr>
        <w:t>Departing transients will be advised to close the windows in their vehicles and use re-circulating air until they have cleared the area subject to radiation.  If necessary, transients without transportation may seek directions to a nearby public building from local emergency workers.  Public buildings may be selected and opened as shelters for transients, on an ad hoc basis, if an unforeseen demand for shelter arises during an emergency.</w:t>
      </w:r>
    </w:p>
    <w:p w:rsidR="00BF3798" w:rsidRPr="00E450C2" w:rsidRDefault="00BF3798"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06" w:author="dbecker" w:date="2016-01-07T14:54:00Z">
            <w:rPr>
              <w:rFonts w:ascii="Arial" w:hAnsi="Arial" w:cs="Arial"/>
              <w:spacing w:val="-3"/>
              <w:sz w:val="20"/>
              <w:szCs w:val="20"/>
            </w:rPr>
          </w:rPrChange>
        </w:rPr>
      </w:pPr>
    </w:p>
    <w:p w:rsidR="00BF3798" w:rsidRPr="00E450C2" w:rsidRDefault="00BF3798"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07"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208" w:author="dbecker" w:date="2016-01-07T14:54:00Z">
            <w:rPr>
              <w:rFonts w:ascii="Arial" w:hAnsi="Arial" w:cs="Arial"/>
              <w:spacing w:val="-3"/>
              <w:sz w:val="20"/>
              <w:szCs w:val="20"/>
            </w:rPr>
          </w:rPrChange>
        </w:rPr>
        <w:t>Individuals located in state parks and outdoor recreation areas will be asked to leave open areas and leave the Plume Exposure Pathway EPZ or enter one of the shelters, if available, in the EPZ communities.  The Department of Resources and Economic Development (DRED) and the Fish and Game Department, have the responsibility to locate and notify these individuals.</w:t>
      </w:r>
    </w:p>
    <w:p w:rsidR="00BF3798" w:rsidRPr="00E450C2" w:rsidRDefault="00BF3798" w:rsidP="00BE65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09" w:author="dbecker" w:date="2016-01-07T14:54:00Z">
            <w:rPr>
              <w:rFonts w:ascii="Arial" w:hAnsi="Arial" w:cs="Arial"/>
              <w:spacing w:val="-3"/>
              <w:sz w:val="20"/>
              <w:szCs w:val="20"/>
            </w:rPr>
          </w:rPrChange>
        </w:rPr>
      </w:pPr>
    </w:p>
    <w:p w:rsidR="00BF3798" w:rsidRPr="00E450C2" w:rsidRDefault="00BF3798" w:rsidP="00BE651F">
      <w:pPr>
        <w:pStyle w:val="BodyText"/>
        <w:spacing w:line="240" w:lineRule="auto"/>
        <w:ind w:left="900"/>
        <w:jc w:val="both"/>
        <w:rPr>
          <w:rFonts w:asciiTheme="majorHAnsi" w:hAnsiTheme="majorHAnsi" w:cs="Arial"/>
          <w:sz w:val="20"/>
          <w:rPrChange w:id="2210" w:author="dbecker" w:date="2016-01-07T14:54:00Z">
            <w:rPr>
              <w:rFonts w:ascii="Arial" w:hAnsi="Arial" w:cs="Arial"/>
              <w:sz w:val="20"/>
            </w:rPr>
          </w:rPrChange>
        </w:rPr>
      </w:pPr>
      <w:r w:rsidRPr="00E450C2">
        <w:rPr>
          <w:rFonts w:asciiTheme="majorHAnsi" w:hAnsiTheme="majorHAnsi" w:cs="Arial"/>
          <w:sz w:val="20"/>
          <w:rPrChange w:id="2211" w:author="dbecker" w:date="2016-01-07T14:54:00Z">
            <w:rPr>
              <w:rFonts w:ascii="Arial" w:hAnsi="Arial" w:cs="Arial"/>
              <w:sz w:val="20"/>
            </w:rPr>
          </w:rPrChange>
        </w:rPr>
        <w:t xml:space="preserve">During sheltering, the local emergency workers will continue with their duties unless specifically directed otherwise by DPHS.  These duties include verifying that the public has taken shelter and responding to the emergency service needs of the community.  </w:t>
      </w:r>
    </w:p>
    <w:p w:rsidR="00DE1AEC" w:rsidRPr="00ED71FD" w:rsidRDefault="00BF3798" w:rsidP="00BE651F">
      <w:pPr>
        <w:pStyle w:val="Heading2"/>
        <w:numPr>
          <w:ilvl w:val="0"/>
          <w:numId w:val="44"/>
        </w:numPr>
        <w:tabs>
          <w:tab w:val="clear" w:pos="1440"/>
          <w:tab w:val="num" w:pos="900"/>
        </w:tabs>
        <w:ind w:hanging="900"/>
        <w:rPr>
          <w:rFonts w:ascii="Cambria" w:hAnsi="Cambria"/>
          <w:i w:val="0"/>
          <w:iCs w:val="0"/>
          <w:color w:val="0070C0"/>
          <w:sz w:val="20"/>
          <w:rPrChange w:id="2212" w:author="dbecker" w:date="2015-10-07T12:50:00Z">
            <w:rPr>
              <w:i w:val="0"/>
              <w:iCs w:val="0"/>
              <w:sz w:val="20"/>
            </w:rPr>
          </w:rPrChange>
        </w:rPr>
      </w:pPr>
      <w:r w:rsidRPr="00ED71FD">
        <w:rPr>
          <w:rFonts w:ascii="Cambria" w:hAnsi="Cambria"/>
          <w:i w:val="0"/>
          <w:iCs w:val="0"/>
          <w:color w:val="0070C0"/>
          <w:sz w:val="20"/>
          <w:rPrChange w:id="2213" w:author="dbecker" w:date="2015-10-07T12:50:00Z">
            <w:rPr>
              <w:i w:val="0"/>
              <w:iCs w:val="0"/>
              <w:sz w:val="20"/>
            </w:rPr>
          </w:rPrChange>
        </w:rPr>
        <w:lastRenderedPageBreak/>
        <w:t xml:space="preserve"> </w:t>
      </w:r>
      <w:bookmarkStart w:id="2214" w:name="_Toc431372814"/>
      <w:r w:rsidRPr="00ED71FD">
        <w:rPr>
          <w:rFonts w:ascii="Cambria" w:hAnsi="Cambria"/>
          <w:i w:val="0"/>
          <w:iCs w:val="0"/>
          <w:color w:val="0070C0"/>
          <w:sz w:val="20"/>
          <w:rPrChange w:id="2215" w:author="dbecker" w:date="2015-10-07T12:50:00Z">
            <w:rPr>
              <w:i w:val="0"/>
              <w:iCs w:val="0"/>
              <w:sz w:val="20"/>
            </w:rPr>
          </w:rPrChange>
        </w:rPr>
        <w:t>Evacuation</w:t>
      </w:r>
      <w:bookmarkEnd w:id="2214"/>
    </w:p>
    <w:p w:rsidR="00BF3798" w:rsidRPr="00BF3798" w:rsidRDefault="00BF3798" w:rsidP="00BF3798"/>
    <w:p w:rsidR="00BF3798" w:rsidRPr="00E450C2" w:rsidRDefault="00BF3798" w:rsidP="00BF3798">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16"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217" w:author="dbecker" w:date="2016-01-07T14:54:00Z">
            <w:rPr>
              <w:rFonts w:ascii="Arial" w:hAnsi="Arial" w:cs="Arial"/>
              <w:spacing w:val="-3"/>
              <w:sz w:val="20"/>
              <w:szCs w:val="20"/>
            </w:rPr>
          </w:rPrChange>
        </w:rPr>
        <w:t xml:space="preserve">If potential radiological exposure can be avoided by implementing an evacuation, evacuation </w:t>
      </w:r>
      <w:r w:rsidR="00BA6B19" w:rsidRPr="00E450C2">
        <w:rPr>
          <w:rFonts w:asciiTheme="majorHAnsi" w:hAnsiTheme="majorHAnsi" w:cs="Arial"/>
          <w:spacing w:val="-3"/>
          <w:sz w:val="20"/>
          <w:szCs w:val="20"/>
          <w:rPrChange w:id="2218" w:author="dbecker" w:date="2016-01-07T14:54:00Z">
            <w:rPr>
              <w:rFonts w:ascii="Arial" w:hAnsi="Arial" w:cs="Arial"/>
              <w:spacing w:val="-3"/>
              <w:sz w:val="20"/>
              <w:szCs w:val="20"/>
            </w:rPr>
          </w:rPrChange>
        </w:rPr>
        <w:t xml:space="preserve">may </w:t>
      </w:r>
      <w:r w:rsidRPr="00E450C2">
        <w:rPr>
          <w:rFonts w:asciiTheme="majorHAnsi" w:hAnsiTheme="majorHAnsi" w:cs="Arial"/>
          <w:spacing w:val="-3"/>
          <w:sz w:val="20"/>
          <w:szCs w:val="20"/>
          <w:rPrChange w:id="2219" w:author="dbecker" w:date="2016-01-07T14:54:00Z">
            <w:rPr>
              <w:rFonts w:ascii="Arial" w:hAnsi="Arial" w:cs="Arial"/>
              <w:spacing w:val="-3"/>
              <w:sz w:val="20"/>
              <w:szCs w:val="20"/>
            </w:rPr>
          </w:rPrChange>
        </w:rPr>
        <w:t xml:space="preserve">be the preferred protective action.  Where implementation of this protective action is deemed appropriate (i.e., a prognosis of decreasing ability to mitigate the emergency at Vermont Yankee), </w:t>
      </w:r>
      <w:r w:rsidR="00BA6B19" w:rsidRPr="00E450C2">
        <w:rPr>
          <w:rFonts w:asciiTheme="majorHAnsi" w:hAnsiTheme="majorHAnsi" w:cs="Arial"/>
          <w:spacing w:val="-3"/>
          <w:sz w:val="20"/>
          <w:szCs w:val="20"/>
          <w:rPrChange w:id="2220" w:author="dbecker" w:date="2016-01-07T14:54:00Z">
            <w:rPr>
              <w:rFonts w:ascii="Arial" w:hAnsi="Arial" w:cs="Arial"/>
              <w:spacing w:val="-3"/>
              <w:sz w:val="20"/>
              <w:szCs w:val="20"/>
            </w:rPr>
          </w:rPrChange>
        </w:rPr>
        <w:t xml:space="preserve">and where time and plant conditions permit, </w:t>
      </w:r>
      <w:r w:rsidRPr="00E450C2">
        <w:rPr>
          <w:rFonts w:asciiTheme="majorHAnsi" w:hAnsiTheme="majorHAnsi" w:cs="Arial"/>
          <w:spacing w:val="-3"/>
          <w:sz w:val="20"/>
          <w:szCs w:val="20"/>
          <w:rPrChange w:id="2221" w:author="dbecker" w:date="2016-01-07T14:54:00Z">
            <w:rPr>
              <w:rFonts w:ascii="Arial" w:hAnsi="Arial" w:cs="Arial"/>
              <w:spacing w:val="-3"/>
              <w:sz w:val="20"/>
              <w:szCs w:val="20"/>
            </w:rPr>
          </w:rPrChange>
        </w:rPr>
        <w:t>evacuation will generally be the selected course of action.  If constraints exist which impede evacuation, appropriate actions, such as impediment removal or alternative evacuation routing, will be implemented to facilitate evacuation.  If an evacuation cannot be implemented, sheltering-in-place will be recommended.</w:t>
      </w:r>
    </w:p>
    <w:p w:rsidR="00BF3798" w:rsidRPr="00E450C2" w:rsidRDefault="00BF3798" w:rsidP="00BF3798">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22" w:author="dbecker" w:date="2016-01-07T14:54:00Z">
            <w:rPr>
              <w:rFonts w:ascii="Arial" w:hAnsi="Arial" w:cs="Arial"/>
              <w:spacing w:val="-3"/>
              <w:sz w:val="20"/>
              <w:szCs w:val="20"/>
            </w:rPr>
          </w:rPrChange>
        </w:rPr>
      </w:pPr>
    </w:p>
    <w:p w:rsidR="00BF3798" w:rsidRPr="00E450C2" w:rsidRDefault="00BF3798" w:rsidP="00BF3798">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23"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224" w:author="dbecker" w:date="2016-01-07T14:54:00Z">
            <w:rPr>
              <w:rFonts w:ascii="Arial" w:hAnsi="Arial" w:cs="Arial"/>
              <w:spacing w:val="-3"/>
              <w:sz w:val="20"/>
              <w:szCs w:val="20"/>
            </w:rPr>
          </w:rPrChange>
        </w:rPr>
        <w:t>Evacuation PARs will be conveyed to the local EOC and to the public on a municipality-by-municipality basis.  The primary means of transportation for evacuation will be privately owned vehicles.  Since most Plume Exposure Pathway EPZ residents have access to private automobiles, and there is little dependence on public transportation in the area, this assumption is reasonable.</w:t>
      </w:r>
    </w:p>
    <w:p w:rsidR="00BF3798" w:rsidRPr="00E450C2" w:rsidRDefault="00BF3798" w:rsidP="00BF3798">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25" w:author="dbecker" w:date="2016-01-07T14:54:00Z">
            <w:rPr>
              <w:rFonts w:ascii="Arial" w:hAnsi="Arial" w:cs="Arial"/>
              <w:spacing w:val="-3"/>
              <w:sz w:val="20"/>
              <w:szCs w:val="20"/>
            </w:rPr>
          </w:rPrChange>
        </w:rPr>
      </w:pPr>
    </w:p>
    <w:p w:rsidR="00BF3798" w:rsidRPr="00E450C2" w:rsidRDefault="00BF3798" w:rsidP="00BF3798">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26" w:author="dbecker" w:date="2016-01-07T14:54:00Z">
            <w:rPr>
              <w:rFonts w:ascii="Arial" w:hAnsi="Arial" w:cs="Arial"/>
              <w:spacing w:val="-3"/>
              <w:sz w:val="20"/>
              <w:szCs w:val="20"/>
            </w:rPr>
          </w:rPrChange>
        </w:rPr>
      </w:pPr>
      <w:r w:rsidRPr="00E450C2">
        <w:rPr>
          <w:rFonts w:asciiTheme="majorHAnsi" w:hAnsiTheme="majorHAnsi" w:cs="Arial"/>
          <w:spacing w:val="-3"/>
          <w:sz w:val="20"/>
          <w:szCs w:val="20"/>
          <w:rPrChange w:id="2227" w:author="dbecker" w:date="2016-01-07T14:54:00Z">
            <w:rPr>
              <w:rFonts w:ascii="Arial" w:hAnsi="Arial" w:cs="Arial"/>
              <w:spacing w:val="-3"/>
              <w:sz w:val="20"/>
              <w:szCs w:val="20"/>
            </w:rPr>
          </w:rPrChange>
        </w:rPr>
        <w:t xml:space="preserve">The towns are prepared to respond to a number of requests for public transportation at the time of an evacuation.  If requested, </w:t>
      </w:r>
      <w:r w:rsidR="00575E20" w:rsidRPr="00E450C2">
        <w:rPr>
          <w:rFonts w:asciiTheme="majorHAnsi" w:hAnsiTheme="majorHAnsi" w:cs="Arial"/>
          <w:spacing w:val="-3"/>
          <w:sz w:val="20"/>
          <w:szCs w:val="20"/>
          <w:rPrChange w:id="2228" w:author="dbecker" w:date="2016-01-07T14:54:00Z">
            <w:rPr>
              <w:rFonts w:ascii="Arial" w:hAnsi="Arial" w:cs="Arial"/>
              <w:spacing w:val="-3"/>
              <w:sz w:val="20"/>
              <w:szCs w:val="20"/>
            </w:rPr>
          </w:rPrChange>
        </w:rPr>
        <w:t>ESF#1 – Transportation at the SEOC</w:t>
      </w:r>
      <w:r w:rsidRPr="00E450C2">
        <w:rPr>
          <w:rFonts w:asciiTheme="majorHAnsi" w:hAnsiTheme="majorHAnsi" w:cs="Arial"/>
          <w:spacing w:val="-3"/>
          <w:sz w:val="20"/>
          <w:szCs w:val="20"/>
          <w:rPrChange w:id="2229" w:author="dbecker" w:date="2016-01-07T14:54:00Z">
            <w:rPr>
              <w:rFonts w:ascii="Arial" w:hAnsi="Arial" w:cs="Arial"/>
              <w:spacing w:val="-3"/>
              <w:sz w:val="20"/>
              <w:szCs w:val="20"/>
            </w:rPr>
          </w:rPrChange>
        </w:rPr>
        <w:t xml:space="preserve"> will dispatch either state-owned vehicles or buses owned by contractors who have agreed to supply support in the event of an emergency.  </w:t>
      </w:r>
      <w:r w:rsidR="00575E20" w:rsidRPr="00E450C2">
        <w:rPr>
          <w:rFonts w:asciiTheme="majorHAnsi" w:hAnsiTheme="majorHAnsi" w:cs="Arial"/>
          <w:spacing w:val="-3"/>
          <w:sz w:val="20"/>
          <w:szCs w:val="20"/>
          <w:rPrChange w:id="2230" w:author="dbecker" w:date="2016-01-07T14:54:00Z">
            <w:rPr>
              <w:rFonts w:ascii="Arial" w:hAnsi="Arial" w:cs="Arial"/>
              <w:spacing w:val="-3"/>
              <w:sz w:val="20"/>
              <w:szCs w:val="20"/>
            </w:rPr>
          </w:rPrChange>
        </w:rPr>
        <w:t>ESF#1</w:t>
      </w:r>
      <w:r w:rsidRPr="00E450C2">
        <w:rPr>
          <w:rFonts w:asciiTheme="majorHAnsi" w:hAnsiTheme="majorHAnsi" w:cs="Arial"/>
          <w:spacing w:val="-3"/>
          <w:sz w:val="20"/>
          <w:szCs w:val="20"/>
          <w:rPrChange w:id="2231" w:author="dbecker" w:date="2016-01-07T14:54:00Z">
            <w:rPr>
              <w:rFonts w:ascii="Arial" w:hAnsi="Arial" w:cs="Arial"/>
              <w:spacing w:val="-3"/>
              <w:sz w:val="20"/>
              <w:szCs w:val="20"/>
            </w:rPr>
          </w:rPrChange>
        </w:rPr>
        <w:t xml:space="preserve"> designated staff will coordinate this activity and ensure that vehicles and drivers are dispatched to the EPZ community requesting the assistance.</w:t>
      </w:r>
    </w:p>
    <w:p w:rsidR="00BF3798" w:rsidRPr="00E450C2" w:rsidRDefault="00BF3798" w:rsidP="00BF3798">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rFonts w:asciiTheme="majorHAnsi" w:hAnsiTheme="majorHAnsi" w:cs="Arial"/>
          <w:spacing w:val="-3"/>
          <w:sz w:val="20"/>
          <w:szCs w:val="20"/>
          <w:rPrChange w:id="2232" w:author="dbecker" w:date="2016-01-07T14:54:00Z">
            <w:rPr>
              <w:rFonts w:ascii="Arial" w:hAnsi="Arial" w:cs="Arial"/>
              <w:spacing w:val="-3"/>
              <w:sz w:val="20"/>
              <w:szCs w:val="20"/>
            </w:rPr>
          </w:rPrChange>
        </w:rPr>
      </w:pPr>
    </w:p>
    <w:p w:rsidR="00BF3798" w:rsidRPr="00E450C2" w:rsidRDefault="00BF3798" w:rsidP="00BF3798">
      <w:pPr>
        <w:pStyle w:val="BodyText"/>
        <w:tabs>
          <w:tab w:val="left" w:pos="900"/>
        </w:tabs>
        <w:spacing w:line="240" w:lineRule="auto"/>
        <w:ind w:left="900"/>
        <w:rPr>
          <w:rFonts w:asciiTheme="majorHAnsi" w:hAnsiTheme="majorHAnsi" w:cs="Arial"/>
          <w:sz w:val="20"/>
          <w:rPrChange w:id="2233" w:author="dbecker" w:date="2016-01-07T14:54:00Z">
            <w:rPr>
              <w:rFonts w:ascii="Arial" w:hAnsi="Arial" w:cs="Arial"/>
              <w:sz w:val="20"/>
            </w:rPr>
          </w:rPrChange>
        </w:rPr>
      </w:pPr>
      <w:r w:rsidRPr="00E450C2">
        <w:rPr>
          <w:rFonts w:asciiTheme="majorHAnsi" w:hAnsiTheme="majorHAnsi" w:cs="Arial"/>
          <w:sz w:val="20"/>
          <w:rPrChange w:id="2234" w:author="dbecker" w:date="2016-01-07T14:54:00Z">
            <w:rPr>
              <w:rFonts w:ascii="Arial" w:hAnsi="Arial" w:cs="Arial"/>
              <w:sz w:val="20"/>
            </w:rPr>
          </w:rPrChange>
        </w:rPr>
        <w:t xml:space="preserve">Allocation of evacuation resources will be based on the following priority scheme by community according to its proximity to the </w:t>
      </w:r>
      <w:r w:rsidR="00105AAA" w:rsidRPr="00E450C2">
        <w:rPr>
          <w:rFonts w:asciiTheme="majorHAnsi" w:hAnsiTheme="majorHAnsi" w:cs="Arial"/>
          <w:sz w:val="20"/>
          <w:rPrChange w:id="2235" w:author="dbecker" w:date="2016-01-07T14:54:00Z">
            <w:rPr>
              <w:rFonts w:ascii="Arial" w:hAnsi="Arial" w:cs="Arial"/>
              <w:sz w:val="20"/>
            </w:rPr>
          </w:rPrChange>
        </w:rPr>
        <w:t>faci</w:t>
      </w:r>
      <w:r w:rsidRPr="00E450C2">
        <w:rPr>
          <w:rFonts w:asciiTheme="majorHAnsi" w:hAnsiTheme="majorHAnsi" w:cs="Arial"/>
          <w:sz w:val="20"/>
          <w:rPrChange w:id="2236" w:author="dbecker" w:date="2016-01-07T14:54:00Z">
            <w:rPr>
              <w:rFonts w:ascii="Arial" w:hAnsi="Arial" w:cs="Arial"/>
              <w:sz w:val="20"/>
            </w:rPr>
          </w:rPrChange>
        </w:rPr>
        <w:t xml:space="preserve">lity:  public schools/private schools/day care centers, nursing homes residents requiring transportation and </w:t>
      </w:r>
      <w:del w:id="2237" w:author="dbecker" w:date="2016-01-07T13:24:00Z">
        <w:r w:rsidRPr="00E450C2" w:rsidDel="001A235C">
          <w:rPr>
            <w:rFonts w:asciiTheme="majorHAnsi" w:hAnsiTheme="majorHAnsi" w:cs="Arial"/>
            <w:sz w:val="20"/>
            <w:rPrChange w:id="2238" w:author="dbecker" w:date="2016-01-07T14:54:00Z">
              <w:rPr>
                <w:rFonts w:ascii="Arial" w:hAnsi="Arial" w:cs="Arial"/>
                <w:sz w:val="20"/>
              </w:rPr>
            </w:rPrChange>
          </w:rPr>
          <w:delText>special needs</w:delText>
        </w:r>
      </w:del>
      <w:ins w:id="2239" w:author="dbecker" w:date="2016-01-07T13:24:00Z">
        <w:r w:rsidR="001A235C" w:rsidRPr="00E450C2">
          <w:rPr>
            <w:rFonts w:asciiTheme="majorHAnsi" w:hAnsiTheme="majorHAnsi" w:cs="Arial"/>
            <w:sz w:val="20"/>
            <w:rPrChange w:id="2240" w:author="dbecker" w:date="2016-01-07T14:54:00Z">
              <w:rPr>
                <w:rFonts w:ascii="Arial" w:hAnsi="Arial" w:cs="Arial"/>
                <w:sz w:val="20"/>
              </w:rPr>
            </w:rPrChange>
          </w:rPr>
          <w:t>access/functional needs</w:t>
        </w:r>
      </w:ins>
      <w:r w:rsidRPr="00E450C2">
        <w:rPr>
          <w:rFonts w:asciiTheme="majorHAnsi" w:hAnsiTheme="majorHAnsi" w:cs="Arial"/>
          <w:sz w:val="20"/>
          <w:rPrChange w:id="2241" w:author="dbecker" w:date="2016-01-07T14:54:00Z">
            <w:rPr>
              <w:rFonts w:ascii="Arial" w:hAnsi="Arial" w:cs="Arial"/>
              <w:sz w:val="20"/>
            </w:rPr>
          </w:rPrChange>
        </w:rPr>
        <w:t xml:space="preserve"> individuals</w:t>
      </w:r>
      <w:r w:rsidR="00F845E8" w:rsidRPr="00E450C2">
        <w:rPr>
          <w:rFonts w:asciiTheme="majorHAnsi" w:hAnsiTheme="majorHAnsi" w:cs="Arial"/>
          <w:sz w:val="20"/>
          <w:rPrChange w:id="2242" w:author="dbecker" w:date="2016-01-07T14:54:00Z">
            <w:rPr>
              <w:rFonts w:ascii="Arial" w:hAnsi="Arial" w:cs="Arial"/>
              <w:sz w:val="20"/>
            </w:rPr>
          </w:rPrChange>
        </w:rPr>
        <w:t>.</w:t>
      </w:r>
    </w:p>
    <w:p w:rsidR="00DE1AEC" w:rsidRPr="00ED71FD" w:rsidRDefault="00BF3798" w:rsidP="00A53939">
      <w:pPr>
        <w:pStyle w:val="Heading3"/>
        <w:ind w:left="1080" w:hanging="360"/>
        <w:rPr>
          <w:rFonts w:ascii="Cambria" w:hAnsi="Cambria"/>
          <w:color w:val="0070C0"/>
          <w:sz w:val="20"/>
          <w:rPrChange w:id="2243" w:author="dbecker" w:date="2015-10-07T12:51:00Z">
            <w:rPr>
              <w:sz w:val="20"/>
            </w:rPr>
          </w:rPrChange>
        </w:rPr>
      </w:pPr>
      <w:bookmarkStart w:id="2244" w:name="_Toc431372815"/>
      <w:r w:rsidRPr="00ED71FD">
        <w:rPr>
          <w:rFonts w:ascii="Cambria" w:hAnsi="Cambria"/>
          <w:color w:val="0070C0"/>
          <w:sz w:val="20"/>
          <w:rPrChange w:id="2245" w:author="dbecker" w:date="2015-10-07T12:51:00Z">
            <w:rPr>
              <w:sz w:val="20"/>
            </w:rPr>
          </w:rPrChange>
        </w:rPr>
        <w:t xml:space="preserve">1. </w:t>
      </w:r>
      <w:ins w:id="2246" w:author="dbecker" w:date="2015-11-09T13:43:00Z">
        <w:r w:rsidR="0000185D">
          <w:rPr>
            <w:rFonts w:ascii="Cambria" w:hAnsi="Cambria"/>
            <w:color w:val="0070C0"/>
            <w:sz w:val="20"/>
          </w:rPr>
          <w:t xml:space="preserve">  </w:t>
        </w:r>
      </w:ins>
      <w:r w:rsidRPr="00ED71FD">
        <w:rPr>
          <w:rFonts w:ascii="Cambria" w:hAnsi="Cambria"/>
          <w:color w:val="0070C0"/>
          <w:sz w:val="20"/>
          <w:rPrChange w:id="2247" w:author="dbecker" w:date="2015-10-07T12:51:00Z">
            <w:rPr>
              <w:sz w:val="20"/>
            </w:rPr>
          </w:rPrChange>
        </w:rPr>
        <w:t xml:space="preserve"> Evacuation of Schools</w:t>
      </w:r>
      <w:bookmarkEnd w:id="2244"/>
    </w:p>
    <w:p w:rsidR="00DE1AEC" w:rsidRDefault="00DE1AEC" w:rsidP="00DE1AEC">
      <w:pPr>
        <w:jc w:val="both"/>
        <w:rPr>
          <w:rFonts w:ascii="Arial" w:hAnsi="Arial" w:cs="Arial"/>
          <w:b/>
          <w:sz w:val="20"/>
          <w:szCs w:val="20"/>
        </w:rPr>
      </w:pPr>
    </w:p>
    <w:p w:rsidR="00BF3798" w:rsidRPr="00E450C2" w:rsidRDefault="00BF3798" w:rsidP="00BE651F">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48"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249" w:author="dbecker" w:date="2016-01-07T14:55:00Z">
            <w:rPr>
              <w:rFonts w:ascii="Arial" w:hAnsi="Arial" w:cs="Arial"/>
              <w:spacing w:val="-3"/>
              <w:sz w:val="20"/>
              <w:szCs w:val="20"/>
            </w:rPr>
          </w:rPrChange>
        </w:rPr>
        <w:t>If an evacuation</w:t>
      </w:r>
      <w:r w:rsidR="00575E20" w:rsidRPr="00E450C2">
        <w:rPr>
          <w:rFonts w:asciiTheme="majorHAnsi" w:hAnsiTheme="majorHAnsi" w:cs="Arial"/>
          <w:spacing w:val="-3"/>
          <w:sz w:val="20"/>
          <w:szCs w:val="20"/>
          <w:rPrChange w:id="2250" w:author="dbecker" w:date="2016-01-07T14:55:00Z">
            <w:rPr>
              <w:rFonts w:ascii="Arial" w:hAnsi="Arial" w:cs="Arial"/>
              <w:spacing w:val="-3"/>
              <w:sz w:val="20"/>
              <w:szCs w:val="20"/>
            </w:rPr>
          </w:rPrChange>
        </w:rPr>
        <w:t xml:space="preserve"> or precautionary transfer</w:t>
      </w:r>
      <w:r w:rsidRPr="00E450C2">
        <w:rPr>
          <w:rFonts w:asciiTheme="majorHAnsi" w:hAnsiTheme="majorHAnsi" w:cs="Arial"/>
          <w:spacing w:val="-3"/>
          <w:sz w:val="20"/>
          <w:szCs w:val="20"/>
          <w:rPrChange w:id="2251" w:author="dbecker" w:date="2016-01-07T14:55:00Z">
            <w:rPr>
              <w:rFonts w:ascii="Arial" w:hAnsi="Arial" w:cs="Arial"/>
              <w:spacing w:val="-3"/>
              <w:sz w:val="20"/>
              <w:szCs w:val="20"/>
            </w:rPr>
          </w:rPrChange>
        </w:rPr>
        <w:t xml:space="preserve"> is recommended</w:t>
      </w:r>
      <w:r w:rsidR="00575E20" w:rsidRPr="00E450C2">
        <w:rPr>
          <w:rFonts w:asciiTheme="majorHAnsi" w:hAnsiTheme="majorHAnsi" w:cs="Arial"/>
          <w:spacing w:val="-3"/>
          <w:sz w:val="20"/>
          <w:szCs w:val="20"/>
          <w:rPrChange w:id="2252" w:author="dbecker" w:date="2016-01-07T14:55:00Z">
            <w:rPr>
              <w:rFonts w:ascii="Arial" w:hAnsi="Arial" w:cs="Arial"/>
              <w:spacing w:val="-3"/>
              <w:sz w:val="20"/>
              <w:szCs w:val="20"/>
            </w:rPr>
          </w:rPrChange>
        </w:rPr>
        <w:t xml:space="preserve"> during school hours and the school principal determines it appropriate after consultation with the local EOC</w:t>
      </w:r>
      <w:r w:rsidRPr="00E450C2">
        <w:rPr>
          <w:rFonts w:asciiTheme="majorHAnsi" w:hAnsiTheme="majorHAnsi" w:cs="Arial"/>
          <w:spacing w:val="-3"/>
          <w:sz w:val="20"/>
          <w:szCs w:val="20"/>
          <w:rPrChange w:id="2253" w:author="dbecker" w:date="2016-01-07T14:55:00Z">
            <w:rPr>
              <w:rFonts w:ascii="Arial" w:hAnsi="Arial" w:cs="Arial"/>
              <w:spacing w:val="-3"/>
              <w:sz w:val="20"/>
              <w:szCs w:val="20"/>
            </w:rPr>
          </w:rPrChange>
        </w:rPr>
        <w:t xml:space="preserve">, schools will be evacuated directly from the school premises to the designated reception center for their community.  The children will be supervised at the reception center until they can be released to a parent or guardian.  The provision of buses and vans for evacuation of these facilities will be coordinated and managed by </w:t>
      </w:r>
      <w:r w:rsidR="00575E20" w:rsidRPr="00E450C2">
        <w:rPr>
          <w:rFonts w:asciiTheme="majorHAnsi" w:hAnsiTheme="majorHAnsi" w:cs="Arial"/>
          <w:spacing w:val="-3"/>
          <w:sz w:val="20"/>
          <w:szCs w:val="20"/>
          <w:rPrChange w:id="2254" w:author="dbecker" w:date="2016-01-07T14:55:00Z">
            <w:rPr>
              <w:rFonts w:ascii="Arial" w:hAnsi="Arial" w:cs="Arial"/>
              <w:spacing w:val="-3"/>
              <w:sz w:val="20"/>
              <w:szCs w:val="20"/>
            </w:rPr>
          </w:rPrChange>
        </w:rPr>
        <w:t>ESF#1 – Transportation at the SEOC.</w:t>
      </w:r>
    </w:p>
    <w:p w:rsidR="00BF3798" w:rsidRPr="00E450C2" w:rsidRDefault="00BF3798" w:rsidP="00BE651F">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55" w:author="dbecker" w:date="2016-01-07T14:55:00Z">
            <w:rPr>
              <w:rFonts w:ascii="Arial" w:hAnsi="Arial" w:cs="Arial"/>
              <w:spacing w:val="-3"/>
              <w:sz w:val="20"/>
              <w:szCs w:val="20"/>
            </w:rPr>
          </w:rPrChange>
        </w:rPr>
      </w:pPr>
    </w:p>
    <w:p w:rsidR="00BF3798" w:rsidRPr="00E450C2" w:rsidRDefault="00BF3798" w:rsidP="00BE651F">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56"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257" w:author="dbecker" w:date="2016-01-07T14:55:00Z">
            <w:rPr>
              <w:rFonts w:ascii="Arial" w:hAnsi="Arial" w:cs="Arial"/>
              <w:spacing w:val="-3"/>
              <w:sz w:val="20"/>
              <w:szCs w:val="20"/>
            </w:rPr>
          </w:rPrChange>
        </w:rPr>
        <w:t xml:space="preserve">In the event of an evacuation, </w:t>
      </w:r>
      <w:r w:rsidR="00575E20" w:rsidRPr="00E450C2">
        <w:rPr>
          <w:rFonts w:asciiTheme="majorHAnsi" w:hAnsiTheme="majorHAnsi" w:cs="Arial"/>
          <w:spacing w:val="-3"/>
          <w:sz w:val="20"/>
          <w:szCs w:val="20"/>
          <w:rPrChange w:id="2258" w:author="dbecker" w:date="2016-01-07T14:55:00Z">
            <w:rPr>
              <w:rFonts w:ascii="Arial" w:hAnsi="Arial" w:cs="Arial"/>
              <w:spacing w:val="-3"/>
              <w:sz w:val="20"/>
              <w:szCs w:val="20"/>
            </w:rPr>
          </w:rPrChange>
        </w:rPr>
        <w:t xml:space="preserve">ESF#1 </w:t>
      </w:r>
      <w:r w:rsidRPr="00E450C2">
        <w:rPr>
          <w:rFonts w:asciiTheme="majorHAnsi" w:hAnsiTheme="majorHAnsi" w:cs="Arial"/>
          <w:spacing w:val="-3"/>
          <w:sz w:val="20"/>
          <w:szCs w:val="20"/>
          <w:rPrChange w:id="2259" w:author="dbecker" w:date="2016-01-07T14:55:00Z">
            <w:rPr>
              <w:rFonts w:ascii="Arial" w:hAnsi="Arial" w:cs="Arial"/>
              <w:spacing w:val="-3"/>
              <w:sz w:val="20"/>
              <w:szCs w:val="20"/>
            </w:rPr>
          </w:rPrChange>
        </w:rPr>
        <w:t xml:space="preserve">designated staff will direct the dispatch of vehicles from the State Transportation Staging Area, where drivers will be provided maps and directions to the schools.  Some of these vehicles may be pre-staged within the local communities prior to an evacuation recommendation.  Any additional vehicle needs can be coordinated through the HSEM Local Liaison.  Support plans for each of the schools have been developed through the </w:t>
      </w:r>
      <w:r w:rsidR="00575E20" w:rsidRPr="00E450C2">
        <w:rPr>
          <w:rFonts w:asciiTheme="majorHAnsi" w:hAnsiTheme="majorHAnsi" w:cs="Arial"/>
          <w:spacing w:val="-3"/>
          <w:sz w:val="20"/>
          <w:szCs w:val="20"/>
          <w:rPrChange w:id="2260" w:author="dbecker" w:date="2016-01-07T14:55:00Z">
            <w:rPr>
              <w:rFonts w:ascii="Arial" w:hAnsi="Arial" w:cs="Arial"/>
              <w:spacing w:val="-3"/>
              <w:sz w:val="20"/>
              <w:szCs w:val="20"/>
            </w:rPr>
          </w:rPrChange>
        </w:rPr>
        <w:t>School Administrative Unit (</w:t>
      </w:r>
      <w:r w:rsidRPr="00E450C2">
        <w:rPr>
          <w:rFonts w:asciiTheme="majorHAnsi" w:hAnsiTheme="majorHAnsi" w:cs="Arial"/>
          <w:spacing w:val="-3"/>
          <w:sz w:val="20"/>
          <w:szCs w:val="20"/>
          <w:rPrChange w:id="2261" w:author="dbecker" w:date="2016-01-07T14:55:00Z">
            <w:rPr>
              <w:rFonts w:ascii="Arial" w:hAnsi="Arial" w:cs="Arial"/>
              <w:spacing w:val="-3"/>
              <w:sz w:val="20"/>
              <w:szCs w:val="20"/>
            </w:rPr>
          </w:rPrChange>
        </w:rPr>
        <w:t>SAU</w:t>
      </w:r>
      <w:r w:rsidR="00575E20" w:rsidRPr="00E450C2">
        <w:rPr>
          <w:rFonts w:asciiTheme="majorHAnsi" w:hAnsiTheme="majorHAnsi" w:cs="Arial"/>
          <w:spacing w:val="-3"/>
          <w:sz w:val="20"/>
          <w:szCs w:val="20"/>
          <w:rPrChange w:id="2262" w:author="dbecker" w:date="2016-01-07T14:55:00Z">
            <w:rPr>
              <w:rFonts w:ascii="Arial" w:hAnsi="Arial" w:cs="Arial"/>
              <w:spacing w:val="-3"/>
              <w:sz w:val="20"/>
              <w:szCs w:val="20"/>
            </w:rPr>
          </w:rPrChange>
        </w:rPr>
        <w:t>)</w:t>
      </w:r>
      <w:r w:rsidRPr="00E450C2">
        <w:rPr>
          <w:rFonts w:asciiTheme="majorHAnsi" w:hAnsiTheme="majorHAnsi" w:cs="Arial"/>
          <w:spacing w:val="-3"/>
          <w:sz w:val="20"/>
          <w:szCs w:val="20"/>
          <w:rPrChange w:id="2263" w:author="dbecker" w:date="2016-01-07T14:55:00Z">
            <w:rPr>
              <w:rFonts w:ascii="Arial" w:hAnsi="Arial" w:cs="Arial"/>
              <w:spacing w:val="-3"/>
              <w:sz w:val="20"/>
              <w:szCs w:val="20"/>
            </w:rPr>
          </w:rPrChange>
        </w:rPr>
        <w:t>.</w:t>
      </w:r>
      <w:r w:rsidR="00575E20" w:rsidRPr="00E450C2">
        <w:rPr>
          <w:rFonts w:asciiTheme="majorHAnsi" w:hAnsiTheme="majorHAnsi" w:cs="Arial"/>
          <w:spacing w:val="-3"/>
          <w:sz w:val="20"/>
          <w:szCs w:val="20"/>
          <w:rPrChange w:id="2264" w:author="dbecker" w:date="2016-01-07T14:55:00Z">
            <w:rPr>
              <w:rFonts w:ascii="Arial" w:hAnsi="Arial" w:cs="Arial"/>
              <w:spacing w:val="-3"/>
              <w:sz w:val="20"/>
              <w:szCs w:val="20"/>
            </w:rPr>
          </w:rPrChange>
        </w:rPr>
        <w:t xml:space="preserve">  SAUs will provide logistical and communication support to the local schools.</w:t>
      </w:r>
    </w:p>
    <w:p w:rsidR="00575E20" w:rsidRPr="00E450C2" w:rsidRDefault="0000185D" w:rsidP="00F35110">
      <w:pPr>
        <w:pStyle w:val="Heading3"/>
        <w:numPr>
          <w:ilvl w:val="0"/>
          <w:numId w:val="45"/>
        </w:numPr>
        <w:tabs>
          <w:tab w:val="clear" w:pos="1080"/>
          <w:tab w:val="num" w:pos="900"/>
        </w:tabs>
        <w:rPr>
          <w:rFonts w:asciiTheme="majorHAnsi" w:hAnsiTheme="majorHAnsi"/>
          <w:color w:val="0070C0"/>
          <w:spacing w:val="-3"/>
          <w:sz w:val="20"/>
          <w:szCs w:val="20"/>
          <w:rPrChange w:id="2265" w:author="dbecker" w:date="2016-01-07T14:55:00Z">
            <w:rPr>
              <w:spacing w:val="-3"/>
              <w:sz w:val="20"/>
              <w:szCs w:val="20"/>
            </w:rPr>
          </w:rPrChange>
        </w:rPr>
      </w:pPr>
      <w:ins w:id="2266" w:author="dbecker" w:date="2015-11-09T13:43:00Z">
        <w:r w:rsidRPr="00E450C2">
          <w:rPr>
            <w:rFonts w:asciiTheme="majorHAnsi" w:hAnsiTheme="majorHAnsi"/>
            <w:color w:val="0070C0"/>
            <w:spacing w:val="-3"/>
            <w:sz w:val="20"/>
            <w:szCs w:val="20"/>
            <w:rPrChange w:id="2267" w:author="dbecker" w:date="2016-01-07T14:55:00Z">
              <w:rPr>
                <w:rFonts w:ascii="Cambria" w:hAnsi="Cambria"/>
                <w:color w:val="0070C0"/>
                <w:spacing w:val="-3"/>
                <w:sz w:val="20"/>
                <w:szCs w:val="20"/>
              </w:rPr>
            </w:rPrChange>
          </w:rPr>
          <w:t xml:space="preserve">  </w:t>
        </w:r>
      </w:ins>
      <w:r w:rsidR="00F35110" w:rsidRPr="00E450C2">
        <w:rPr>
          <w:rFonts w:asciiTheme="majorHAnsi" w:hAnsiTheme="majorHAnsi"/>
          <w:color w:val="0070C0"/>
          <w:spacing w:val="-3"/>
          <w:sz w:val="20"/>
          <w:szCs w:val="20"/>
          <w:rPrChange w:id="2268" w:author="dbecker" w:date="2016-01-07T14:55:00Z">
            <w:rPr>
              <w:spacing w:val="-3"/>
              <w:sz w:val="20"/>
              <w:szCs w:val="20"/>
            </w:rPr>
          </w:rPrChange>
        </w:rPr>
        <w:t xml:space="preserve">  </w:t>
      </w:r>
      <w:bookmarkStart w:id="2269" w:name="_Toc431372816"/>
      <w:r w:rsidR="00575E20" w:rsidRPr="00E450C2">
        <w:rPr>
          <w:rFonts w:asciiTheme="majorHAnsi" w:hAnsiTheme="majorHAnsi"/>
          <w:color w:val="0070C0"/>
          <w:spacing w:val="-3"/>
          <w:sz w:val="20"/>
          <w:szCs w:val="20"/>
          <w:rPrChange w:id="2270" w:author="dbecker" w:date="2016-01-07T14:55:00Z">
            <w:rPr>
              <w:spacing w:val="-3"/>
              <w:sz w:val="20"/>
              <w:szCs w:val="20"/>
            </w:rPr>
          </w:rPrChange>
        </w:rPr>
        <w:t>Evacuation of Other Special Facilities</w:t>
      </w:r>
      <w:bookmarkEnd w:id="2269"/>
    </w:p>
    <w:p w:rsidR="00575E20" w:rsidRPr="00E450C2" w:rsidRDefault="00575E20" w:rsidP="00575E20">
      <w:pPr>
        <w:rPr>
          <w:rFonts w:asciiTheme="majorHAnsi" w:hAnsiTheme="majorHAnsi"/>
          <w:rPrChange w:id="2271" w:author="dbecker" w:date="2016-01-07T14:55:00Z">
            <w:rPr/>
          </w:rPrChange>
        </w:rPr>
      </w:pPr>
    </w:p>
    <w:p w:rsidR="00575E20" w:rsidRPr="00E450C2" w:rsidRDefault="00575E20" w:rsidP="00575E20">
      <w:pPr>
        <w:pStyle w:val="BodyText2"/>
        <w:spacing w:line="240" w:lineRule="auto"/>
        <w:ind w:left="1080"/>
        <w:jc w:val="both"/>
        <w:rPr>
          <w:rFonts w:asciiTheme="majorHAnsi" w:hAnsiTheme="majorHAnsi" w:cs="Arial"/>
          <w:sz w:val="20"/>
          <w:szCs w:val="20"/>
          <w:rPrChange w:id="2272" w:author="dbecker" w:date="2016-01-07T14:55:00Z">
            <w:rPr>
              <w:rFonts w:ascii="Arial" w:hAnsi="Arial" w:cs="Arial"/>
              <w:sz w:val="20"/>
              <w:szCs w:val="20"/>
            </w:rPr>
          </w:rPrChange>
        </w:rPr>
      </w:pPr>
      <w:r w:rsidRPr="00E450C2">
        <w:rPr>
          <w:rFonts w:asciiTheme="majorHAnsi" w:hAnsiTheme="majorHAnsi" w:cs="Arial"/>
          <w:sz w:val="20"/>
          <w:szCs w:val="20"/>
          <w:rPrChange w:id="2273" w:author="dbecker" w:date="2016-01-07T14:55:00Z">
            <w:rPr>
              <w:rFonts w:ascii="Arial" w:hAnsi="Arial" w:cs="Arial"/>
              <w:sz w:val="20"/>
              <w:szCs w:val="20"/>
            </w:rPr>
          </w:rPrChange>
        </w:rPr>
        <w:t>If an evacuation is recommended, special facilities may be evacuated from the area directly to designated host facilities.  The provision of vehicles for evacuation of these facilities will be coordinated by ESF#1 at the SEOC.  In the event of an evacuation, the ESF#1 designated staff will direct the dispatch of vehicles from the State Transportation Staging Area, where drivers will be provided maps and directions to the facilities.  Some of these vehicles may be pre-staged within the local communities prior to an evacuation recommendation.  Any additional vehicle needs will be coordinated through the HSEM Local Liaison Unit.  Support plans for each of the special facilities in the Plume Exposure Pathway EPZ have been developed.</w:t>
      </w:r>
    </w:p>
    <w:p w:rsidR="00575E20" w:rsidRPr="00ED71FD" w:rsidRDefault="00575E20" w:rsidP="00575E20">
      <w:pPr>
        <w:pStyle w:val="Heading3"/>
        <w:ind w:left="720"/>
        <w:rPr>
          <w:rFonts w:ascii="Cambria" w:hAnsi="Cambria"/>
          <w:color w:val="0070C0"/>
          <w:sz w:val="20"/>
          <w:rPrChange w:id="2274" w:author="dbecker" w:date="2015-10-07T12:51:00Z">
            <w:rPr>
              <w:sz w:val="20"/>
            </w:rPr>
          </w:rPrChange>
        </w:rPr>
      </w:pPr>
      <w:bookmarkStart w:id="2275" w:name="_Toc431372817"/>
      <w:r w:rsidRPr="00ED71FD">
        <w:rPr>
          <w:rFonts w:ascii="Cambria" w:hAnsi="Cambria"/>
          <w:color w:val="0070C0"/>
          <w:sz w:val="20"/>
          <w:rPrChange w:id="2276" w:author="dbecker" w:date="2015-10-07T12:51:00Z">
            <w:rPr>
              <w:sz w:val="20"/>
            </w:rPr>
          </w:rPrChange>
        </w:rPr>
        <w:lastRenderedPageBreak/>
        <w:t xml:space="preserve">3.  </w:t>
      </w:r>
      <w:ins w:id="2277" w:author="dbecker" w:date="2015-11-09T13:43:00Z">
        <w:r w:rsidR="0000185D">
          <w:rPr>
            <w:rFonts w:ascii="Cambria" w:hAnsi="Cambria"/>
            <w:color w:val="0070C0"/>
            <w:sz w:val="20"/>
          </w:rPr>
          <w:t xml:space="preserve">  </w:t>
        </w:r>
      </w:ins>
      <w:r w:rsidRPr="00ED71FD">
        <w:rPr>
          <w:rFonts w:ascii="Cambria" w:hAnsi="Cambria"/>
          <w:color w:val="0070C0"/>
          <w:sz w:val="20"/>
          <w:rPrChange w:id="2278" w:author="dbecker" w:date="2015-10-07T12:51:00Z">
            <w:rPr>
              <w:sz w:val="20"/>
            </w:rPr>
          </w:rPrChange>
        </w:rPr>
        <w:t>Evacuation of Residents Requiring Public Transportation</w:t>
      </w:r>
      <w:bookmarkEnd w:id="2275"/>
    </w:p>
    <w:p w:rsidR="00DE1AEC" w:rsidRDefault="00DE1AEC" w:rsidP="00DE1AEC">
      <w:pPr>
        <w:jc w:val="both"/>
        <w:rPr>
          <w:rFonts w:ascii="Arial" w:hAnsi="Arial" w:cs="Arial"/>
          <w:b/>
          <w:sz w:val="20"/>
          <w:szCs w:val="20"/>
        </w:rPr>
      </w:pPr>
    </w:p>
    <w:p w:rsidR="00575E20" w:rsidRPr="00E450C2" w:rsidRDefault="00575E20" w:rsidP="00575E2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79"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280" w:author="dbecker" w:date="2016-01-07T14:55:00Z">
            <w:rPr>
              <w:rFonts w:ascii="Arial" w:hAnsi="Arial" w:cs="Arial"/>
              <w:spacing w:val="-3"/>
              <w:sz w:val="20"/>
              <w:szCs w:val="20"/>
            </w:rPr>
          </w:rPrChange>
        </w:rPr>
        <w:t xml:space="preserve">To determine exact transportation needs, HSEM performs an annual survey through the use of postage-paid mail-back cards, which are sent to all persons residing in towns located within the Plume Exposure Pathway EPZ.  Results of the survey regarding residents requiring transportation are maintained in a separate confidential document at each local EOC.  Some residents may depend on publicly provided transportation during an evacuation.  </w:t>
      </w:r>
    </w:p>
    <w:p w:rsidR="00575E20" w:rsidRPr="00E450C2" w:rsidRDefault="00575E20" w:rsidP="00575E2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81" w:author="dbecker" w:date="2016-01-07T14:55:00Z">
            <w:rPr>
              <w:rFonts w:ascii="Arial" w:hAnsi="Arial" w:cs="Arial"/>
              <w:spacing w:val="-3"/>
              <w:sz w:val="20"/>
              <w:szCs w:val="20"/>
            </w:rPr>
          </w:rPrChange>
        </w:rPr>
      </w:pPr>
    </w:p>
    <w:p w:rsidR="00575E20" w:rsidRPr="00E450C2" w:rsidRDefault="00575E20" w:rsidP="00575E2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z w:val="20"/>
          <w:szCs w:val="20"/>
          <w:rPrChange w:id="2282" w:author="dbecker" w:date="2016-01-07T14:55:00Z">
            <w:rPr>
              <w:rFonts w:ascii="Arial" w:hAnsi="Arial" w:cs="Arial"/>
              <w:sz w:val="20"/>
              <w:szCs w:val="20"/>
            </w:rPr>
          </w:rPrChange>
        </w:rPr>
      </w:pPr>
      <w:r w:rsidRPr="00E450C2">
        <w:rPr>
          <w:rFonts w:asciiTheme="majorHAnsi" w:hAnsiTheme="majorHAnsi" w:cs="Arial"/>
          <w:sz w:val="20"/>
          <w:szCs w:val="20"/>
          <w:rPrChange w:id="2283" w:author="dbecker" w:date="2016-01-07T14:55:00Z">
            <w:rPr>
              <w:rFonts w:ascii="Arial" w:hAnsi="Arial" w:cs="Arial"/>
              <w:sz w:val="20"/>
              <w:szCs w:val="20"/>
            </w:rPr>
          </w:rPrChange>
        </w:rPr>
        <w:t>In the event of an evacuation, SEOC ESF#1 designated staff will coordinate or direct the dispatch of the required buses from the State Transportation Staging Area.  Each vehicle assigned to pick up residents requiring transportation, will collect its passengers within the community and deliver them to the reception center in the host community.  Any additional unanticipated bus needs will be coordinated through the HSEM Local Liaison Unit, ESF#1 and the State Transportation Staging Area.</w:t>
      </w:r>
    </w:p>
    <w:p w:rsidR="00DE1AEC" w:rsidRPr="00E450C2" w:rsidRDefault="000A4CEA" w:rsidP="000A4CEA">
      <w:pPr>
        <w:pStyle w:val="Heading3"/>
        <w:ind w:left="720"/>
        <w:rPr>
          <w:rFonts w:asciiTheme="majorHAnsi" w:hAnsiTheme="majorHAnsi"/>
          <w:color w:val="0070C0"/>
          <w:sz w:val="20"/>
          <w:rPrChange w:id="2284" w:author="dbecker" w:date="2016-01-07T14:55:00Z">
            <w:rPr>
              <w:sz w:val="20"/>
            </w:rPr>
          </w:rPrChange>
        </w:rPr>
      </w:pPr>
      <w:bookmarkStart w:id="2285" w:name="_Toc431372818"/>
      <w:r w:rsidRPr="00E450C2">
        <w:rPr>
          <w:rFonts w:asciiTheme="majorHAnsi" w:hAnsiTheme="majorHAnsi"/>
          <w:color w:val="0070C0"/>
          <w:sz w:val="20"/>
          <w:rPrChange w:id="2286" w:author="dbecker" w:date="2016-01-07T14:55:00Z">
            <w:rPr>
              <w:sz w:val="20"/>
            </w:rPr>
          </w:rPrChange>
        </w:rPr>
        <w:t xml:space="preserve">4. </w:t>
      </w:r>
      <w:ins w:id="2287" w:author="dbecker" w:date="2015-11-09T13:43:00Z">
        <w:r w:rsidR="0000185D" w:rsidRPr="00E450C2">
          <w:rPr>
            <w:rFonts w:asciiTheme="majorHAnsi" w:hAnsiTheme="majorHAnsi"/>
            <w:color w:val="0070C0"/>
            <w:sz w:val="20"/>
            <w:rPrChange w:id="2288" w:author="dbecker" w:date="2016-01-07T14:55:00Z">
              <w:rPr>
                <w:rFonts w:ascii="Cambria" w:hAnsi="Cambria"/>
                <w:color w:val="0070C0"/>
                <w:sz w:val="20"/>
              </w:rPr>
            </w:rPrChange>
          </w:rPr>
          <w:t xml:space="preserve">  </w:t>
        </w:r>
      </w:ins>
      <w:r w:rsidRPr="00E450C2">
        <w:rPr>
          <w:rFonts w:asciiTheme="majorHAnsi" w:hAnsiTheme="majorHAnsi"/>
          <w:color w:val="0070C0"/>
          <w:sz w:val="20"/>
          <w:rPrChange w:id="2289" w:author="dbecker" w:date="2016-01-07T14:55:00Z">
            <w:rPr>
              <w:sz w:val="20"/>
            </w:rPr>
          </w:rPrChange>
        </w:rPr>
        <w:t xml:space="preserve"> Evacuation of Functional Needs Populations</w:t>
      </w:r>
      <w:bookmarkEnd w:id="2285"/>
    </w:p>
    <w:p w:rsidR="00DE1AEC" w:rsidRPr="00E450C2" w:rsidRDefault="00DE1AEC" w:rsidP="00DE1AEC">
      <w:pPr>
        <w:jc w:val="both"/>
        <w:rPr>
          <w:rFonts w:asciiTheme="majorHAnsi" w:hAnsiTheme="majorHAnsi" w:cs="Arial"/>
          <w:b/>
          <w:color w:val="0070C0"/>
          <w:sz w:val="20"/>
          <w:szCs w:val="20"/>
          <w:rPrChange w:id="2290" w:author="dbecker" w:date="2016-01-07T14:55:00Z">
            <w:rPr>
              <w:rFonts w:ascii="Arial" w:hAnsi="Arial" w:cs="Arial"/>
              <w:b/>
              <w:sz w:val="20"/>
              <w:szCs w:val="20"/>
            </w:rPr>
          </w:rPrChange>
        </w:rPr>
      </w:pPr>
    </w:p>
    <w:p w:rsidR="000A4CEA" w:rsidRPr="00E450C2" w:rsidRDefault="000A4CEA" w:rsidP="000A4CEA">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91"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292" w:author="dbecker" w:date="2016-01-07T14:55:00Z">
            <w:rPr>
              <w:rFonts w:ascii="Arial" w:hAnsi="Arial" w:cs="Arial"/>
              <w:spacing w:val="-3"/>
              <w:sz w:val="20"/>
              <w:szCs w:val="20"/>
            </w:rPr>
          </w:rPrChange>
        </w:rPr>
        <w:t xml:space="preserve">Local officials maintain a current list of the residents that require evacuation by special vehicle or require assistance in boarding passenger vehicles, as well as those requiring physical help to evacuate.  This population component includes people that require transportation by ambulance or special van.  The </w:t>
      </w:r>
      <w:del w:id="2293" w:author="dbecker" w:date="2016-01-07T13:24:00Z">
        <w:r w:rsidRPr="00E450C2" w:rsidDel="001A235C">
          <w:rPr>
            <w:rFonts w:asciiTheme="majorHAnsi" w:hAnsiTheme="majorHAnsi" w:cs="Arial"/>
            <w:spacing w:val="-3"/>
            <w:sz w:val="20"/>
            <w:szCs w:val="20"/>
            <w:rPrChange w:id="2294" w:author="dbecker" w:date="2016-01-07T14:55:00Z">
              <w:rPr>
                <w:rFonts w:ascii="Arial" w:hAnsi="Arial" w:cs="Arial"/>
                <w:spacing w:val="-3"/>
                <w:sz w:val="20"/>
                <w:szCs w:val="20"/>
              </w:rPr>
            </w:rPrChange>
          </w:rPr>
          <w:delText>Special Needs</w:delText>
        </w:r>
      </w:del>
      <w:ins w:id="2295" w:author="dbecker" w:date="2016-01-07T13:24:00Z">
        <w:r w:rsidR="001A235C" w:rsidRPr="00E450C2">
          <w:rPr>
            <w:rFonts w:asciiTheme="majorHAnsi" w:hAnsiTheme="majorHAnsi" w:cs="Arial"/>
            <w:spacing w:val="-3"/>
            <w:sz w:val="20"/>
            <w:szCs w:val="20"/>
            <w:rPrChange w:id="2296" w:author="dbecker" w:date="2016-01-07T14:55:00Z">
              <w:rPr>
                <w:rFonts w:ascii="Arial" w:hAnsi="Arial" w:cs="Arial"/>
                <w:spacing w:val="-3"/>
                <w:sz w:val="20"/>
                <w:szCs w:val="20"/>
              </w:rPr>
            </w:rPrChange>
          </w:rPr>
          <w:t>Access/functional needs</w:t>
        </w:r>
      </w:ins>
      <w:r w:rsidRPr="00E450C2">
        <w:rPr>
          <w:rFonts w:asciiTheme="majorHAnsi" w:hAnsiTheme="majorHAnsi" w:cs="Arial"/>
          <w:spacing w:val="-3"/>
          <w:sz w:val="20"/>
          <w:szCs w:val="20"/>
          <w:rPrChange w:id="2297" w:author="dbecker" w:date="2016-01-07T14:55:00Z">
            <w:rPr>
              <w:rFonts w:ascii="Arial" w:hAnsi="Arial" w:cs="Arial"/>
              <w:spacing w:val="-3"/>
              <w:sz w:val="20"/>
              <w:szCs w:val="20"/>
            </w:rPr>
          </w:rPrChange>
        </w:rPr>
        <w:t xml:space="preserve"> List is considered proprietary information to protect the privacy of the individuals on it and is kept confidential.</w:t>
      </w:r>
    </w:p>
    <w:p w:rsidR="000A4CEA" w:rsidRPr="00E450C2" w:rsidRDefault="000A4CEA" w:rsidP="000A4CEA">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98" w:author="dbecker" w:date="2016-01-07T14:55:00Z">
            <w:rPr>
              <w:rFonts w:ascii="Arial" w:hAnsi="Arial" w:cs="Arial"/>
              <w:spacing w:val="-3"/>
              <w:sz w:val="20"/>
              <w:szCs w:val="20"/>
            </w:rPr>
          </w:rPrChange>
        </w:rPr>
      </w:pPr>
    </w:p>
    <w:p w:rsidR="000A4CEA" w:rsidRPr="00E450C2" w:rsidRDefault="000A4CEA" w:rsidP="000A4CEA">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299"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300" w:author="dbecker" w:date="2016-01-07T14:55:00Z">
            <w:rPr>
              <w:rFonts w:ascii="Arial" w:hAnsi="Arial" w:cs="Arial"/>
              <w:spacing w:val="-3"/>
              <w:sz w:val="20"/>
              <w:szCs w:val="20"/>
            </w:rPr>
          </w:rPrChange>
        </w:rPr>
        <w:t xml:space="preserve">The annual distribution of the Emergency Public Information </w:t>
      </w:r>
      <w:r w:rsidR="00F845E8" w:rsidRPr="00E450C2">
        <w:rPr>
          <w:rFonts w:asciiTheme="majorHAnsi" w:hAnsiTheme="majorHAnsi" w:cs="Arial"/>
          <w:spacing w:val="-3"/>
          <w:sz w:val="20"/>
          <w:szCs w:val="20"/>
          <w:rPrChange w:id="2301" w:author="dbecker" w:date="2016-01-07T14:55:00Z">
            <w:rPr>
              <w:rFonts w:ascii="Arial" w:hAnsi="Arial" w:cs="Arial"/>
              <w:spacing w:val="-3"/>
              <w:sz w:val="20"/>
              <w:szCs w:val="20"/>
            </w:rPr>
          </w:rPrChange>
        </w:rPr>
        <w:t xml:space="preserve">Calendar </w:t>
      </w:r>
      <w:r w:rsidRPr="00E450C2">
        <w:rPr>
          <w:rFonts w:asciiTheme="majorHAnsi" w:hAnsiTheme="majorHAnsi" w:cs="Arial"/>
          <w:spacing w:val="-3"/>
          <w:sz w:val="20"/>
          <w:szCs w:val="20"/>
          <w:rPrChange w:id="2302" w:author="dbecker" w:date="2016-01-07T14:55:00Z">
            <w:rPr>
              <w:rFonts w:ascii="Arial" w:hAnsi="Arial" w:cs="Arial"/>
              <w:spacing w:val="-3"/>
              <w:sz w:val="20"/>
              <w:szCs w:val="20"/>
            </w:rPr>
          </w:rPrChange>
        </w:rPr>
        <w:t xml:space="preserve">contains a postage-paid survey card that will allow persons who have </w:t>
      </w:r>
      <w:del w:id="2303" w:author="dbecker" w:date="2016-01-07T13:24:00Z">
        <w:r w:rsidRPr="00E450C2" w:rsidDel="001A235C">
          <w:rPr>
            <w:rFonts w:asciiTheme="majorHAnsi" w:hAnsiTheme="majorHAnsi" w:cs="Arial"/>
            <w:spacing w:val="-3"/>
            <w:sz w:val="20"/>
            <w:szCs w:val="20"/>
            <w:rPrChange w:id="2304" w:author="dbecker" w:date="2016-01-07T14:55:00Z">
              <w:rPr>
                <w:rFonts w:ascii="Arial" w:hAnsi="Arial" w:cs="Arial"/>
                <w:spacing w:val="-3"/>
                <w:sz w:val="20"/>
                <w:szCs w:val="20"/>
              </w:rPr>
            </w:rPrChange>
          </w:rPr>
          <w:delText>special needs</w:delText>
        </w:r>
      </w:del>
      <w:ins w:id="2305" w:author="dbecker" w:date="2016-01-07T13:24:00Z">
        <w:r w:rsidR="001A235C" w:rsidRPr="00E450C2">
          <w:rPr>
            <w:rFonts w:asciiTheme="majorHAnsi" w:hAnsiTheme="majorHAnsi" w:cs="Arial"/>
            <w:spacing w:val="-3"/>
            <w:sz w:val="20"/>
            <w:szCs w:val="20"/>
            <w:rPrChange w:id="2306" w:author="dbecker" w:date="2016-01-07T14:55:00Z">
              <w:rPr>
                <w:rFonts w:ascii="Arial" w:hAnsi="Arial" w:cs="Arial"/>
                <w:spacing w:val="-3"/>
                <w:sz w:val="20"/>
                <w:szCs w:val="20"/>
              </w:rPr>
            </w:rPrChange>
          </w:rPr>
          <w:t>access/functional needs</w:t>
        </w:r>
      </w:ins>
      <w:r w:rsidRPr="00E450C2">
        <w:rPr>
          <w:rFonts w:asciiTheme="majorHAnsi" w:hAnsiTheme="majorHAnsi" w:cs="Arial"/>
          <w:spacing w:val="-3"/>
          <w:sz w:val="20"/>
          <w:szCs w:val="20"/>
          <w:rPrChange w:id="2307" w:author="dbecker" w:date="2016-01-07T14:55:00Z">
            <w:rPr>
              <w:rFonts w:ascii="Arial" w:hAnsi="Arial" w:cs="Arial"/>
              <w:spacing w:val="-3"/>
              <w:sz w:val="20"/>
              <w:szCs w:val="20"/>
            </w:rPr>
          </w:rPrChange>
        </w:rPr>
        <w:t xml:space="preserve"> to identify themselves.  The results of the annual mailing are used to update the list held by local officials.  In addition, the survey card may be used at any time throughout the year to inform HSEM of a special need that has developed.  As a supplement to the survey results, residents with special transportation needs</w:t>
      </w:r>
      <w:r w:rsidR="004A33D2" w:rsidRPr="00E450C2">
        <w:rPr>
          <w:rFonts w:asciiTheme="majorHAnsi" w:hAnsiTheme="majorHAnsi" w:cs="Arial"/>
          <w:spacing w:val="-3"/>
          <w:sz w:val="20"/>
          <w:szCs w:val="20"/>
          <w:rPrChange w:id="2308" w:author="dbecker" w:date="2016-01-07T14:55:00Z">
            <w:rPr>
              <w:rFonts w:ascii="Arial" w:hAnsi="Arial" w:cs="Arial"/>
              <w:spacing w:val="-3"/>
              <w:sz w:val="20"/>
              <w:szCs w:val="20"/>
            </w:rPr>
          </w:rPrChange>
        </w:rPr>
        <w:t>,</w:t>
      </w:r>
      <w:r w:rsidRPr="00E450C2">
        <w:rPr>
          <w:rFonts w:asciiTheme="majorHAnsi" w:hAnsiTheme="majorHAnsi" w:cs="Arial"/>
          <w:spacing w:val="-3"/>
          <w:sz w:val="20"/>
          <w:szCs w:val="20"/>
          <w:rPrChange w:id="2309" w:author="dbecker" w:date="2016-01-07T14:55:00Z">
            <w:rPr>
              <w:rFonts w:ascii="Arial" w:hAnsi="Arial" w:cs="Arial"/>
              <w:spacing w:val="-3"/>
              <w:sz w:val="20"/>
              <w:szCs w:val="20"/>
            </w:rPr>
          </w:rPrChange>
        </w:rPr>
        <w:t xml:space="preserve"> not previously identified</w:t>
      </w:r>
      <w:r w:rsidR="004A33D2" w:rsidRPr="00E450C2">
        <w:rPr>
          <w:rFonts w:asciiTheme="majorHAnsi" w:hAnsiTheme="majorHAnsi" w:cs="Arial"/>
          <w:spacing w:val="-3"/>
          <w:sz w:val="20"/>
          <w:szCs w:val="20"/>
          <w:rPrChange w:id="2310" w:author="dbecker" w:date="2016-01-07T14:55:00Z">
            <w:rPr>
              <w:rFonts w:ascii="Arial" w:hAnsi="Arial" w:cs="Arial"/>
              <w:spacing w:val="-3"/>
              <w:sz w:val="20"/>
              <w:szCs w:val="20"/>
            </w:rPr>
          </w:rPrChange>
        </w:rPr>
        <w:t>,</w:t>
      </w:r>
      <w:r w:rsidRPr="00E450C2">
        <w:rPr>
          <w:rFonts w:asciiTheme="majorHAnsi" w:hAnsiTheme="majorHAnsi" w:cs="Arial"/>
          <w:spacing w:val="-3"/>
          <w:sz w:val="20"/>
          <w:szCs w:val="20"/>
          <w:rPrChange w:id="2311" w:author="dbecker" w:date="2016-01-07T14:55:00Z">
            <w:rPr>
              <w:rFonts w:ascii="Arial" w:hAnsi="Arial" w:cs="Arial"/>
              <w:spacing w:val="-3"/>
              <w:sz w:val="20"/>
              <w:szCs w:val="20"/>
            </w:rPr>
          </w:rPrChange>
        </w:rPr>
        <w:t xml:space="preserve"> will be handled on an ad hoc basis as they call in to the local EOC to request assistance.</w:t>
      </w:r>
    </w:p>
    <w:p w:rsidR="000A4CEA" w:rsidRPr="00E450C2" w:rsidRDefault="000A4CEA" w:rsidP="000A4CEA">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12" w:author="dbecker" w:date="2016-01-07T14:55:00Z">
            <w:rPr>
              <w:rFonts w:ascii="Arial" w:hAnsi="Arial" w:cs="Arial"/>
              <w:spacing w:val="-3"/>
              <w:sz w:val="20"/>
              <w:szCs w:val="20"/>
            </w:rPr>
          </w:rPrChange>
        </w:rPr>
      </w:pPr>
    </w:p>
    <w:p w:rsidR="000A4CEA" w:rsidRPr="00E450C2" w:rsidRDefault="000A4CEA" w:rsidP="000A4CEA">
      <w:pPr>
        <w:pStyle w:val="BodyText"/>
        <w:tabs>
          <w:tab w:val="left" w:pos="1080"/>
        </w:tabs>
        <w:spacing w:line="240" w:lineRule="auto"/>
        <w:ind w:left="1080"/>
        <w:jc w:val="both"/>
        <w:rPr>
          <w:rFonts w:asciiTheme="majorHAnsi" w:hAnsiTheme="majorHAnsi" w:cs="Arial"/>
          <w:sz w:val="20"/>
          <w:rPrChange w:id="2313" w:author="dbecker" w:date="2016-01-07T14:55:00Z">
            <w:rPr>
              <w:rFonts w:ascii="Arial" w:hAnsi="Arial" w:cs="Arial"/>
              <w:sz w:val="20"/>
            </w:rPr>
          </w:rPrChange>
        </w:rPr>
      </w:pPr>
      <w:r w:rsidRPr="00E450C2">
        <w:rPr>
          <w:rFonts w:asciiTheme="majorHAnsi" w:hAnsiTheme="majorHAnsi" w:cs="Arial"/>
          <w:sz w:val="20"/>
          <w:rPrChange w:id="2314" w:author="dbecker" w:date="2016-01-07T14:55:00Z">
            <w:rPr>
              <w:rFonts w:ascii="Arial" w:hAnsi="Arial" w:cs="Arial"/>
              <w:sz w:val="20"/>
            </w:rPr>
          </w:rPrChange>
        </w:rPr>
        <w:t xml:space="preserve">Local EMDs are responsible for ensuring transportation is provided for special facilities, people without automobiles, and people with </w:t>
      </w:r>
      <w:del w:id="2315" w:author="dbecker" w:date="2016-01-07T13:24:00Z">
        <w:r w:rsidRPr="00E450C2" w:rsidDel="001A235C">
          <w:rPr>
            <w:rFonts w:asciiTheme="majorHAnsi" w:hAnsiTheme="majorHAnsi" w:cs="Arial"/>
            <w:sz w:val="20"/>
            <w:rPrChange w:id="2316" w:author="dbecker" w:date="2016-01-07T14:55:00Z">
              <w:rPr>
                <w:rFonts w:ascii="Arial" w:hAnsi="Arial" w:cs="Arial"/>
                <w:sz w:val="20"/>
              </w:rPr>
            </w:rPrChange>
          </w:rPr>
          <w:delText>special needs</w:delText>
        </w:r>
      </w:del>
      <w:ins w:id="2317" w:author="dbecker" w:date="2016-01-07T13:24:00Z">
        <w:r w:rsidR="001A235C" w:rsidRPr="00E450C2">
          <w:rPr>
            <w:rFonts w:asciiTheme="majorHAnsi" w:hAnsiTheme="majorHAnsi" w:cs="Arial"/>
            <w:sz w:val="20"/>
            <w:rPrChange w:id="2318" w:author="dbecker" w:date="2016-01-07T14:55:00Z">
              <w:rPr>
                <w:rFonts w:ascii="Arial" w:hAnsi="Arial" w:cs="Arial"/>
                <w:sz w:val="20"/>
              </w:rPr>
            </w:rPrChange>
          </w:rPr>
          <w:t>access/functional needs</w:t>
        </w:r>
      </w:ins>
      <w:r w:rsidRPr="00E450C2">
        <w:rPr>
          <w:rFonts w:asciiTheme="majorHAnsi" w:hAnsiTheme="majorHAnsi" w:cs="Arial"/>
          <w:sz w:val="20"/>
          <w:rPrChange w:id="2319" w:author="dbecker" w:date="2016-01-07T14:55:00Z">
            <w:rPr>
              <w:rFonts w:ascii="Arial" w:hAnsi="Arial" w:cs="Arial"/>
              <w:sz w:val="20"/>
            </w:rPr>
          </w:rPrChange>
        </w:rPr>
        <w:t xml:space="preserve">.  This includes those individuals previously identified and listed on the </w:t>
      </w:r>
      <w:del w:id="2320" w:author="dbecker" w:date="2016-01-07T13:24:00Z">
        <w:r w:rsidRPr="00E450C2" w:rsidDel="001A235C">
          <w:rPr>
            <w:rFonts w:asciiTheme="majorHAnsi" w:hAnsiTheme="majorHAnsi" w:cs="Arial"/>
            <w:sz w:val="20"/>
            <w:rPrChange w:id="2321" w:author="dbecker" w:date="2016-01-07T14:55:00Z">
              <w:rPr>
                <w:rFonts w:ascii="Arial" w:hAnsi="Arial" w:cs="Arial"/>
                <w:sz w:val="20"/>
              </w:rPr>
            </w:rPrChange>
          </w:rPr>
          <w:delText>Special Needs</w:delText>
        </w:r>
      </w:del>
      <w:ins w:id="2322" w:author="dbecker" w:date="2016-01-07T13:24:00Z">
        <w:r w:rsidR="001A235C" w:rsidRPr="00E450C2">
          <w:rPr>
            <w:rFonts w:asciiTheme="majorHAnsi" w:hAnsiTheme="majorHAnsi" w:cs="Arial"/>
            <w:sz w:val="20"/>
            <w:rPrChange w:id="2323" w:author="dbecker" w:date="2016-01-07T14:55:00Z">
              <w:rPr>
                <w:rFonts w:ascii="Arial" w:hAnsi="Arial" w:cs="Arial"/>
                <w:sz w:val="20"/>
              </w:rPr>
            </w:rPrChange>
          </w:rPr>
          <w:t>Access/functional needs</w:t>
        </w:r>
      </w:ins>
      <w:r w:rsidRPr="00E450C2">
        <w:rPr>
          <w:rFonts w:asciiTheme="majorHAnsi" w:hAnsiTheme="majorHAnsi" w:cs="Arial"/>
          <w:sz w:val="20"/>
          <w:rPrChange w:id="2324" w:author="dbecker" w:date="2016-01-07T14:55:00Z">
            <w:rPr>
              <w:rFonts w:ascii="Arial" w:hAnsi="Arial" w:cs="Arial"/>
              <w:sz w:val="20"/>
            </w:rPr>
          </w:rPrChange>
        </w:rPr>
        <w:t xml:space="preserve"> List and also any individuals who may telephone the EOC requesting transportation assistance during an emergency.  The community specific emergency procedures include the results of the HSEM survey for </w:t>
      </w:r>
      <w:del w:id="2325" w:author="dbecker" w:date="2016-01-07T13:24:00Z">
        <w:r w:rsidRPr="00E450C2" w:rsidDel="001A235C">
          <w:rPr>
            <w:rFonts w:asciiTheme="majorHAnsi" w:hAnsiTheme="majorHAnsi" w:cs="Arial"/>
            <w:sz w:val="20"/>
            <w:rPrChange w:id="2326" w:author="dbecker" w:date="2016-01-07T14:55:00Z">
              <w:rPr>
                <w:rFonts w:ascii="Arial" w:hAnsi="Arial" w:cs="Arial"/>
                <w:sz w:val="20"/>
              </w:rPr>
            </w:rPrChange>
          </w:rPr>
          <w:delText>special needs</w:delText>
        </w:r>
      </w:del>
      <w:ins w:id="2327" w:author="dbecker" w:date="2016-01-07T13:24:00Z">
        <w:r w:rsidR="001A235C" w:rsidRPr="00E450C2">
          <w:rPr>
            <w:rFonts w:asciiTheme="majorHAnsi" w:hAnsiTheme="majorHAnsi" w:cs="Arial"/>
            <w:sz w:val="20"/>
            <w:rPrChange w:id="2328" w:author="dbecker" w:date="2016-01-07T14:55:00Z">
              <w:rPr>
                <w:rFonts w:ascii="Arial" w:hAnsi="Arial" w:cs="Arial"/>
                <w:sz w:val="20"/>
              </w:rPr>
            </w:rPrChange>
          </w:rPr>
          <w:t>access/functional needs</w:t>
        </w:r>
      </w:ins>
      <w:r w:rsidRPr="00E450C2">
        <w:rPr>
          <w:rFonts w:asciiTheme="majorHAnsi" w:hAnsiTheme="majorHAnsi" w:cs="Arial"/>
          <w:sz w:val="20"/>
          <w:rPrChange w:id="2329" w:author="dbecker" w:date="2016-01-07T14:55:00Z">
            <w:rPr>
              <w:rFonts w:ascii="Arial" w:hAnsi="Arial" w:cs="Arial"/>
              <w:sz w:val="20"/>
            </w:rPr>
          </w:rPrChange>
        </w:rPr>
        <w:t xml:space="preserve"> evacuation demands.  These results are listed as transportation requirements.  Transportation requirements are transmitted to each community’s HSEM Local Liaison for assignment and dispatch of appropriate transportation resources.  State assistance may be requested by the town.  A representative of the state's ESF#1 – Transportation will be located at the State EOC in Concord to respond to requests for assistance from local communities.  </w:t>
      </w:r>
    </w:p>
    <w:p w:rsidR="000A4CEA" w:rsidRPr="00E450C2" w:rsidRDefault="000A4CEA" w:rsidP="000A4CEA">
      <w:pPr>
        <w:pStyle w:val="Heading3"/>
        <w:ind w:firstLine="720"/>
        <w:rPr>
          <w:rFonts w:asciiTheme="majorHAnsi" w:hAnsiTheme="majorHAnsi"/>
          <w:color w:val="0070C0"/>
          <w:sz w:val="20"/>
          <w:rPrChange w:id="2330" w:author="dbecker" w:date="2016-01-07T14:55:00Z">
            <w:rPr>
              <w:sz w:val="20"/>
            </w:rPr>
          </w:rPrChange>
        </w:rPr>
      </w:pPr>
      <w:bookmarkStart w:id="2331" w:name="_Toc431372819"/>
      <w:r w:rsidRPr="00E450C2">
        <w:rPr>
          <w:rFonts w:asciiTheme="majorHAnsi" w:hAnsiTheme="majorHAnsi"/>
          <w:color w:val="0070C0"/>
          <w:sz w:val="20"/>
          <w:rPrChange w:id="2332" w:author="dbecker" w:date="2016-01-07T14:55:00Z">
            <w:rPr>
              <w:sz w:val="20"/>
            </w:rPr>
          </w:rPrChange>
        </w:rPr>
        <w:t xml:space="preserve">5. </w:t>
      </w:r>
      <w:ins w:id="2333" w:author="dbecker" w:date="2015-11-09T13:43:00Z">
        <w:r w:rsidR="0000185D" w:rsidRPr="00E450C2">
          <w:rPr>
            <w:rFonts w:asciiTheme="majorHAnsi" w:hAnsiTheme="majorHAnsi"/>
            <w:color w:val="0070C0"/>
            <w:sz w:val="20"/>
            <w:rPrChange w:id="2334" w:author="dbecker" w:date="2016-01-07T14:55:00Z">
              <w:rPr>
                <w:rFonts w:ascii="Cambria" w:hAnsi="Cambria"/>
                <w:color w:val="0070C0"/>
                <w:sz w:val="20"/>
              </w:rPr>
            </w:rPrChange>
          </w:rPr>
          <w:t xml:space="preserve">  </w:t>
        </w:r>
      </w:ins>
      <w:r w:rsidRPr="00E450C2">
        <w:rPr>
          <w:rFonts w:asciiTheme="majorHAnsi" w:hAnsiTheme="majorHAnsi"/>
          <w:color w:val="0070C0"/>
          <w:sz w:val="20"/>
          <w:rPrChange w:id="2335" w:author="dbecker" w:date="2016-01-07T14:55:00Z">
            <w:rPr>
              <w:sz w:val="20"/>
            </w:rPr>
          </w:rPrChange>
        </w:rPr>
        <w:t xml:space="preserve"> Evacuation Management</w:t>
      </w:r>
      <w:bookmarkEnd w:id="2331"/>
    </w:p>
    <w:p w:rsidR="00DE1AEC" w:rsidRPr="00E450C2" w:rsidRDefault="00DE1AEC" w:rsidP="00DE1AEC">
      <w:pPr>
        <w:jc w:val="both"/>
        <w:rPr>
          <w:rFonts w:asciiTheme="majorHAnsi" w:hAnsiTheme="majorHAnsi" w:cs="Arial"/>
          <w:b/>
          <w:sz w:val="20"/>
          <w:szCs w:val="20"/>
          <w:rPrChange w:id="2336" w:author="dbecker" w:date="2016-01-07T14:55:00Z">
            <w:rPr>
              <w:rFonts w:ascii="Arial" w:hAnsi="Arial" w:cs="Arial"/>
              <w:b/>
              <w:sz w:val="20"/>
              <w:szCs w:val="20"/>
            </w:rPr>
          </w:rPrChange>
        </w:rPr>
      </w:pP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37"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338" w:author="dbecker" w:date="2016-01-07T14:55:00Z">
            <w:rPr>
              <w:rFonts w:ascii="Arial" w:hAnsi="Arial" w:cs="Arial"/>
              <w:spacing w:val="-3"/>
              <w:sz w:val="20"/>
              <w:szCs w:val="20"/>
            </w:rPr>
          </w:rPrChange>
        </w:rPr>
        <w:t xml:space="preserve">If an evacuation is necessary for all or a portion of the Plume Exposure Pathway EPZ, it will be expedited by using the elements of evacuation management.  This includes instructions to the public, control access to the Plume Exposure Pathway EPZ, maintenance of evacuation routes, and traffic control at key intersections within the Plume Exposure Pathway EPZ.  Provision of emergency instructions and control of access to the Plume Exposure Pathway EPZ are state responsibilities.  The maintenance of local evacuation routes and provision of traffic control at key intersections in the local Plume Exposure Pathway EPZ communities is a local responsibility.  Traffic control is coordinated between the State Police and local law enforcement agencies.  The </w:t>
      </w:r>
      <w:r w:rsidRPr="00E450C2">
        <w:rPr>
          <w:rFonts w:asciiTheme="majorHAnsi" w:hAnsiTheme="majorHAnsi" w:cs="Arial"/>
          <w:spacing w:val="-3"/>
          <w:sz w:val="20"/>
          <w:szCs w:val="20"/>
          <w:rPrChange w:id="2339" w:author="dbecker" w:date="2016-01-07T14:55:00Z">
            <w:rPr>
              <w:rFonts w:ascii="Arial" w:hAnsi="Arial" w:cs="Arial"/>
              <w:spacing w:val="-3"/>
              <w:sz w:val="20"/>
              <w:szCs w:val="20"/>
            </w:rPr>
          </w:rPrChange>
        </w:rPr>
        <w:lastRenderedPageBreak/>
        <w:t xml:space="preserve">evacuation routes and traffic control points are described in detail in each Traffic Management Manual, held by ESF#1 – Transportation at the SEOC.  All evacuation routes are expected to remain serviceable throughout the course of an evacuation.  </w:t>
      </w: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40"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341" w:author="dbecker" w:date="2016-01-07T14:55:00Z">
            <w:rPr>
              <w:rFonts w:ascii="Arial" w:hAnsi="Arial" w:cs="Arial"/>
              <w:spacing w:val="-3"/>
              <w:sz w:val="20"/>
              <w:szCs w:val="20"/>
            </w:rPr>
          </w:rPrChange>
        </w:rPr>
        <w:t xml:space="preserve">Use of local public works employees, town vehicles and equipment is expected to address route maintenance needs.  In addition, local provisions may be augmented through the use of contractors.  The personnel and equipment available for assignment are outlined in the community -specific procedures.  Should a community's highway resources be insufficient, support from the State may be requested through ESF#1 at the SEOC.  </w:t>
      </w: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42" w:author="dbecker" w:date="2016-01-07T14:55:00Z">
            <w:rPr>
              <w:rFonts w:ascii="Arial" w:hAnsi="Arial" w:cs="Arial"/>
              <w:spacing w:val="-3"/>
              <w:sz w:val="20"/>
              <w:szCs w:val="20"/>
            </w:rPr>
          </w:rPrChange>
        </w:rPr>
      </w:pP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43"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344" w:author="dbecker" w:date="2016-01-07T14:55:00Z">
            <w:rPr>
              <w:rFonts w:ascii="Arial" w:hAnsi="Arial" w:cs="Arial"/>
              <w:spacing w:val="-3"/>
              <w:sz w:val="20"/>
              <w:szCs w:val="20"/>
            </w:rPr>
          </w:rPrChange>
        </w:rPr>
        <w:t>The local Police Chief</w:t>
      </w:r>
      <w:r w:rsidR="00BC6910" w:rsidRPr="00E450C2">
        <w:rPr>
          <w:rFonts w:asciiTheme="majorHAnsi" w:hAnsiTheme="majorHAnsi" w:cs="Arial"/>
          <w:spacing w:val="-3"/>
          <w:sz w:val="20"/>
          <w:szCs w:val="20"/>
          <w:rPrChange w:id="2345" w:author="dbecker" w:date="2016-01-07T14:55:00Z">
            <w:rPr>
              <w:rFonts w:ascii="Arial" w:hAnsi="Arial" w:cs="Arial"/>
              <w:spacing w:val="-3"/>
              <w:sz w:val="20"/>
              <w:szCs w:val="20"/>
            </w:rPr>
          </w:rPrChange>
        </w:rPr>
        <w:t xml:space="preserve"> or designee</w:t>
      </w:r>
      <w:r w:rsidRPr="00E450C2">
        <w:rPr>
          <w:rFonts w:asciiTheme="majorHAnsi" w:hAnsiTheme="majorHAnsi" w:cs="Arial"/>
          <w:spacing w:val="-3"/>
          <w:sz w:val="20"/>
          <w:szCs w:val="20"/>
          <w:rPrChange w:id="2346" w:author="dbecker" w:date="2016-01-07T14:55:00Z">
            <w:rPr>
              <w:rFonts w:ascii="Arial" w:hAnsi="Arial" w:cs="Arial"/>
              <w:spacing w:val="-3"/>
              <w:sz w:val="20"/>
              <w:szCs w:val="20"/>
            </w:rPr>
          </w:rPrChange>
        </w:rPr>
        <w:t xml:space="preserve"> coordinates traffic control at designated intersections in each local municipality.  The Chief may use either police staff or other local emergency workers assigned as support.  The personnel available for these assignments are indicated in the community specific plan/procedures.</w:t>
      </w: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47" w:author="dbecker" w:date="2016-01-07T14:55:00Z">
            <w:rPr>
              <w:rFonts w:ascii="Arial" w:hAnsi="Arial" w:cs="Arial"/>
              <w:spacing w:val="-3"/>
              <w:sz w:val="20"/>
              <w:szCs w:val="20"/>
            </w:rPr>
          </w:rPrChange>
        </w:rPr>
      </w:pP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48"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349" w:author="dbecker" w:date="2016-01-07T14:55:00Z">
            <w:rPr>
              <w:rFonts w:ascii="Arial" w:hAnsi="Arial" w:cs="Arial"/>
              <w:spacing w:val="-3"/>
              <w:sz w:val="20"/>
              <w:szCs w:val="20"/>
            </w:rPr>
          </w:rPrChange>
        </w:rPr>
        <w:t xml:space="preserve">Upon confirmation that the evacuation of the public is complete, arrangements will be made with the SEOC to ensure critical emergency services are maintained (e.g., fire protection, municipal security, etc.).  Once these services are established, the local emergency organization, including EOC staff and field support, will be relocated to the host community.  The evacuation of emergency facilities will be under the direction of the Emergency Management Director and coordinated with the host community Emergency Management Director and the HSEM Local Liaison Unit.  </w:t>
      </w:r>
    </w:p>
    <w:p w:rsidR="000465DF" w:rsidRPr="00E450C2" w:rsidRDefault="000465DF" w:rsidP="000465DF">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50" w:author="dbecker" w:date="2016-01-07T14:55:00Z">
            <w:rPr>
              <w:rFonts w:ascii="Arial" w:hAnsi="Arial" w:cs="Arial"/>
              <w:spacing w:val="-3"/>
              <w:sz w:val="20"/>
              <w:szCs w:val="20"/>
            </w:rPr>
          </w:rPrChange>
        </w:rPr>
      </w:pPr>
    </w:p>
    <w:p w:rsidR="000465DF" w:rsidRPr="00E450C2" w:rsidRDefault="000465DF" w:rsidP="000465DF">
      <w:pPr>
        <w:pStyle w:val="BodyText2"/>
        <w:tabs>
          <w:tab w:val="left" w:pos="1080"/>
        </w:tabs>
        <w:spacing w:line="240" w:lineRule="auto"/>
        <w:ind w:left="1080"/>
        <w:jc w:val="both"/>
        <w:rPr>
          <w:rFonts w:asciiTheme="majorHAnsi" w:hAnsiTheme="majorHAnsi" w:cs="Arial"/>
          <w:sz w:val="20"/>
          <w:szCs w:val="20"/>
          <w:rPrChange w:id="2351" w:author="dbecker" w:date="2016-01-07T14:55:00Z">
            <w:rPr>
              <w:rFonts w:ascii="Arial" w:hAnsi="Arial" w:cs="Arial"/>
              <w:sz w:val="20"/>
              <w:szCs w:val="20"/>
            </w:rPr>
          </w:rPrChange>
        </w:rPr>
      </w:pPr>
      <w:r w:rsidRPr="00E450C2">
        <w:rPr>
          <w:rFonts w:asciiTheme="majorHAnsi" w:hAnsiTheme="majorHAnsi" w:cs="Arial"/>
          <w:sz w:val="20"/>
          <w:szCs w:val="20"/>
          <w:rPrChange w:id="2352" w:author="dbecker" w:date="2016-01-07T14:55:00Z">
            <w:rPr>
              <w:rFonts w:ascii="Arial" w:hAnsi="Arial" w:cs="Arial"/>
              <w:sz w:val="20"/>
              <w:szCs w:val="20"/>
            </w:rPr>
          </w:rPrChange>
        </w:rPr>
        <w:t>Upon arrival in the host community, the State Local Liaison Unit will be contacted.  It may be determined that the entire local ERO will not be required.  Before releasing them, their supervisors will obtain addresses and/or telephone numbers at which the emergency workers may be reached when it is time to begin re-entry operations.  The supervisors, in turn, will provide the Emergency Management Director with their forwarding addresses.</w:t>
      </w:r>
    </w:p>
    <w:p w:rsidR="00DE1AEC" w:rsidRPr="00E450C2" w:rsidRDefault="0051705B" w:rsidP="000465DF">
      <w:pPr>
        <w:pStyle w:val="Heading3"/>
        <w:ind w:left="720"/>
        <w:rPr>
          <w:rFonts w:asciiTheme="majorHAnsi" w:hAnsiTheme="majorHAnsi"/>
          <w:color w:val="0070C0"/>
          <w:sz w:val="20"/>
          <w:szCs w:val="20"/>
          <w:rPrChange w:id="2353" w:author="dbecker" w:date="2016-01-07T14:55:00Z">
            <w:rPr>
              <w:sz w:val="20"/>
              <w:szCs w:val="20"/>
            </w:rPr>
          </w:rPrChange>
        </w:rPr>
      </w:pPr>
      <w:bookmarkStart w:id="2354" w:name="_Toc431372820"/>
      <w:r w:rsidRPr="00E450C2">
        <w:rPr>
          <w:rFonts w:asciiTheme="majorHAnsi" w:hAnsiTheme="majorHAnsi"/>
          <w:color w:val="0070C0"/>
          <w:sz w:val="20"/>
          <w:szCs w:val="20"/>
          <w:rPrChange w:id="2355" w:author="dbecker" w:date="2016-01-07T14:55:00Z">
            <w:rPr>
              <w:sz w:val="20"/>
              <w:szCs w:val="20"/>
            </w:rPr>
          </w:rPrChange>
        </w:rPr>
        <w:t>6</w:t>
      </w:r>
      <w:r w:rsidR="000465DF" w:rsidRPr="00E450C2">
        <w:rPr>
          <w:rFonts w:asciiTheme="majorHAnsi" w:hAnsiTheme="majorHAnsi"/>
          <w:color w:val="0070C0"/>
          <w:sz w:val="20"/>
          <w:szCs w:val="20"/>
          <w:rPrChange w:id="2356" w:author="dbecker" w:date="2016-01-07T14:55:00Z">
            <w:rPr>
              <w:sz w:val="20"/>
              <w:szCs w:val="20"/>
            </w:rPr>
          </w:rPrChange>
        </w:rPr>
        <w:t xml:space="preserve">. </w:t>
      </w:r>
      <w:ins w:id="2357" w:author="dbecker" w:date="2015-11-09T13:43:00Z">
        <w:r w:rsidR="0000185D" w:rsidRPr="00E450C2">
          <w:rPr>
            <w:rFonts w:asciiTheme="majorHAnsi" w:hAnsiTheme="majorHAnsi"/>
            <w:color w:val="0070C0"/>
            <w:sz w:val="20"/>
            <w:szCs w:val="20"/>
            <w:rPrChange w:id="2358" w:author="dbecker" w:date="2016-01-07T14:55:00Z">
              <w:rPr>
                <w:rFonts w:ascii="Cambria" w:hAnsi="Cambria"/>
                <w:color w:val="0070C0"/>
                <w:sz w:val="20"/>
                <w:szCs w:val="20"/>
              </w:rPr>
            </w:rPrChange>
          </w:rPr>
          <w:t xml:space="preserve">  </w:t>
        </w:r>
      </w:ins>
      <w:r w:rsidR="000465DF" w:rsidRPr="00E450C2">
        <w:rPr>
          <w:rFonts w:asciiTheme="majorHAnsi" w:hAnsiTheme="majorHAnsi"/>
          <w:color w:val="0070C0"/>
          <w:sz w:val="20"/>
          <w:szCs w:val="20"/>
          <w:rPrChange w:id="2359" w:author="dbecker" w:date="2016-01-07T14:55:00Z">
            <w:rPr>
              <w:sz w:val="20"/>
              <w:szCs w:val="20"/>
            </w:rPr>
          </w:rPrChange>
        </w:rPr>
        <w:t xml:space="preserve"> Reception of Evacuees</w:t>
      </w:r>
      <w:bookmarkEnd w:id="2354"/>
    </w:p>
    <w:p w:rsidR="00DE1AEC" w:rsidRPr="00E450C2" w:rsidRDefault="00DE1AEC" w:rsidP="00DE1AEC">
      <w:pPr>
        <w:jc w:val="both"/>
        <w:rPr>
          <w:rFonts w:asciiTheme="majorHAnsi" w:hAnsiTheme="majorHAnsi" w:cs="Arial"/>
          <w:b/>
          <w:sz w:val="20"/>
          <w:szCs w:val="20"/>
          <w:rPrChange w:id="2360" w:author="dbecker" w:date="2016-01-07T14:55:00Z">
            <w:rPr>
              <w:rFonts w:ascii="Arial" w:hAnsi="Arial" w:cs="Arial"/>
              <w:b/>
              <w:sz w:val="20"/>
              <w:szCs w:val="20"/>
            </w:rPr>
          </w:rPrChange>
        </w:rPr>
      </w:pPr>
    </w:p>
    <w:p w:rsidR="000465DF" w:rsidRPr="00E450C2" w:rsidRDefault="000465DF" w:rsidP="000465DF">
      <w:pPr>
        <w:pStyle w:val="BodyText"/>
        <w:spacing w:line="240" w:lineRule="auto"/>
        <w:ind w:left="1080"/>
        <w:jc w:val="both"/>
        <w:rPr>
          <w:ins w:id="2361" w:author="Richards, Alexander" w:date="2015-10-14T12:13:00Z"/>
          <w:rFonts w:asciiTheme="majorHAnsi" w:hAnsiTheme="majorHAnsi" w:cs="Arial"/>
          <w:sz w:val="20"/>
          <w:rPrChange w:id="2362" w:author="dbecker" w:date="2016-01-07T14:55:00Z">
            <w:rPr>
              <w:ins w:id="2363" w:author="Richards, Alexander" w:date="2015-10-14T12:13:00Z"/>
              <w:rFonts w:ascii="Arial" w:hAnsi="Arial" w:cs="Arial"/>
              <w:sz w:val="20"/>
            </w:rPr>
          </w:rPrChange>
        </w:rPr>
      </w:pPr>
      <w:r w:rsidRPr="00E450C2">
        <w:rPr>
          <w:rFonts w:asciiTheme="majorHAnsi" w:hAnsiTheme="majorHAnsi" w:cs="Arial"/>
          <w:sz w:val="20"/>
          <w:rPrChange w:id="2364" w:author="dbecker" w:date="2016-01-07T14:55:00Z">
            <w:rPr>
              <w:rFonts w:ascii="Arial" w:hAnsi="Arial" w:cs="Arial"/>
              <w:sz w:val="20"/>
            </w:rPr>
          </w:rPrChange>
        </w:rPr>
        <w:t>A reception center is operated in host communities to accommodate the emergency service needs of evacuees leaving the Plume Exposure Pathway EPZ.  At the reception center, evacuees will be registered and provided temporary services.  These facilities will not be used to house evacuees for prolonged periods of time. Operation of reception centers is a host community responsibility that will activate them upon request from the SEOC.  ESF#6 – Mass Care, Housing and Human Services and ESF#8 – Health and Medical manages registration activities at reception centers.  DPHS assists in the monitoring and decontamination activities.   In the event mass care services become necessary, they will be provided in satellite mass care shelters established through coordination with ESF#6 – Mass Care, Housing and Human Services at the SEOC and local EOCs.</w:t>
      </w:r>
    </w:p>
    <w:p w:rsidR="00C84110" w:rsidRPr="00E450C2" w:rsidRDefault="00C84110" w:rsidP="000465DF">
      <w:pPr>
        <w:pStyle w:val="BodyText"/>
        <w:spacing w:line="240" w:lineRule="auto"/>
        <w:ind w:left="1080"/>
        <w:jc w:val="both"/>
        <w:rPr>
          <w:ins w:id="2365" w:author="Richards, Alexander" w:date="2015-10-14T12:13:00Z"/>
          <w:rFonts w:asciiTheme="majorHAnsi" w:hAnsiTheme="majorHAnsi" w:cs="Arial"/>
          <w:sz w:val="20"/>
          <w:rPrChange w:id="2366" w:author="dbecker" w:date="2016-01-07T14:55:00Z">
            <w:rPr>
              <w:ins w:id="2367" w:author="Richards, Alexander" w:date="2015-10-14T12:13:00Z"/>
              <w:rFonts w:ascii="Arial" w:hAnsi="Arial" w:cs="Arial"/>
              <w:sz w:val="20"/>
            </w:rPr>
          </w:rPrChange>
        </w:rPr>
      </w:pPr>
    </w:p>
    <w:p w:rsidR="00C84110" w:rsidRPr="00E450C2" w:rsidDel="003D0D59" w:rsidRDefault="00C84110" w:rsidP="000465DF">
      <w:pPr>
        <w:pStyle w:val="BodyText"/>
        <w:spacing w:line="240" w:lineRule="auto"/>
        <w:ind w:left="1080"/>
        <w:jc w:val="both"/>
        <w:rPr>
          <w:del w:id="2368" w:author="Bartlett, Laura" w:date="2015-10-27T09:42:00Z"/>
          <w:rFonts w:asciiTheme="majorHAnsi" w:hAnsiTheme="majorHAnsi" w:cs="Arial"/>
          <w:sz w:val="20"/>
          <w:rPrChange w:id="2369" w:author="dbecker" w:date="2016-01-07T14:55:00Z">
            <w:rPr>
              <w:del w:id="2370" w:author="Bartlett, Laura" w:date="2015-10-27T09:42:00Z"/>
              <w:rFonts w:ascii="Arial" w:hAnsi="Arial" w:cs="Arial"/>
              <w:sz w:val="20"/>
            </w:rPr>
          </w:rPrChange>
        </w:rPr>
      </w:pPr>
    </w:p>
    <w:p w:rsidR="000465DF" w:rsidRPr="00E450C2" w:rsidRDefault="0051705B" w:rsidP="000465DF">
      <w:pPr>
        <w:pStyle w:val="Heading3"/>
        <w:ind w:left="720"/>
        <w:rPr>
          <w:rFonts w:asciiTheme="majorHAnsi" w:hAnsiTheme="majorHAnsi"/>
          <w:color w:val="0070C0"/>
          <w:spacing w:val="-3"/>
          <w:sz w:val="20"/>
          <w:rPrChange w:id="2371" w:author="dbecker" w:date="2016-01-07T14:55:00Z">
            <w:rPr>
              <w:spacing w:val="-3"/>
              <w:sz w:val="20"/>
            </w:rPr>
          </w:rPrChange>
        </w:rPr>
      </w:pPr>
      <w:bookmarkStart w:id="2372" w:name="_Toc431372821"/>
      <w:r w:rsidRPr="00E450C2">
        <w:rPr>
          <w:rFonts w:asciiTheme="majorHAnsi" w:hAnsiTheme="majorHAnsi"/>
          <w:color w:val="0070C0"/>
          <w:spacing w:val="-3"/>
          <w:sz w:val="20"/>
          <w:rPrChange w:id="2373" w:author="dbecker" w:date="2016-01-07T14:55:00Z">
            <w:rPr>
              <w:spacing w:val="-3"/>
              <w:sz w:val="20"/>
            </w:rPr>
          </w:rPrChange>
        </w:rPr>
        <w:t>7</w:t>
      </w:r>
      <w:r w:rsidR="000465DF" w:rsidRPr="00E450C2">
        <w:rPr>
          <w:rFonts w:asciiTheme="majorHAnsi" w:hAnsiTheme="majorHAnsi"/>
          <w:color w:val="0070C0"/>
          <w:spacing w:val="-3"/>
          <w:sz w:val="20"/>
          <w:rPrChange w:id="2374" w:author="dbecker" w:date="2016-01-07T14:55:00Z">
            <w:rPr>
              <w:spacing w:val="-3"/>
              <w:sz w:val="20"/>
            </w:rPr>
          </w:rPrChange>
        </w:rPr>
        <w:t xml:space="preserve">. </w:t>
      </w:r>
      <w:ins w:id="2375" w:author="dbecker" w:date="2015-11-09T13:43:00Z">
        <w:r w:rsidR="0000185D" w:rsidRPr="00E450C2">
          <w:rPr>
            <w:rFonts w:asciiTheme="majorHAnsi" w:hAnsiTheme="majorHAnsi"/>
            <w:color w:val="0070C0"/>
            <w:spacing w:val="-3"/>
            <w:sz w:val="20"/>
            <w:rPrChange w:id="2376" w:author="dbecker" w:date="2016-01-07T14:55:00Z">
              <w:rPr>
                <w:rFonts w:ascii="Cambria" w:hAnsi="Cambria"/>
                <w:color w:val="0070C0"/>
                <w:spacing w:val="-3"/>
                <w:sz w:val="20"/>
              </w:rPr>
            </w:rPrChange>
          </w:rPr>
          <w:t xml:space="preserve">  </w:t>
        </w:r>
      </w:ins>
      <w:r w:rsidR="000465DF" w:rsidRPr="00E450C2">
        <w:rPr>
          <w:rFonts w:asciiTheme="majorHAnsi" w:hAnsiTheme="majorHAnsi"/>
          <w:color w:val="0070C0"/>
          <w:spacing w:val="-3"/>
          <w:sz w:val="20"/>
          <w:rPrChange w:id="2377" w:author="dbecker" w:date="2016-01-07T14:55:00Z">
            <w:rPr>
              <w:spacing w:val="-3"/>
              <w:sz w:val="20"/>
            </w:rPr>
          </w:rPrChange>
        </w:rPr>
        <w:t xml:space="preserve"> Protective Actions for Ingestion Exposure Pathway</w:t>
      </w:r>
      <w:bookmarkEnd w:id="2372"/>
    </w:p>
    <w:p w:rsidR="000465DF" w:rsidRPr="00E450C2" w:rsidRDefault="000465DF" w:rsidP="00DE1AEC">
      <w:pPr>
        <w:jc w:val="both"/>
        <w:rPr>
          <w:rFonts w:asciiTheme="majorHAnsi" w:hAnsiTheme="majorHAnsi" w:cs="Arial"/>
          <w:b/>
          <w:sz w:val="20"/>
          <w:szCs w:val="20"/>
          <w:rPrChange w:id="2378" w:author="dbecker" w:date="2016-01-07T14:55:00Z">
            <w:rPr>
              <w:rFonts w:ascii="Arial" w:hAnsi="Arial" w:cs="Arial"/>
              <w:b/>
              <w:sz w:val="20"/>
              <w:szCs w:val="20"/>
            </w:rPr>
          </w:rPrChange>
        </w:rPr>
      </w:pPr>
    </w:p>
    <w:p w:rsidR="000465DF" w:rsidRPr="00E450C2" w:rsidRDefault="00695D09" w:rsidP="00422622">
      <w:pPr>
        <w:ind w:left="1080"/>
        <w:jc w:val="both"/>
        <w:rPr>
          <w:rFonts w:asciiTheme="majorHAnsi" w:hAnsiTheme="majorHAnsi" w:cs="Arial"/>
          <w:sz w:val="20"/>
          <w:szCs w:val="20"/>
          <w:rPrChange w:id="2379" w:author="dbecker" w:date="2016-01-07T14:55:00Z">
            <w:rPr>
              <w:rFonts w:ascii="Arial" w:hAnsi="Arial" w:cs="Arial"/>
              <w:sz w:val="20"/>
              <w:szCs w:val="20"/>
            </w:rPr>
          </w:rPrChange>
        </w:rPr>
      </w:pPr>
      <w:r w:rsidRPr="00E450C2">
        <w:rPr>
          <w:rFonts w:asciiTheme="majorHAnsi" w:hAnsiTheme="majorHAnsi" w:cs="Arial"/>
          <w:sz w:val="20"/>
          <w:szCs w:val="20"/>
          <w:rPrChange w:id="2380" w:author="dbecker" w:date="2016-01-07T14:55:00Z">
            <w:rPr>
              <w:rFonts w:ascii="Arial" w:hAnsi="Arial" w:cs="Arial"/>
              <w:sz w:val="20"/>
              <w:szCs w:val="20"/>
            </w:rPr>
          </w:rPrChange>
        </w:rPr>
        <w:t>Plume Exposure Pathway EPZ communities have no responsibilities for protective actions regarding indirect exposure.  The State of New Hampshire</w:t>
      </w:r>
      <w:r w:rsidR="00EF32FD" w:rsidRPr="00E450C2">
        <w:rPr>
          <w:rFonts w:asciiTheme="majorHAnsi" w:hAnsiTheme="majorHAnsi" w:cs="Arial"/>
          <w:sz w:val="20"/>
          <w:szCs w:val="20"/>
          <w:rPrChange w:id="2381" w:author="dbecker" w:date="2016-01-07T14:55:00Z">
            <w:rPr>
              <w:rFonts w:ascii="Arial" w:hAnsi="Arial" w:cs="Arial"/>
              <w:sz w:val="20"/>
              <w:szCs w:val="20"/>
            </w:rPr>
          </w:rPrChange>
        </w:rPr>
        <w:t>, through the SEOC,</w:t>
      </w:r>
      <w:r w:rsidRPr="00E450C2">
        <w:rPr>
          <w:rFonts w:asciiTheme="majorHAnsi" w:hAnsiTheme="majorHAnsi" w:cs="Arial"/>
          <w:sz w:val="20"/>
          <w:szCs w:val="20"/>
          <w:rPrChange w:id="2382" w:author="dbecker" w:date="2016-01-07T14:55:00Z">
            <w:rPr>
              <w:rFonts w:ascii="Arial" w:hAnsi="Arial" w:cs="Arial"/>
              <w:sz w:val="20"/>
              <w:szCs w:val="20"/>
            </w:rPr>
          </w:rPrChange>
        </w:rPr>
        <w:t xml:space="preserve"> has several means for reducing potential risks of ingestion designed to minimize opportunities for human consumption of radiologically contaminated material.  These activities include</w:t>
      </w:r>
      <w:r w:rsidR="00EF32FD" w:rsidRPr="00E450C2">
        <w:rPr>
          <w:rFonts w:asciiTheme="majorHAnsi" w:hAnsiTheme="majorHAnsi" w:cs="Arial"/>
          <w:sz w:val="20"/>
          <w:szCs w:val="20"/>
          <w:rPrChange w:id="2383" w:author="dbecker" w:date="2016-01-07T14:55:00Z">
            <w:rPr>
              <w:rFonts w:ascii="Arial" w:hAnsi="Arial" w:cs="Arial"/>
              <w:sz w:val="20"/>
              <w:szCs w:val="20"/>
            </w:rPr>
          </w:rPrChange>
        </w:rPr>
        <w:t xml:space="preserve"> means to</w:t>
      </w:r>
      <w:r w:rsidRPr="00E450C2">
        <w:rPr>
          <w:rFonts w:asciiTheme="majorHAnsi" w:hAnsiTheme="majorHAnsi" w:cs="Arial"/>
          <w:sz w:val="20"/>
          <w:szCs w:val="20"/>
          <w:rPrChange w:id="2384" w:author="dbecker" w:date="2016-01-07T14:55:00Z">
            <w:rPr>
              <w:rFonts w:ascii="Arial" w:hAnsi="Arial" w:cs="Arial"/>
              <w:sz w:val="20"/>
              <w:szCs w:val="20"/>
            </w:rPr>
          </w:rPrChange>
        </w:rPr>
        <w:t xml:space="preserve"> prevent contamination</w:t>
      </w:r>
      <w:r w:rsidR="00EF32FD" w:rsidRPr="00E450C2">
        <w:rPr>
          <w:rFonts w:asciiTheme="majorHAnsi" w:hAnsiTheme="majorHAnsi" w:cs="Arial"/>
          <w:sz w:val="20"/>
          <w:szCs w:val="20"/>
          <w:rPrChange w:id="2385" w:author="dbecker" w:date="2016-01-07T14:55:00Z">
            <w:rPr>
              <w:rFonts w:ascii="Arial" w:hAnsi="Arial" w:cs="Arial"/>
              <w:sz w:val="20"/>
              <w:szCs w:val="20"/>
            </w:rPr>
          </w:rPrChange>
        </w:rPr>
        <w:t>/ingestion</w:t>
      </w:r>
      <w:r w:rsidRPr="00E450C2">
        <w:rPr>
          <w:rFonts w:asciiTheme="majorHAnsi" w:hAnsiTheme="majorHAnsi" w:cs="Arial"/>
          <w:sz w:val="20"/>
          <w:szCs w:val="20"/>
          <w:rPrChange w:id="2386" w:author="dbecker" w:date="2016-01-07T14:55:00Z">
            <w:rPr>
              <w:rFonts w:ascii="Arial" w:hAnsi="Arial" w:cs="Arial"/>
              <w:sz w:val="20"/>
              <w:szCs w:val="20"/>
            </w:rPr>
          </w:rPrChange>
        </w:rPr>
        <w:t xml:space="preserve"> of milk</w:t>
      </w:r>
      <w:r w:rsidR="00EF32FD" w:rsidRPr="00E450C2">
        <w:rPr>
          <w:rFonts w:asciiTheme="majorHAnsi" w:hAnsiTheme="majorHAnsi" w:cs="Arial"/>
          <w:sz w:val="20"/>
          <w:szCs w:val="20"/>
          <w:rPrChange w:id="2387" w:author="dbecker" w:date="2016-01-07T14:55:00Z">
            <w:rPr>
              <w:rFonts w:ascii="Arial" w:hAnsi="Arial" w:cs="Arial"/>
              <w:sz w:val="20"/>
              <w:szCs w:val="20"/>
            </w:rPr>
          </w:rPrChange>
        </w:rPr>
        <w:t>/</w:t>
      </w:r>
      <w:r w:rsidRPr="00E450C2">
        <w:rPr>
          <w:rFonts w:asciiTheme="majorHAnsi" w:hAnsiTheme="majorHAnsi" w:cs="Arial"/>
          <w:sz w:val="20"/>
          <w:szCs w:val="20"/>
          <w:rPrChange w:id="2388" w:author="dbecker" w:date="2016-01-07T14:55:00Z">
            <w:rPr>
              <w:rFonts w:ascii="Arial" w:hAnsi="Arial" w:cs="Arial"/>
              <w:sz w:val="20"/>
              <w:szCs w:val="20"/>
            </w:rPr>
          </w:rPrChange>
        </w:rPr>
        <w:t>milk products</w:t>
      </w:r>
      <w:r w:rsidR="00EF32FD" w:rsidRPr="00E450C2">
        <w:rPr>
          <w:rFonts w:asciiTheme="majorHAnsi" w:hAnsiTheme="majorHAnsi" w:cs="Arial"/>
          <w:sz w:val="20"/>
          <w:szCs w:val="20"/>
          <w:rPrChange w:id="2389" w:author="dbecker" w:date="2016-01-07T14:55:00Z">
            <w:rPr>
              <w:rFonts w:ascii="Arial" w:hAnsi="Arial" w:cs="Arial"/>
              <w:sz w:val="20"/>
              <w:szCs w:val="20"/>
            </w:rPr>
          </w:rPrChange>
        </w:rPr>
        <w:t xml:space="preserve">, field and orchard crops and water supplies.  Wells and groundwater sources are not likely to be contaminated, but will be </w:t>
      </w:r>
      <w:r w:rsidR="005B316B" w:rsidRPr="00E450C2">
        <w:rPr>
          <w:rFonts w:asciiTheme="majorHAnsi" w:hAnsiTheme="majorHAnsi" w:cs="Arial"/>
          <w:sz w:val="20"/>
          <w:szCs w:val="20"/>
          <w:rPrChange w:id="2390" w:author="dbecker" w:date="2016-01-07T14:55:00Z">
            <w:rPr>
              <w:rFonts w:ascii="Arial" w:hAnsi="Arial" w:cs="Arial"/>
              <w:sz w:val="20"/>
              <w:szCs w:val="20"/>
            </w:rPr>
          </w:rPrChange>
        </w:rPr>
        <w:t xml:space="preserve">sampled </w:t>
      </w:r>
      <w:r w:rsidR="00EF32FD" w:rsidRPr="00E450C2">
        <w:rPr>
          <w:rFonts w:asciiTheme="majorHAnsi" w:hAnsiTheme="majorHAnsi" w:cs="Arial"/>
          <w:sz w:val="20"/>
          <w:szCs w:val="20"/>
          <w:rPrChange w:id="2391" w:author="dbecker" w:date="2016-01-07T14:55:00Z">
            <w:rPr>
              <w:rFonts w:ascii="Arial" w:hAnsi="Arial" w:cs="Arial"/>
              <w:sz w:val="20"/>
              <w:szCs w:val="20"/>
            </w:rPr>
          </w:rPrChange>
        </w:rPr>
        <w:t>for contamination.</w:t>
      </w:r>
    </w:p>
    <w:p w:rsidR="000465DF" w:rsidRPr="00E450C2" w:rsidRDefault="000A35AC" w:rsidP="00E123B0">
      <w:pPr>
        <w:pStyle w:val="Heading2"/>
        <w:numPr>
          <w:ilvl w:val="0"/>
          <w:numId w:val="44"/>
        </w:numPr>
        <w:tabs>
          <w:tab w:val="clear" w:pos="1440"/>
          <w:tab w:val="num" w:pos="1080"/>
        </w:tabs>
        <w:ind w:left="1080" w:hanging="540"/>
        <w:rPr>
          <w:rFonts w:asciiTheme="majorHAnsi" w:hAnsiTheme="majorHAnsi"/>
          <w:i w:val="0"/>
          <w:iCs w:val="0"/>
          <w:color w:val="0070C0"/>
          <w:sz w:val="20"/>
          <w:rPrChange w:id="2392" w:author="dbecker" w:date="2016-01-07T14:55:00Z">
            <w:rPr>
              <w:i w:val="0"/>
              <w:iCs w:val="0"/>
              <w:sz w:val="20"/>
            </w:rPr>
          </w:rPrChange>
        </w:rPr>
      </w:pPr>
      <w:bookmarkStart w:id="2393" w:name="_Toc431372822"/>
      <w:r w:rsidRPr="00E450C2">
        <w:rPr>
          <w:rFonts w:asciiTheme="majorHAnsi" w:hAnsiTheme="majorHAnsi"/>
          <w:i w:val="0"/>
          <w:iCs w:val="0"/>
          <w:color w:val="0070C0"/>
          <w:sz w:val="20"/>
          <w:rPrChange w:id="2394" w:author="dbecker" w:date="2016-01-07T14:55:00Z">
            <w:rPr>
              <w:i w:val="0"/>
              <w:iCs w:val="0"/>
              <w:sz w:val="20"/>
            </w:rPr>
          </w:rPrChange>
        </w:rPr>
        <w:t>Recovery/Re-entry</w:t>
      </w:r>
      <w:bookmarkEnd w:id="2393"/>
    </w:p>
    <w:p w:rsidR="00E123B0" w:rsidRPr="00E123B0" w:rsidRDefault="00E123B0" w:rsidP="00E123B0"/>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95"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396" w:author="dbecker" w:date="2016-01-07T14:55:00Z">
            <w:rPr>
              <w:rFonts w:ascii="Arial" w:hAnsi="Arial" w:cs="Arial"/>
              <w:spacing w:val="-3"/>
              <w:sz w:val="20"/>
              <w:szCs w:val="20"/>
            </w:rPr>
          </w:rPrChange>
        </w:rPr>
        <w:lastRenderedPageBreak/>
        <w:t xml:space="preserve">Recovery/Re-entry in offsite areas consists of establishing plans and procedures for deciding when and how to relax protective measures, including returning to evacuated areas.  In New Hampshire, the decision to initiate Recovery/Re-entry operations is made by the Governor, who will base the decision on the recommendations of </w:t>
      </w:r>
      <w:r w:rsidR="00053388" w:rsidRPr="00E450C2">
        <w:rPr>
          <w:rFonts w:asciiTheme="majorHAnsi" w:hAnsiTheme="majorHAnsi" w:cs="Arial"/>
          <w:sz w:val="20"/>
          <w:szCs w:val="20"/>
          <w:rPrChange w:id="2397" w:author="dbecker" w:date="2016-01-07T14:55:00Z">
            <w:rPr>
              <w:rFonts w:ascii="Arial" w:hAnsi="Arial" w:cs="Arial"/>
              <w:sz w:val="20"/>
              <w:szCs w:val="20"/>
            </w:rPr>
          </w:rPrChange>
        </w:rPr>
        <w:t xml:space="preserve">DPHS </w:t>
      </w:r>
      <w:r w:rsidRPr="00E450C2">
        <w:rPr>
          <w:rFonts w:asciiTheme="majorHAnsi" w:hAnsiTheme="majorHAnsi" w:cs="Arial"/>
          <w:spacing w:val="-3"/>
          <w:sz w:val="20"/>
          <w:szCs w:val="20"/>
          <w:rPrChange w:id="2398" w:author="dbecker" w:date="2016-01-07T14:55:00Z">
            <w:rPr>
              <w:rFonts w:ascii="Arial" w:hAnsi="Arial" w:cs="Arial"/>
              <w:spacing w:val="-3"/>
              <w:sz w:val="20"/>
              <w:szCs w:val="20"/>
            </w:rPr>
          </w:rPrChange>
        </w:rPr>
        <w:t>and HSEM.  These agencies may recommend:</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399" w:author="dbecker" w:date="2016-01-07T14:55:00Z">
            <w:rPr>
              <w:rFonts w:ascii="Arial" w:hAnsi="Arial" w:cs="Arial"/>
              <w:spacing w:val="-3"/>
              <w:sz w:val="20"/>
              <w:szCs w:val="20"/>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00"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01" w:author="dbecker" w:date="2016-01-07T14:55:00Z">
            <w:rPr>
              <w:rFonts w:ascii="Arial" w:hAnsi="Arial" w:cs="Arial"/>
              <w:spacing w:val="-3"/>
              <w:sz w:val="20"/>
              <w:szCs w:val="20"/>
            </w:rPr>
          </w:rPrChange>
        </w:rPr>
        <w:tab/>
      </w:r>
      <w:proofErr w:type="gramStart"/>
      <w:r w:rsidRPr="00E450C2">
        <w:rPr>
          <w:rFonts w:asciiTheme="majorHAnsi" w:hAnsiTheme="majorHAnsi" w:cs="Arial"/>
          <w:spacing w:val="-3"/>
          <w:sz w:val="20"/>
          <w:szCs w:val="20"/>
          <w:rPrChange w:id="2402" w:author="dbecker" w:date="2016-01-07T14:55:00Z">
            <w:rPr>
              <w:rFonts w:ascii="Arial" w:hAnsi="Arial" w:cs="Arial"/>
              <w:spacing w:val="-3"/>
              <w:sz w:val="20"/>
              <w:szCs w:val="20"/>
            </w:rPr>
          </w:rPrChange>
        </w:rPr>
        <w:t>o</w:t>
      </w:r>
      <w:proofErr w:type="gramEnd"/>
      <w:r w:rsidRPr="00E450C2">
        <w:rPr>
          <w:rFonts w:asciiTheme="majorHAnsi" w:hAnsiTheme="majorHAnsi" w:cs="Arial"/>
          <w:spacing w:val="-3"/>
          <w:sz w:val="20"/>
          <w:szCs w:val="20"/>
          <w:rPrChange w:id="2403" w:author="dbecker" w:date="2016-01-07T14:55:00Z">
            <w:rPr>
              <w:rFonts w:ascii="Arial" w:hAnsi="Arial" w:cs="Arial"/>
              <w:spacing w:val="-3"/>
              <w:sz w:val="20"/>
              <w:szCs w:val="20"/>
            </w:rPr>
          </w:rPrChange>
        </w:rPr>
        <w:tab/>
        <w:t>Recovery from sheltering</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04"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05" w:author="dbecker" w:date="2016-01-07T14:55:00Z">
            <w:rPr>
              <w:rFonts w:ascii="Arial" w:hAnsi="Arial" w:cs="Arial"/>
              <w:spacing w:val="-3"/>
              <w:sz w:val="20"/>
              <w:szCs w:val="20"/>
            </w:rPr>
          </w:rPrChange>
        </w:rPr>
        <w:tab/>
      </w:r>
      <w:proofErr w:type="gramStart"/>
      <w:r w:rsidRPr="00E450C2">
        <w:rPr>
          <w:rFonts w:asciiTheme="majorHAnsi" w:hAnsiTheme="majorHAnsi" w:cs="Arial"/>
          <w:spacing w:val="-3"/>
          <w:sz w:val="20"/>
          <w:szCs w:val="20"/>
          <w:rPrChange w:id="2406" w:author="dbecker" w:date="2016-01-07T14:55:00Z">
            <w:rPr>
              <w:rFonts w:ascii="Arial" w:hAnsi="Arial" w:cs="Arial"/>
              <w:spacing w:val="-3"/>
              <w:sz w:val="20"/>
              <w:szCs w:val="20"/>
            </w:rPr>
          </w:rPrChange>
        </w:rPr>
        <w:t>o</w:t>
      </w:r>
      <w:proofErr w:type="gramEnd"/>
      <w:r w:rsidRPr="00E450C2">
        <w:rPr>
          <w:rFonts w:asciiTheme="majorHAnsi" w:hAnsiTheme="majorHAnsi" w:cs="Arial"/>
          <w:spacing w:val="-3"/>
          <w:sz w:val="20"/>
          <w:szCs w:val="20"/>
          <w:rPrChange w:id="2407" w:author="dbecker" w:date="2016-01-07T14:55:00Z">
            <w:rPr>
              <w:rFonts w:ascii="Arial" w:hAnsi="Arial" w:cs="Arial"/>
              <w:spacing w:val="-3"/>
              <w:sz w:val="20"/>
              <w:szCs w:val="20"/>
            </w:rPr>
          </w:rPrChange>
        </w:rPr>
        <w:tab/>
        <w:t>Recovery from evacuation, or</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08"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09" w:author="dbecker" w:date="2016-01-07T14:55:00Z">
            <w:rPr>
              <w:rFonts w:ascii="Arial" w:hAnsi="Arial" w:cs="Arial"/>
              <w:spacing w:val="-3"/>
              <w:sz w:val="20"/>
              <w:szCs w:val="20"/>
            </w:rPr>
          </w:rPrChange>
        </w:rPr>
        <w:tab/>
      </w:r>
      <w:proofErr w:type="gramStart"/>
      <w:r w:rsidRPr="00E450C2">
        <w:rPr>
          <w:rFonts w:asciiTheme="majorHAnsi" w:hAnsiTheme="majorHAnsi" w:cs="Arial"/>
          <w:spacing w:val="-3"/>
          <w:sz w:val="20"/>
          <w:szCs w:val="20"/>
          <w:rPrChange w:id="2410" w:author="dbecker" w:date="2016-01-07T14:55:00Z">
            <w:rPr>
              <w:rFonts w:ascii="Arial" w:hAnsi="Arial" w:cs="Arial"/>
              <w:spacing w:val="-3"/>
              <w:sz w:val="20"/>
              <w:szCs w:val="20"/>
            </w:rPr>
          </w:rPrChange>
        </w:rPr>
        <w:t>o</w:t>
      </w:r>
      <w:proofErr w:type="gramEnd"/>
      <w:r w:rsidRPr="00E450C2">
        <w:rPr>
          <w:rFonts w:asciiTheme="majorHAnsi" w:hAnsiTheme="majorHAnsi" w:cs="Arial"/>
          <w:spacing w:val="-3"/>
          <w:sz w:val="20"/>
          <w:szCs w:val="20"/>
          <w:rPrChange w:id="2411" w:author="dbecker" w:date="2016-01-07T14:55:00Z">
            <w:rPr>
              <w:rFonts w:ascii="Arial" w:hAnsi="Arial" w:cs="Arial"/>
              <w:spacing w:val="-3"/>
              <w:sz w:val="20"/>
              <w:szCs w:val="20"/>
            </w:rPr>
          </w:rPrChange>
        </w:rPr>
        <w:tab/>
        <w:t>Recovery from food and water control</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12" w:author="dbecker" w:date="2016-01-07T14:55:00Z">
            <w:rPr>
              <w:rFonts w:ascii="Arial" w:hAnsi="Arial" w:cs="Arial"/>
              <w:spacing w:val="-3"/>
              <w:sz w:val="20"/>
              <w:szCs w:val="20"/>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13"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14" w:author="dbecker" w:date="2016-01-07T14:55:00Z">
            <w:rPr>
              <w:rFonts w:ascii="Arial" w:hAnsi="Arial" w:cs="Arial"/>
              <w:spacing w:val="-3"/>
              <w:sz w:val="20"/>
              <w:szCs w:val="20"/>
            </w:rPr>
          </w:rPrChange>
        </w:rPr>
        <w:t>When it has been determined that plant conditions have stabilized or are improving with no chance of worsening, the Governor, in consultation with the HSEM Director</w:t>
      </w:r>
      <w:r w:rsidR="0049494B" w:rsidRPr="00E450C2">
        <w:rPr>
          <w:rFonts w:asciiTheme="majorHAnsi" w:hAnsiTheme="majorHAnsi" w:cs="Arial"/>
          <w:spacing w:val="-3"/>
          <w:sz w:val="20"/>
          <w:szCs w:val="20"/>
          <w:rPrChange w:id="2415" w:author="dbecker" w:date="2016-01-07T14:55:00Z">
            <w:rPr>
              <w:rFonts w:ascii="Arial" w:hAnsi="Arial" w:cs="Arial"/>
              <w:spacing w:val="-3"/>
              <w:sz w:val="20"/>
              <w:szCs w:val="20"/>
            </w:rPr>
          </w:rPrChange>
        </w:rPr>
        <w:t>,</w:t>
      </w:r>
      <w:r w:rsidR="00053388" w:rsidRPr="00E450C2">
        <w:rPr>
          <w:rFonts w:asciiTheme="majorHAnsi" w:hAnsiTheme="majorHAnsi" w:cs="Arial"/>
          <w:spacing w:val="-3"/>
          <w:sz w:val="20"/>
          <w:szCs w:val="20"/>
          <w:rPrChange w:id="2416" w:author="dbecker" w:date="2016-01-07T14:55:00Z">
            <w:rPr>
              <w:rFonts w:ascii="Arial" w:hAnsi="Arial" w:cs="Arial"/>
              <w:spacing w:val="-3"/>
              <w:sz w:val="20"/>
              <w:szCs w:val="20"/>
            </w:rPr>
          </w:rPrChange>
        </w:rPr>
        <w:t xml:space="preserve"> or designee</w:t>
      </w:r>
      <w:r w:rsidR="0049494B" w:rsidRPr="00E450C2">
        <w:rPr>
          <w:rFonts w:asciiTheme="majorHAnsi" w:hAnsiTheme="majorHAnsi" w:cs="Arial"/>
          <w:spacing w:val="-3"/>
          <w:sz w:val="20"/>
          <w:szCs w:val="20"/>
          <w:rPrChange w:id="2417" w:author="dbecker" w:date="2016-01-07T14:55:00Z">
            <w:rPr>
              <w:rFonts w:ascii="Arial" w:hAnsi="Arial" w:cs="Arial"/>
              <w:spacing w:val="-3"/>
              <w:sz w:val="20"/>
              <w:szCs w:val="20"/>
            </w:rPr>
          </w:rPrChange>
        </w:rPr>
        <w:t>,</w:t>
      </w:r>
      <w:r w:rsidRPr="00E450C2">
        <w:rPr>
          <w:rFonts w:asciiTheme="majorHAnsi" w:hAnsiTheme="majorHAnsi" w:cs="Arial"/>
          <w:spacing w:val="-3"/>
          <w:sz w:val="20"/>
          <w:szCs w:val="20"/>
          <w:rPrChange w:id="2418" w:author="dbecker" w:date="2016-01-07T14:55:00Z">
            <w:rPr>
              <w:rFonts w:ascii="Arial" w:hAnsi="Arial" w:cs="Arial"/>
              <w:spacing w:val="-3"/>
              <w:sz w:val="20"/>
              <w:szCs w:val="20"/>
            </w:rPr>
          </w:rPrChange>
        </w:rPr>
        <w:t xml:space="preserve"> and the DPHS Director, shall direct that Recovery/Re-entry operations begin.</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19" w:author="dbecker" w:date="2016-01-07T14:55:00Z">
            <w:rPr>
              <w:rFonts w:ascii="Arial" w:hAnsi="Arial" w:cs="Arial"/>
              <w:spacing w:val="-3"/>
              <w:sz w:val="20"/>
              <w:szCs w:val="20"/>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20"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21" w:author="dbecker" w:date="2016-01-07T14:55:00Z">
            <w:rPr>
              <w:rFonts w:ascii="Arial" w:hAnsi="Arial" w:cs="Arial"/>
              <w:spacing w:val="-3"/>
              <w:sz w:val="20"/>
              <w:szCs w:val="20"/>
            </w:rPr>
          </w:rPrChange>
        </w:rPr>
        <w:t xml:space="preserve">Following the initiation of recovery operations by the Governor, the HSEM Director or designee will poll the heads of each of the </w:t>
      </w:r>
      <w:r w:rsidR="00053388" w:rsidRPr="00E450C2">
        <w:rPr>
          <w:rFonts w:asciiTheme="majorHAnsi" w:hAnsiTheme="majorHAnsi" w:cs="Arial"/>
          <w:spacing w:val="-3"/>
          <w:sz w:val="20"/>
          <w:szCs w:val="20"/>
          <w:rPrChange w:id="2422" w:author="dbecker" w:date="2016-01-07T14:55:00Z">
            <w:rPr>
              <w:rFonts w:ascii="Arial" w:hAnsi="Arial" w:cs="Arial"/>
              <w:spacing w:val="-3"/>
              <w:sz w:val="20"/>
              <w:szCs w:val="20"/>
            </w:rPr>
          </w:rPrChange>
        </w:rPr>
        <w:t>ESF agencies</w:t>
      </w:r>
      <w:r w:rsidRPr="00E450C2">
        <w:rPr>
          <w:rFonts w:asciiTheme="majorHAnsi" w:hAnsiTheme="majorHAnsi" w:cs="Arial"/>
          <w:spacing w:val="-3"/>
          <w:sz w:val="20"/>
          <w:szCs w:val="20"/>
          <w:rPrChange w:id="2423" w:author="dbecker" w:date="2016-01-07T14:55:00Z">
            <w:rPr>
              <w:rFonts w:ascii="Arial" w:hAnsi="Arial" w:cs="Arial"/>
              <w:spacing w:val="-3"/>
              <w:sz w:val="20"/>
              <w:szCs w:val="20"/>
            </w:rPr>
          </w:rPrChange>
        </w:rPr>
        <w:t xml:space="preserve"> within the SEOC to determine the requirements to return the affected areas to their pre-emergency condition.  Items to be considered include, but are not limited to:</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24" w:author="dbecker" w:date="2016-01-07T14:55:00Z">
            <w:rPr>
              <w:rFonts w:ascii="Arial" w:hAnsi="Arial" w:cs="Arial"/>
              <w:spacing w:val="-3"/>
              <w:sz w:val="20"/>
              <w:szCs w:val="20"/>
            </w:rPr>
          </w:rPrChange>
        </w:rPr>
      </w:pPr>
    </w:p>
    <w:p w:rsidR="000A35AC" w:rsidRPr="00E450C2" w:rsidRDefault="000A35AC" w:rsidP="00E123B0">
      <w:pPr>
        <w:numPr>
          <w:ilvl w:val="2"/>
          <w:numId w:val="4"/>
        </w:numPr>
        <w:tabs>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25"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26" w:author="dbecker" w:date="2016-01-07T14:55:00Z">
            <w:rPr>
              <w:rFonts w:ascii="Arial" w:hAnsi="Arial" w:cs="Arial"/>
              <w:spacing w:val="-3"/>
              <w:sz w:val="20"/>
              <w:szCs w:val="20"/>
            </w:rPr>
          </w:rPrChange>
        </w:rPr>
        <w:t>Identifying areas to allow return</w:t>
      </w:r>
    </w:p>
    <w:p w:rsidR="000A35AC" w:rsidRPr="00E450C2" w:rsidRDefault="000A35AC" w:rsidP="00E123B0">
      <w:pPr>
        <w:numPr>
          <w:ilvl w:val="2"/>
          <w:numId w:val="4"/>
        </w:numPr>
        <w:tabs>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27"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28" w:author="dbecker" w:date="2016-01-07T14:55:00Z">
            <w:rPr>
              <w:rFonts w:ascii="Arial" w:hAnsi="Arial" w:cs="Arial"/>
              <w:spacing w:val="-3"/>
              <w:sz w:val="20"/>
              <w:szCs w:val="20"/>
            </w:rPr>
          </w:rPrChange>
        </w:rPr>
        <w:t>Mobilizing necessary resources, personnel, and equipment</w:t>
      </w:r>
    </w:p>
    <w:p w:rsidR="000A35AC" w:rsidRPr="00E450C2" w:rsidRDefault="000A35AC" w:rsidP="00E123B0">
      <w:pPr>
        <w:numPr>
          <w:ilvl w:val="2"/>
          <w:numId w:val="4"/>
        </w:numPr>
        <w:tabs>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29"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30" w:author="dbecker" w:date="2016-01-07T14:55:00Z">
            <w:rPr>
              <w:rFonts w:ascii="Arial" w:hAnsi="Arial" w:cs="Arial"/>
              <w:spacing w:val="-3"/>
              <w:sz w:val="20"/>
              <w:szCs w:val="20"/>
            </w:rPr>
          </w:rPrChange>
        </w:rPr>
        <w:t>Determining transportation and traffic control requirements</w:t>
      </w:r>
    </w:p>
    <w:p w:rsidR="000A35AC" w:rsidRPr="00E450C2" w:rsidRDefault="000A35AC" w:rsidP="00E123B0">
      <w:pPr>
        <w:numPr>
          <w:ilvl w:val="2"/>
          <w:numId w:val="4"/>
        </w:numPr>
        <w:tabs>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rPr>
          <w:rFonts w:asciiTheme="majorHAnsi" w:hAnsiTheme="majorHAnsi" w:cs="Arial"/>
          <w:spacing w:val="-3"/>
          <w:sz w:val="20"/>
          <w:szCs w:val="20"/>
          <w:rPrChange w:id="2431"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32" w:author="dbecker" w:date="2016-01-07T14:55:00Z">
            <w:rPr>
              <w:rFonts w:ascii="Arial" w:hAnsi="Arial" w:cs="Arial"/>
              <w:spacing w:val="-3"/>
              <w:sz w:val="20"/>
              <w:szCs w:val="20"/>
            </w:rPr>
          </w:rPrChange>
        </w:rPr>
        <w:t>Determining additional communication needs</w:t>
      </w:r>
    </w:p>
    <w:p w:rsidR="00053388" w:rsidRPr="00E450C2" w:rsidRDefault="000A35AC" w:rsidP="0095432F">
      <w:pPr>
        <w:pStyle w:val="BodyTextIndent3"/>
        <w:numPr>
          <w:ilvl w:val="2"/>
          <w:numId w:val="4"/>
        </w:numPr>
        <w:tabs>
          <w:tab w:val="clear" w:pos="2520"/>
          <w:tab w:val="left" w:pos="1620"/>
        </w:tabs>
        <w:ind w:left="1620" w:hanging="540"/>
        <w:rPr>
          <w:rFonts w:asciiTheme="majorHAnsi" w:hAnsiTheme="majorHAnsi" w:cs="Arial"/>
          <w:sz w:val="20"/>
          <w:szCs w:val="20"/>
          <w:rPrChange w:id="2433" w:author="dbecker" w:date="2016-01-07T14:55:00Z">
            <w:rPr>
              <w:rFonts w:ascii="Arial" w:hAnsi="Arial" w:cs="Arial"/>
              <w:sz w:val="20"/>
              <w:szCs w:val="20"/>
            </w:rPr>
          </w:rPrChange>
        </w:rPr>
      </w:pPr>
      <w:r w:rsidRPr="00E450C2">
        <w:rPr>
          <w:rFonts w:asciiTheme="majorHAnsi" w:hAnsiTheme="majorHAnsi" w:cs="Arial"/>
          <w:sz w:val="20"/>
          <w:szCs w:val="20"/>
          <w:rPrChange w:id="2434" w:author="dbecker" w:date="2016-01-07T14:55:00Z">
            <w:rPr>
              <w:rFonts w:ascii="Arial" w:hAnsi="Arial" w:cs="Arial"/>
              <w:sz w:val="20"/>
              <w:szCs w:val="20"/>
            </w:rPr>
          </w:rPrChange>
        </w:rPr>
        <w:t>Determining from local municipality officials whether all utilities are functioning, food and water supplies are adequate, and that the evacuation effects on public health and sanitation are mitigated</w:t>
      </w:r>
    </w:p>
    <w:p w:rsidR="000A35AC" w:rsidRPr="00E450C2" w:rsidRDefault="000A35AC" w:rsidP="00E123B0">
      <w:pPr>
        <w:pStyle w:val="BodyTextIndent3"/>
        <w:numPr>
          <w:ilvl w:val="2"/>
          <w:numId w:val="4"/>
        </w:numPr>
        <w:tabs>
          <w:tab w:val="clear" w:pos="2520"/>
          <w:tab w:val="left" w:pos="1080"/>
          <w:tab w:val="num" w:pos="1620"/>
        </w:tabs>
        <w:ind w:left="1080" w:firstLine="0"/>
        <w:rPr>
          <w:rFonts w:asciiTheme="majorHAnsi" w:hAnsiTheme="majorHAnsi" w:cs="Arial"/>
          <w:spacing w:val="-3"/>
          <w:sz w:val="20"/>
          <w:szCs w:val="20"/>
          <w:rPrChange w:id="2435"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36" w:author="dbecker" w:date="2016-01-07T14:55:00Z">
            <w:rPr>
              <w:rFonts w:ascii="Arial" w:hAnsi="Arial" w:cs="Arial"/>
              <w:spacing w:val="-3"/>
              <w:sz w:val="20"/>
              <w:szCs w:val="20"/>
            </w:rPr>
          </w:rPrChange>
        </w:rPr>
        <w:t>Determining the need for public announcements and EAS/EPI messages</w:t>
      </w:r>
    </w:p>
    <w:p w:rsidR="000A35AC" w:rsidRPr="00E450C2" w:rsidRDefault="000A35AC" w:rsidP="00E123B0">
      <w:pPr>
        <w:numPr>
          <w:ilvl w:val="2"/>
          <w:numId w:val="4"/>
        </w:numPr>
        <w:tabs>
          <w:tab w:val="clear" w:pos="2520"/>
          <w:tab w:val="left" w:pos="0"/>
          <w:tab w:val="left" w:pos="720"/>
          <w:tab w:val="left" w:pos="1080"/>
          <w:tab w:val="left" w:pos="1620"/>
          <w:tab w:val="num"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37"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38" w:author="dbecker" w:date="2016-01-07T14:55:00Z">
            <w:rPr>
              <w:rFonts w:ascii="Arial" w:hAnsi="Arial" w:cs="Arial"/>
              <w:spacing w:val="-3"/>
              <w:sz w:val="20"/>
              <w:szCs w:val="20"/>
            </w:rPr>
          </w:rPrChange>
        </w:rPr>
        <w:t>Notifying the public at the mass care shelters, specifying areas where return is allowed</w:t>
      </w:r>
    </w:p>
    <w:p w:rsidR="000A35AC" w:rsidRPr="00E450C2" w:rsidRDefault="000A35AC" w:rsidP="00E123B0">
      <w:pPr>
        <w:numPr>
          <w:ilvl w:val="2"/>
          <w:numId w:val="4"/>
        </w:numPr>
        <w:tabs>
          <w:tab w:val="left" w:pos="0"/>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39"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40" w:author="dbecker" w:date="2016-01-07T14:55:00Z">
            <w:rPr>
              <w:rFonts w:ascii="Arial" w:hAnsi="Arial" w:cs="Arial"/>
              <w:spacing w:val="-3"/>
              <w:sz w:val="20"/>
              <w:szCs w:val="20"/>
            </w:rPr>
          </w:rPrChange>
        </w:rPr>
        <w:t>Determining the need for federal assistance</w:t>
      </w:r>
    </w:p>
    <w:p w:rsidR="000A35AC" w:rsidRPr="00E450C2" w:rsidRDefault="000A35AC" w:rsidP="00E123B0">
      <w:pPr>
        <w:numPr>
          <w:ilvl w:val="2"/>
          <w:numId w:val="4"/>
        </w:numPr>
        <w:tabs>
          <w:tab w:val="left" w:pos="0"/>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41"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42" w:author="dbecker" w:date="2016-01-07T14:55:00Z">
            <w:rPr>
              <w:rFonts w:ascii="Arial" w:hAnsi="Arial" w:cs="Arial"/>
              <w:spacing w:val="-3"/>
              <w:sz w:val="20"/>
              <w:szCs w:val="20"/>
            </w:rPr>
          </w:rPrChange>
        </w:rPr>
        <w:t>Determining security needs including police and fire protection</w:t>
      </w:r>
    </w:p>
    <w:p w:rsidR="000A35AC" w:rsidRPr="00E450C2" w:rsidRDefault="000A35AC" w:rsidP="00E123B0">
      <w:pPr>
        <w:numPr>
          <w:ilvl w:val="2"/>
          <w:numId w:val="4"/>
        </w:numPr>
        <w:tabs>
          <w:tab w:val="left" w:pos="0"/>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firstLine="0"/>
        <w:jc w:val="both"/>
        <w:rPr>
          <w:rFonts w:asciiTheme="majorHAnsi" w:hAnsiTheme="majorHAnsi" w:cs="Arial"/>
          <w:spacing w:val="-3"/>
          <w:sz w:val="20"/>
          <w:szCs w:val="20"/>
          <w:rPrChange w:id="2443"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44" w:author="dbecker" w:date="2016-01-07T14:55:00Z">
            <w:rPr>
              <w:rFonts w:ascii="Arial" w:hAnsi="Arial" w:cs="Arial"/>
              <w:spacing w:val="-3"/>
              <w:sz w:val="20"/>
              <w:szCs w:val="20"/>
            </w:rPr>
          </w:rPrChange>
        </w:rPr>
        <w:t>Determining the availability and need of additional medical services</w:t>
      </w:r>
    </w:p>
    <w:p w:rsidR="000A35AC" w:rsidRPr="00E450C2" w:rsidRDefault="000A35AC" w:rsidP="004A33D2">
      <w:pPr>
        <w:numPr>
          <w:ilvl w:val="3"/>
          <w:numId w:val="4"/>
        </w:numPr>
        <w:tabs>
          <w:tab w:val="clear" w:pos="2880"/>
          <w:tab w:val="left" w:pos="0"/>
          <w:tab w:val="left" w:pos="720"/>
          <w:tab w:val="left" w:pos="1620"/>
          <w:tab w:val="num" w:pos="2160"/>
          <w:tab w:val="left" w:pos="3600"/>
          <w:tab w:val="left" w:pos="4320"/>
          <w:tab w:val="left" w:pos="5040"/>
          <w:tab w:val="left" w:pos="5760"/>
          <w:tab w:val="left" w:pos="6480"/>
          <w:tab w:val="left" w:pos="7200"/>
          <w:tab w:val="left" w:pos="7920"/>
          <w:tab w:val="left" w:pos="8640"/>
          <w:tab w:val="left" w:pos="9360"/>
        </w:tabs>
        <w:suppressAutoHyphens/>
        <w:ind w:left="1620" w:hanging="540"/>
        <w:jc w:val="both"/>
        <w:rPr>
          <w:rFonts w:asciiTheme="majorHAnsi" w:hAnsiTheme="majorHAnsi" w:cs="Arial"/>
          <w:spacing w:val="-3"/>
          <w:sz w:val="20"/>
          <w:szCs w:val="20"/>
          <w:rPrChange w:id="2445"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46" w:author="dbecker" w:date="2016-01-07T14:55:00Z">
            <w:rPr>
              <w:rFonts w:ascii="Arial" w:hAnsi="Arial" w:cs="Arial"/>
              <w:spacing w:val="-3"/>
              <w:sz w:val="20"/>
              <w:szCs w:val="20"/>
            </w:rPr>
          </w:rPrChange>
        </w:rPr>
        <w:t>Coordinating with the Commonwealth of Massachusetts and the State of Vermont</w:t>
      </w:r>
      <w:r w:rsidR="00053388" w:rsidRPr="00E450C2">
        <w:rPr>
          <w:rFonts w:asciiTheme="majorHAnsi" w:hAnsiTheme="majorHAnsi" w:cs="Arial"/>
          <w:spacing w:val="-3"/>
          <w:sz w:val="20"/>
          <w:szCs w:val="20"/>
          <w:rPrChange w:id="2447" w:author="dbecker" w:date="2016-01-07T14:55:00Z">
            <w:rPr>
              <w:rFonts w:ascii="Arial" w:hAnsi="Arial" w:cs="Arial"/>
              <w:spacing w:val="-3"/>
              <w:sz w:val="20"/>
              <w:szCs w:val="20"/>
            </w:rPr>
          </w:rPrChange>
        </w:rPr>
        <w:t>, as</w:t>
      </w:r>
      <w:r w:rsidR="004A33D2" w:rsidRPr="00E450C2">
        <w:rPr>
          <w:rFonts w:asciiTheme="majorHAnsi" w:hAnsiTheme="majorHAnsi" w:cs="Arial"/>
          <w:spacing w:val="-3"/>
          <w:sz w:val="20"/>
          <w:szCs w:val="20"/>
          <w:rPrChange w:id="2448" w:author="dbecker" w:date="2016-01-07T14:55:00Z">
            <w:rPr>
              <w:rFonts w:ascii="Arial" w:hAnsi="Arial" w:cs="Arial"/>
              <w:spacing w:val="-3"/>
              <w:sz w:val="20"/>
              <w:szCs w:val="20"/>
            </w:rPr>
          </w:rPrChange>
        </w:rPr>
        <w:t xml:space="preserve"> </w:t>
      </w:r>
      <w:r w:rsidR="00053388" w:rsidRPr="00E450C2">
        <w:rPr>
          <w:rFonts w:asciiTheme="majorHAnsi" w:hAnsiTheme="majorHAnsi" w:cs="Arial"/>
          <w:spacing w:val="-3"/>
          <w:sz w:val="20"/>
          <w:szCs w:val="20"/>
          <w:rPrChange w:id="2449" w:author="dbecker" w:date="2016-01-07T14:55:00Z">
            <w:rPr>
              <w:rFonts w:ascii="Arial" w:hAnsi="Arial" w:cs="Arial"/>
              <w:spacing w:val="-3"/>
              <w:sz w:val="20"/>
              <w:szCs w:val="20"/>
            </w:rPr>
          </w:rPrChange>
        </w:rPr>
        <w:t>appropriate</w:t>
      </w:r>
      <w:r w:rsidR="004A33D2" w:rsidRPr="00E450C2">
        <w:rPr>
          <w:rFonts w:asciiTheme="majorHAnsi" w:hAnsiTheme="majorHAnsi" w:cs="Arial"/>
          <w:spacing w:val="-3"/>
          <w:sz w:val="20"/>
          <w:szCs w:val="20"/>
          <w:rPrChange w:id="2450" w:author="dbecker" w:date="2016-01-07T14:55:00Z">
            <w:rPr>
              <w:rFonts w:ascii="Arial" w:hAnsi="Arial" w:cs="Arial"/>
              <w:spacing w:val="-3"/>
              <w:sz w:val="20"/>
              <w:szCs w:val="20"/>
            </w:rPr>
          </w:rPrChange>
        </w:rPr>
        <w:t>.</w:t>
      </w:r>
    </w:p>
    <w:p w:rsidR="000A35AC" w:rsidRPr="00E450C2" w:rsidRDefault="000A35AC" w:rsidP="00E123B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360" w:lineRule="auto"/>
        <w:ind w:left="1080"/>
        <w:jc w:val="both"/>
        <w:rPr>
          <w:rFonts w:asciiTheme="majorHAnsi" w:hAnsiTheme="majorHAnsi"/>
          <w:spacing w:val="-3"/>
          <w:rPrChange w:id="2451" w:author="dbecker" w:date="2016-01-07T14:55:00Z">
            <w:rPr>
              <w:spacing w:val="-3"/>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52"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53" w:author="dbecker" w:date="2016-01-07T14:55:00Z">
            <w:rPr>
              <w:rFonts w:ascii="Arial" w:hAnsi="Arial" w:cs="Arial"/>
              <w:spacing w:val="-3"/>
              <w:sz w:val="20"/>
              <w:szCs w:val="20"/>
            </w:rPr>
          </w:rPrChange>
        </w:rPr>
        <w:t xml:space="preserve">Individuals will be advised to recover from shelter or return after evacuation when DPHS confirms that dose commitment levels are less than allowable limits. These levels are based on criteria derived from Environmental Protection Agency Manual of Protective Action Guides and of Protective Actions for Nuclear Incidents (EPA 400).  Should contamination levels in any affected areas exceed normal background levels, but fall below prescribed levels, appropriate advisories will be issued by State of New Hampshire emergency response </w:t>
      </w:r>
      <w:proofErr w:type="gramStart"/>
      <w:r w:rsidRPr="00E450C2">
        <w:rPr>
          <w:rFonts w:asciiTheme="majorHAnsi" w:hAnsiTheme="majorHAnsi" w:cs="Arial"/>
          <w:spacing w:val="-3"/>
          <w:sz w:val="20"/>
          <w:szCs w:val="20"/>
          <w:rPrChange w:id="2454" w:author="dbecker" w:date="2016-01-07T14:55:00Z">
            <w:rPr>
              <w:rFonts w:ascii="Arial" w:hAnsi="Arial" w:cs="Arial"/>
              <w:spacing w:val="-3"/>
              <w:sz w:val="20"/>
              <w:szCs w:val="20"/>
            </w:rPr>
          </w:rPrChange>
        </w:rPr>
        <w:t>officials.</w:t>
      </w:r>
      <w:proofErr w:type="gramEnd"/>
      <w:r w:rsidRPr="00E450C2">
        <w:rPr>
          <w:rFonts w:asciiTheme="majorHAnsi" w:hAnsiTheme="majorHAnsi" w:cs="Arial"/>
          <w:spacing w:val="-3"/>
          <w:sz w:val="20"/>
          <w:szCs w:val="20"/>
          <w:rPrChange w:id="2455" w:author="dbecker" w:date="2016-01-07T14:55:00Z">
            <w:rPr>
              <w:rFonts w:ascii="Arial" w:hAnsi="Arial" w:cs="Arial"/>
              <w:spacing w:val="-3"/>
              <w:sz w:val="20"/>
              <w:szCs w:val="20"/>
            </w:rPr>
          </w:rPrChange>
        </w:rPr>
        <w:t xml:space="preserve">  The advisories may suggest sensitive segments of the population, such as pregnant women and</w:t>
      </w:r>
      <w:r w:rsidRPr="00E450C2">
        <w:rPr>
          <w:rFonts w:asciiTheme="majorHAnsi" w:hAnsiTheme="majorHAnsi"/>
          <w:spacing w:val="-3"/>
          <w:rPrChange w:id="2456" w:author="dbecker" w:date="2016-01-07T14:55:00Z">
            <w:rPr>
              <w:spacing w:val="-3"/>
            </w:rPr>
          </w:rPrChange>
        </w:rPr>
        <w:t xml:space="preserve"> </w:t>
      </w:r>
      <w:r w:rsidRPr="00E450C2">
        <w:rPr>
          <w:rFonts w:asciiTheme="majorHAnsi" w:hAnsiTheme="majorHAnsi" w:cs="Arial"/>
          <w:spacing w:val="-3"/>
          <w:sz w:val="20"/>
          <w:szCs w:val="20"/>
          <w:rPrChange w:id="2457" w:author="dbecker" w:date="2016-01-07T14:55:00Z">
            <w:rPr>
              <w:rFonts w:ascii="Arial" w:hAnsi="Arial" w:cs="Arial"/>
              <w:spacing w:val="-3"/>
              <w:sz w:val="20"/>
              <w:szCs w:val="20"/>
            </w:rPr>
          </w:rPrChange>
        </w:rPr>
        <w:t>children, refrain from leaving the shelter.  Advisories will be based on the specific conditions of the community.</w:t>
      </w:r>
    </w:p>
    <w:p w:rsidR="00293977" w:rsidRPr="00E450C2" w:rsidRDefault="00293977"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58" w:author="dbecker" w:date="2016-01-07T14:55:00Z">
            <w:rPr>
              <w:rFonts w:ascii="Arial" w:hAnsi="Arial" w:cs="Arial"/>
              <w:spacing w:val="-3"/>
              <w:sz w:val="20"/>
              <w:szCs w:val="20"/>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59"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60" w:author="dbecker" w:date="2016-01-07T14:55:00Z">
            <w:rPr>
              <w:rFonts w:ascii="Arial" w:hAnsi="Arial" w:cs="Arial"/>
              <w:spacing w:val="-3"/>
              <w:sz w:val="20"/>
              <w:szCs w:val="20"/>
            </w:rPr>
          </w:rPrChange>
        </w:rPr>
        <w:t>Recovery from shelter may not be uniform across the affected areas.  DPHS will determine when the general population dose commitments are at an appropriate level, for leaving the protection of</w:t>
      </w:r>
      <w:r w:rsidRPr="00E450C2">
        <w:rPr>
          <w:rFonts w:asciiTheme="majorHAnsi" w:hAnsiTheme="majorHAnsi"/>
          <w:spacing w:val="-3"/>
          <w:rPrChange w:id="2461" w:author="dbecker" w:date="2016-01-07T14:55:00Z">
            <w:rPr>
              <w:spacing w:val="-3"/>
            </w:rPr>
          </w:rPrChange>
        </w:rPr>
        <w:t xml:space="preserve"> </w:t>
      </w:r>
      <w:r w:rsidRPr="00E450C2">
        <w:rPr>
          <w:rFonts w:asciiTheme="majorHAnsi" w:hAnsiTheme="majorHAnsi" w:cs="Arial"/>
          <w:spacing w:val="-3"/>
          <w:sz w:val="20"/>
          <w:szCs w:val="20"/>
          <w:rPrChange w:id="2462" w:author="dbecker" w:date="2016-01-07T14:55:00Z">
            <w:rPr>
              <w:rFonts w:ascii="Arial" w:hAnsi="Arial" w:cs="Arial"/>
              <w:spacing w:val="-3"/>
              <w:sz w:val="20"/>
              <w:szCs w:val="20"/>
            </w:rPr>
          </w:rPrChange>
        </w:rPr>
        <w:t>a shelter and resuming normal activities.  The determinations of DPHS may vary from one part of the affected area to another because of differences in the levels of contamination.  Appropriate advisories will be issued from areas where contamination results in radiation levels, which exceed normal background readings.</w:t>
      </w:r>
      <w:r w:rsidRPr="00E450C2">
        <w:rPr>
          <w:rFonts w:asciiTheme="majorHAnsi" w:hAnsiTheme="majorHAnsi" w:cs="Arial"/>
          <w:spacing w:val="-3"/>
          <w:sz w:val="20"/>
          <w:szCs w:val="20"/>
          <w:rPrChange w:id="2463" w:author="dbecker" w:date="2016-01-07T14:55:00Z">
            <w:rPr>
              <w:rFonts w:ascii="Arial" w:hAnsi="Arial" w:cs="Arial"/>
              <w:spacing w:val="-3"/>
              <w:sz w:val="20"/>
              <w:szCs w:val="20"/>
            </w:rPr>
          </w:rPrChange>
        </w:rPr>
        <w:tab/>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64" w:author="dbecker" w:date="2016-01-07T14:55:00Z">
            <w:rPr>
              <w:rFonts w:ascii="Arial" w:hAnsi="Arial" w:cs="Arial"/>
              <w:spacing w:val="-3"/>
              <w:sz w:val="20"/>
              <w:szCs w:val="20"/>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65"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66" w:author="dbecker" w:date="2016-01-07T14:55:00Z">
            <w:rPr>
              <w:rFonts w:ascii="Arial" w:hAnsi="Arial" w:cs="Arial"/>
              <w:spacing w:val="-3"/>
              <w:sz w:val="20"/>
              <w:szCs w:val="20"/>
            </w:rPr>
          </w:rPrChange>
        </w:rPr>
        <w:t xml:space="preserve">If an area has been evacuated, the general population will be restricted from re-entering the area, or portions of the area, until DPHS has determined that the dose commitment levels do not exceed </w:t>
      </w:r>
      <w:r w:rsidRPr="00E450C2">
        <w:rPr>
          <w:rFonts w:asciiTheme="majorHAnsi" w:hAnsiTheme="majorHAnsi" w:cs="Arial"/>
          <w:spacing w:val="-3"/>
          <w:sz w:val="20"/>
          <w:szCs w:val="20"/>
          <w:rPrChange w:id="2467" w:author="dbecker" w:date="2016-01-07T14:55:00Z">
            <w:rPr>
              <w:rFonts w:ascii="Arial" w:hAnsi="Arial" w:cs="Arial"/>
              <w:spacing w:val="-3"/>
              <w:sz w:val="20"/>
              <w:szCs w:val="20"/>
            </w:rPr>
          </w:rPrChange>
        </w:rPr>
        <w:lastRenderedPageBreak/>
        <w:t>the established levels.  Appropriate advisories will be issued for areas where contamination results in radiation levels which exceed normal background readings.</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68" w:author="dbecker" w:date="2016-01-07T14:55:00Z">
            <w:rPr>
              <w:rFonts w:ascii="Arial" w:hAnsi="Arial" w:cs="Arial"/>
              <w:spacing w:val="-3"/>
              <w:sz w:val="20"/>
              <w:szCs w:val="20"/>
            </w:rPr>
          </w:rPrChange>
        </w:rPr>
      </w:pP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69" w:author="dbecker" w:date="2016-01-07T14:55:00Z">
            <w:rPr>
              <w:rFonts w:ascii="Arial" w:hAnsi="Arial" w:cs="Arial"/>
              <w:spacing w:val="-3"/>
              <w:sz w:val="20"/>
              <w:szCs w:val="20"/>
            </w:rPr>
          </w:rPrChange>
        </w:rPr>
      </w:pPr>
      <w:r w:rsidRPr="00E450C2">
        <w:rPr>
          <w:rFonts w:asciiTheme="majorHAnsi" w:hAnsiTheme="majorHAnsi" w:cs="Arial"/>
          <w:spacing w:val="-3"/>
          <w:sz w:val="20"/>
          <w:szCs w:val="20"/>
          <w:rPrChange w:id="2470" w:author="dbecker" w:date="2016-01-07T14:55:00Z">
            <w:rPr>
              <w:rFonts w:ascii="Arial" w:hAnsi="Arial" w:cs="Arial"/>
              <w:spacing w:val="-3"/>
              <w:sz w:val="20"/>
              <w:szCs w:val="20"/>
            </w:rPr>
          </w:rPrChange>
        </w:rPr>
        <w:t>In the case of both recovery from shelter and return from evacuation, the goal for long-term recovery efforts will ensure that dose commitments to the general public are less than the non-occupational, external exposure limits established by the New Hampshire Rules for Control of Radiation and/or EPA Guidelines.</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71" w:author="dbecker" w:date="2016-01-07T14:55:00Z">
            <w:rPr>
              <w:rFonts w:ascii="Arial" w:hAnsi="Arial" w:cs="Arial"/>
              <w:spacing w:val="-3"/>
              <w:sz w:val="20"/>
              <w:szCs w:val="20"/>
            </w:rPr>
          </w:rPrChange>
        </w:rPr>
      </w:pPr>
    </w:p>
    <w:p w:rsidR="000A35AC" w:rsidRPr="00E450C2" w:rsidRDefault="000A35AC" w:rsidP="00E123B0">
      <w:pPr>
        <w:pStyle w:val="BodyText"/>
        <w:tabs>
          <w:tab w:val="left" w:pos="1080"/>
        </w:tabs>
        <w:spacing w:line="240" w:lineRule="auto"/>
        <w:ind w:left="1080"/>
        <w:rPr>
          <w:rFonts w:asciiTheme="majorHAnsi" w:hAnsiTheme="majorHAnsi" w:cs="Arial"/>
          <w:sz w:val="20"/>
          <w:rPrChange w:id="2472" w:author="dbecker" w:date="2016-01-07T14:55:00Z">
            <w:rPr>
              <w:rFonts w:ascii="Arial" w:hAnsi="Arial" w:cs="Arial"/>
              <w:sz w:val="20"/>
            </w:rPr>
          </w:rPrChange>
        </w:rPr>
      </w:pPr>
      <w:r w:rsidRPr="00E450C2">
        <w:rPr>
          <w:rFonts w:asciiTheme="majorHAnsi" w:hAnsiTheme="majorHAnsi" w:cs="Arial"/>
          <w:sz w:val="20"/>
          <w:rPrChange w:id="2473" w:author="dbecker" w:date="2016-01-07T14:55:00Z">
            <w:rPr>
              <w:rFonts w:ascii="Arial" w:hAnsi="Arial" w:cs="Arial"/>
              <w:sz w:val="20"/>
            </w:rPr>
          </w:rPrChange>
        </w:rPr>
        <w:t xml:space="preserve">The decision for recovery rests with the </w:t>
      </w:r>
      <w:r w:rsidR="00293977" w:rsidRPr="00E450C2">
        <w:rPr>
          <w:rFonts w:asciiTheme="majorHAnsi" w:hAnsiTheme="majorHAnsi" w:cs="Arial"/>
          <w:sz w:val="20"/>
          <w:rPrChange w:id="2474" w:author="dbecker" w:date="2016-01-07T14:55:00Z">
            <w:rPr>
              <w:rFonts w:ascii="Arial" w:hAnsi="Arial" w:cs="Arial"/>
              <w:sz w:val="20"/>
            </w:rPr>
          </w:rPrChange>
        </w:rPr>
        <w:t>G</w:t>
      </w:r>
      <w:r w:rsidRPr="00E450C2">
        <w:rPr>
          <w:rFonts w:asciiTheme="majorHAnsi" w:hAnsiTheme="majorHAnsi" w:cs="Arial"/>
          <w:sz w:val="20"/>
          <w:rPrChange w:id="2475" w:author="dbecker" w:date="2016-01-07T14:55:00Z">
            <w:rPr>
              <w:rFonts w:ascii="Arial" w:hAnsi="Arial" w:cs="Arial"/>
              <w:sz w:val="20"/>
            </w:rPr>
          </w:rPrChange>
        </w:rPr>
        <w:t>overnor, who will be advised by HSEM and DPHS.  The DPHS Director will review all DPHS staff determinations on contamination levels prior to providing advice to the governor regarding recommendations for the community.</w:t>
      </w:r>
    </w:p>
    <w:p w:rsidR="000A35AC" w:rsidRPr="00E450C2" w:rsidRDefault="000A35AC" w:rsidP="00E123B0">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476" w:author="dbecker" w:date="2016-01-07T14:55:00Z">
            <w:rPr>
              <w:rFonts w:ascii="Arial" w:hAnsi="Arial" w:cs="Arial"/>
              <w:spacing w:val="-3"/>
              <w:sz w:val="20"/>
              <w:szCs w:val="20"/>
            </w:rPr>
          </w:rPrChange>
        </w:rPr>
      </w:pPr>
    </w:p>
    <w:p w:rsidR="000A35AC" w:rsidRPr="00E450C2" w:rsidRDefault="000A35AC" w:rsidP="00E123B0">
      <w:pPr>
        <w:pStyle w:val="BodyText2"/>
        <w:tabs>
          <w:tab w:val="left" w:pos="1080"/>
        </w:tabs>
        <w:spacing w:line="240" w:lineRule="auto"/>
        <w:ind w:left="1080"/>
        <w:jc w:val="both"/>
        <w:rPr>
          <w:rFonts w:asciiTheme="majorHAnsi" w:hAnsiTheme="majorHAnsi" w:cs="Arial"/>
          <w:sz w:val="20"/>
          <w:szCs w:val="20"/>
          <w:rPrChange w:id="2477" w:author="dbecker" w:date="2016-01-07T14:55:00Z">
            <w:rPr>
              <w:rFonts w:ascii="Arial" w:hAnsi="Arial" w:cs="Arial"/>
              <w:sz w:val="20"/>
              <w:szCs w:val="20"/>
            </w:rPr>
          </w:rPrChange>
        </w:rPr>
      </w:pPr>
      <w:r w:rsidRPr="00E450C2">
        <w:rPr>
          <w:rFonts w:asciiTheme="majorHAnsi" w:hAnsiTheme="majorHAnsi" w:cs="Arial"/>
          <w:sz w:val="20"/>
          <w:szCs w:val="20"/>
          <w:rPrChange w:id="2478" w:author="dbecker" w:date="2016-01-07T14:55:00Z">
            <w:rPr>
              <w:rFonts w:ascii="Arial" w:hAnsi="Arial" w:cs="Arial"/>
              <w:sz w:val="20"/>
              <w:szCs w:val="20"/>
            </w:rPr>
          </w:rPrChange>
        </w:rPr>
        <w:t>Recovery orders from the state will be coordinated with the EPZ and host community's emergency response organization (ERO).  The local Emergency Management Director (EMD) and EPZ community officials will be notified, in advance, and if evacuation has occurred, a recovery schedule will be established.</w:t>
      </w:r>
    </w:p>
    <w:p w:rsidR="000465DF" w:rsidRPr="00E450C2" w:rsidRDefault="000465DF" w:rsidP="00422622">
      <w:pPr>
        <w:tabs>
          <w:tab w:val="left" w:pos="1260"/>
        </w:tabs>
        <w:ind w:left="1260"/>
        <w:jc w:val="both"/>
        <w:rPr>
          <w:rFonts w:asciiTheme="majorHAnsi" w:hAnsiTheme="majorHAnsi" w:cs="Arial"/>
          <w:b/>
          <w:sz w:val="20"/>
          <w:szCs w:val="20"/>
          <w:rPrChange w:id="2479" w:author="dbecker" w:date="2016-01-07T14:55:00Z">
            <w:rPr>
              <w:rFonts w:ascii="Arial" w:hAnsi="Arial" w:cs="Arial"/>
              <w:b/>
              <w:sz w:val="20"/>
              <w:szCs w:val="20"/>
            </w:rPr>
          </w:rPrChange>
        </w:rPr>
      </w:pPr>
    </w:p>
    <w:p w:rsidR="000A35AC" w:rsidRPr="00E450C2" w:rsidRDefault="000A35AC" w:rsidP="00422622">
      <w:pPr>
        <w:pStyle w:val="BodyText2"/>
        <w:tabs>
          <w:tab w:val="left" w:pos="1260"/>
        </w:tabs>
        <w:spacing w:line="240" w:lineRule="auto"/>
        <w:ind w:left="1260"/>
        <w:jc w:val="both"/>
        <w:rPr>
          <w:rFonts w:asciiTheme="majorHAnsi" w:hAnsiTheme="majorHAnsi"/>
          <w:rPrChange w:id="2480" w:author="dbecker" w:date="2016-01-07T14:55:00Z">
            <w:rPr/>
          </w:rPrChange>
        </w:rPr>
      </w:pPr>
      <w:r w:rsidRPr="00E450C2">
        <w:rPr>
          <w:rFonts w:asciiTheme="majorHAnsi" w:hAnsiTheme="majorHAnsi" w:cs="Arial"/>
          <w:sz w:val="20"/>
          <w:szCs w:val="20"/>
          <w:rPrChange w:id="2481" w:author="dbecker" w:date="2016-01-07T14:55:00Z">
            <w:rPr>
              <w:rFonts w:ascii="Arial" w:hAnsi="Arial" w:cs="Arial"/>
              <w:sz w:val="20"/>
              <w:szCs w:val="20"/>
            </w:rPr>
          </w:rPrChange>
        </w:rPr>
        <w:t>The schedule will be established after the community officials have determined how long it will take to re-establish the ERO in the local EOC.  This coordination will provide for an orderly return to normal activity as local officials are prepared to provide normal municipal services and responses to questions that will be raised by the returning evacuees.  Recovery instructions will be broadcast to the public via the Emergency Alert System (EAS).  The instructions will include appropriate advisories, or that the area is considered safe, and how traffic should proceed to return from an evacuation.</w:t>
      </w:r>
    </w:p>
    <w:p w:rsidR="000465DF" w:rsidRPr="00E450C2" w:rsidRDefault="000465DF" w:rsidP="00DE1AEC">
      <w:pPr>
        <w:jc w:val="both"/>
        <w:rPr>
          <w:rFonts w:asciiTheme="majorHAnsi" w:hAnsiTheme="majorHAnsi" w:cs="Arial"/>
          <w:b/>
          <w:sz w:val="20"/>
          <w:szCs w:val="20"/>
          <w:rPrChange w:id="2482" w:author="dbecker" w:date="2016-01-07T14:55:00Z">
            <w:rPr>
              <w:rFonts w:ascii="Arial" w:hAnsi="Arial" w:cs="Arial"/>
              <w:b/>
              <w:sz w:val="20"/>
              <w:szCs w:val="20"/>
            </w:rPr>
          </w:rPrChange>
        </w:rPr>
      </w:pPr>
    </w:p>
    <w:p w:rsidR="000465DF" w:rsidRPr="00E450C2" w:rsidRDefault="00422622" w:rsidP="00E123B0">
      <w:pPr>
        <w:pStyle w:val="Heading1"/>
        <w:numPr>
          <w:ilvl w:val="0"/>
          <w:numId w:val="36"/>
        </w:numPr>
        <w:tabs>
          <w:tab w:val="clear" w:pos="744"/>
          <w:tab w:val="clear" w:pos="1080"/>
          <w:tab w:val="num" w:pos="540"/>
          <w:tab w:val="left" w:pos="720"/>
        </w:tabs>
        <w:ind w:left="540" w:hanging="540"/>
        <w:jc w:val="left"/>
        <w:rPr>
          <w:rFonts w:asciiTheme="majorHAnsi" w:hAnsiTheme="majorHAnsi" w:cs="Arial"/>
          <w:b/>
          <w:bCs/>
          <w:color w:val="0070C0"/>
          <w:sz w:val="22"/>
          <w:szCs w:val="22"/>
          <w:u w:val="none"/>
          <w:rPrChange w:id="2483" w:author="dbecker" w:date="2016-01-07T14:55:00Z">
            <w:rPr>
              <w:rFonts w:ascii="Arial" w:hAnsi="Arial" w:cs="Arial"/>
              <w:b/>
              <w:bCs/>
              <w:szCs w:val="24"/>
              <w:u w:val="none"/>
            </w:rPr>
          </w:rPrChange>
        </w:rPr>
      </w:pPr>
      <w:bookmarkStart w:id="2484" w:name="_Toc431372823"/>
      <w:r w:rsidRPr="00E450C2">
        <w:rPr>
          <w:rFonts w:asciiTheme="majorHAnsi" w:hAnsiTheme="majorHAnsi" w:cs="Arial"/>
          <w:b/>
          <w:bCs/>
          <w:color w:val="0070C0"/>
          <w:sz w:val="22"/>
          <w:szCs w:val="22"/>
          <w:u w:val="none"/>
          <w:rPrChange w:id="2485" w:author="dbecker" w:date="2016-01-07T14:55:00Z">
            <w:rPr>
              <w:rFonts w:ascii="Arial" w:hAnsi="Arial" w:cs="Arial"/>
              <w:b/>
              <w:bCs/>
              <w:szCs w:val="24"/>
              <w:u w:val="none"/>
            </w:rPr>
          </w:rPrChange>
        </w:rPr>
        <w:t>TRAINING</w:t>
      </w:r>
      <w:bookmarkEnd w:id="2484"/>
    </w:p>
    <w:p w:rsidR="00422622" w:rsidRPr="00E450C2" w:rsidRDefault="00422622" w:rsidP="00E123B0">
      <w:pPr>
        <w:ind w:left="540"/>
        <w:jc w:val="both"/>
        <w:rPr>
          <w:rFonts w:asciiTheme="majorHAnsi" w:hAnsiTheme="majorHAnsi" w:cs="Arial"/>
          <w:sz w:val="20"/>
          <w:szCs w:val="20"/>
          <w:rPrChange w:id="2486" w:author="dbecker" w:date="2016-01-07T14:55:00Z">
            <w:rPr>
              <w:rFonts w:ascii="Arial" w:hAnsi="Arial" w:cs="Arial"/>
              <w:sz w:val="20"/>
              <w:szCs w:val="20"/>
            </w:rPr>
          </w:rPrChange>
        </w:rPr>
      </w:pPr>
      <w:r w:rsidRPr="00E450C2">
        <w:rPr>
          <w:rFonts w:asciiTheme="majorHAnsi" w:hAnsiTheme="majorHAnsi" w:cs="Arial"/>
          <w:sz w:val="20"/>
          <w:szCs w:val="20"/>
          <w:rPrChange w:id="2487" w:author="dbecker" w:date="2016-01-07T14:55:00Z">
            <w:rPr>
              <w:rFonts w:ascii="Arial" w:hAnsi="Arial" w:cs="Arial"/>
              <w:sz w:val="20"/>
              <w:szCs w:val="20"/>
            </w:rPr>
          </w:rPrChange>
        </w:rPr>
        <w:t>Training is necessary to ensure that emergency response personnel are familiar with their responsibilities and proficient in their ability to implement their detailed procedures which might involve specific technical knowledge.</w:t>
      </w:r>
    </w:p>
    <w:p w:rsidR="00422622" w:rsidRPr="00E450C2" w:rsidRDefault="00422622" w:rsidP="00E123B0">
      <w:pPr>
        <w:ind w:left="540"/>
        <w:jc w:val="both"/>
        <w:rPr>
          <w:rFonts w:asciiTheme="majorHAnsi" w:hAnsiTheme="majorHAnsi" w:cs="Arial"/>
          <w:sz w:val="20"/>
          <w:szCs w:val="20"/>
          <w:rPrChange w:id="2488" w:author="dbecker" w:date="2016-01-07T14:55:00Z">
            <w:rPr>
              <w:rFonts w:ascii="Arial" w:hAnsi="Arial" w:cs="Arial"/>
              <w:sz w:val="20"/>
              <w:szCs w:val="20"/>
            </w:rPr>
          </w:rPrChange>
        </w:rPr>
      </w:pPr>
    </w:p>
    <w:p w:rsidR="00422622" w:rsidRPr="00E450C2" w:rsidRDefault="00422622" w:rsidP="00E123B0">
      <w:pPr>
        <w:ind w:left="540"/>
        <w:jc w:val="both"/>
        <w:rPr>
          <w:ins w:id="2489" w:author="Richards, Alexander" w:date="2015-10-14T12:13:00Z"/>
          <w:rFonts w:asciiTheme="majorHAnsi" w:hAnsiTheme="majorHAnsi" w:cs="Arial"/>
          <w:sz w:val="20"/>
          <w:szCs w:val="20"/>
          <w:rPrChange w:id="2490" w:author="dbecker" w:date="2016-01-07T14:55:00Z">
            <w:rPr>
              <w:ins w:id="2491" w:author="Richards, Alexander" w:date="2015-10-14T12:13:00Z"/>
              <w:rFonts w:ascii="Arial" w:hAnsi="Arial" w:cs="Arial"/>
              <w:sz w:val="20"/>
              <w:szCs w:val="20"/>
            </w:rPr>
          </w:rPrChange>
        </w:rPr>
      </w:pPr>
      <w:r w:rsidRPr="00E450C2">
        <w:rPr>
          <w:rFonts w:asciiTheme="majorHAnsi" w:hAnsiTheme="majorHAnsi" w:cs="Arial"/>
          <w:sz w:val="20"/>
          <w:szCs w:val="20"/>
          <w:rPrChange w:id="2492" w:author="dbecker" w:date="2016-01-07T14:55:00Z">
            <w:rPr>
              <w:rFonts w:ascii="Arial" w:hAnsi="Arial" w:cs="Arial"/>
              <w:sz w:val="20"/>
              <w:szCs w:val="20"/>
            </w:rPr>
          </w:rPrChange>
        </w:rPr>
        <w:t xml:space="preserve">HSEM conducts comprehensive training programs for all emergency response personnel.  These trainings are outlined in the </w:t>
      </w:r>
      <w:r w:rsidRPr="00E450C2">
        <w:rPr>
          <w:rFonts w:asciiTheme="majorHAnsi" w:hAnsiTheme="majorHAnsi" w:cs="Arial"/>
          <w:i/>
          <w:sz w:val="20"/>
          <w:szCs w:val="20"/>
          <w:rPrChange w:id="2493" w:author="dbecker" w:date="2016-01-07T14:55:00Z">
            <w:rPr>
              <w:rFonts w:ascii="Arial" w:hAnsi="Arial" w:cs="Arial"/>
              <w:i/>
              <w:sz w:val="20"/>
              <w:szCs w:val="20"/>
            </w:rPr>
          </w:rPrChange>
        </w:rPr>
        <w:t>Radiological Emergency Response for Nuclear Facilities Incident Annex, Chapter 15.</w:t>
      </w:r>
      <w:r w:rsidR="002E627E" w:rsidRPr="00E450C2">
        <w:rPr>
          <w:rFonts w:asciiTheme="majorHAnsi" w:hAnsiTheme="majorHAnsi" w:cs="Arial"/>
          <w:i/>
          <w:sz w:val="20"/>
          <w:szCs w:val="20"/>
          <w:rPrChange w:id="2494" w:author="dbecker" w:date="2016-01-07T14:55:00Z">
            <w:rPr>
              <w:rFonts w:ascii="Arial" w:hAnsi="Arial" w:cs="Arial"/>
              <w:i/>
              <w:sz w:val="20"/>
              <w:szCs w:val="20"/>
            </w:rPr>
          </w:rPrChange>
        </w:rPr>
        <w:t xml:space="preserve">  </w:t>
      </w:r>
      <w:r w:rsidR="002E627E" w:rsidRPr="00E450C2">
        <w:rPr>
          <w:rFonts w:asciiTheme="majorHAnsi" w:hAnsiTheme="majorHAnsi" w:cs="Arial"/>
          <w:sz w:val="20"/>
          <w:szCs w:val="20"/>
          <w:rPrChange w:id="2495" w:author="dbecker" w:date="2016-01-07T14:55:00Z">
            <w:rPr>
              <w:rFonts w:ascii="Arial" w:hAnsi="Arial" w:cs="Arial"/>
              <w:sz w:val="20"/>
              <w:szCs w:val="20"/>
            </w:rPr>
          </w:rPrChange>
        </w:rPr>
        <w:t>The EPZ and host communities’ Emergency Management Directors, in conjunction with HSEM schedule the appropriate individuals and organizations for training.  Training</w:t>
      </w:r>
      <w:r w:rsidR="00E123B0" w:rsidRPr="00E450C2">
        <w:rPr>
          <w:rFonts w:asciiTheme="majorHAnsi" w:hAnsiTheme="majorHAnsi" w:cs="Arial"/>
          <w:sz w:val="20"/>
          <w:szCs w:val="20"/>
          <w:rPrChange w:id="2496" w:author="dbecker" w:date="2016-01-07T14:55:00Z">
            <w:rPr>
              <w:rFonts w:ascii="Arial" w:hAnsi="Arial" w:cs="Arial"/>
              <w:sz w:val="20"/>
              <w:szCs w:val="20"/>
            </w:rPr>
          </w:rPrChange>
        </w:rPr>
        <w:t xml:space="preserve"> (initial and refresher)</w:t>
      </w:r>
      <w:r w:rsidR="002E627E" w:rsidRPr="00E450C2">
        <w:rPr>
          <w:rFonts w:asciiTheme="majorHAnsi" w:hAnsiTheme="majorHAnsi" w:cs="Arial"/>
          <w:sz w:val="20"/>
          <w:szCs w:val="20"/>
          <w:rPrChange w:id="2497" w:author="dbecker" w:date="2016-01-07T14:55:00Z">
            <w:rPr>
              <w:rFonts w:ascii="Arial" w:hAnsi="Arial" w:cs="Arial"/>
              <w:sz w:val="20"/>
              <w:szCs w:val="20"/>
            </w:rPr>
          </w:rPrChange>
        </w:rPr>
        <w:t xml:space="preserve"> is </w:t>
      </w:r>
      <w:r w:rsidR="00E123B0" w:rsidRPr="00E450C2">
        <w:rPr>
          <w:rFonts w:asciiTheme="majorHAnsi" w:hAnsiTheme="majorHAnsi" w:cs="Arial"/>
          <w:sz w:val="20"/>
          <w:szCs w:val="20"/>
          <w:rPrChange w:id="2498" w:author="dbecker" w:date="2016-01-07T14:55:00Z">
            <w:rPr>
              <w:rFonts w:ascii="Arial" w:hAnsi="Arial" w:cs="Arial"/>
              <w:sz w:val="20"/>
              <w:szCs w:val="20"/>
            </w:rPr>
          </w:rPrChange>
        </w:rPr>
        <w:t>offered</w:t>
      </w:r>
      <w:r w:rsidR="002E627E" w:rsidRPr="00E450C2">
        <w:rPr>
          <w:rFonts w:asciiTheme="majorHAnsi" w:hAnsiTheme="majorHAnsi" w:cs="Arial"/>
          <w:sz w:val="20"/>
          <w:szCs w:val="20"/>
          <w:rPrChange w:id="2499" w:author="dbecker" w:date="2016-01-07T14:55:00Z">
            <w:rPr>
              <w:rFonts w:ascii="Arial" w:hAnsi="Arial" w:cs="Arial"/>
              <w:sz w:val="20"/>
              <w:szCs w:val="20"/>
            </w:rPr>
          </w:rPrChange>
        </w:rPr>
        <w:t xml:space="preserve"> in a timely manner on an annual basis.</w:t>
      </w:r>
      <w:r w:rsidR="003340A7" w:rsidRPr="00E450C2">
        <w:rPr>
          <w:rFonts w:asciiTheme="majorHAnsi" w:hAnsiTheme="majorHAnsi" w:cs="Arial"/>
          <w:sz w:val="20"/>
          <w:szCs w:val="20"/>
          <w:rPrChange w:id="2500" w:author="dbecker" w:date="2016-01-07T14:55:00Z">
            <w:rPr>
              <w:rFonts w:ascii="Arial" w:hAnsi="Arial" w:cs="Arial"/>
              <w:sz w:val="20"/>
              <w:szCs w:val="20"/>
            </w:rPr>
          </w:rPrChange>
        </w:rPr>
        <w:t xml:space="preserve">  Training matrices are provided in the community-specific plans/procedures.</w:t>
      </w:r>
    </w:p>
    <w:p w:rsidR="00C84110" w:rsidRPr="00E450C2" w:rsidRDefault="00C84110" w:rsidP="00E123B0">
      <w:pPr>
        <w:ind w:left="540"/>
        <w:jc w:val="both"/>
        <w:rPr>
          <w:ins w:id="2501" w:author="Richards, Alexander" w:date="2015-10-14T12:13:00Z"/>
          <w:rFonts w:asciiTheme="majorHAnsi" w:hAnsiTheme="majorHAnsi" w:cs="Arial"/>
          <w:sz w:val="20"/>
          <w:szCs w:val="20"/>
          <w:rPrChange w:id="2502" w:author="dbecker" w:date="2016-01-07T14:55:00Z">
            <w:rPr>
              <w:ins w:id="2503" w:author="Richards, Alexander" w:date="2015-10-14T12:13:00Z"/>
              <w:rFonts w:ascii="Arial" w:hAnsi="Arial" w:cs="Arial"/>
              <w:sz w:val="20"/>
              <w:szCs w:val="20"/>
            </w:rPr>
          </w:rPrChange>
        </w:rPr>
      </w:pPr>
    </w:p>
    <w:p w:rsidR="00C84110" w:rsidRDefault="00C84110" w:rsidP="00E123B0">
      <w:pPr>
        <w:ind w:left="540"/>
        <w:jc w:val="both"/>
        <w:rPr>
          <w:ins w:id="2504" w:author="Richards, Alexander" w:date="2015-10-14T12:13:00Z"/>
          <w:rFonts w:ascii="Arial" w:hAnsi="Arial" w:cs="Arial"/>
          <w:sz w:val="20"/>
          <w:szCs w:val="20"/>
        </w:rPr>
      </w:pPr>
    </w:p>
    <w:p w:rsidR="00C84110" w:rsidRDefault="00C84110" w:rsidP="00E123B0">
      <w:pPr>
        <w:ind w:left="540"/>
        <w:jc w:val="both"/>
        <w:rPr>
          <w:ins w:id="2505" w:author="Bartlett, Laura" w:date="2015-10-27T09:42:00Z"/>
          <w:rFonts w:ascii="Arial" w:hAnsi="Arial" w:cs="Arial"/>
          <w:sz w:val="20"/>
          <w:szCs w:val="20"/>
        </w:rPr>
      </w:pPr>
    </w:p>
    <w:p w:rsidR="003D0D59" w:rsidRDefault="003D0D59" w:rsidP="00E123B0">
      <w:pPr>
        <w:ind w:left="540"/>
        <w:jc w:val="both"/>
        <w:rPr>
          <w:ins w:id="2506" w:author="dbecker" w:date="2016-01-13T11:38:00Z"/>
          <w:rFonts w:ascii="Arial" w:hAnsi="Arial" w:cs="Arial"/>
          <w:sz w:val="20"/>
          <w:szCs w:val="20"/>
        </w:rPr>
      </w:pPr>
    </w:p>
    <w:p w:rsidR="00BB0AF3" w:rsidRDefault="00BB0AF3" w:rsidP="00E123B0">
      <w:pPr>
        <w:ind w:left="540"/>
        <w:jc w:val="both"/>
        <w:rPr>
          <w:ins w:id="2507" w:author="dbecker" w:date="2016-01-13T11:38:00Z"/>
          <w:rFonts w:ascii="Arial" w:hAnsi="Arial" w:cs="Arial"/>
          <w:sz w:val="20"/>
          <w:szCs w:val="20"/>
        </w:rPr>
      </w:pPr>
    </w:p>
    <w:p w:rsidR="00BB0AF3" w:rsidRDefault="00BB0AF3" w:rsidP="00E123B0">
      <w:pPr>
        <w:ind w:left="540"/>
        <w:jc w:val="both"/>
        <w:rPr>
          <w:ins w:id="2508" w:author="Bartlett, Laura" w:date="2015-10-27T09:42:00Z"/>
          <w:rFonts w:ascii="Arial" w:hAnsi="Arial" w:cs="Arial"/>
          <w:sz w:val="20"/>
          <w:szCs w:val="20"/>
        </w:rPr>
      </w:pPr>
    </w:p>
    <w:p w:rsidR="003D0D59" w:rsidRDefault="003D0D59" w:rsidP="00E123B0">
      <w:pPr>
        <w:ind w:left="540"/>
        <w:jc w:val="both"/>
        <w:rPr>
          <w:ins w:id="2509" w:author="dbecker" w:date="2016-01-07T14:55:00Z"/>
          <w:rFonts w:ascii="Arial" w:hAnsi="Arial" w:cs="Arial"/>
          <w:sz w:val="20"/>
          <w:szCs w:val="20"/>
        </w:rPr>
      </w:pPr>
    </w:p>
    <w:p w:rsidR="00E450C2" w:rsidRDefault="00E450C2" w:rsidP="00E123B0">
      <w:pPr>
        <w:ind w:left="540"/>
        <w:jc w:val="both"/>
        <w:rPr>
          <w:ins w:id="2510" w:author="dbecker" w:date="2016-01-07T14:55:00Z"/>
          <w:rFonts w:ascii="Arial" w:hAnsi="Arial" w:cs="Arial"/>
          <w:sz w:val="20"/>
          <w:szCs w:val="20"/>
        </w:rPr>
      </w:pPr>
    </w:p>
    <w:p w:rsidR="00E450C2" w:rsidRDefault="00E450C2" w:rsidP="00E123B0">
      <w:pPr>
        <w:ind w:left="540"/>
        <w:jc w:val="both"/>
        <w:rPr>
          <w:ins w:id="2511" w:author="dbecker" w:date="2016-01-07T14:55:00Z"/>
          <w:rFonts w:ascii="Arial" w:hAnsi="Arial" w:cs="Arial"/>
          <w:sz w:val="20"/>
          <w:szCs w:val="20"/>
        </w:rPr>
      </w:pPr>
    </w:p>
    <w:p w:rsidR="00E450C2" w:rsidRDefault="00E450C2" w:rsidP="00E123B0">
      <w:pPr>
        <w:ind w:left="540"/>
        <w:jc w:val="both"/>
        <w:rPr>
          <w:ins w:id="2512" w:author="Bartlett, Laura" w:date="2015-10-27T09:42:00Z"/>
          <w:rFonts w:ascii="Arial" w:hAnsi="Arial" w:cs="Arial"/>
          <w:sz w:val="20"/>
          <w:szCs w:val="20"/>
        </w:rPr>
      </w:pPr>
    </w:p>
    <w:p w:rsidR="003D0D59" w:rsidRDefault="003D0D59" w:rsidP="00E123B0">
      <w:pPr>
        <w:ind w:left="540"/>
        <w:jc w:val="both"/>
        <w:rPr>
          <w:ins w:id="2513" w:author="Bartlett, Laura" w:date="2015-10-27T09:42:00Z"/>
          <w:rFonts w:ascii="Arial" w:hAnsi="Arial" w:cs="Arial"/>
          <w:sz w:val="20"/>
          <w:szCs w:val="20"/>
        </w:rPr>
      </w:pPr>
    </w:p>
    <w:p w:rsidR="003D0D59" w:rsidRDefault="003D0D59" w:rsidP="00E123B0">
      <w:pPr>
        <w:ind w:left="540"/>
        <w:jc w:val="both"/>
        <w:rPr>
          <w:ins w:id="2514" w:author="Bartlett, Laura" w:date="2015-10-27T09:42:00Z"/>
          <w:rFonts w:ascii="Arial" w:hAnsi="Arial" w:cs="Arial"/>
          <w:sz w:val="20"/>
          <w:szCs w:val="20"/>
        </w:rPr>
      </w:pPr>
    </w:p>
    <w:p w:rsidR="003D0D59" w:rsidRDefault="003D0D59" w:rsidP="00E123B0">
      <w:pPr>
        <w:ind w:left="540"/>
        <w:jc w:val="both"/>
        <w:rPr>
          <w:ins w:id="2515" w:author="Bartlett, Laura" w:date="2015-10-27T09:42:00Z"/>
          <w:rFonts w:ascii="Arial" w:hAnsi="Arial" w:cs="Arial"/>
          <w:sz w:val="20"/>
          <w:szCs w:val="20"/>
        </w:rPr>
      </w:pPr>
    </w:p>
    <w:p w:rsidR="003D0D59" w:rsidRDefault="003D0D59" w:rsidP="00E123B0">
      <w:pPr>
        <w:ind w:left="540"/>
        <w:jc w:val="both"/>
        <w:rPr>
          <w:ins w:id="2516" w:author="Bartlett, Laura" w:date="2015-10-27T09:42:00Z"/>
          <w:rFonts w:ascii="Arial" w:hAnsi="Arial" w:cs="Arial"/>
          <w:sz w:val="20"/>
          <w:szCs w:val="20"/>
        </w:rPr>
      </w:pPr>
    </w:p>
    <w:p w:rsidR="003D0D59" w:rsidRDefault="003D0D59" w:rsidP="00E123B0">
      <w:pPr>
        <w:ind w:left="540"/>
        <w:jc w:val="both"/>
        <w:rPr>
          <w:rFonts w:ascii="Arial" w:hAnsi="Arial" w:cs="Arial"/>
          <w:sz w:val="20"/>
          <w:szCs w:val="20"/>
        </w:rPr>
      </w:pPr>
    </w:p>
    <w:p w:rsidR="00E36AC0" w:rsidRDefault="00E36AC0" w:rsidP="00422622">
      <w:pPr>
        <w:ind w:left="720"/>
        <w:jc w:val="both"/>
        <w:rPr>
          <w:rFonts w:ascii="Arial" w:hAnsi="Arial" w:cs="Arial"/>
          <w:sz w:val="20"/>
          <w:szCs w:val="20"/>
        </w:rPr>
      </w:pPr>
    </w:p>
    <w:p w:rsidR="00E36AC0" w:rsidRPr="00ED71FD" w:rsidRDefault="00E36AC0" w:rsidP="00E36AC0">
      <w:pPr>
        <w:numPr>
          <w:ilvl w:val="0"/>
          <w:numId w:val="66"/>
        </w:numPr>
        <w:jc w:val="both"/>
        <w:rPr>
          <w:rFonts w:ascii="Cambria" w:hAnsi="Cambria" w:cs="Arial"/>
          <w:b/>
          <w:color w:val="0070C0"/>
          <w:sz w:val="20"/>
          <w:szCs w:val="20"/>
          <w:rPrChange w:id="2517" w:author="dbecker" w:date="2015-10-07T12:52:00Z">
            <w:rPr>
              <w:rFonts w:ascii="Arial" w:hAnsi="Arial" w:cs="Arial"/>
              <w:b/>
              <w:sz w:val="20"/>
              <w:szCs w:val="20"/>
            </w:rPr>
          </w:rPrChange>
        </w:rPr>
      </w:pPr>
      <w:r w:rsidRPr="00ED71FD">
        <w:rPr>
          <w:rFonts w:ascii="Cambria" w:hAnsi="Cambria" w:cs="Arial"/>
          <w:b/>
          <w:color w:val="0070C0"/>
          <w:sz w:val="20"/>
          <w:szCs w:val="20"/>
          <w:rPrChange w:id="2518" w:author="dbecker" w:date="2015-10-07T12:52:00Z">
            <w:rPr>
              <w:rFonts w:ascii="Arial" w:hAnsi="Arial" w:cs="Arial"/>
              <w:b/>
              <w:sz w:val="20"/>
              <w:szCs w:val="20"/>
            </w:rPr>
          </w:rPrChange>
        </w:rPr>
        <w:lastRenderedPageBreak/>
        <w:t>Training Matrix for Local Communities</w:t>
      </w:r>
    </w:p>
    <w:p w:rsidR="004A33D2" w:rsidRDefault="004A33D2" w:rsidP="004A33D2">
      <w:pPr>
        <w:ind w:left="720"/>
        <w:jc w:val="both"/>
        <w:rPr>
          <w:rFonts w:ascii="Arial" w:hAnsi="Arial" w:cs="Arial"/>
          <w:b/>
          <w:sz w:val="20"/>
          <w:szCs w:val="20"/>
        </w:rPr>
      </w:pPr>
    </w:p>
    <w:p w:rsidR="00E36AC0" w:rsidRDefault="00AB12BD" w:rsidP="004E0DF8">
      <w:pPr>
        <w:jc w:val="center"/>
        <w:rPr>
          <w:rFonts w:ascii="Arial" w:hAnsi="Arial" w:cs="Arial"/>
          <w:b/>
          <w:sz w:val="20"/>
          <w:szCs w:val="20"/>
        </w:rPr>
      </w:pPr>
      <w:r>
        <w:rPr>
          <w:spacing w:val="-3"/>
        </w:rPr>
        <w:object w:dxaOrig="9510" w:dyaOrig="6495">
          <v:shape id="_x0000_i1042" type="#_x0000_t75" style="width:332.35pt;height:227pt" o:ole="">
            <v:imagedata r:id="rId25" o:title=""/>
          </v:shape>
          <o:OLEObject Type="Link" ProgID="Excel.Sheet.12" ShapeID="_x0000_i1042" DrawAspect="Content" r:id="rId26" UpdateMode="Always">
            <o:LinkType>EnhancedMetaFile</o:LinkType>
            <o:LockedField>false</o:LockedField>
          </o:OLEObject>
        </w:object>
      </w:r>
    </w:p>
    <w:p w:rsidR="00E36AC0" w:rsidRDefault="00E36AC0" w:rsidP="00E36AC0">
      <w:pPr>
        <w:jc w:val="both"/>
        <w:rPr>
          <w:rFonts w:ascii="Arial" w:hAnsi="Arial" w:cs="Arial"/>
          <w:b/>
          <w:sz w:val="20"/>
          <w:szCs w:val="20"/>
        </w:rPr>
      </w:pPr>
    </w:p>
    <w:p w:rsidR="00BE651F" w:rsidRPr="00ED71FD" w:rsidRDefault="00BE651F" w:rsidP="00422622">
      <w:pPr>
        <w:ind w:left="720"/>
        <w:jc w:val="both"/>
        <w:rPr>
          <w:rFonts w:ascii="Cambria" w:hAnsi="Cambria" w:cs="Arial"/>
          <w:color w:val="0070C0"/>
          <w:sz w:val="22"/>
          <w:szCs w:val="22"/>
          <w:rPrChange w:id="2519" w:author="dbecker" w:date="2015-10-07T12:53:00Z">
            <w:rPr>
              <w:rFonts w:ascii="Arial" w:hAnsi="Arial" w:cs="Arial"/>
              <w:sz w:val="20"/>
              <w:szCs w:val="20"/>
            </w:rPr>
          </w:rPrChange>
        </w:rPr>
      </w:pPr>
    </w:p>
    <w:p w:rsidR="003340A7" w:rsidRPr="00ED71FD" w:rsidRDefault="003340A7" w:rsidP="003340A7">
      <w:pPr>
        <w:pStyle w:val="Heading1"/>
        <w:jc w:val="left"/>
        <w:rPr>
          <w:rFonts w:ascii="Cambria" w:hAnsi="Cambria" w:cs="Arial"/>
          <w:b/>
          <w:bCs/>
          <w:color w:val="0070C0"/>
          <w:sz w:val="22"/>
          <w:szCs w:val="22"/>
          <w:u w:val="none"/>
          <w:rPrChange w:id="2520" w:author="dbecker" w:date="2015-10-07T12:53:00Z">
            <w:rPr>
              <w:rFonts w:ascii="Arial" w:hAnsi="Arial" w:cs="Arial"/>
              <w:b/>
              <w:bCs/>
              <w:szCs w:val="24"/>
              <w:u w:val="none"/>
            </w:rPr>
          </w:rPrChange>
        </w:rPr>
      </w:pPr>
      <w:bookmarkStart w:id="2521" w:name="_Toc431372824"/>
      <w:r w:rsidRPr="00ED71FD">
        <w:rPr>
          <w:rFonts w:ascii="Cambria" w:hAnsi="Cambria" w:cs="Arial"/>
          <w:b/>
          <w:bCs/>
          <w:color w:val="0070C0"/>
          <w:sz w:val="22"/>
          <w:szCs w:val="22"/>
          <w:u w:val="none"/>
          <w:rPrChange w:id="2522" w:author="dbecker" w:date="2015-10-07T12:53:00Z">
            <w:rPr>
              <w:rFonts w:ascii="Arial" w:hAnsi="Arial" w:cs="Arial"/>
              <w:b/>
              <w:bCs/>
              <w:szCs w:val="24"/>
              <w:u w:val="none"/>
            </w:rPr>
          </w:rPrChange>
        </w:rPr>
        <w:t>VIII.   EXERCISES AND DRILLS</w:t>
      </w:r>
      <w:bookmarkEnd w:id="2521"/>
    </w:p>
    <w:p w:rsidR="000465DF" w:rsidRDefault="000465DF" w:rsidP="00DE1AEC">
      <w:pPr>
        <w:jc w:val="both"/>
        <w:rPr>
          <w:rFonts w:ascii="Arial" w:hAnsi="Arial" w:cs="Arial"/>
          <w:b/>
          <w:sz w:val="20"/>
          <w:szCs w:val="20"/>
        </w:rPr>
      </w:pPr>
    </w:p>
    <w:p w:rsidR="000465DF" w:rsidRPr="00E450C2" w:rsidRDefault="003340A7" w:rsidP="0000185D">
      <w:pPr>
        <w:ind w:left="540"/>
        <w:jc w:val="both"/>
        <w:rPr>
          <w:rFonts w:asciiTheme="majorHAnsi" w:hAnsiTheme="majorHAnsi" w:cs="Arial"/>
          <w:sz w:val="20"/>
          <w:szCs w:val="20"/>
          <w:rPrChange w:id="2523" w:author="dbecker" w:date="2016-01-07T14:56:00Z">
            <w:rPr>
              <w:rFonts w:ascii="Arial" w:hAnsi="Arial" w:cs="Arial"/>
              <w:sz w:val="20"/>
              <w:szCs w:val="20"/>
            </w:rPr>
          </w:rPrChange>
        </w:rPr>
      </w:pPr>
      <w:r w:rsidRPr="00E450C2">
        <w:rPr>
          <w:rFonts w:asciiTheme="majorHAnsi" w:hAnsiTheme="majorHAnsi" w:cs="Arial"/>
          <w:sz w:val="20"/>
          <w:szCs w:val="20"/>
          <w:rPrChange w:id="2524" w:author="dbecker" w:date="2016-01-07T14:56:00Z">
            <w:rPr>
              <w:rFonts w:ascii="Arial" w:hAnsi="Arial" w:cs="Arial"/>
              <w:sz w:val="20"/>
              <w:szCs w:val="20"/>
            </w:rPr>
          </w:rPrChange>
        </w:rPr>
        <w:t>Exercises and drills are the methods by which plans and procedures are tested.  Exercises are planned simulations of accidents, designed and conducted to simulate actual emergency conditions as closely as possible.  Their purpose is to evaluate portions of emergency response capabilities.  They will be conducted</w:t>
      </w:r>
      <w:r w:rsidR="00986F25" w:rsidRPr="00E450C2">
        <w:rPr>
          <w:rFonts w:asciiTheme="majorHAnsi" w:hAnsiTheme="majorHAnsi" w:cs="Arial"/>
          <w:sz w:val="20"/>
          <w:szCs w:val="20"/>
          <w:rPrChange w:id="2525" w:author="dbecker" w:date="2016-01-07T14:56:00Z">
            <w:rPr>
              <w:rFonts w:ascii="Arial" w:hAnsi="Arial" w:cs="Arial"/>
              <w:sz w:val="20"/>
              <w:szCs w:val="20"/>
            </w:rPr>
          </w:rPrChange>
        </w:rPr>
        <w:t xml:space="preserve"> periodically as set forth by the NRC and FEMA.  Guidelines are described in </w:t>
      </w:r>
      <w:r w:rsidR="00986F25" w:rsidRPr="00E450C2">
        <w:rPr>
          <w:rFonts w:asciiTheme="majorHAnsi" w:hAnsiTheme="majorHAnsi" w:cs="Arial"/>
          <w:i/>
          <w:sz w:val="20"/>
          <w:szCs w:val="20"/>
          <w:rPrChange w:id="2526" w:author="dbecker" w:date="2016-01-07T14:56:00Z">
            <w:rPr>
              <w:rFonts w:ascii="Arial" w:hAnsi="Arial" w:cs="Arial"/>
              <w:i/>
              <w:sz w:val="20"/>
              <w:szCs w:val="20"/>
            </w:rPr>
          </w:rPrChange>
        </w:rPr>
        <w:t>Radiological Emergency Preparedness and Response for Nuclear Facilities Incident Annex, Chapter 14.</w:t>
      </w:r>
      <w:r w:rsidR="00986F25" w:rsidRPr="00E450C2">
        <w:rPr>
          <w:rFonts w:asciiTheme="majorHAnsi" w:hAnsiTheme="majorHAnsi" w:cs="Arial"/>
          <w:sz w:val="20"/>
          <w:szCs w:val="20"/>
          <w:rPrChange w:id="2527" w:author="dbecker" w:date="2016-01-07T14:56:00Z">
            <w:rPr>
              <w:rFonts w:ascii="Arial" w:hAnsi="Arial" w:cs="Arial"/>
              <w:sz w:val="20"/>
              <w:szCs w:val="20"/>
            </w:rPr>
          </w:rPrChange>
        </w:rPr>
        <w:t xml:space="preserve">  EPZ and host communities will participate as required by the exercise scenario.  Such participation will include the mobilization of personnel and resources and exercise critiques.  Exercises shall include testing and evaluation of:</w:t>
      </w:r>
    </w:p>
    <w:p w:rsidR="00986F25" w:rsidRPr="00E450C2" w:rsidRDefault="00986F25" w:rsidP="0000185D">
      <w:pPr>
        <w:ind w:left="540"/>
        <w:jc w:val="both"/>
        <w:rPr>
          <w:rFonts w:asciiTheme="majorHAnsi" w:hAnsiTheme="majorHAnsi" w:cs="Arial"/>
          <w:sz w:val="20"/>
          <w:szCs w:val="20"/>
          <w:rPrChange w:id="2528" w:author="dbecker" w:date="2016-01-07T14:56:00Z">
            <w:rPr>
              <w:rFonts w:ascii="Arial" w:hAnsi="Arial" w:cs="Arial"/>
              <w:sz w:val="20"/>
              <w:szCs w:val="20"/>
            </w:rPr>
          </w:rPrChange>
        </w:rPr>
      </w:pPr>
    </w:p>
    <w:p w:rsidR="00986F25" w:rsidRPr="00E450C2" w:rsidRDefault="00986F25" w:rsidP="0000185D">
      <w:pPr>
        <w:numPr>
          <w:ilvl w:val="0"/>
          <w:numId w:val="46"/>
        </w:numPr>
        <w:ind w:left="540" w:firstLine="0"/>
        <w:jc w:val="both"/>
        <w:rPr>
          <w:rFonts w:asciiTheme="majorHAnsi" w:hAnsiTheme="majorHAnsi" w:cs="Arial"/>
          <w:sz w:val="20"/>
          <w:szCs w:val="20"/>
          <w:rPrChange w:id="2529" w:author="dbecker" w:date="2016-01-07T14:56:00Z">
            <w:rPr>
              <w:rFonts w:ascii="Arial" w:hAnsi="Arial" w:cs="Arial"/>
              <w:sz w:val="20"/>
              <w:szCs w:val="20"/>
            </w:rPr>
          </w:rPrChange>
        </w:rPr>
      </w:pPr>
      <w:r w:rsidRPr="00E450C2">
        <w:rPr>
          <w:rFonts w:asciiTheme="majorHAnsi" w:hAnsiTheme="majorHAnsi" w:cs="Arial"/>
          <w:sz w:val="20"/>
          <w:szCs w:val="20"/>
          <w:rPrChange w:id="2530" w:author="dbecker" w:date="2016-01-07T14:56:00Z">
            <w:rPr>
              <w:rFonts w:ascii="Arial" w:hAnsi="Arial" w:cs="Arial"/>
              <w:sz w:val="20"/>
              <w:szCs w:val="20"/>
            </w:rPr>
          </w:rPrChange>
        </w:rPr>
        <w:t>Coordination among and between offsite emergency organizations</w:t>
      </w:r>
    </w:p>
    <w:p w:rsidR="00986F25" w:rsidRPr="00E450C2" w:rsidRDefault="00986F25" w:rsidP="0000185D">
      <w:pPr>
        <w:numPr>
          <w:ilvl w:val="0"/>
          <w:numId w:val="46"/>
        </w:numPr>
        <w:ind w:left="540" w:firstLine="0"/>
        <w:jc w:val="both"/>
        <w:rPr>
          <w:rFonts w:asciiTheme="majorHAnsi" w:hAnsiTheme="majorHAnsi" w:cs="Arial"/>
          <w:sz w:val="20"/>
          <w:szCs w:val="20"/>
          <w:rPrChange w:id="2531" w:author="dbecker" w:date="2016-01-07T14:56:00Z">
            <w:rPr>
              <w:rFonts w:ascii="Arial" w:hAnsi="Arial" w:cs="Arial"/>
              <w:sz w:val="20"/>
              <w:szCs w:val="20"/>
            </w:rPr>
          </w:rPrChange>
        </w:rPr>
      </w:pPr>
      <w:r w:rsidRPr="00E450C2">
        <w:rPr>
          <w:rFonts w:asciiTheme="majorHAnsi" w:hAnsiTheme="majorHAnsi" w:cs="Arial"/>
          <w:sz w:val="20"/>
          <w:szCs w:val="20"/>
          <w:rPrChange w:id="2532" w:author="dbecker" w:date="2016-01-07T14:56:00Z">
            <w:rPr>
              <w:rFonts w:ascii="Arial" w:hAnsi="Arial" w:cs="Arial"/>
              <w:sz w:val="20"/>
              <w:szCs w:val="20"/>
            </w:rPr>
          </w:rPrChange>
        </w:rPr>
        <w:t>Emergency communications</w:t>
      </w:r>
    </w:p>
    <w:p w:rsidR="00986F25" w:rsidRPr="00E450C2" w:rsidRDefault="00986F25" w:rsidP="0000185D">
      <w:pPr>
        <w:numPr>
          <w:ilvl w:val="0"/>
          <w:numId w:val="46"/>
        </w:numPr>
        <w:ind w:left="540" w:firstLine="0"/>
        <w:jc w:val="both"/>
        <w:rPr>
          <w:rFonts w:asciiTheme="majorHAnsi" w:hAnsiTheme="majorHAnsi" w:cs="Arial"/>
          <w:sz w:val="20"/>
          <w:szCs w:val="20"/>
          <w:rPrChange w:id="2533" w:author="dbecker" w:date="2016-01-07T14:56:00Z">
            <w:rPr>
              <w:rFonts w:ascii="Arial" w:hAnsi="Arial" w:cs="Arial"/>
              <w:sz w:val="20"/>
              <w:szCs w:val="20"/>
            </w:rPr>
          </w:rPrChange>
        </w:rPr>
      </w:pPr>
      <w:r w:rsidRPr="00E450C2">
        <w:rPr>
          <w:rFonts w:asciiTheme="majorHAnsi" w:hAnsiTheme="majorHAnsi" w:cs="Arial"/>
          <w:sz w:val="20"/>
          <w:szCs w:val="20"/>
          <w:rPrChange w:id="2534" w:author="dbecker" w:date="2016-01-07T14:56:00Z">
            <w:rPr>
              <w:rFonts w:ascii="Arial" w:hAnsi="Arial" w:cs="Arial"/>
              <w:sz w:val="20"/>
              <w:szCs w:val="20"/>
            </w:rPr>
          </w:rPrChange>
        </w:rPr>
        <w:t>Notification procedures</w:t>
      </w:r>
    </w:p>
    <w:p w:rsidR="00986F25" w:rsidRPr="00E450C2" w:rsidRDefault="00105AAA" w:rsidP="0000185D">
      <w:pPr>
        <w:numPr>
          <w:ilvl w:val="0"/>
          <w:numId w:val="46"/>
        </w:numPr>
        <w:ind w:left="540" w:firstLine="0"/>
        <w:jc w:val="both"/>
        <w:rPr>
          <w:rFonts w:asciiTheme="majorHAnsi" w:hAnsiTheme="majorHAnsi" w:cs="Arial"/>
          <w:sz w:val="20"/>
          <w:szCs w:val="20"/>
          <w:rPrChange w:id="2535" w:author="dbecker" w:date="2016-01-07T14:56:00Z">
            <w:rPr>
              <w:rFonts w:ascii="Arial" w:hAnsi="Arial" w:cs="Arial"/>
              <w:sz w:val="20"/>
              <w:szCs w:val="20"/>
            </w:rPr>
          </w:rPrChange>
        </w:rPr>
      </w:pPr>
      <w:r w:rsidRPr="00E450C2">
        <w:rPr>
          <w:rFonts w:asciiTheme="majorHAnsi" w:hAnsiTheme="majorHAnsi" w:cs="Arial"/>
          <w:sz w:val="20"/>
          <w:szCs w:val="20"/>
          <w:rPrChange w:id="2536" w:author="dbecker" w:date="2016-01-07T14:56:00Z">
            <w:rPr>
              <w:rFonts w:ascii="Arial" w:hAnsi="Arial" w:cs="Arial"/>
              <w:sz w:val="20"/>
              <w:szCs w:val="20"/>
            </w:rPr>
          </w:rPrChange>
        </w:rPr>
        <w:t>Nuclear power plants</w:t>
      </w:r>
      <w:r w:rsidR="00986F25" w:rsidRPr="00E450C2">
        <w:rPr>
          <w:rFonts w:asciiTheme="majorHAnsi" w:hAnsiTheme="majorHAnsi" w:cs="Arial"/>
          <w:sz w:val="20"/>
          <w:szCs w:val="20"/>
          <w:rPrChange w:id="2537" w:author="dbecker" w:date="2016-01-07T14:56:00Z">
            <w:rPr>
              <w:rFonts w:ascii="Arial" w:hAnsi="Arial" w:cs="Arial"/>
              <w:sz w:val="20"/>
              <w:szCs w:val="20"/>
            </w:rPr>
          </w:rPrChange>
        </w:rPr>
        <w:t>, state and local facilities</w:t>
      </w:r>
    </w:p>
    <w:p w:rsidR="00986F25" w:rsidRPr="00E450C2" w:rsidRDefault="00986F25" w:rsidP="0000185D">
      <w:pPr>
        <w:numPr>
          <w:ilvl w:val="0"/>
          <w:numId w:val="46"/>
        </w:numPr>
        <w:ind w:left="540" w:firstLine="0"/>
        <w:jc w:val="both"/>
        <w:rPr>
          <w:rFonts w:asciiTheme="majorHAnsi" w:hAnsiTheme="majorHAnsi" w:cs="Arial"/>
          <w:sz w:val="20"/>
          <w:szCs w:val="20"/>
          <w:rPrChange w:id="2538" w:author="dbecker" w:date="2016-01-07T14:56:00Z">
            <w:rPr>
              <w:rFonts w:ascii="Arial" w:hAnsi="Arial" w:cs="Arial"/>
              <w:sz w:val="20"/>
              <w:szCs w:val="20"/>
            </w:rPr>
          </w:rPrChange>
        </w:rPr>
      </w:pPr>
      <w:r w:rsidRPr="00E450C2">
        <w:rPr>
          <w:rFonts w:asciiTheme="majorHAnsi" w:hAnsiTheme="majorHAnsi" w:cs="Arial"/>
          <w:sz w:val="20"/>
          <w:szCs w:val="20"/>
          <w:rPrChange w:id="2539" w:author="dbecker" w:date="2016-01-07T14:56:00Z">
            <w:rPr>
              <w:rFonts w:ascii="Arial" w:hAnsi="Arial" w:cs="Arial"/>
              <w:sz w:val="20"/>
              <w:szCs w:val="20"/>
            </w:rPr>
          </w:rPrChange>
        </w:rPr>
        <w:t>Adequacy of training</w:t>
      </w:r>
    </w:p>
    <w:p w:rsidR="00986F25" w:rsidRPr="00E450C2" w:rsidRDefault="00986F25" w:rsidP="0000185D">
      <w:pPr>
        <w:numPr>
          <w:ilvl w:val="0"/>
          <w:numId w:val="46"/>
        </w:numPr>
        <w:ind w:left="540" w:firstLine="0"/>
        <w:jc w:val="both"/>
        <w:rPr>
          <w:rFonts w:asciiTheme="majorHAnsi" w:hAnsiTheme="majorHAnsi" w:cs="Arial"/>
          <w:sz w:val="20"/>
          <w:szCs w:val="20"/>
          <w:rPrChange w:id="2540" w:author="dbecker" w:date="2016-01-07T14:56:00Z">
            <w:rPr>
              <w:rFonts w:ascii="Arial" w:hAnsi="Arial" w:cs="Arial"/>
              <w:sz w:val="20"/>
              <w:szCs w:val="20"/>
            </w:rPr>
          </w:rPrChange>
        </w:rPr>
      </w:pPr>
      <w:r w:rsidRPr="00E450C2">
        <w:rPr>
          <w:rFonts w:asciiTheme="majorHAnsi" w:hAnsiTheme="majorHAnsi" w:cs="Arial"/>
          <w:sz w:val="20"/>
          <w:szCs w:val="20"/>
          <w:rPrChange w:id="2541" w:author="dbecker" w:date="2016-01-07T14:56:00Z">
            <w:rPr>
              <w:rFonts w:ascii="Arial" w:hAnsi="Arial" w:cs="Arial"/>
              <w:sz w:val="20"/>
              <w:szCs w:val="20"/>
            </w:rPr>
          </w:rPrChange>
        </w:rPr>
        <w:t>Content and understanding of procedures</w:t>
      </w:r>
    </w:p>
    <w:p w:rsidR="00986F25" w:rsidRPr="00E450C2" w:rsidRDefault="00986F25" w:rsidP="0000185D">
      <w:pPr>
        <w:numPr>
          <w:ilvl w:val="0"/>
          <w:numId w:val="46"/>
        </w:numPr>
        <w:ind w:left="540" w:firstLine="0"/>
        <w:jc w:val="both"/>
        <w:rPr>
          <w:rFonts w:asciiTheme="majorHAnsi" w:hAnsiTheme="majorHAnsi" w:cs="Arial"/>
          <w:sz w:val="20"/>
          <w:szCs w:val="20"/>
          <w:rPrChange w:id="2542" w:author="dbecker" w:date="2016-01-07T14:56:00Z">
            <w:rPr>
              <w:rFonts w:ascii="Arial" w:hAnsi="Arial" w:cs="Arial"/>
              <w:sz w:val="20"/>
              <w:szCs w:val="20"/>
            </w:rPr>
          </w:rPrChange>
        </w:rPr>
      </w:pPr>
      <w:r w:rsidRPr="00E450C2">
        <w:rPr>
          <w:rFonts w:asciiTheme="majorHAnsi" w:hAnsiTheme="majorHAnsi" w:cs="Arial"/>
          <w:sz w:val="20"/>
          <w:szCs w:val="20"/>
          <w:rPrChange w:id="2543" w:author="dbecker" w:date="2016-01-07T14:56:00Z">
            <w:rPr>
              <w:rFonts w:ascii="Arial" w:hAnsi="Arial" w:cs="Arial"/>
              <w:sz w:val="20"/>
              <w:szCs w:val="20"/>
            </w:rPr>
          </w:rPrChange>
        </w:rPr>
        <w:t>Function of emergency equipment</w:t>
      </w:r>
    </w:p>
    <w:p w:rsidR="00986F25" w:rsidRPr="00E450C2" w:rsidRDefault="00986F25" w:rsidP="0000185D">
      <w:pPr>
        <w:numPr>
          <w:ilvl w:val="0"/>
          <w:numId w:val="46"/>
        </w:numPr>
        <w:ind w:left="540" w:firstLine="0"/>
        <w:jc w:val="both"/>
        <w:rPr>
          <w:rFonts w:asciiTheme="majorHAnsi" w:hAnsiTheme="majorHAnsi" w:cs="Arial"/>
          <w:sz w:val="20"/>
          <w:szCs w:val="20"/>
          <w:rPrChange w:id="2544" w:author="dbecker" w:date="2016-01-07T14:56:00Z">
            <w:rPr>
              <w:rFonts w:ascii="Arial" w:hAnsi="Arial" w:cs="Arial"/>
              <w:sz w:val="20"/>
              <w:szCs w:val="20"/>
            </w:rPr>
          </w:rPrChange>
        </w:rPr>
      </w:pPr>
      <w:r w:rsidRPr="00E450C2">
        <w:rPr>
          <w:rFonts w:asciiTheme="majorHAnsi" w:hAnsiTheme="majorHAnsi" w:cs="Arial"/>
          <w:sz w:val="20"/>
          <w:szCs w:val="20"/>
          <w:rPrChange w:id="2545" w:author="dbecker" w:date="2016-01-07T14:56:00Z">
            <w:rPr>
              <w:rFonts w:ascii="Arial" w:hAnsi="Arial" w:cs="Arial"/>
              <w:sz w:val="20"/>
              <w:szCs w:val="20"/>
            </w:rPr>
          </w:rPrChange>
        </w:rPr>
        <w:t>Duty assignments</w:t>
      </w:r>
    </w:p>
    <w:p w:rsidR="00986F25" w:rsidRPr="00E450C2" w:rsidRDefault="00986F25" w:rsidP="0000185D">
      <w:pPr>
        <w:numPr>
          <w:ilvl w:val="0"/>
          <w:numId w:val="46"/>
        </w:numPr>
        <w:ind w:left="540" w:firstLine="0"/>
        <w:jc w:val="both"/>
        <w:rPr>
          <w:rFonts w:asciiTheme="majorHAnsi" w:hAnsiTheme="majorHAnsi" w:cs="Arial"/>
          <w:sz w:val="20"/>
          <w:szCs w:val="20"/>
          <w:rPrChange w:id="2546" w:author="dbecker" w:date="2016-01-07T14:56:00Z">
            <w:rPr>
              <w:rFonts w:ascii="Arial" w:hAnsi="Arial" w:cs="Arial"/>
              <w:sz w:val="20"/>
              <w:szCs w:val="20"/>
            </w:rPr>
          </w:rPrChange>
        </w:rPr>
      </w:pPr>
      <w:r w:rsidRPr="00E450C2">
        <w:rPr>
          <w:rFonts w:asciiTheme="majorHAnsi" w:hAnsiTheme="majorHAnsi" w:cs="Arial"/>
          <w:sz w:val="20"/>
          <w:szCs w:val="20"/>
          <w:rPrChange w:id="2547" w:author="dbecker" w:date="2016-01-07T14:56:00Z">
            <w:rPr>
              <w:rFonts w:ascii="Arial" w:hAnsi="Arial" w:cs="Arial"/>
              <w:sz w:val="20"/>
              <w:szCs w:val="20"/>
            </w:rPr>
          </w:rPrChange>
        </w:rPr>
        <w:t>Public alert and notification systems</w:t>
      </w:r>
    </w:p>
    <w:p w:rsidR="00986F25" w:rsidRPr="00E450C2" w:rsidRDefault="00986F25" w:rsidP="0000185D">
      <w:pPr>
        <w:numPr>
          <w:ilvl w:val="0"/>
          <w:numId w:val="46"/>
        </w:numPr>
        <w:ind w:left="540" w:firstLine="0"/>
        <w:jc w:val="both"/>
        <w:rPr>
          <w:rFonts w:asciiTheme="majorHAnsi" w:hAnsiTheme="majorHAnsi" w:cs="Arial"/>
          <w:sz w:val="20"/>
          <w:szCs w:val="20"/>
          <w:rPrChange w:id="2548" w:author="dbecker" w:date="2016-01-07T14:56:00Z">
            <w:rPr>
              <w:rFonts w:ascii="Arial" w:hAnsi="Arial" w:cs="Arial"/>
              <w:sz w:val="20"/>
              <w:szCs w:val="20"/>
            </w:rPr>
          </w:rPrChange>
        </w:rPr>
      </w:pPr>
      <w:r w:rsidRPr="00E450C2">
        <w:rPr>
          <w:rFonts w:asciiTheme="majorHAnsi" w:hAnsiTheme="majorHAnsi" w:cs="Arial"/>
          <w:sz w:val="20"/>
          <w:szCs w:val="20"/>
          <w:rPrChange w:id="2549" w:author="dbecker" w:date="2016-01-07T14:56:00Z">
            <w:rPr>
              <w:rFonts w:ascii="Arial" w:hAnsi="Arial" w:cs="Arial"/>
              <w:sz w:val="20"/>
              <w:szCs w:val="20"/>
            </w:rPr>
          </w:rPrChange>
        </w:rPr>
        <w:t>Emergency Alert System (EAS)</w:t>
      </w:r>
    </w:p>
    <w:p w:rsidR="00986F25" w:rsidRPr="00E450C2" w:rsidRDefault="00986F25" w:rsidP="0000185D">
      <w:pPr>
        <w:numPr>
          <w:ilvl w:val="0"/>
          <w:numId w:val="46"/>
        </w:numPr>
        <w:ind w:left="540" w:firstLine="0"/>
        <w:jc w:val="both"/>
        <w:rPr>
          <w:rFonts w:asciiTheme="majorHAnsi" w:hAnsiTheme="majorHAnsi" w:cs="Arial"/>
          <w:sz w:val="20"/>
          <w:szCs w:val="20"/>
          <w:rPrChange w:id="2550" w:author="dbecker" w:date="2016-01-07T14:56:00Z">
            <w:rPr>
              <w:rFonts w:ascii="Arial" w:hAnsi="Arial" w:cs="Arial"/>
              <w:sz w:val="20"/>
              <w:szCs w:val="20"/>
            </w:rPr>
          </w:rPrChange>
        </w:rPr>
      </w:pPr>
      <w:r w:rsidRPr="00E450C2">
        <w:rPr>
          <w:rFonts w:asciiTheme="majorHAnsi" w:hAnsiTheme="majorHAnsi" w:cs="Arial"/>
          <w:sz w:val="20"/>
          <w:szCs w:val="20"/>
          <w:rPrChange w:id="2551" w:author="dbecker" w:date="2016-01-07T14:56:00Z">
            <w:rPr>
              <w:rFonts w:ascii="Arial" w:hAnsi="Arial" w:cs="Arial"/>
              <w:sz w:val="20"/>
              <w:szCs w:val="20"/>
            </w:rPr>
          </w:rPrChange>
        </w:rPr>
        <w:t>Emergency Public Information (EPI)</w:t>
      </w:r>
    </w:p>
    <w:p w:rsidR="00A543FE" w:rsidRPr="00E450C2" w:rsidRDefault="00A543FE" w:rsidP="0000185D">
      <w:pPr>
        <w:ind w:left="540"/>
        <w:jc w:val="both"/>
        <w:rPr>
          <w:rFonts w:asciiTheme="majorHAnsi" w:hAnsiTheme="majorHAnsi" w:cs="Arial"/>
          <w:sz w:val="20"/>
          <w:szCs w:val="20"/>
          <w:rPrChange w:id="2552" w:author="dbecker" w:date="2016-01-07T14:56:00Z">
            <w:rPr>
              <w:rFonts w:ascii="Arial" w:hAnsi="Arial" w:cs="Arial"/>
              <w:sz w:val="20"/>
              <w:szCs w:val="20"/>
            </w:rPr>
          </w:rPrChange>
        </w:rPr>
      </w:pPr>
    </w:p>
    <w:p w:rsidR="00A543FE" w:rsidRPr="00E450C2" w:rsidRDefault="00A543FE" w:rsidP="0000185D">
      <w:pPr>
        <w:ind w:left="540"/>
        <w:jc w:val="both"/>
        <w:rPr>
          <w:rFonts w:asciiTheme="majorHAnsi" w:hAnsiTheme="majorHAnsi" w:cs="Arial"/>
          <w:sz w:val="20"/>
          <w:szCs w:val="20"/>
          <w:rPrChange w:id="2553" w:author="dbecker" w:date="2016-01-07T14:56:00Z">
            <w:rPr>
              <w:rFonts w:ascii="Arial" w:hAnsi="Arial" w:cs="Arial"/>
              <w:sz w:val="20"/>
              <w:szCs w:val="20"/>
            </w:rPr>
          </w:rPrChange>
        </w:rPr>
      </w:pPr>
      <w:r w:rsidRPr="00E450C2">
        <w:rPr>
          <w:rFonts w:asciiTheme="majorHAnsi" w:hAnsiTheme="majorHAnsi" w:cs="Arial"/>
          <w:sz w:val="20"/>
          <w:szCs w:val="20"/>
          <w:rPrChange w:id="2554" w:author="dbecker" w:date="2016-01-07T14:56:00Z">
            <w:rPr>
              <w:rFonts w:ascii="Arial" w:hAnsi="Arial" w:cs="Arial"/>
              <w:sz w:val="20"/>
              <w:szCs w:val="20"/>
            </w:rPr>
          </w:rPrChange>
        </w:rPr>
        <w:t xml:space="preserve">Drills and exercises may be conducted by communities alone or in conjunction with state and </w:t>
      </w:r>
      <w:r w:rsidR="00105AAA" w:rsidRPr="00E450C2">
        <w:rPr>
          <w:rFonts w:asciiTheme="majorHAnsi" w:hAnsiTheme="majorHAnsi" w:cs="Arial"/>
          <w:sz w:val="20"/>
          <w:szCs w:val="20"/>
          <w:rPrChange w:id="2555" w:author="dbecker" w:date="2016-01-07T14:56:00Z">
            <w:rPr>
              <w:rFonts w:ascii="Arial" w:hAnsi="Arial" w:cs="Arial"/>
              <w:sz w:val="20"/>
              <w:szCs w:val="20"/>
            </w:rPr>
          </w:rPrChange>
        </w:rPr>
        <w:t>plant</w:t>
      </w:r>
      <w:r w:rsidRPr="00E450C2">
        <w:rPr>
          <w:rFonts w:asciiTheme="majorHAnsi" w:hAnsiTheme="majorHAnsi" w:cs="Arial"/>
          <w:sz w:val="20"/>
          <w:szCs w:val="20"/>
          <w:rPrChange w:id="2556" w:author="dbecker" w:date="2016-01-07T14:56:00Z">
            <w:rPr>
              <w:rFonts w:ascii="Arial" w:hAnsi="Arial" w:cs="Arial"/>
              <w:sz w:val="20"/>
              <w:szCs w:val="20"/>
            </w:rPr>
          </w:rPrChange>
        </w:rPr>
        <w:t xml:space="preserve"> drills.  Scenarios for exercises and drills will be developed to simulate actual emergency conditions as closely as possible and to allow for spontaneous decision-making.  </w:t>
      </w:r>
    </w:p>
    <w:p w:rsidR="00A543FE" w:rsidRPr="00E450C2" w:rsidRDefault="00A543FE" w:rsidP="0000185D">
      <w:pPr>
        <w:ind w:left="540"/>
        <w:jc w:val="both"/>
        <w:rPr>
          <w:rFonts w:asciiTheme="majorHAnsi" w:hAnsiTheme="majorHAnsi" w:cs="Arial"/>
          <w:sz w:val="20"/>
          <w:szCs w:val="20"/>
          <w:rPrChange w:id="2557" w:author="dbecker" w:date="2016-01-07T14:56:00Z">
            <w:rPr>
              <w:rFonts w:ascii="Arial" w:hAnsi="Arial" w:cs="Arial"/>
              <w:sz w:val="20"/>
              <w:szCs w:val="20"/>
            </w:rPr>
          </w:rPrChange>
        </w:rPr>
      </w:pPr>
    </w:p>
    <w:p w:rsidR="00A543FE" w:rsidRPr="00E450C2" w:rsidRDefault="00A543FE" w:rsidP="00A543FE">
      <w:pPr>
        <w:ind w:left="1080"/>
        <w:jc w:val="both"/>
        <w:rPr>
          <w:rFonts w:asciiTheme="majorHAnsi" w:hAnsiTheme="majorHAnsi" w:cs="Arial"/>
          <w:sz w:val="20"/>
          <w:szCs w:val="20"/>
          <w:rPrChange w:id="2558" w:author="dbecker" w:date="2016-01-07T14:56:00Z">
            <w:rPr>
              <w:rFonts w:ascii="Arial" w:hAnsi="Arial" w:cs="Arial"/>
              <w:sz w:val="20"/>
              <w:szCs w:val="20"/>
            </w:rPr>
          </w:rPrChange>
        </w:rPr>
      </w:pPr>
    </w:p>
    <w:p w:rsidR="00E30E7D" w:rsidRPr="00E450C2" w:rsidRDefault="000B3E78" w:rsidP="000B3E78">
      <w:pPr>
        <w:pStyle w:val="Heading1"/>
        <w:jc w:val="left"/>
        <w:rPr>
          <w:rFonts w:asciiTheme="majorHAnsi" w:hAnsiTheme="majorHAnsi" w:cs="Arial"/>
          <w:b/>
          <w:bCs/>
          <w:color w:val="0070C0"/>
          <w:sz w:val="22"/>
          <w:szCs w:val="22"/>
          <w:u w:val="none"/>
          <w:rPrChange w:id="2559" w:author="dbecker" w:date="2016-01-07T14:56:00Z">
            <w:rPr>
              <w:rFonts w:ascii="Arial" w:hAnsi="Arial" w:cs="Arial"/>
              <w:b/>
              <w:bCs/>
              <w:szCs w:val="24"/>
              <w:u w:val="none"/>
            </w:rPr>
          </w:rPrChange>
        </w:rPr>
      </w:pPr>
      <w:bookmarkStart w:id="2560" w:name="_Toc431372825"/>
      <w:r w:rsidRPr="00E450C2">
        <w:rPr>
          <w:rFonts w:asciiTheme="majorHAnsi" w:hAnsiTheme="majorHAnsi" w:cs="Arial"/>
          <w:b/>
          <w:bCs/>
          <w:color w:val="0070C0"/>
          <w:sz w:val="22"/>
          <w:szCs w:val="22"/>
          <w:u w:val="none"/>
          <w:rPrChange w:id="2561" w:author="dbecker" w:date="2016-01-07T14:56:00Z">
            <w:rPr>
              <w:rFonts w:ascii="Arial" w:hAnsi="Arial" w:cs="Arial"/>
              <w:b/>
              <w:bCs/>
              <w:szCs w:val="24"/>
              <w:u w:val="none"/>
            </w:rPr>
          </w:rPrChange>
        </w:rPr>
        <w:lastRenderedPageBreak/>
        <w:t>IX. PREPAREDNESS RESPONSIBILITIES</w:t>
      </w:r>
      <w:bookmarkEnd w:id="2560"/>
    </w:p>
    <w:p w:rsidR="00A543FE" w:rsidRPr="00E450C2" w:rsidRDefault="00A543FE" w:rsidP="00A543FE">
      <w:pPr>
        <w:ind w:left="1080"/>
        <w:jc w:val="both"/>
        <w:rPr>
          <w:rFonts w:asciiTheme="majorHAnsi" w:hAnsiTheme="majorHAnsi" w:cs="Arial"/>
          <w:sz w:val="20"/>
          <w:szCs w:val="20"/>
          <w:rPrChange w:id="2562" w:author="dbecker" w:date="2016-01-07T14:56:00Z">
            <w:rPr>
              <w:rFonts w:ascii="Arial" w:hAnsi="Arial" w:cs="Arial"/>
              <w:sz w:val="20"/>
              <w:szCs w:val="20"/>
            </w:rPr>
          </w:rPrChange>
        </w:rPr>
      </w:pPr>
      <w:r w:rsidRPr="00E450C2">
        <w:rPr>
          <w:rFonts w:asciiTheme="majorHAnsi" w:hAnsiTheme="majorHAnsi" w:cs="Arial"/>
          <w:sz w:val="20"/>
          <w:szCs w:val="20"/>
          <w:rPrChange w:id="2563" w:author="dbecker" w:date="2016-01-07T14:56:00Z">
            <w:rPr>
              <w:rFonts w:ascii="Arial" w:hAnsi="Arial" w:cs="Arial"/>
              <w:sz w:val="20"/>
              <w:szCs w:val="20"/>
            </w:rPr>
          </w:rPrChange>
        </w:rPr>
        <w:t>.</w:t>
      </w:r>
    </w:p>
    <w:p w:rsidR="000B3E78" w:rsidRPr="00E450C2" w:rsidRDefault="000B3E78" w:rsidP="000B3E7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jc w:val="both"/>
        <w:rPr>
          <w:rFonts w:asciiTheme="majorHAnsi" w:hAnsiTheme="majorHAnsi" w:cs="Arial"/>
          <w:spacing w:val="-3"/>
          <w:sz w:val="20"/>
          <w:szCs w:val="20"/>
          <w:rPrChange w:id="256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65" w:author="dbecker" w:date="2016-01-07T14:56:00Z">
            <w:rPr>
              <w:rFonts w:ascii="Arial" w:hAnsi="Arial" w:cs="Arial"/>
              <w:spacing w:val="-3"/>
              <w:sz w:val="20"/>
              <w:szCs w:val="20"/>
            </w:rPr>
          </w:rPrChange>
        </w:rPr>
        <w:t>Within each of the Emergency Planning Zone (EPZ) and host communities, the local governing body, either a board of selectmen, city council, or mayor, has overall responsibility for emergency preparedness in the community.  It is their responsibility to ensure that adequate preplanning is undertaken for each of the emergency functions within their jurisdiction.  To that end, they are responsible to ensure that the following activities are accomplished within the community either directly or as delegated to other members of the Emergency Response Organization (ERO).  Matrices identifying the individuals responsible for these functions are provided in the community specific plan/procedures.</w:t>
      </w:r>
    </w:p>
    <w:p w:rsidR="000B3E78" w:rsidRPr="00E450C2" w:rsidRDefault="000B3E78" w:rsidP="000B3E78">
      <w:pPr>
        <w:pStyle w:val="Heading2"/>
        <w:ind w:left="360"/>
        <w:rPr>
          <w:rFonts w:asciiTheme="majorHAnsi" w:hAnsiTheme="majorHAnsi"/>
          <w:i w:val="0"/>
          <w:iCs w:val="0"/>
          <w:color w:val="0070C0"/>
          <w:sz w:val="20"/>
          <w:rPrChange w:id="2566" w:author="dbecker" w:date="2016-01-07T14:56:00Z">
            <w:rPr>
              <w:i w:val="0"/>
              <w:iCs w:val="0"/>
              <w:sz w:val="20"/>
            </w:rPr>
          </w:rPrChange>
        </w:rPr>
      </w:pPr>
      <w:bookmarkStart w:id="2567" w:name="_Toc431372826"/>
      <w:bookmarkStart w:id="2568" w:name="V10S3_4_1"/>
      <w:r w:rsidRPr="00E450C2">
        <w:rPr>
          <w:rFonts w:asciiTheme="majorHAnsi" w:hAnsiTheme="majorHAnsi"/>
          <w:i w:val="0"/>
          <w:iCs w:val="0"/>
          <w:color w:val="0070C0"/>
          <w:sz w:val="20"/>
          <w:rPrChange w:id="2569" w:author="dbecker" w:date="2016-01-07T14:56:00Z">
            <w:rPr>
              <w:i w:val="0"/>
              <w:iCs w:val="0"/>
              <w:sz w:val="20"/>
            </w:rPr>
          </w:rPrChange>
        </w:rPr>
        <w:t xml:space="preserve">A. </w:t>
      </w:r>
      <w:ins w:id="2570" w:author="dbecker" w:date="2015-11-09T13:44:00Z">
        <w:r w:rsidR="0000185D" w:rsidRPr="00E450C2">
          <w:rPr>
            <w:rFonts w:asciiTheme="majorHAnsi" w:hAnsiTheme="majorHAnsi"/>
            <w:i w:val="0"/>
            <w:iCs w:val="0"/>
            <w:color w:val="0070C0"/>
            <w:sz w:val="20"/>
            <w:rPrChange w:id="2571" w:author="dbecker" w:date="2016-01-07T14:56:00Z">
              <w:rPr>
                <w:rFonts w:ascii="Cambria" w:hAnsi="Cambria"/>
                <w:i w:val="0"/>
                <w:iCs w:val="0"/>
                <w:color w:val="0070C0"/>
                <w:sz w:val="20"/>
              </w:rPr>
            </w:rPrChange>
          </w:rPr>
          <w:t xml:space="preserve">  </w:t>
        </w:r>
      </w:ins>
      <w:r w:rsidRPr="00E450C2">
        <w:rPr>
          <w:rFonts w:asciiTheme="majorHAnsi" w:hAnsiTheme="majorHAnsi"/>
          <w:i w:val="0"/>
          <w:iCs w:val="0"/>
          <w:color w:val="0070C0"/>
          <w:sz w:val="20"/>
          <w:rPrChange w:id="2572" w:author="dbecker" w:date="2016-01-07T14:56:00Z">
            <w:rPr>
              <w:i w:val="0"/>
              <w:iCs w:val="0"/>
              <w:sz w:val="20"/>
            </w:rPr>
          </w:rPrChange>
        </w:rPr>
        <w:t xml:space="preserve"> EPZ Community Planning</w:t>
      </w:r>
      <w:bookmarkEnd w:id="2567"/>
    </w:p>
    <w:bookmarkEnd w:id="2568"/>
    <w:p w:rsidR="000B3E78" w:rsidRPr="00E450C2" w:rsidRDefault="000B3E78" w:rsidP="007F3EEA">
      <w:pPr>
        <w:numPr>
          <w:ilvl w:val="0"/>
          <w:numId w:val="46"/>
        </w:numPr>
        <w:tabs>
          <w:tab w:val="clear" w:pos="1440"/>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7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74" w:author="dbecker" w:date="2016-01-07T14:56:00Z">
            <w:rPr>
              <w:rFonts w:ascii="Arial" w:hAnsi="Arial" w:cs="Arial"/>
              <w:spacing w:val="-3"/>
              <w:sz w:val="20"/>
              <w:szCs w:val="20"/>
            </w:rPr>
          </w:rPrChange>
        </w:rPr>
        <w:t xml:space="preserve">Appointing or ensuring that personnel are assigned to fill emergency response positions herein described.  There is to be a primary and an alternate person designated for each position.  The current assignments for these duties are listed in the </w:t>
      </w:r>
      <w:r w:rsidR="006B5CF2" w:rsidRPr="00E450C2">
        <w:rPr>
          <w:rFonts w:asciiTheme="majorHAnsi" w:hAnsiTheme="majorHAnsi" w:cs="Arial"/>
          <w:spacing w:val="-3"/>
          <w:sz w:val="20"/>
          <w:szCs w:val="20"/>
          <w:rPrChange w:id="2575" w:author="dbecker" w:date="2016-01-07T14:56:00Z">
            <w:rPr>
              <w:rFonts w:ascii="Arial" w:hAnsi="Arial" w:cs="Arial"/>
              <w:spacing w:val="-3"/>
              <w:sz w:val="20"/>
              <w:szCs w:val="20"/>
            </w:rPr>
          </w:rPrChange>
        </w:rPr>
        <w:t>Community Update</w:t>
      </w:r>
      <w:r w:rsidRPr="00E450C2">
        <w:rPr>
          <w:rFonts w:asciiTheme="majorHAnsi" w:hAnsiTheme="majorHAnsi" w:cs="Arial"/>
          <w:spacing w:val="-3"/>
          <w:sz w:val="20"/>
          <w:szCs w:val="20"/>
          <w:rPrChange w:id="2576" w:author="dbecker" w:date="2016-01-07T14:56:00Z">
            <w:rPr>
              <w:rFonts w:ascii="Arial" w:hAnsi="Arial" w:cs="Arial"/>
              <w:spacing w:val="-3"/>
              <w:sz w:val="20"/>
              <w:szCs w:val="20"/>
            </w:rPr>
          </w:rPrChange>
        </w:rPr>
        <w:t xml:space="preserve"> which is updated quarterly.</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77" w:author="dbecker" w:date="2016-01-07T14:56:00Z">
            <w:rPr>
              <w:rFonts w:ascii="Arial" w:hAnsi="Arial" w:cs="Arial"/>
              <w:spacing w:val="-3"/>
              <w:sz w:val="20"/>
              <w:szCs w:val="20"/>
            </w:rPr>
          </w:rPrChange>
        </w:rPr>
      </w:pPr>
    </w:p>
    <w:p w:rsidR="000B3E78" w:rsidRPr="00E450C2" w:rsidRDefault="000B3E78" w:rsidP="007F3EEA">
      <w:pPr>
        <w:numPr>
          <w:ilvl w:val="0"/>
          <w:numId w:val="46"/>
        </w:numPr>
        <w:tabs>
          <w:tab w:val="clear" w:pos="1440"/>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7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79" w:author="dbecker" w:date="2016-01-07T14:56:00Z">
            <w:rPr>
              <w:rFonts w:ascii="Arial" w:hAnsi="Arial" w:cs="Arial"/>
              <w:spacing w:val="-3"/>
              <w:sz w:val="20"/>
              <w:szCs w:val="20"/>
            </w:rPr>
          </w:rPrChange>
        </w:rPr>
        <w:t>Periodically reassessing the projected transportation need for all special facilities, schools, people without automobiles, and any people requiring emergency transportation (i.e., mobility impaired).  Any changes in requirements are to be given to the New Hampshire Homeland Security and Emergency Management (HSEM).</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80" w:author="dbecker" w:date="2016-01-07T14:56:00Z">
            <w:rPr>
              <w:rFonts w:ascii="Arial" w:hAnsi="Arial" w:cs="Arial"/>
              <w:spacing w:val="-3"/>
              <w:sz w:val="20"/>
              <w:szCs w:val="20"/>
            </w:rPr>
          </w:rPrChange>
        </w:rPr>
      </w:pPr>
    </w:p>
    <w:p w:rsidR="000B3E78" w:rsidRPr="00E450C2" w:rsidRDefault="000B3E78" w:rsidP="007F3EEA">
      <w:pPr>
        <w:numPr>
          <w:ilvl w:val="0"/>
          <w:numId w:val="47"/>
        </w:num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58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82" w:author="dbecker" w:date="2016-01-07T14:56:00Z">
            <w:rPr>
              <w:rFonts w:ascii="Arial" w:hAnsi="Arial" w:cs="Arial"/>
              <w:spacing w:val="-3"/>
              <w:sz w:val="20"/>
              <w:szCs w:val="20"/>
            </w:rPr>
          </w:rPrChange>
        </w:rPr>
        <w:t>On an annual basis, assisting HSEM in providing public education and information on the State and Local radiological preparedness and response activities.</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583"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8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85" w:author="dbecker" w:date="2016-01-07T14:56:00Z">
            <w:rPr>
              <w:rFonts w:ascii="Arial" w:hAnsi="Arial" w:cs="Arial"/>
              <w:spacing w:val="-3"/>
              <w:sz w:val="20"/>
              <w:szCs w:val="20"/>
            </w:rPr>
          </w:rPrChange>
        </w:rPr>
        <w:t>Scheduling periodic emergency response training in conjunction with HSEM.  Maintaining training schedules, training attendance rosters, and outlines of courses held.</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86"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8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88" w:author="dbecker" w:date="2016-01-07T14:56:00Z">
            <w:rPr>
              <w:rFonts w:ascii="Arial" w:hAnsi="Arial" w:cs="Arial"/>
              <w:spacing w:val="-3"/>
              <w:sz w:val="20"/>
              <w:szCs w:val="20"/>
            </w:rPr>
          </w:rPrChange>
        </w:rPr>
        <w:t xml:space="preserve">Performing an annual review of the local REP Plan.  Any needed corrections should be given to the Emergency Management Director (EMD).  HSEM will review proposed revisions to ensure that revisions apply to radiological emergency response planning.  </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89" w:author="dbecker" w:date="2016-01-07T14:56:00Z">
            <w:rPr>
              <w:rFonts w:ascii="Arial" w:hAnsi="Arial" w:cs="Arial"/>
              <w:spacing w:val="-3"/>
              <w:sz w:val="20"/>
              <w:szCs w:val="20"/>
            </w:rPr>
          </w:rPrChange>
        </w:rPr>
      </w:pPr>
    </w:p>
    <w:p w:rsidR="00BC6910" w:rsidRPr="00E450C2" w:rsidRDefault="000B3E78" w:rsidP="00BC6910">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9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91" w:author="dbecker" w:date="2016-01-07T14:56:00Z">
            <w:rPr>
              <w:rFonts w:ascii="Arial" w:hAnsi="Arial" w:cs="Arial"/>
              <w:spacing w:val="-3"/>
              <w:sz w:val="20"/>
              <w:szCs w:val="20"/>
            </w:rPr>
          </w:rPrChange>
        </w:rPr>
        <w:t xml:space="preserve">Ensuring a quarterly verification and update of the </w:t>
      </w:r>
      <w:r w:rsidR="006B5CF2" w:rsidRPr="00E450C2">
        <w:rPr>
          <w:rFonts w:asciiTheme="majorHAnsi" w:hAnsiTheme="majorHAnsi" w:cs="Arial"/>
          <w:spacing w:val="-3"/>
          <w:sz w:val="20"/>
          <w:szCs w:val="20"/>
          <w:rPrChange w:id="2592" w:author="dbecker" w:date="2016-01-07T14:56:00Z">
            <w:rPr>
              <w:rFonts w:ascii="Arial" w:hAnsi="Arial" w:cs="Arial"/>
              <w:spacing w:val="-3"/>
              <w:sz w:val="20"/>
              <w:szCs w:val="20"/>
            </w:rPr>
          </w:rPrChange>
        </w:rPr>
        <w:t>C</w:t>
      </w:r>
      <w:r w:rsidRPr="00E450C2">
        <w:rPr>
          <w:rFonts w:asciiTheme="majorHAnsi" w:hAnsiTheme="majorHAnsi" w:cs="Arial"/>
          <w:spacing w:val="-3"/>
          <w:sz w:val="20"/>
          <w:szCs w:val="20"/>
          <w:rPrChange w:id="2593" w:author="dbecker" w:date="2016-01-07T14:56:00Z">
            <w:rPr>
              <w:rFonts w:ascii="Arial" w:hAnsi="Arial" w:cs="Arial"/>
              <w:spacing w:val="-3"/>
              <w:sz w:val="20"/>
              <w:szCs w:val="20"/>
            </w:rPr>
          </w:rPrChange>
        </w:rPr>
        <w:t xml:space="preserve">ommunity </w:t>
      </w:r>
      <w:r w:rsidR="006B5CF2" w:rsidRPr="00E450C2">
        <w:rPr>
          <w:rFonts w:asciiTheme="majorHAnsi" w:hAnsiTheme="majorHAnsi" w:cs="Arial"/>
          <w:spacing w:val="-3"/>
          <w:sz w:val="20"/>
          <w:szCs w:val="20"/>
          <w:rPrChange w:id="2594" w:author="dbecker" w:date="2016-01-07T14:56:00Z">
            <w:rPr>
              <w:rFonts w:ascii="Arial" w:hAnsi="Arial" w:cs="Arial"/>
              <w:spacing w:val="-3"/>
              <w:sz w:val="20"/>
              <w:szCs w:val="20"/>
            </w:rPr>
          </w:rPrChange>
        </w:rPr>
        <w:t>Update</w:t>
      </w:r>
      <w:r w:rsidRPr="00E450C2">
        <w:rPr>
          <w:rFonts w:asciiTheme="majorHAnsi" w:hAnsiTheme="majorHAnsi" w:cs="Arial"/>
          <w:spacing w:val="-3"/>
          <w:sz w:val="20"/>
          <w:szCs w:val="20"/>
          <w:rPrChange w:id="2595" w:author="dbecker" w:date="2016-01-07T14:56:00Z">
            <w:rPr>
              <w:rFonts w:ascii="Arial" w:hAnsi="Arial" w:cs="Arial"/>
              <w:spacing w:val="-3"/>
              <w:sz w:val="20"/>
              <w:szCs w:val="20"/>
            </w:rPr>
          </w:rPrChange>
        </w:rPr>
        <w:t xml:space="preserve"> (stand-alone support document).  Each name and telephone number must be checked.</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96"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9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598" w:author="dbecker" w:date="2016-01-07T14:56:00Z">
            <w:rPr>
              <w:rFonts w:ascii="Arial" w:hAnsi="Arial" w:cs="Arial"/>
              <w:spacing w:val="-3"/>
              <w:sz w:val="20"/>
              <w:szCs w:val="20"/>
            </w:rPr>
          </w:rPrChange>
        </w:rPr>
        <w:t>Maintaining a distribution list of persons requiring special notification.  Verify and update this list on an annual basis.</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599"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01" w:author="dbecker" w:date="2016-01-07T14:56:00Z">
            <w:rPr>
              <w:rFonts w:ascii="Arial" w:hAnsi="Arial" w:cs="Arial"/>
              <w:spacing w:val="-3"/>
              <w:sz w:val="20"/>
              <w:szCs w:val="20"/>
            </w:rPr>
          </w:rPrChange>
        </w:rPr>
        <w:t>Conducting quarterly inventories of supplies and equipment, and reporting results to HSEM.</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2"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04" w:author="dbecker" w:date="2016-01-07T14:56:00Z">
            <w:rPr>
              <w:rFonts w:ascii="Arial" w:hAnsi="Arial" w:cs="Arial"/>
              <w:spacing w:val="-3"/>
              <w:sz w:val="20"/>
              <w:szCs w:val="20"/>
            </w:rPr>
          </w:rPrChange>
        </w:rPr>
        <w:t>Coordinating with HSEM in the planning, scheduling, and critiquing of drills and exercises in which the community is to participate.</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5"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07" w:author="dbecker" w:date="2016-01-07T14:56:00Z">
            <w:rPr>
              <w:rFonts w:ascii="Arial" w:hAnsi="Arial" w:cs="Arial"/>
              <w:spacing w:val="-3"/>
              <w:sz w:val="20"/>
              <w:szCs w:val="20"/>
            </w:rPr>
          </w:rPrChange>
        </w:rPr>
        <w:t>Assisting in RERP distribution and document control.</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8" w:author="dbecker" w:date="2016-01-07T14:56:00Z">
            <w:rPr>
              <w:rFonts w:ascii="Arial" w:hAnsi="Arial" w:cs="Arial"/>
              <w:spacing w:val="-3"/>
              <w:sz w:val="20"/>
              <w:szCs w:val="20"/>
            </w:rPr>
          </w:rPrChange>
        </w:rPr>
      </w:pPr>
    </w:p>
    <w:p w:rsidR="000B3E78" w:rsidRPr="00E450C2" w:rsidRDefault="000B3E78"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0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10" w:author="dbecker" w:date="2016-01-07T14:56:00Z">
            <w:rPr>
              <w:rFonts w:ascii="Arial" w:hAnsi="Arial" w:cs="Arial"/>
              <w:spacing w:val="-3"/>
              <w:sz w:val="20"/>
              <w:szCs w:val="20"/>
            </w:rPr>
          </w:rPrChange>
        </w:rPr>
        <w:t>Ensuring that communication systems and the Emergency Operations Center (EOC) are maintained in a state of readiness to respond to any emergency that might arise.</w:t>
      </w:r>
    </w:p>
    <w:p w:rsidR="000B3E78" w:rsidRPr="00E450C2" w:rsidRDefault="000B3E78"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11" w:author="dbecker" w:date="2016-01-07T14:56:00Z">
            <w:rPr>
              <w:rFonts w:ascii="Arial" w:hAnsi="Arial" w:cs="Arial"/>
              <w:spacing w:val="-3"/>
              <w:sz w:val="20"/>
              <w:szCs w:val="20"/>
            </w:rPr>
          </w:rPrChange>
        </w:rPr>
      </w:pPr>
    </w:p>
    <w:p w:rsidR="000B3E78" w:rsidRPr="00E450C2" w:rsidRDefault="000B3E78" w:rsidP="007F3EEA">
      <w:pPr>
        <w:numPr>
          <w:ilvl w:val="0"/>
          <w:numId w:val="48"/>
        </w:num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1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13" w:author="dbecker" w:date="2016-01-07T14:56:00Z">
            <w:rPr>
              <w:rFonts w:ascii="Arial" w:hAnsi="Arial" w:cs="Arial"/>
              <w:spacing w:val="-3"/>
              <w:sz w:val="20"/>
              <w:szCs w:val="20"/>
            </w:rPr>
          </w:rPrChange>
        </w:rPr>
        <w:t>Ensuring personnel are familiar with the primary and back-up communications systems available to the ERO including state, federal and amateur radio systems.</w:t>
      </w:r>
    </w:p>
    <w:p w:rsidR="00986F25" w:rsidRPr="00E450C2" w:rsidRDefault="00986F25" w:rsidP="007F3EEA">
      <w:pPr>
        <w:tabs>
          <w:tab w:val="num" w:pos="720"/>
          <w:tab w:val="left" w:pos="1080"/>
        </w:tabs>
        <w:ind w:left="1080"/>
        <w:jc w:val="both"/>
        <w:rPr>
          <w:rFonts w:asciiTheme="majorHAnsi" w:hAnsiTheme="majorHAnsi" w:cs="Arial"/>
          <w:sz w:val="20"/>
          <w:szCs w:val="20"/>
          <w:rPrChange w:id="2614" w:author="dbecker" w:date="2016-01-07T14:56:00Z">
            <w:rPr>
              <w:rFonts w:ascii="Arial" w:hAnsi="Arial" w:cs="Arial"/>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1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16" w:author="dbecker" w:date="2016-01-07T14:56:00Z">
            <w:rPr>
              <w:rFonts w:ascii="Arial" w:hAnsi="Arial" w:cs="Arial"/>
              <w:spacing w:val="-3"/>
              <w:sz w:val="20"/>
              <w:szCs w:val="20"/>
            </w:rPr>
          </w:rPrChange>
        </w:rPr>
        <w:t>Ensuring that the community's communications equipment is in working order and monthly radio checks with HSEM are conducted.</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17" w:author="dbecker" w:date="2016-01-07T14:56:00Z">
            <w:rPr>
              <w:rFonts w:ascii="Arial" w:hAnsi="Arial" w:cs="Arial"/>
              <w:spacing w:val="-3"/>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1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19" w:author="dbecker" w:date="2016-01-07T14:56:00Z">
            <w:rPr>
              <w:rFonts w:ascii="Arial" w:hAnsi="Arial" w:cs="Arial"/>
              <w:spacing w:val="-3"/>
              <w:sz w:val="20"/>
              <w:szCs w:val="20"/>
            </w:rPr>
          </w:rPrChange>
        </w:rPr>
        <w:t>Overseeing and assisting those persons who perform the maintenance and testing on the Public Alert and Notification System (PANS).</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0" w:author="dbecker" w:date="2016-01-07T14:56:00Z">
            <w:rPr>
              <w:rFonts w:ascii="Arial" w:hAnsi="Arial" w:cs="Arial"/>
              <w:spacing w:val="-3"/>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22" w:author="dbecker" w:date="2016-01-07T14:56:00Z">
            <w:rPr>
              <w:rFonts w:ascii="Arial" w:hAnsi="Arial" w:cs="Arial"/>
              <w:spacing w:val="-3"/>
              <w:sz w:val="20"/>
              <w:szCs w:val="20"/>
            </w:rPr>
          </w:rPrChange>
        </w:rPr>
        <w:t>Performing quarterly inventory and operational checks of all radiological monitoring instruments.  Operational checks will also be conducted after each use.  Any equipment that fails the operational check or exceeds calibration prior to the next scheduled inventory will be identified and replaced.  The results of the inventory will be provided to the EMD.</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3" w:author="dbecker" w:date="2016-01-07T14:56:00Z">
            <w:rPr>
              <w:rFonts w:ascii="Arial" w:hAnsi="Arial" w:cs="Arial"/>
              <w:spacing w:val="-3"/>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25" w:author="dbecker" w:date="2016-01-07T14:56:00Z">
            <w:rPr>
              <w:rFonts w:ascii="Arial" w:hAnsi="Arial" w:cs="Arial"/>
              <w:spacing w:val="-3"/>
              <w:sz w:val="20"/>
              <w:szCs w:val="20"/>
            </w:rPr>
          </w:rPrChange>
        </w:rPr>
        <w:t>Performing quarterly inventory of Potassium Iodide (KI).  Any KI that will exceed the shelf life prior to the next scheduled inventory must be removed and replaced.</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6" w:author="dbecker" w:date="2016-01-07T14:56:00Z">
            <w:rPr>
              <w:rFonts w:ascii="Arial" w:hAnsi="Arial" w:cs="Arial"/>
              <w:spacing w:val="-3"/>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28" w:author="dbecker" w:date="2016-01-07T14:56:00Z">
            <w:rPr>
              <w:rFonts w:ascii="Arial" w:hAnsi="Arial" w:cs="Arial"/>
              <w:spacing w:val="-3"/>
              <w:sz w:val="20"/>
              <w:szCs w:val="20"/>
            </w:rPr>
          </w:rPrChange>
        </w:rPr>
        <w:t>Reviewing the evacuation routes and traffic control points in the community, and if recommended changes are identified, advising HSEM.</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29" w:author="dbecker" w:date="2016-01-07T14:56:00Z">
            <w:rPr>
              <w:rFonts w:ascii="Arial" w:hAnsi="Arial" w:cs="Arial"/>
              <w:spacing w:val="-3"/>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3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31" w:author="dbecker" w:date="2016-01-07T14:56:00Z">
            <w:rPr>
              <w:rFonts w:ascii="Arial" w:hAnsi="Arial" w:cs="Arial"/>
              <w:spacing w:val="-3"/>
              <w:sz w:val="20"/>
              <w:szCs w:val="20"/>
            </w:rPr>
          </w:rPrChange>
        </w:rPr>
        <w:t>Periodically reassessing the personnel requirements for public alerting, traffic management, and emergency security operations.  In communities where personnel changes are required, the EMD will review such changes.</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spacing w:val="-3"/>
          <w:rPrChange w:id="2632" w:author="dbecker" w:date="2016-01-07T14:56:00Z">
            <w:rPr>
              <w:spacing w:val="-3"/>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3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34" w:author="dbecker" w:date="2016-01-07T14:56:00Z">
            <w:rPr>
              <w:rFonts w:ascii="Arial" w:hAnsi="Arial" w:cs="Arial"/>
              <w:spacing w:val="-3"/>
              <w:sz w:val="20"/>
              <w:szCs w:val="20"/>
            </w:rPr>
          </w:rPrChange>
        </w:rPr>
        <w:t>Ensuring adequate personnel and equipment are available for the emergency maintenance of evacuation routes with private contractors and the New Hampshire Department of Transportation.</w:t>
      </w:r>
    </w:p>
    <w:p w:rsidR="003E215A" w:rsidRPr="00E450C2" w:rsidRDefault="003E215A" w:rsidP="007F3EEA">
      <w:pPr>
        <w:tabs>
          <w:tab w:val="left" w:pos="0"/>
          <w:tab w:val="num"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35" w:author="dbecker" w:date="2016-01-07T14:56:00Z">
            <w:rPr>
              <w:rFonts w:ascii="Arial" w:hAnsi="Arial" w:cs="Arial"/>
              <w:spacing w:val="-3"/>
              <w:sz w:val="20"/>
              <w:szCs w:val="20"/>
            </w:rPr>
          </w:rPrChange>
        </w:rPr>
      </w:pPr>
    </w:p>
    <w:p w:rsidR="003E215A" w:rsidRPr="00E450C2" w:rsidRDefault="003E215A" w:rsidP="007F3EEA">
      <w:pPr>
        <w:numPr>
          <w:ilvl w:val="0"/>
          <w:numId w:val="49"/>
        </w:num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3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37" w:author="dbecker" w:date="2016-01-07T14:56:00Z">
            <w:rPr>
              <w:rFonts w:ascii="Arial" w:hAnsi="Arial" w:cs="Arial"/>
              <w:spacing w:val="-3"/>
              <w:sz w:val="20"/>
              <w:szCs w:val="20"/>
            </w:rPr>
          </w:rPrChange>
        </w:rPr>
        <w:t>Maintaining adequate supplies of</w:t>
      </w:r>
      <w:r w:rsidR="007F3EEA" w:rsidRPr="00E450C2">
        <w:rPr>
          <w:rFonts w:asciiTheme="majorHAnsi" w:hAnsiTheme="majorHAnsi" w:cs="Arial"/>
          <w:spacing w:val="-3"/>
          <w:sz w:val="20"/>
          <w:szCs w:val="20"/>
          <w:rPrChange w:id="2638" w:author="dbecker" w:date="2016-01-07T14:56:00Z">
            <w:rPr>
              <w:rFonts w:ascii="Arial" w:hAnsi="Arial" w:cs="Arial"/>
              <w:spacing w:val="-3"/>
              <w:sz w:val="20"/>
              <w:szCs w:val="20"/>
            </w:rPr>
          </w:rPrChange>
        </w:rPr>
        <w:t xml:space="preserve"> local</w:t>
      </w:r>
      <w:r w:rsidRPr="00E450C2">
        <w:rPr>
          <w:rFonts w:asciiTheme="majorHAnsi" w:hAnsiTheme="majorHAnsi" w:cs="Arial"/>
          <w:spacing w:val="-3"/>
          <w:sz w:val="20"/>
          <w:szCs w:val="20"/>
          <w:rPrChange w:id="2639" w:author="dbecker" w:date="2016-01-07T14:56:00Z">
            <w:rPr>
              <w:rFonts w:ascii="Arial" w:hAnsi="Arial" w:cs="Arial"/>
              <w:spacing w:val="-3"/>
              <w:sz w:val="20"/>
              <w:szCs w:val="20"/>
            </w:rPr>
          </w:rPrChange>
        </w:rPr>
        <w:t xml:space="preserve"> EOC-related documents such as log sheets and message forms and maintaining a familiarity with the administrative operations of the EOC.</w:t>
      </w:r>
    </w:p>
    <w:p w:rsidR="00986F25" w:rsidRPr="00E450C2" w:rsidRDefault="007F3EEA" w:rsidP="007F3EEA">
      <w:pPr>
        <w:pStyle w:val="Heading2"/>
        <w:ind w:left="360"/>
        <w:rPr>
          <w:rFonts w:asciiTheme="majorHAnsi" w:hAnsiTheme="majorHAnsi"/>
          <w:i w:val="0"/>
          <w:iCs w:val="0"/>
          <w:color w:val="0070C0"/>
          <w:sz w:val="20"/>
          <w:rPrChange w:id="2640" w:author="dbecker" w:date="2016-01-07T14:56:00Z">
            <w:rPr>
              <w:i w:val="0"/>
              <w:iCs w:val="0"/>
              <w:sz w:val="20"/>
            </w:rPr>
          </w:rPrChange>
        </w:rPr>
      </w:pPr>
      <w:bookmarkStart w:id="2641" w:name="_Toc431372827"/>
      <w:r w:rsidRPr="00E450C2">
        <w:rPr>
          <w:rFonts w:asciiTheme="majorHAnsi" w:hAnsiTheme="majorHAnsi"/>
          <w:i w:val="0"/>
          <w:iCs w:val="0"/>
          <w:color w:val="0070C0"/>
          <w:sz w:val="20"/>
          <w:rPrChange w:id="2642" w:author="dbecker" w:date="2016-01-07T14:56:00Z">
            <w:rPr>
              <w:i w:val="0"/>
              <w:iCs w:val="0"/>
              <w:sz w:val="20"/>
            </w:rPr>
          </w:rPrChange>
        </w:rPr>
        <w:t>B.</w:t>
      </w:r>
      <w:ins w:id="2643" w:author="dbecker" w:date="2015-11-09T13:44:00Z">
        <w:r w:rsidR="0000185D" w:rsidRPr="00E450C2">
          <w:rPr>
            <w:rFonts w:asciiTheme="majorHAnsi" w:hAnsiTheme="majorHAnsi"/>
            <w:i w:val="0"/>
            <w:iCs w:val="0"/>
            <w:color w:val="0070C0"/>
            <w:sz w:val="20"/>
            <w:rPrChange w:id="2644" w:author="dbecker" w:date="2016-01-07T14:56:00Z">
              <w:rPr>
                <w:rFonts w:ascii="Cambria" w:hAnsi="Cambria"/>
                <w:i w:val="0"/>
                <w:iCs w:val="0"/>
                <w:color w:val="0070C0"/>
                <w:sz w:val="20"/>
              </w:rPr>
            </w:rPrChange>
          </w:rPr>
          <w:t xml:space="preserve">  </w:t>
        </w:r>
      </w:ins>
      <w:r w:rsidRPr="00E450C2">
        <w:rPr>
          <w:rFonts w:asciiTheme="majorHAnsi" w:hAnsiTheme="majorHAnsi"/>
          <w:i w:val="0"/>
          <w:iCs w:val="0"/>
          <w:color w:val="0070C0"/>
          <w:sz w:val="20"/>
          <w:rPrChange w:id="2645" w:author="dbecker" w:date="2016-01-07T14:56:00Z">
            <w:rPr>
              <w:i w:val="0"/>
              <w:iCs w:val="0"/>
              <w:sz w:val="20"/>
            </w:rPr>
          </w:rPrChange>
        </w:rPr>
        <w:t xml:space="preserve">  Maintenance Program</w:t>
      </w:r>
      <w:bookmarkEnd w:id="2641"/>
    </w:p>
    <w:p w:rsidR="00986F25" w:rsidRPr="00E450C2" w:rsidRDefault="00986F25" w:rsidP="00986F25">
      <w:pPr>
        <w:jc w:val="both"/>
        <w:rPr>
          <w:rFonts w:asciiTheme="majorHAnsi" w:hAnsiTheme="majorHAnsi" w:cs="Arial"/>
          <w:sz w:val="20"/>
          <w:szCs w:val="20"/>
          <w:rPrChange w:id="2646" w:author="dbecker" w:date="2016-01-07T14:56:00Z">
            <w:rPr>
              <w:rFonts w:ascii="Arial" w:hAnsi="Arial" w:cs="Arial"/>
              <w:sz w:val="20"/>
              <w:szCs w:val="20"/>
            </w:rPr>
          </w:rPrChange>
        </w:rPr>
      </w:pPr>
    </w:p>
    <w:p w:rsidR="007F3EEA" w:rsidRPr="00E450C2" w:rsidRDefault="007F3EEA" w:rsidP="007F3E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264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48" w:author="dbecker" w:date="2016-01-07T14:56:00Z">
            <w:rPr>
              <w:rFonts w:ascii="Arial" w:hAnsi="Arial" w:cs="Arial"/>
              <w:spacing w:val="-3"/>
              <w:sz w:val="20"/>
              <w:szCs w:val="20"/>
            </w:rPr>
          </w:rPrChange>
        </w:rPr>
        <w:t>To provide a uniform system for accomplishing emergency preparedness responsibilities, HSEM has developed an emergency preparedness maintenance program.  This program consists of a set of maintenance documents designed to outline the necessary steps to be taken to complete tasks associated with each emergency preparedness responsibility.  For ease of implementation, the emergency preparedness responsibilities have been grouped into categories.</w:t>
      </w:r>
    </w:p>
    <w:p w:rsidR="00BC6910" w:rsidRPr="00E450C2" w:rsidRDefault="00BC6910" w:rsidP="007F3E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2649" w:author="dbecker" w:date="2016-01-07T14:56:00Z">
            <w:rPr>
              <w:rFonts w:ascii="Arial" w:hAnsi="Arial" w:cs="Arial"/>
              <w:spacing w:val="-3"/>
              <w:sz w:val="20"/>
              <w:szCs w:val="20"/>
            </w:rPr>
          </w:rPrChange>
        </w:rPr>
      </w:pPr>
    </w:p>
    <w:p w:rsidR="007F3EEA" w:rsidRPr="00E450C2" w:rsidRDefault="007F3EEA" w:rsidP="007F3E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265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51" w:author="dbecker" w:date="2016-01-07T14:56:00Z">
            <w:rPr>
              <w:rFonts w:ascii="Arial" w:hAnsi="Arial" w:cs="Arial"/>
              <w:spacing w:val="-3"/>
              <w:sz w:val="20"/>
              <w:szCs w:val="20"/>
            </w:rPr>
          </w:rPrChange>
        </w:rPr>
        <w:t>Each separate document provides steps to be followed on a routine basis for maintaining certain preparedness responsibilities of both the state and local radiological emergency response plans.  The preparedness actions are listed in each of the community-specific plan/procedures.  This table identifies those individuals, by position, that have a primary or support role in accomplishing the maintenance tasks associated with these documents.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52" w:author="dbecker" w:date="2016-01-07T14:56:00Z">
            <w:rPr>
              <w:rFonts w:ascii="Arial" w:hAnsi="Arial" w:cs="Arial"/>
              <w:spacing w:val="-3"/>
              <w:sz w:val="20"/>
              <w:szCs w:val="20"/>
            </w:rPr>
          </w:rPrChange>
        </w:rPr>
      </w:pP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5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54" w:author="dbecker" w:date="2016-01-07T14:56:00Z">
            <w:rPr>
              <w:rFonts w:ascii="Arial" w:hAnsi="Arial" w:cs="Arial"/>
              <w:spacing w:val="-3"/>
              <w:sz w:val="20"/>
              <w:szCs w:val="20"/>
            </w:rPr>
          </w:rPrChange>
        </w:rPr>
        <w:tab/>
        <w:t>Each emergency preparedness maintenance activity is summarized as follows: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55" w:author="dbecker" w:date="2016-01-07T14:56:00Z">
            <w:rPr>
              <w:rFonts w:ascii="Arial" w:hAnsi="Arial" w:cs="Arial"/>
              <w:spacing w:val="-3"/>
              <w:sz w:val="20"/>
              <w:szCs w:val="20"/>
            </w:rPr>
          </w:rPrChange>
        </w:rPr>
      </w:pPr>
    </w:p>
    <w:p w:rsidR="007F3EEA" w:rsidRPr="00E450C2" w:rsidRDefault="007F3EEA" w:rsidP="007F3EEA">
      <w:pPr>
        <w:numPr>
          <w:ilvl w:val="0"/>
          <w:numId w:val="49"/>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5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57" w:author="dbecker" w:date="2016-01-07T14:56:00Z">
            <w:rPr>
              <w:rFonts w:ascii="Arial" w:hAnsi="Arial" w:cs="Arial"/>
              <w:spacing w:val="-3"/>
              <w:sz w:val="20"/>
              <w:szCs w:val="20"/>
            </w:rPr>
          </w:rPrChange>
        </w:rPr>
        <w:t>Assign responsibility.</w:t>
      </w:r>
    </w:p>
    <w:p w:rsidR="007F3EEA" w:rsidRPr="00E450C2" w:rsidRDefault="007F3EEA" w:rsidP="007F3EEA">
      <w:pPr>
        <w:tabs>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360"/>
        <w:jc w:val="both"/>
        <w:rPr>
          <w:rFonts w:asciiTheme="majorHAnsi" w:hAnsiTheme="majorHAnsi" w:cs="Arial"/>
          <w:spacing w:val="-3"/>
          <w:sz w:val="20"/>
          <w:szCs w:val="20"/>
          <w:rPrChange w:id="2658" w:author="dbecker" w:date="2016-01-07T14:56:00Z">
            <w:rPr>
              <w:rFonts w:ascii="Arial" w:hAnsi="Arial" w:cs="Arial"/>
              <w:spacing w:val="-3"/>
              <w:sz w:val="20"/>
              <w:szCs w:val="20"/>
            </w:rPr>
          </w:rPrChange>
        </w:rPr>
      </w:pPr>
    </w:p>
    <w:p w:rsidR="007F3EEA" w:rsidRPr="00E450C2" w:rsidRDefault="007F3EEA" w:rsidP="00FB652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5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60" w:author="dbecker" w:date="2016-01-07T14:56:00Z">
            <w:rPr>
              <w:rFonts w:ascii="Arial" w:hAnsi="Arial" w:cs="Arial"/>
              <w:spacing w:val="-3"/>
              <w:sz w:val="20"/>
              <w:szCs w:val="20"/>
            </w:rPr>
          </w:rPrChange>
        </w:rPr>
        <w:t>Ensure personnel are assigned to fill each of the emergency positions identified in the local Plan Information and Implementing Procedures.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61" w:author="dbecker" w:date="2016-01-07T14:56:00Z">
            <w:rPr>
              <w:rFonts w:ascii="Arial" w:hAnsi="Arial" w:cs="Arial"/>
              <w:spacing w:val="-3"/>
              <w:sz w:val="20"/>
              <w:szCs w:val="20"/>
            </w:rPr>
          </w:rPrChange>
        </w:rPr>
      </w:pPr>
    </w:p>
    <w:p w:rsidR="007F3EEA" w:rsidRPr="00E450C2" w:rsidRDefault="007F3EEA" w:rsidP="00563909">
      <w:pPr>
        <w:pStyle w:val="Header"/>
        <w:tabs>
          <w:tab w:val="clear" w:pos="4320"/>
          <w:tab w:val="clear" w:pos="8640"/>
        </w:tabs>
        <w:ind w:left="1080"/>
        <w:jc w:val="both"/>
        <w:rPr>
          <w:rFonts w:asciiTheme="majorHAnsi" w:hAnsiTheme="majorHAnsi" w:cs="Arial"/>
          <w:spacing w:val="-3"/>
          <w:sz w:val="20"/>
          <w:szCs w:val="20"/>
          <w:rPrChange w:id="266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63" w:author="dbecker" w:date="2016-01-07T14:56:00Z">
            <w:rPr>
              <w:rFonts w:ascii="Arial" w:hAnsi="Arial" w:cs="Arial"/>
              <w:spacing w:val="-3"/>
              <w:sz w:val="20"/>
              <w:szCs w:val="20"/>
            </w:rPr>
          </w:rPrChange>
        </w:rPr>
        <w:t xml:space="preserve">Ensure that a primary and alternate person is designated for each position that requires 24-hour staffing. The current assignments for these positions are listed in the </w:t>
      </w:r>
      <w:r w:rsidR="006B5CF2" w:rsidRPr="00E450C2">
        <w:rPr>
          <w:rFonts w:asciiTheme="majorHAnsi" w:hAnsiTheme="majorHAnsi" w:cs="Arial"/>
          <w:spacing w:val="-3"/>
          <w:sz w:val="20"/>
          <w:szCs w:val="20"/>
          <w:rPrChange w:id="2664" w:author="dbecker" w:date="2016-01-07T14:56:00Z">
            <w:rPr>
              <w:rFonts w:ascii="Arial" w:hAnsi="Arial" w:cs="Arial"/>
              <w:spacing w:val="-3"/>
              <w:sz w:val="20"/>
              <w:szCs w:val="20"/>
            </w:rPr>
          </w:rPrChange>
        </w:rPr>
        <w:t>Community Update</w:t>
      </w:r>
      <w:r w:rsidRPr="00E450C2">
        <w:rPr>
          <w:rFonts w:asciiTheme="majorHAnsi" w:hAnsiTheme="majorHAnsi" w:cs="Arial"/>
          <w:spacing w:val="-3"/>
          <w:sz w:val="20"/>
          <w:szCs w:val="20"/>
          <w:rPrChange w:id="2665" w:author="dbecker" w:date="2016-01-07T14:56:00Z">
            <w:rPr>
              <w:rFonts w:ascii="Arial" w:hAnsi="Arial" w:cs="Arial"/>
              <w:spacing w:val="-3"/>
              <w:sz w:val="20"/>
              <w:szCs w:val="20"/>
            </w:rPr>
          </w:rPrChange>
        </w:rPr>
        <w:t>.</w:t>
      </w:r>
    </w:p>
    <w:p w:rsidR="00986F25" w:rsidRPr="00E450C2" w:rsidRDefault="00986F25" w:rsidP="007F3EEA">
      <w:pPr>
        <w:jc w:val="both"/>
        <w:rPr>
          <w:rFonts w:asciiTheme="majorHAnsi" w:hAnsiTheme="majorHAnsi" w:cs="Arial"/>
          <w:sz w:val="20"/>
          <w:szCs w:val="20"/>
          <w:rPrChange w:id="2666" w:author="dbecker" w:date="2016-01-07T14:56:00Z">
            <w:rPr>
              <w:rFonts w:ascii="Arial" w:hAnsi="Arial" w:cs="Arial"/>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66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68" w:author="dbecker" w:date="2016-01-07T14:56:00Z">
            <w:rPr>
              <w:rFonts w:ascii="Arial" w:hAnsi="Arial" w:cs="Arial"/>
              <w:spacing w:val="-3"/>
              <w:sz w:val="20"/>
              <w:szCs w:val="20"/>
            </w:rPr>
          </w:rPrChange>
        </w:rPr>
        <w:t>Assess personnel needs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69"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7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71"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672" w:author="dbecker" w:date="2016-01-07T14:56:00Z">
            <w:rPr>
              <w:rFonts w:ascii="Arial" w:hAnsi="Arial" w:cs="Arial"/>
              <w:spacing w:val="-3"/>
              <w:sz w:val="20"/>
              <w:szCs w:val="20"/>
            </w:rPr>
          </w:rPrChange>
        </w:rPr>
        <w:tab/>
        <w:t>Periodically assess (at least annually) the staffing needs of the local EOC.</w:t>
      </w: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73"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7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75"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676" w:author="dbecker" w:date="2016-01-07T14:56:00Z">
            <w:rPr>
              <w:rFonts w:ascii="Arial" w:hAnsi="Arial" w:cs="Arial"/>
              <w:spacing w:val="-3"/>
              <w:sz w:val="20"/>
              <w:szCs w:val="20"/>
            </w:rPr>
          </w:rPrChange>
        </w:rPr>
        <w:tab/>
        <w:t>Periodically assess (at least annually) the staffing needs for emergency maintenance of evacuation routes located in the municipality.  Coordinate this with private contractors (if any are necessary) and the NH Department of Transportation.</w:t>
      </w: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77"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7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79"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680" w:author="dbecker" w:date="2016-01-07T14:56:00Z">
            <w:rPr>
              <w:rFonts w:ascii="Arial" w:hAnsi="Arial" w:cs="Arial"/>
              <w:spacing w:val="-3"/>
              <w:sz w:val="20"/>
              <w:szCs w:val="20"/>
            </w:rPr>
          </w:rPrChange>
        </w:rPr>
        <w:tab/>
        <w:t>Include staffing changes approved by the local Selectmen or Mayor, Town Administrator/City Manager in the annual REP review.</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81"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8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83" w:author="dbecker" w:date="2016-01-07T14:56:00Z">
            <w:rPr>
              <w:rFonts w:ascii="Arial" w:hAnsi="Arial" w:cs="Arial"/>
              <w:spacing w:val="-3"/>
              <w:sz w:val="20"/>
              <w:szCs w:val="20"/>
            </w:rPr>
          </w:rPrChange>
        </w:rPr>
        <w:t>Assess transportation needs</w:t>
      </w:r>
    </w:p>
    <w:p w:rsidR="00452FC2" w:rsidRPr="00E450C2" w:rsidRDefault="00452FC2" w:rsidP="00452FC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jc w:val="both"/>
        <w:rPr>
          <w:rFonts w:asciiTheme="majorHAnsi" w:hAnsiTheme="majorHAnsi" w:cs="Arial"/>
          <w:spacing w:val="-3"/>
          <w:sz w:val="20"/>
          <w:szCs w:val="20"/>
          <w:rPrChange w:id="2684"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8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86"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687" w:author="dbecker" w:date="2016-01-07T14:56:00Z">
            <w:rPr>
              <w:rFonts w:ascii="Arial" w:hAnsi="Arial" w:cs="Arial"/>
              <w:spacing w:val="-3"/>
              <w:sz w:val="20"/>
              <w:szCs w:val="20"/>
            </w:rPr>
          </w:rPrChange>
        </w:rPr>
        <w:tab/>
        <w:t>Assess, on an annual basis, the transportation requirements for all special facilities (i.e., nursing homes, day care centers, schools, hospitals, jails, campgrounds) and transportation dependent individuals.</w:t>
      </w: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88"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8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90"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691" w:author="dbecker" w:date="2016-01-07T14:56:00Z">
            <w:rPr>
              <w:rFonts w:ascii="Arial" w:hAnsi="Arial" w:cs="Arial"/>
              <w:spacing w:val="-3"/>
              <w:sz w:val="20"/>
              <w:szCs w:val="20"/>
            </w:rPr>
          </w:rPrChange>
        </w:rPr>
        <w:tab/>
        <w:t>Review and compare the availability of transportation resources with the projected needs of the EPZ community.</w:t>
      </w: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692"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69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94"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695" w:author="dbecker" w:date="2016-01-07T14:56:00Z">
            <w:rPr>
              <w:rFonts w:ascii="Arial" w:hAnsi="Arial" w:cs="Arial"/>
              <w:spacing w:val="-3"/>
              <w:sz w:val="20"/>
              <w:szCs w:val="20"/>
            </w:rPr>
          </w:rPrChange>
        </w:rPr>
        <w:tab/>
        <w:t>Coordinate any changes to local transportation needs with HSEM</w:t>
      </w:r>
      <w:r w:rsidR="00563909" w:rsidRPr="00E450C2">
        <w:rPr>
          <w:rFonts w:asciiTheme="majorHAnsi" w:hAnsiTheme="majorHAnsi" w:cs="Arial"/>
          <w:spacing w:val="-3"/>
          <w:sz w:val="20"/>
          <w:szCs w:val="20"/>
          <w:rPrChange w:id="2696" w:author="dbecker" w:date="2016-01-07T14:56:00Z">
            <w:rPr>
              <w:rFonts w:ascii="Arial" w:hAnsi="Arial" w:cs="Arial"/>
              <w:spacing w:val="-3"/>
              <w:sz w:val="20"/>
              <w:szCs w:val="20"/>
            </w:rPr>
          </w:rPrChange>
        </w:rPr>
        <w:t>.</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697"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69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699" w:author="dbecker" w:date="2016-01-07T14:56:00Z">
            <w:rPr>
              <w:rFonts w:ascii="Arial" w:hAnsi="Arial" w:cs="Arial"/>
              <w:spacing w:val="-3"/>
              <w:sz w:val="20"/>
              <w:szCs w:val="20"/>
            </w:rPr>
          </w:rPrChange>
        </w:rPr>
        <w:t>Assess resource needs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00" w:author="dbecker" w:date="2016-01-07T14:56:00Z">
            <w:rPr>
              <w:rFonts w:ascii="Arial" w:hAnsi="Arial" w:cs="Arial"/>
              <w:spacing w:val="-3"/>
              <w:sz w:val="20"/>
              <w:szCs w:val="20"/>
            </w:rPr>
          </w:rPrChange>
        </w:rPr>
      </w:pPr>
    </w:p>
    <w:p w:rsidR="007F3EEA" w:rsidRPr="00E450C2" w:rsidRDefault="007F3EEA" w:rsidP="00563909">
      <w:pPr>
        <w:pStyle w:val="Header"/>
        <w:tabs>
          <w:tab w:val="clear" w:pos="4320"/>
          <w:tab w:val="clear" w:pos="8640"/>
        </w:tabs>
        <w:ind w:left="1080"/>
        <w:jc w:val="both"/>
        <w:rPr>
          <w:rFonts w:asciiTheme="majorHAnsi" w:hAnsiTheme="majorHAnsi" w:cs="Arial"/>
          <w:spacing w:val="-3"/>
          <w:sz w:val="20"/>
          <w:szCs w:val="20"/>
          <w:rPrChange w:id="2701" w:author="dbecker" w:date="2016-01-07T14:56:00Z">
            <w:rPr>
              <w:rFonts w:ascii="Arial" w:hAnsi="Arial" w:cs="Arial"/>
              <w:spacing w:val="-3"/>
              <w:sz w:val="20"/>
              <w:szCs w:val="20"/>
            </w:rPr>
          </w:rPrChange>
        </w:rPr>
      </w:pPr>
      <w:r w:rsidRPr="00E450C2">
        <w:rPr>
          <w:rFonts w:asciiTheme="majorHAnsi" w:hAnsiTheme="majorHAnsi" w:cs="Arial"/>
          <w:sz w:val="20"/>
          <w:szCs w:val="20"/>
          <w:rPrChange w:id="2702" w:author="dbecker" w:date="2016-01-07T14:56:00Z">
            <w:rPr>
              <w:rFonts w:ascii="Arial" w:hAnsi="Arial" w:cs="Arial"/>
              <w:sz w:val="20"/>
              <w:szCs w:val="20"/>
            </w:rPr>
          </w:rPrChange>
        </w:rPr>
        <w:t xml:space="preserve">Periodically assess (at least annually) the equipment needs for performing emergency maintenance of local evacuation routes.  Coordinate this with private contractors (if any are necessary) and the </w:t>
      </w:r>
      <w:r w:rsidR="00563909" w:rsidRPr="00E450C2">
        <w:rPr>
          <w:rFonts w:asciiTheme="majorHAnsi" w:hAnsiTheme="majorHAnsi" w:cs="Arial"/>
          <w:sz w:val="20"/>
          <w:szCs w:val="20"/>
          <w:rPrChange w:id="2703" w:author="dbecker" w:date="2016-01-07T14:56:00Z">
            <w:rPr>
              <w:rFonts w:ascii="Arial" w:hAnsi="Arial" w:cs="Arial"/>
              <w:sz w:val="20"/>
              <w:szCs w:val="20"/>
            </w:rPr>
          </w:rPrChange>
        </w:rPr>
        <w:t>HSEM/ESF#1 - Transportation</w:t>
      </w:r>
      <w:r w:rsidRPr="00E450C2">
        <w:rPr>
          <w:rFonts w:asciiTheme="majorHAnsi" w:hAnsiTheme="majorHAnsi" w:cs="Arial"/>
          <w:sz w:val="20"/>
          <w:szCs w:val="20"/>
          <w:rPrChange w:id="2704" w:author="dbecker" w:date="2016-01-07T14:56:00Z">
            <w:rPr>
              <w:rFonts w:ascii="Arial" w:hAnsi="Arial" w:cs="Arial"/>
              <w:sz w:val="20"/>
              <w:szCs w:val="20"/>
            </w:rPr>
          </w:rPrChange>
        </w:rPr>
        <w:t>.</w:t>
      </w:r>
      <w:r w:rsidR="00563909" w:rsidRPr="00E450C2">
        <w:rPr>
          <w:rFonts w:asciiTheme="majorHAnsi" w:hAnsiTheme="majorHAnsi" w:cs="Arial"/>
          <w:sz w:val="20"/>
          <w:szCs w:val="20"/>
          <w:rPrChange w:id="2705" w:author="dbecker" w:date="2016-01-07T14:56:00Z">
            <w:rPr>
              <w:rFonts w:ascii="Arial" w:hAnsi="Arial" w:cs="Arial"/>
              <w:sz w:val="20"/>
              <w:szCs w:val="20"/>
            </w:rPr>
          </w:rPrChange>
        </w:rPr>
        <w:t xml:space="preserve">  </w:t>
      </w:r>
      <w:r w:rsidRPr="00E450C2">
        <w:rPr>
          <w:rFonts w:asciiTheme="majorHAnsi" w:hAnsiTheme="majorHAnsi" w:cs="Arial"/>
          <w:spacing w:val="-3"/>
          <w:sz w:val="20"/>
          <w:szCs w:val="20"/>
          <w:rPrChange w:id="2706" w:author="dbecker" w:date="2016-01-07T14:56:00Z">
            <w:rPr>
              <w:rFonts w:ascii="Arial" w:hAnsi="Arial" w:cs="Arial"/>
              <w:spacing w:val="-3"/>
              <w:sz w:val="20"/>
              <w:szCs w:val="20"/>
            </w:rPr>
          </w:rPrChange>
        </w:rPr>
        <w:t>Include any equipment resource changes approved by the local Selectmen or Mayor, Town Administrator/City Manager in the annual REP review.</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440" w:hanging="1440"/>
        <w:jc w:val="both"/>
        <w:rPr>
          <w:rFonts w:asciiTheme="majorHAnsi" w:hAnsiTheme="majorHAnsi" w:cs="Arial"/>
          <w:spacing w:val="-3"/>
          <w:sz w:val="20"/>
          <w:szCs w:val="20"/>
          <w:rPrChange w:id="2707"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0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09" w:author="dbecker" w:date="2016-01-07T14:56:00Z">
            <w:rPr>
              <w:rFonts w:ascii="Arial" w:hAnsi="Arial" w:cs="Arial"/>
              <w:spacing w:val="-3"/>
              <w:sz w:val="20"/>
              <w:szCs w:val="20"/>
            </w:rPr>
          </w:rPrChange>
        </w:rPr>
        <w:t>Maintain emergency facilities</w:t>
      </w:r>
      <w:r w:rsidR="004E5CDA" w:rsidRPr="00E450C2">
        <w:rPr>
          <w:rFonts w:asciiTheme="majorHAnsi" w:hAnsiTheme="majorHAnsi" w:cs="Arial"/>
          <w:spacing w:val="-3"/>
          <w:sz w:val="20"/>
          <w:szCs w:val="20"/>
          <w:rPrChange w:id="2710" w:author="dbecker" w:date="2016-01-07T14:56:00Z">
            <w:rPr>
              <w:rFonts w:ascii="Arial" w:hAnsi="Arial" w:cs="Arial"/>
              <w:spacing w:val="-3"/>
              <w:sz w:val="20"/>
              <w:szCs w:val="20"/>
            </w:rPr>
          </w:rPrChange>
        </w:rPr>
        <w:t>.  Inventory emergency equipment.</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440" w:hanging="1440"/>
        <w:jc w:val="both"/>
        <w:rPr>
          <w:rFonts w:asciiTheme="majorHAnsi" w:hAnsiTheme="majorHAnsi" w:cs="Arial"/>
          <w:spacing w:val="-3"/>
          <w:sz w:val="20"/>
          <w:szCs w:val="20"/>
          <w:rPrChange w:id="2711"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71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13"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14" w:author="dbecker" w:date="2016-01-07T14:56:00Z">
            <w:rPr>
              <w:rFonts w:ascii="Arial" w:hAnsi="Arial" w:cs="Arial"/>
              <w:spacing w:val="-3"/>
              <w:sz w:val="20"/>
              <w:szCs w:val="20"/>
            </w:rPr>
          </w:rPrChange>
        </w:rPr>
        <w:tab/>
        <w:t>Ensure that the EOC is properly maintained (e.g., accessibility, cleanliness, utilities maintained, etc.) and that approved status boards and maps exist to provide adequate displays during facility activation.</w:t>
      </w:r>
    </w:p>
    <w:p w:rsidR="004E5CDA" w:rsidRPr="00E450C2" w:rsidRDefault="004E5CD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715" w:author="dbecker" w:date="2016-01-07T14:56:00Z">
            <w:rPr>
              <w:rFonts w:ascii="Arial" w:hAnsi="Arial" w:cs="Arial"/>
              <w:spacing w:val="-3"/>
              <w:sz w:val="20"/>
              <w:szCs w:val="20"/>
            </w:rPr>
          </w:rPrChange>
        </w:rPr>
      </w:pPr>
    </w:p>
    <w:p w:rsidR="004E5CDA" w:rsidRPr="00E450C2" w:rsidRDefault="004E5CDA" w:rsidP="004E5CD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1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17" w:author="dbecker" w:date="2016-01-07T14:56:00Z">
            <w:rPr>
              <w:rFonts w:ascii="Arial" w:hAnsi="Arial" w:cs="Arial"/>
              <w:spacing w:val="-3"/>
              <w:sz w:val="20"/>
              <w:szCs w:val="20"/>
            </w:rPr>
          </w:rPrChange>
        </w:rPr>
        <w:t>Ensure that adequate stocks of EOC-related documents, such as log sheets and message forms, are on hand at the EOC.</w:t>
      </w:r>
    </w:p>
    <w:p w:rsidR="004E5CDA" w:rsidRPr="00E450C2" w:rsidRDefault="004E5CDA" w:rsidP="004E5CD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18" w:author="dbecker" w:date="2016-01-07T14:56:00Z">
            <w:rPr>
              <w:rFonts w:ascii="Arial" w:hAnsi="Arial" w:cs="Arial"/>
              <w:spacing w:val="-3"/>
              <w:sz w:val="20"/>
              <w:szCs w:val="20"/>
            </w:rPr>
          </w:rPrChange>
        </w:rPr>
      </w:pPr>
    </w:p>
    <w:p w:rsidR="004E5CDA" w:rsidRPr="00E450C2" w:rsidRDefault="004E5CDA" w:rsidP="004E5CDA">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1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20" w:author="dbecker" w:date="2016-01-07T14:56:00Z">
            <w:rPr>
              <w:rFonts w:ascii="Arial" w:hAnsi="Arial" w:cs="Arial"/>
              <w:spacing w:val="-3"/>
              <w:sz w:val="20"/>
              <w:szCs w:val="20"/>
            </w:rPr>
          </w:rPrChange>
        </w:rPr>
        <w:t>Conduct quarterly inventories of EOC emergency equipment identified in the EOC Emergency Equipment Lists found in the EPZ community-specific plan/procedure volume.  Make deficiencies known to HSEM.</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21"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72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23" w:author="dbecker" w:date="2016-01-07T14:56:00Z">
            <w:rPr>
              <w:rFonts w:ascii="Arial" w:hAnsi="Arial" w:cs="Arial"/>
              <w:spacing w:val="-3"/>
              <w:sz w:val="20"/>
              <w:szCs w:val="20"/>
            </w:rPr>
          </w:rPrChange>
        </w:rPr>
        <w:t>Maintain</w:t>
      </w:r>
      <w:r w:rsidR="004E5CDA" w:rsidRPr="00E450C2">
        <w:rPr>
          <w:rFonts w:asciiTheme="majorHAnsi" w:hAnsiTheme="majorHAnsi" w:cs="Arial"/>
          <w:spacing w:val="-3"/>
          <w:sz w:val="20"/>
          <w:szCs w:val="20"/>
          <w:rPrChange w:id="2724" w:author="dbecker" w:date="2016-01-07T14:56:00Z">
            <w:rPr>
              <w:rFonts w:ascii="Arial" w:hAnsi="Arial" w:cs="Arial"/>
              <w:spacing w:val="-3"/>
              <w:sz w:val="20"/>
              <w:szCs w:val="20"/>
            </w:rPr>
          </w:rPrChange>
        </w:rPr>
        <w:t xml:space="preserve"> and test</w:t>
      </w:r>
      <w:r w:rsidRPr="00E450C2">
        <w:rPr>
          <w:rFonts w:asciiTheme="majorHAnsi" w:hAnsiTheme="majorHAnsi" w:cs="Arial"/>
          <w:spacing w:val="-3"/>
          <w:sz w:val="20"/>
          <w:szCs w:val="20"/>
          <w:rPrChange w:id="2725" w:author="dbecker" w:date="2016-01-07T14:56:00Z">
            <w:rPr>
              <w:rFonts w:ascii="Arial" w:hAnsi="Arial" w:cs="Arial"/>
              <w:spacing w:val="-3"/>
              <w:sz w:val="20"/>
              <w:szCs w:val="20"/>
            </w:rPr>
          </w:rPrChange>
        </w:rPr>
        <w:t xml:space="preserve"> communication systems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26" w:author="dbecker" w:date="2016-01-07T14:56:00Z">
            <w:rPr>
              <w:rFonts w:ascii="Arial" w:hAnsi="Arial" w:cs="Arial"/>
              <w:spacing w:val="-3"/>
              <w:sz w:val="20"/>
              <w:szCs w:val="20"/>
            </w:rPr>
          </w:rPrChange>
        </w:rPr>
      </w:pP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440" w:hanging="1440"/>
        <w:jc w:val="both"/>
        <w:rPr>
          <w:rFonts w:asciiTheme="majorHAnsi" w:hAnsiTheme="majorHAnsi" w:cs="Arial"/>
          <w:spacing w:val="-3"/>
          <w:sz w:val="20"/>
          <w:szCs w:val="20"/>
          <w:rPrChange w:id="272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28"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29" w:author="dbecker" w:date="2016-01-07T14:56:00Z">
            <w:rPr>
              <w:rFonts w:ascii="Arial" w:hAnsi="Arial" w:cs="Arial"/>
              <w:spacing w:val="-3"/>
              <w:sz w:val="20"/>
              <w:szCs w:val="20"/>
            </w:rPr>
          </w:rPrChange>
        </w:rPr>
        <w:tab/>
        <w:t>Ensure that all primary and backup communications systems are maintained in working order.</w:t>
      </w: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30"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73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32"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33" w:author="dbecker" w:date="2016-01-07T14:56:00Z">
            <w:rPr>
              <w:rFonts w:ascii="Arial" w:hAnsi="Arial" w:cs="Arial"/>
              <w:spacing w:val="-3"/>
              <w:sz w:val="20"/>
              <w:szCs w:val="20"/>
            </w:rPr>
          </w:rPrChange>
        </w:rPr>
        <w:tab/>
        <w:t xml:space="preserve">Maintain expertise on primary and backup communications systems available to the </w:t>
      </w:r>
      <w:r w:rsidR="00563909" w:rsidRPr="00E450C2">
        <w:rPr>
          <w:rFonts w:asciiTheme="majorHAnsi" w:hAnsiTheme="majorHAnsi" w:cs="Arial"/>
          <w:spacing w:val="-3"/>
          <w:sz w:val="20"/>
          <w:szCs w:val="20"/>
          <w:rPrChange w:id="2734" w:author="dbecker" w:date="2016-01-07T14:56:00Z">
            <w:rPr>
              <w:rFonts w:ascii="Arial" w:hAnsi="Arial" w:cs="Arial"/>
              <w:spacing w:val="-3"/>
              <w:sz w:val="20"/>
              <w:szCs w:val="20"/>
            </w:rPr>
          </w:rPrChange>
        </w:rPr>
        <w:t xml:space="preserve">local </w:t>
      </w:r>
      <w:r w:rsidRPr="00E450C2">
        <w:rPr>
          <w:rFonts w:asciiTheme="majorHAnsi" w:hAnsiTheme="majorHAnsi" w:cs="Arial"/>
          <w:spacing w:val="-3"/>
          <w:sz w:val="20"/>
          <w:szCs w:val="20"/>
          <w:rPrChange w:id="2735" w:author="dbecker" w:date="2016-01-07T14:56:00Z">
            <w:rPr>
              <w:rFonts w:ascii="Arial" w:hAnsi="Arial" w:cs="Arial"/>
              <w:spacing w:val="-3"/>
              <w:sz w:val="20"/>
              <w:szCs w:val="20"/>
            </w:rPr>
          </w:rPrChange>
        </w:rPr>
        <w:t>ERO.</w:t>
      </w:r>
      <w:r w:rsidR="004E5CDA" w:rsidRPr="00E450C2">
        <w:rPr>
          <w:rFonts w:asciiTheme="majorHAnsi" w:hAnsiTheme="majorHAnsi" w:cs="Arial"/>
          <w:sz w:val="20"/>
          <w:szCs w:val="20"/>
          <w:rPrChange w:id="2736" w:author="dbecker" w:date="2016-01-07T14:56:00Z">
            <w:rPr>
              <w:rFonts w:ascii="Arial" w:hAnsi="Arial" w:cs="Arial"/>
              <w:sz w:val="20"/>
              <w:szCs w:val="20"/>
            </w:rPr>
          </w:rPrChange>
        </w:rPr>
        <w:t xml:space="preserve"> Perform tests on the command and control communications systems between the State and the EPZ communities on a monthly basis.</w:t>
      </w: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37" w:author="dbecker" w:date="2016-01-07T14:56:00Z">
            <w:rPr>
              <w:rFonts w:ascii="Arial" w:hAnsi="Arial" w:cs="Arial"/>
              <w:spacing w:val="-3"/>
              <w:sz w:val="20"/>
              <w:szCs w:val="20"/>
            </w:rPr>
          </w:rPrChange>
        </w:rPr>
      </w:pP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440" w:hanging="1440"/>
        <w:jc w:val="both"/>
        <w:rPr>
          <w:rFonts w:asciiTheme="majorHAnsi" w:hAnsiTheme="majorHAnsi" w:cs="Arial"/>
          <w:spacing w:val="-3"/>
          <w:sz w:val="20"/>
          <w:szCs w:val="20"/>
          <w:rPrChange w:id="273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39"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40" w:author="dbecker" w:date="2016-01-07T14:56:00Z">
            <w:rPr>
              <w:rFonts w:ascii="Arial" w:hAnsi="Arial" w:cs="Arial"/>
              <w:spacing w:val="-3"/>
              <w:sz w:val="20"/>
              <w:szCs w:val="20"/>
            </w:rPr>
          </w:rPrChange>
        </w:rPr>
        <w:tab/>
        <w:t>Ensure applicable personnel are familiar with verification and notification procedures.</w:t>
      </w: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41"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74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43" w:author="dbecker" w:date="2016-01-07T14:56:00Z">
            <w:rPr>
              <w:rFonts w:ascii="Arial" w:hAnsi="Arial" w:cs="Arial"/>
              <w:spacing w:val="-3"/>
              <w:sz w:val="20"/>
              <w:szCs w:val="20"/>
            </w:rPr>
          </w:rPrChange>
        </w:rPr>
        <w:t>Review evacuation routes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44" w:author="dbecker" w:date="2016-01-07T14:56:00Z">
            <w:rPr>
              <w:rFonts w:ascii="Arial" w:hAnsi="Arial" w:cs="Arial"/>
              <w:spacing w:val="-3"/>
              <w:sz w:val="20"/>
              <w:szCs w:val="20"/>
            </w:rPr>
          </w:rPrChange>
        </w:rPr>
      </w:pPr>
    </w:p>
    <w:p w:rsidR="007F3EEA" w:rsidRPr="00E450C2" w:rsidRDefault="007F3EEA" w:rsidP="00563909">
      <w:pPr>
        <w:tabs>
          <w:tab w:val="left" w:pos="0"/>
          <w:tab w:val="left"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360"/>
        <w:jc w:val="both"/>
        <w:rPr>
          <w:rFonts w:asciiTheme="majorHAnsi" w:hAnsiTheme="majorHAnsi" w:cs="Arial"/>
          <w:spacing w:val="-3"/>
          <w:sz w:val="20"/>
          <w:szCs w:val="20"/>
          <w:rPrChange w:id="274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46" w:author="dbecker" w:date="2016-01-07T14:56:00Z">
            <w:rPr>
              <w:rFonts w:ascii="Arial" w:hAnsi="Arial" w:cs="Arial"/>
              <w:spacing w:val="-3"/>
              <w:sz w:val="20"/>
              <w:szCs w:val="20"/>
            </w:rPr>
          </w:rPrChange>
        </w:rPr>
        <w:tab/>
        <w:t>Periodically assess the personnel requirements for traffic management in the local municipalities.</w:t>
      </w:r>
    </w:p>
    <w:p w:rsidR="007F3EEA" w:rsidRPr="00E450C2" w:rsidRDefault="007F3EEA" w:rsidP="00563909">
      <w:pPr>
        <w:tabs>
          <w:tab w:val="left" w:pos="0"/>
          <w:tab w:val="left" w:pos="72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360"/>
        <w:jc w:val="both"/>
        <w:rPr>
          <w:rFonts w:asciiTheme="majorHAnsi" w:hAnsiTheme="majorHAnsi" w:cs="Arial"/>
          <w:spacing w:val="-3"/>
          <w:sz w:val="20"/>
          <w:szCs w:val="20"/>
          <w:rPrChange w:id="2747" w:author="dbecker" w:date="2016-01-07T14:56:00Z">
            <w:rPr>
              <w:rFonts w:ascii="Arial" w:hAnsi="Arial" w:cs="Arial"/>
              <w:spacing w:val="-3"/>
              <w:sz w:val="20"/>
              <w:szCs w:val="20"/>
            </w:rPr>
          </w:rPrChange>
        </w:rPr>
      </w:pPr>
    </w:p>
    <w:p w:rsidR="007F3EEA" w:rsidRPr="00E450C2" w:rsidRDefault="007F3EEA" w:rsidP="00563909">
      <w:pPr>
        <w:tabs>
          <w:tab w:val="left" w:pos="1080"/>
        </w:tabs>
        <w:ind w:left="1080" w:hanging="360"/>
        <w:jc w:val="both"/>
        <w:rPr>
          <w:rFonts w:asciiTheme="majorHAnsi" w:hAnsiTheme="majorHAnsi" w:cs="Arial"/>
          <w:spacing w:val="-3"/>
          <w:sz w:val="20"/>
          <w:szCs w:val="20"/>
          <w:rPrChange w:id="274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49" w:author="dbecker" w:date="2016-01-07T14:56:00Z">
            <w:rPr>
              <w:rFonts w:ascii="Arial" w:hAnsi="Arial" w:cs="Arial"/>
              <w:spacing w:val="-3"/>
              <w:sz w:val="20"/>
              <w:szCs w:val="20"/>
            </w:rPr>
          </w:rPrChange>
        </w:rPr>
        <w:lastRenderedPageBreak/>
        <w:tab/>
        <w:t>Annually review the local evacuation routes and inform HSEM of any road changes or additions that should be reflected on the evacuation maps or in evacuation management planning (i.e., Traffic Management Manual).</w:t>
      </w:r>
    </w:p>
    <w:p w:rsidR="00986F25" w:rsidRPr="00E450C2" w:rsidRDefault="00986F25" w:rsidP="007F3EEA">
      <w:pPr>
        <w:jc w:val="both"/>
        <w:rPr>
          <w:rFonts w:asciiTheme="majorHAnsi" w:hAnsiTheme="majorHAnsi" w:cs="Arial"/>
          <w:sz w:val="20"/>
          <w:szCs w:val="20"/>
          <w:rPrChange w:id="2750" w:author="dbecker" w:date="2016-01-07T14:56:00Z">
            <w:rPr>
              <w:rFonts w:ascii="Arial" w:hAnsi="Arial" w:cs="Arial"/>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5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52" w:author="dbecker" w:date="2016-01-07T14:56:00Z">
            <w:rPr>
              <w:rFonts w:ascii="Arial" w:hAnsi="Arial" w:cs="Arial"/>
              <w:spacing w:val="-3"/>
              <w:sz w:val="20"/>
              <w:szCs w:val="20"/>
            </w:rPr>
          </w:rPrChange>
        </w:rPr>
        <w:t>Maintain public alerting system</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53" w:author="dbecker" w:date="2016-01-07T14:56:00Z">
            <w:rPr>
              <w:rFonts w:ascii="Arial" w:hAnsi="Arial" w:cs="Arial"/>
              <w:spacing w:val="-3"/>
              <w:sz w:val="20"/>
              <w:szCs w:val="20"/>
            </w:rPr>
          </w:rPrChange>
        </w:rPr>
      </w:pP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080"/>
        <w:jc w:val="both"/>
        <w:rPr>
          <w:rFonts w:asciiTheme="majorHAnsi" w:hAnsiTheme="majorHAnsi" w:cs="Arial"/>
          <w:spacing w:val="-3"/>
          <w:sz w:val="20"/>
          <w:szCs w:val="20"/>
          <w:rPrChange w:id="275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55"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56" w:author="dbecker" w:date="2016-01-07T14:56:00Z">
            <w:rPr>
              <w:rFonts w:ascii="Arial" w:hAnsi="Arial" w:cs="Arial"/>
              <w:spacing w:val="-3"/>
              <w:sz w:val="20"/>
              <w:szCs w:val="20"/>
            </w:rPr>
          </w:rPrChange>
        </w:rPr>
        <w:tab/>
        <w:t>Ensure that the PANS sirens are tested on a periodic basis.</w:t>
      </w: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080"/>
        <w:jc w:val="both"/>
        <w:rPr>
          <w:rFonts w:asciiTheme="majorHAnsi" w:hAnsiTheme="majorHAnsi" w:cs="Arial"/>
          <w:spacing w:val="-3"/>
          <w:sz w:val="20"/>
          <w:szCs w:val="20"/>
          <w:rPrChange w:id="2757" w:author="dbecker" w:date="2016-01-07T14:56:00Z">
            <w:rPr>
              <w:rFonts w:ascii="Arial" w:hAnsi="Arial" w:cs="Arial"/>
              <w:spacing w:val="-3"/>
              <w:sz w:val="20"/>
              <w:szCs w:val="20"/>
            </w:rPr>
          </w:rPrChange>
        </w:rPr>
      </w:pPr>
    </w:p>
    <w:p w:rsidR="007F3EEA" w:rsidRPr="00E450C2" w:rsidRDefault="007F3EEA" w:rsidP="00563909">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080"/>
        <w:jc w:val="both"/>
        <w:rPr>
          <w:rFonts w:asciiTheme="majorHAnsi" w:hAnsiTheme="majorHAnsi" w:cs="Arial"/>
          <w:spacing w:val="-3"/>
          <w:sz w:val="20"/>
          <w:szCs w:val="20"/>
          <w:rPrChange w:id="275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59"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60" w:author="dbecker" w:date="2016-01-07T14:56:00Z">
            <w:rPr>
              <w:rFonts w:ascii="Arial" w:hAnsi="Arial" w:cs="Arial"/>
              <w:spacing w:val="-3"/>
              <w:sz w:val="20"/>
              <w:szCs w:val="20"/>
            </w:rPr>
          </w:rPrChange>
        </w:rPr>
        <w:tab/>
        <w:t>Ensure, in coordination with HSEM, that tone-alert radios (distributed as a part of the PANS) are maintained and the batteri</w:t>
      </w:r>
      <w:r w:rsidR="00BC6910" w:rsidRPr="00E450C2">
        <w:rPr>
          <w:rFonts w:asciiTheme="majorHAnsi" w:hAnsiTheme="majorHAnsi" w:cs="Arial"/>
          <w:spacing w:val="-3"/>
          <w:sz w:val="20"/>
          <w:szCs w:val="20"/>
          <w:rPrChange w:id="2761" w:author="dbecker" w:date="2016-01-07T14:56:00Z">
            <w:rPr>
              <w:rFonts w:ascii="Arial" w:hAnsi="Arial" w:cs="Arial"/>
              <w:spacing w:val="-3"/>
              <w:sz w:val="20"/>
              <w:szCs w:val="20"/>
            </w:rPr>
          </w:rPrChange>
        </w:rPr>
        <w:t>es replaced on a periodic basis (VY only).</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62"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6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64" w:author="dbecker" w:date="2016-01-07T14:56:00Z">
            <w:rPr>
              <w:rFonts w:ascii="Arial" w:hAnsi="Arial" w:cs="Arial"/>
              <w:spacing w:val="-3"/>
              <w:sz w:val="20"/>
              <w:szCs w:val="20"/>
            </w:rPr>
          </w:rPrChange>
        </w:rPr>
        <w:t xml:space="preserve">Maintain </w:t>
      </w:r>
      <w:del w:id="2765" w:author="dbecker" w:date="2016-01-07T13:24:00Z">
        <w:r w:rsidRPr="00E450C2" w:rsidDel="001A235C">
          <w:rPr>
            <w:rFonts w:asciiTheme="majorHAnsi" w:hAnsiTheme="majorHAnsi" w:cs="Arial"/>
            <w:spacing w:val="-3"/>
            <w:sz w:val="20"/>
            <w:szCs w:val="20"/>
            <w:rPrChange w:id="2766" w:author="dbecker" w:date="2016-01-07T14:56:00Z">
              <w:rPr>
                <w:rFonts w:ascii="Arial" w:hAnsi="Arial" w:cs="Arial"/>
                <w:spacing w:val="-3"/>
                <w:sz w:val="20"/>
                <w:szCs w:val="20"/>
              </w:rPr>
            </w:rPrChange>
          </w:rPr>
          <w:delText>special needs</w:delText>
        </w:r>
      </w:del>
      <w:ins w:id="2767" w:author="dbecker" w:date="2016-01-07T13:24:00Z">
        <w:r w:rsidR="001A235C" w:rsidRPr="00E450C2">
          <w:rPr>
            <w:rFonts w:asciiTheme="majorHAnsi" w:hAnsiTheme="majorHAnsi" w:cs="Arial"/>
            <w:spacing w:val="-3"/>
            <w:sz w:val="20"/>
            <w:szCs w:val="20"/>
            <w:rPrChange w:id="2768" w:author="dbecker" w:date="2016-01-07T14:56:00Z">
              <w:rPr>
                <w:rFonts w:ascii="Arial" w:hAnsi="Arial" w:cs="Arial"/>
                <w:spacing w:val="-3"/>
                <w:sz w:val="20"/>
                <w:szCs w:val="20"/>
              </w:rPr>
            </w:rPrChange>
          </w:rPr>
          <w:t>access/functional needs</w:t>
        </w:r>
      </w:ins>
      <w:r w:rsidRPr="00E450C2">
        <w:rPr>
          <w:rFonts w:asciiTheme="majorHAnsi" w:hAnsiTheme="majorHAnsi" w:cs="Arial"/>
          <w:spacing w:val="-3"/>
          <w:sz w:val="20"/>
          <w:szCs w:val="20"/>
          <w:rPrChange w:id="2769" w:author="dbecker" w:date="2016-01-07T14:56:00Z">
            <w:rPr>
              <w:rFonts w:ascii="Arial" w:hAnsi="Arial" w:cs="Arial"/>
              <w:spacing w:val="-3"/>
              <w:sz w:val="20"/>
              <w:szCs w:val="20"/>
            </w:rPr>
          </w:rPrChange>
        </w:rPr>
        <w:t xml:space="preserve"> list</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70"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77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72"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73" w:author="dbecker" w:date="2016-01-07T14:56:00Z">
            <w:rPr>
              <w:rFonts w:ascii="Arial" w:hAnsi="Arial" w:cs="Arial"/>
              <w:spacing w:val="-3"/>
              <w:sz w:val="20"/>
              <w:szCs w:val="20"/>
            </w:rPr>
          </w:rPrChange>
        </w:rPr>
        <w:tab/>
        <w:t xml:space="preserve">Periodically assess the list of persons with </w:t>
      </w:r>
      <w:del w:id="2774" w:author="dbecker" w:date="2016-01-07T13:24:00Z">
        <w:r w:rsidRPr="00E450C2" w:rsidDel="001A235C">
          <w:rPr>
            <w:rFonts w:asciiTheme="majorHAnsi" w:hAnsiTheme="majorHAnsi" w:cs="Arial"/>
            <w:spacing w:val="-3"/>
            <w:sz w:val="20"/>
            <w:szCs w:val="20"/>
            <w:rPrChange w:id="2775" w:author="dbecker" w:date="2016-01-07T14:56:00Z">
              <w:rPr>
                <w:rFonts w:ascii="Arial" w:hAnsi="Arial" w:cs="Arial"/>
                <w:spacing w:val="-3"/>
                <w:sz w:val="20"/>
                <w:szCs w:val="20"/>
              </w:rPr>
            </w:rPrChange>
          </w:rPr>
          <w:delText>special needs</w:delText>
        </w:r>
      </w:del>
      <w:ins w:id="2776" w:author="dbecker" w:date="2016-01-07T13:24:00Z">
        <w:r w:rsidR="001A235C" w:rsidRPr="00E450C2">
          <w:rPr>
            <w:rFonts w:asciiTheme="majorHAnsi" w:hAnsiTheme="majorHAnsi" w:cs="Arial"/>
            <w:spacing w:val="-3"/>
            <w:sz w:val="20"/>
            <w:szCs w:val="20"/>
            <w:rPrChange w:id="2777" w:author="dbecker" w:date="2016-01-07T14:56:00Z">
              <w:rPr>
                <w:rFonts w:ascii="Arial" w:hAnsi="Arial" w:cs="Arial"/>
                <w:spacing w:val="-3"/>
                <w:sz w:val="20"/>
                <w:szCs w:val="20"/>
              </w:rPr>
            </w:rPrChange>
          </w:rPr>
          <w:t>access/functional needs</w:t>
        </w:r>
      </w:ins>
      <w:r w:rsidRPr="00E450C2">
        <w:rPr>
          <w:rFonts w:asciiTheme="majorHAnsi" w:hAnsiTheme="majorHAnsi" w:cs="Arial"/>
          <w:spacing w:val="-3"/>
          <w:sz w:val="20"/>
          <w:szCs w:val="20"/>
          <w:rPrChange w:id="2778" w:author="dbecker" w:date="2016-01-07T14:56:00Z">
            <w:rPr>
              <w:rFonts w:ascii="Arial" w:hAnsi="Arial" w:cs="Arial"/>
              <w:spacing w:val="-3"/>
              <w:sz w:val="20"/>
              <w:szCs w:val="20"/>
            </w:rPr>
          </w:rPrChange>
        </w:rPr>
        <w:t xml:space="preserve"> (e.g., mobility impaired, hearing-impaired, etc.) </w:t>
      </w:r>
      <w:proofErr w:type="gramStart"/>
      <w:r w:rsidRPr="00E450C2">
        <w:rPr>
          <w:rFonts w:asciiTheme="majorHAnsi" w:hAnsiTheme="majorHAnsi" w:cs="Arial"/>
          <w:spacing w:val="-3"/>
          <w:sz w:val="20"/>
          <w:szCs w:val="20"/>
          <w:rPrChange w:id="2779" w:author="dbecker" w:date="2016-01-07T14:56:00Z">
            <w:rPr>
              <w:rFonts w:ascii="Arial" w:hAnsi="Arial" w:cs="Arial"/>
              <w:spacing w:val="-3"/>
              <w:sz w:val="20"/>
              <w:szCs w:val="20"/>
            </w:rPr>
          </w:rPrChange>
        </w:rPr>
        <w:t>who</w:t>
      </w:r>
      <w:proofErr w:type="gramEnd"/>
      <w:r w:rsidRPr="00E450C2">
        <w:rPr>
          <w:rFonts w:asciiTheme="majorHAnsi" w:hAnsiTheme="majorHAnsi" w:cs="Arial"/>
          <w:spacing w:val="-3"/>
          <w:sz w:val="20"/>
          <w:szCs w:val="20"/>
          <w:rPrChange w:id="2780" w:author="dbecker" w:date="2016-01-07T14:56:00Z">
            <w:rPr>
              <w:rFonts w:ascii="Arial" w:hAnsi="Arial" w:cs="Arial"/>
              <w:spacing w:val="-3"/>
              <w:sz w:val="20"/>
              <w:szCs w:val="20"/>
            </w:rPr>
          </w:rPrChange>
        </w:rPr>
        <w:t xml:space="preserve"> have been identified through response to the annual </w:t>
      </w:r>
      <w:del w:id="2781" w:author="dbecker" w:date="2016-01-07T13:24:00Z">
        <w:r w:rsidRPr="00E450C2" w:rsidDel="001A235C">
          <w:rPr>
            <w:rFonts w:asciiTheme="majorHAnsi" w:hAnsiTheme="majorHAnsi" w:cs="Arial"/>
            <w:spacing w:val="-3"/>
            <w:sz w:val="20"/>
            <w:szCs w:val="20"/>
            <w:rPrChange w:id="2782" w:author="dbecker" w:date="2016-01-07T14:56:00Z">
              <w:rPr>
                <w:rFonts w:ascii="Arial" w:hAnsi="Arial" w:cs="Arial"/>
                <w:spacing w:val="-3"/>
                <w:sz w:val="20"/>
                <w:szCs w:val="20"/>
              </w:rPr>
            </w:rPrChange>
          </w:rPr>
          <w:delText>Special Needs</w:delText>
        </w:r>
      </w:del>
      <w:ins w:id="2783" w:author="dbecker" w:date="2016-01-07T13:24:00Z">
        <w:r w:rsidR="001A235C" w:rsidRPr="00E450C2">
          <w:rPr>
            <w:rFonts w:asciiTheme="majorHAnsi" w:hAnsiTheme="majorHAnsi" w:cs="Arial"/>
            <w:spacing w:val="-3"/>
            <w:sz w:val="20"/>
            <w:szCs w:val="20"/>
            <w:rPrChange w:id="2784" w:author="dbecker" w:date="2016-01-07T14:56:00Z">
              <w:rPr>
                <w:rFonts w:ascii="Arial" w:hAnsi="Arial" w:cs="Arial"/>
                <w:spacing w:val="-3"/>
                <w:sz w:val="20"/>
                <w:szCs w:val="20"/>
              </w:rPr>
            </w:rPrChange>
          </w:rPr>
          <w:t>Access/functional needs</w:t>
        </w:r>
      </w:ins>
      <w:r w:rsidRPr="00E450C2">
        <w:rPr>
          <w:rFonts w:asciiTheme="majorHAnsi" w:hAnsiTheme="majorHAnsi" w:cs="Arial"/>
          <w:spacing w:val="-3"/>
          <w:sz w:val="20"/>
          <w:szCs w:val="20"/>
          <w:rPrChange w:id="2785" w:author="dbecker" w:date="2016-01-07T14:56:00Z">
            <w:rPr>
              <w:rFonts w:ascii="Arial" w:hAnsi="Arial" w:cs="Arial"/>
              <w:spacing w:val="-3"/>
              <w:sz w:val="20"/>
              <w:szCs w:val="20"/>
            </w:rPr>
          </w:rPrChange>
        </w:rPr>
        <w:t xml:space="preserve"> Survey and revise the list as necessary.</w:t>
      </w: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86" w:author="dbecker" w:date="2016-01-07T14:56:00Z">
            <w:rPr>
              <w:rFonts w:ascii="Arial" w:hAnsi="Arial" w:cs="Arial"/>
              <w:spacing w:val="-3"/>
              <w:sz w:val="20"/>
              <w:szCs w:val="20"/>
            </w:rPr>
          </w:rPrChange>
        </w:rPr>
      </w:pPr>
    </w:p>
    <w:p w:rsidR="007F3EEA" w:rsidRPr="00E450C2" w:rsidRDefault="007F3EEA" w:rsidP="00563909">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78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88"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789" w:author="dbecker" w:date="2016-01-07T14:56:00Z">
            <w:rPr>
              <w:rFonts w:ascii="Arial" w:hAnsi="Arial" w:cs="Arial"/>
              <w:spacing w:val="-3"/>
              <w:sz w:val="20"/>
              <w:szCs w:val="20"/>
            </w:rPr>
          </w:rPrChange>
        </w:rPr>
        <w:tab/>
        <w:t>Ensure updated copies are available at both the state and local level.</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790"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79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92" w:author="dbecker" w:date="2016-01-07T14:56:00Z">
            <w:rPr>
              <w:rFonts w:ascii="Arial" w:hAnsi="Arial" w:cs="Arial"/>
              <w:spacing w:val="-3"/>
              <w:sz w:val="20"/>
              <w:szCs w:val="20"/>
            </w:rPr>
          </w:rPrChange>
        </w:rPr>
        <w:t>Assist RERP document control</w:t>
      </w:r>
    </w:p>
    <w:p w:rsidR="007F3EEA" w:rsidRPr="00E450C2" w:rsidRDefault="007F3EEA" w:rsidP="00563909">
      <w:pPr>
        <w:tabs>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360"/>
        <w:jc w:val="both"/>
        <w:rPr>
          <w:rFonts w:asciiTheme="majorHAnsi" w:hAnsiTheme="majorHAnsi" w:cs="Arial"/>
          <w:spacing w:val="-3"/>
          <w:sz w:val="20"/>
          <w:szCs w:val="20"/>
          <w:rPrChange w:id="2793" w:author="dbecker" w:date="2016-01-07T14:56:00Z">
            <w:rPr>
              <w:rFonts w:ascii="Arial" w:hAnsi="Arial" w:cs="Arial"/>
              <w:spacing w:val="-3"/>
              <w:sz w:val="20"/>
              <w:szCs w:val="20"/>
            </w:rPr>
          </w:rPrChange>
        </w:rPr>
      </w:pPr>
    </w:p>
    <w:p w:rsidR="007F3EEA" w:rsidRPr="00E450C2" w:rsidRDefault="007F3EEA" w:rsidP="00FB652C">
      <w:pPr>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360"/>
        <w:jc w:val="both"/>
        <w:rPr>
          <w:rFonts w:asciiTheme="majorHAnsi" w:hAnsiTheme="majorHAnsi" w:cs="Arial"/>
          <w:spacing w:val="-3"/>
          <w:sz w:val="20"/>
          <w:szCs w:val="20"/>
          <w:rPrChange w:id="279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795" w:author="dbecker" w:date="2016-01-07T14:56:00Z">
            <w:rPr>
              <w:rFonts w:ascii="Arial" w:hAnsi="Arial" w:cs="Arial"/>
              <w:spacing w:val="-3"/>
              <w:sz w:val="20"/>
              <w:szCs w:val="20"/>
            </w:rPr>
          </w:rPrChange>
        </w:rPr>
        <w:tab/>
        <w:t>Distribute revisions to the REP</w:t>
      </w:r>
      <w:r w:rsidR="00563909" w:rsidRPr="00E450C2">
        <w:rPr>
          <w:rFonts w:asciiTheme="majorHAnsi" w:hAnsiTheme="majorHAnsi" w:cs="Arial"/>
          <w:spacing w:val="-3"/>
          <w:sz w:val="20"/>
          <w:szCs w:val="20"/>
          <w:rPrChange w:id="2796" w:author="dbecker" w:date="2016-01-07T14:56:00Z">
            <w:rPr>
              <w:rFonts w:ascii="Arial" w:hAnsi="Arial" w:cs="Arial"/>
              <w:spacing w:val="-3"/>
              <w:sz w:val="20"/>
              <w:szCs w:val="20"/>
            </w:rPr>
          </w:rPrChange>
        </w:rPr>
        <w:t xml:space="preserve"> Plan</w:t>
      </w:r>
      <w:r w:rsidRPr="00E450C2">
        <w:rPr>
          <w:rFonts w:asciiTheme="majorHAnsi" w:hAnsiTheme="majorHAnsi" w:cs="Arial"/>
          <w:spacing w:val="-3"/>
          <w:sz w:val="20"/>
          <w:szCs w:val="20"/>
          <w:rPrChange w:id="2797" w:author="dbecker" w:date="2016-01-07T14:56:00Z">
            <w:rPr>
              <w:rFonts w:ascii="Arial" w:hAnsi="Arial" w:cs="Arial"/>
              <w:spacing w:val="-3"/>
              <w:sz w:val="20"/>
              <w:szCs w:val="20"/>
            </w:rPr>
          </w:rPrChange>
        </w:rPr>
        <w:t>s in a controlled manner to ensure that appropriate members of the local ERO have the latest changes to the plan and procedures.</w:t>
      </w:r>
    </w:p>
    <w:p w:rsidR="007F3EEA" w:rsidRPr="00E450C2" w:rsidRDefault="007F3EEA" w:rsidP="00563909">
      <w:pPr>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hanging="360"/>
        <w:jc w:val="both"/>
        <w:rPr>
          <w:rFonts w:asciiTheme="majorHAnsi" w:hAnsiTheme="majorHAnsi" w:cs="Arial"/>
          <w:spacing w:val="-3"/>
          <w:sz w:val="20"/>
          <w:szCs w:val="20"/>
          <w:rPrChange w:id="2798" w:author="dbecker" w:date="2016-01-07T14:56:00Z">
            <w:rPr>
              <w:rFonts w:ascii="Arial" w:hAnsi="Arial" w:cs="Arial"/>
              <w:spacing w:val="-3"/>
              <w:sz w:val="20"/>
              <w:szCs w:val="20"/>
            </w:rPr>
          </w:rPrChange>
        </w:rPr>
      </w:pPr>
    </w:p>
    <w:p w:rsidR="007F3EEA" w:rsidRPr="00E450C2" w:rsidRDefault="007F3EEA" w:rsidP="00FB652C">
      <w:pPr>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360"/>
        <w:jc w:val="both"/>
        <w:rPr>
          <w:rFonts w:asciiTheme="majorHAnsi" w:hAnsiTheme="majorHAnsi" w:cs="Arial"/>
          <w:spacing w:val="-3"/>
          <w:sz w:val="20"/>
          <w:szCs w:val="20"/>
          <w:rPrChange w:id="279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00" w:author="dbecker" w:date="2016-01-07T14:56:00Z">
            <w:rPr>
              <w:rFonts w:ascii="Arial" w:hAnsi="Arial" w:cs="Arial"/>
              <w:spacing w:val="-3"/>
              <w:sz w:val="20"/>
              <w:szCs w:val="20"/>
            </w:rPr>
          </w:rPrChange>
        </w:rPr>
        <w:tab/>
        <w:t>Ensure that revisions are incorporated into controlled planning documents.</w:t>
      </w:r>
    </w:p>
    <w:p w:rsidR="007F3EEA" w:rsidRPr="00E450C2" w:rsidRDefault="007F3EEA" w:rsidP="00563909">
      <w:pPr>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hanging="360"/>
        <w:jc w:val="both"/>
        <w:rPr>
          <w:rFonts w:asciiTheme="majorHAnsi" w:hAnsiTheme="majorHAnsi" w:cs="Arial"/>
          <w:spacing w:val="-3"/>
          <w:sz w:val="20"/>
          <w:szCs w:val="20"/>
          <w:rPrChange w:id="2801" w:author="dbecker" w:date="2016-01-07T14:56:00Z">
            <w:rPr>
              <w:rFonts w:ascii="Arial" w:hAnsi="Arial" w:cs="Arial"/>
              <w:spacing w:val="-3"/>
              <w:sz w:val="20"/>
              <w:szCs w:val="20"/>
            </w:rPr>
          </w:rPrChange>
        </w:rPr>
      </w:pPr>
    </w:p>
    <w:p w:rsidR="007F3EEA" w:rsidRPr="00E450C2" w:rsidRDefault="007F3EEA" w:rsidP="00FB652C">
      <w:pPr>
        <w:tabs>
          <w:tab w:val="left" w:pos="1080"/>
        </w:tabs>
        <w:ind w:left="1080" w:hanging="360"/>
        <w:jc w:val="both"/>
        <w:rPr>
          <w:rFonts w:asciiTheme="majorHAnsi" w:hAnsiTheme="majorHAnsi" w:cs="Arial"/>
          <w:spacing w:val="-3"/>
          <w:sz w:val="20"/>
          <w:szCs w:val="20"/>
          <w:rPrChange w:id="280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03" w:author="dbecker" w:date="2016-01-07T14:56:00Z">
            <w:rPr>
              <w:rFonts w:ascii="Arial" w:hAnsi="Arial" w:cs="Arial"/>
              <w:spacing w:val="-3"/>
              <w:sz w:val="20"/>
              <w:szCs w:val="20"/>
            </w:rPr>
          </w:rPrChange>
        </w:rPr>
        <w:tab/>
        <w:t>Provide a written request to HSEM for additional copies of planning documents.  The request should indicate the proposed distribution of the copies and whether or not they are to be controlled documents.  HSEM will provide RE</w:t>
      </w:r>
      <w:r w:rsidR="00BC6910" w:rsidRPr="00E450C2">
        <w:rPr>
          <w:rFonts w:asciiTheme="majorHAnsi" w:hAnsiTheme="majorHAnsi" w:cs="Arial"/>
          <w:spacing w:val="-3"/>
          <w:sz w:val="20"/>
          <w:szCs w:val="20"/>
          <w:rPrChange w:id="2804" w:author="dbecker" w:date="2016-01-07T14:56:00Z">
            <w:rPr>
              <w:rFonts w:ascii="Arial" w:hAnsi="Arial" w:cs="Arial"/>
              <w:spacing w:val="-3"/>
              <w:sz w:val="20"/>
              <w:szCs w:val="20"/>
            </w:rPr>
          </w:rPrChange>
        </w:rPr>
        <w:t>R</w:t>
      </w:r>
      <w:r w:rsidRPr="00E450C2">
        <w:rPr>
          <w:rFonts w:asciiTheme="majorHAnsi" w:hAnsiTheme="majorHAnsi" w:cs="Arial"/>
          <w:spacing w:val="-3"/>
          <w:sz w:val="20"/>
          <w:szCs w:val="20"/>
          <w:rPrChange w:id="2805" w:author="dbecker" w:date="2016-01-07T14:56:00Z">
            <w:rPr>
              <w:rFonts w:ascii="Arial" w:hAnsi="Arial" w:cs="Arial"/>
              <w:spacing w:val="-3"/>
              <w:sz w:val="20"/>
              <w:szCs w:val="20"/>
            </w:rPr>
          </w:rPrChange>
        </w:rPr>
        <w:t>P Record of Receipt Forms for documentation of local REP-controlled distribution.  As copies are delivered, the person responsible for maintaining the copy should sign and date this form and return it to HSEM, who will file it for future reference.</w:t>
      </w:r>
    </w:p>
    <w:p w:rsidR="00FB652C" w:rsidRPr="00E450C2" w:rsidRDefault="00FB652C" w:rsidP="00563909">
      <w:pPr>
        <w:tabs>
          <w:tab w:val="left" w:pos="1080"/>
        </w:tabs>
        <w:ind w:hanging="360"/>
        <w:jc w:val="both"/>
        <w:rPr>
          <w:rFonts w:asciiTheme="majorHAnsi" w:hAnsiTheme="majorHAnsi" w:cs="Arial"/>
          <w:spacing w:val="-3"/>
          <w:sz w:val="20"/>
          <w:szCs w:val="20"/>
          <w:rPrChange w:id="2806"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80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08" w:author="dbecker" w:date="2016-01-07T14:56:00Z">
            <w:rPr>
              <w:rFonts w:ascii="Arial" w:hAnsi="Arial" w:cs="Arial"/>
              <w:spacing w:val="-3"/>
              <w:sz w:val="20"/>
              <w:szCs w:val="20"/>
            </w:rPr>
          </w:rPrChange>
        </w:rPr>
        <w:t>Annual review of RERP</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jc w:val="both"/>
        <w:rPr>
          <w:rFonts w:asciiTheme="majorHAnsi" w:hAnsiTheme="majorHAnsi" w:cs="Arial"/>
          <w:spacing w:val="-3"/>
          <w:sz w:val="20"/>
          <w:szCs w:val="20"/>
          <w:rPrChange w:id="2809"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1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11"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12" w:author="dbecker" w:date="2016-01-07T14:56:00Z">
            <w:rPr>
              <w:rFonts w:ascii="Arial" w:hAnsi="Arial" w:cs="Arial"/>
              <w:spacing w:val="-3"/>
              <w:sz w:val="20"/>
              <w:szCs w:val="20"/>
            </w:rPr>
          </w:rPrChange>
        </w:rPr>
        <w:tab/>
        <w:t>Perform an annual review of all portions of the REP (i.e., responsible individuals need only review those portions of the plan and procedures that are pertinent to their position).</w:t>
      </w: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813"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1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15"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16" w:author="dbecker" w:date="2016-01-07T14:56:00Z">
            <w:rPr>
              <w:rFonts w:ascii="Arial" w:hAnsi="Arial" w:cs="Arial"/>
              <w:spacing w:val="-3"/>
              <w:sz w:val="20"/>
              <w:szCs w:val="20"/>
            </w:rPr>
          </w:rPrChange>
        </w:rPr>
        <w:tab/>
        <w:t>Forward any noted changes to HSEM</w:t>
      </w:r>
      <w:r w:rsidR="00FB652C" w:rsidRPr="00E450C2">
        <w:rPr>
          <w:rFonts w:asciiTheme="majorHAnsi" w:hAnsiTheme="majorHAnsi" w:cs="Arial"/>
          <w:spacing w:val="-3"/>
          <w:sz w:val="20"/>
          <w:szCs w:val="20"/>
          <w:rPrChange w:id="2817" w:author="dbecker" w:date="2016-01-07T14:56:00Z">
            <w:rPr>
              <w:rFonts w:ascii="Arial" w:hAnsi="Arial" w:cs="Arial"/>
              <w:spacing w:val="-3"/>
              <w:sz w:val="20"/>
              <w:szCs w:val="20"/>
            </w:rPr>
          </w:rPrChange>
        </w:rPr>
        <w:t xml:space="preserve"> through Local Liaisons</w:t>
      </w:r>
      <w:r w:rsidRPr="00E450C2">
        <w:rPr>
          <w:rFonts w:asciiTheme="majorHAnsi" w:hAnsiTheme="majorHAnsi" w:cs="Arial"/>
          <w:spacing w:val="-3"/>
          <w:sz w:val="20"/>
          <w:szCs w:val="20"/>
          <w:rPrChange w:id="2818" w:author="dbecker" w:date="2016-01-07T14:56:00Z">
            <w:rPr>
              <w:rFonts w:ascii="Arial" w:hAnsi="Arial" w:cs="Arial"/>
              <w:spacing w:val="-3"/>
              <w:sz w:val="20"/>
              <w:szCs w:val="20"/>
            </w:rPr>
          </w:rPrChange>
        </w:rPr>
        <w:t xml:space="preserve"> who will review them for applicability and determine whether they would affect other sections of the planning documents.  Approved revisions will be issued by HSEM in conjunction with the local Emergency Management Director.</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19"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82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21" w:author="dbecker" w:date="2016-01-07T14:56:00Z">
            <w:rPr>
              <w:rFonts w:ascii="Arial" w:hAnsi="Arial" w:cs="Arial"/>
              <w:spacing w:val="-3"/>
              <w:sz w:val="20"/>
              <w:szCs w:val="20"/>
            </w:rPr>
          </w:rPrChange>
        </w:rPr>
        <w:t>Schedule RERP training</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22"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2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24"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25" w:author="dbecker" w:date="2016-01-07T14:56:00Z">
            <w:rPr>
              <w:rFonts w:ascii="Arial" w:hAnsi="Arial" w:cs="Arial"/>
              <w:spacing w:val="-3"/>
              <w:sz w:val="20"/>
              <w:szCs w:val="20"/>
            </w:rPr>
          </w:rPrChange>
        </w:rPr>
        <w:tab/>
        <w:t>Schedule and coordinate with HSEM on an annual basis a radiological emergency response training course for both the first and second shift responders of the local ERO.  Training should include instruction in deficient areas as noted in drills/exercises.</w:t>
      </w:r>
      <w:r w:rsidR="00FB652C" w:rsidRPr="00E450C2">
        <w:rPr>
          <w:rFonts w:asciiTheme="majorHAnsi" w:hAnsiTheme="majorHAnsi" w:cs="Arial"/>
          <w:spacing w:val="-3"/>
          <w:sz w:val="20"/>
          <w:szCs w:val="20"/>
          <w:rPrChange w:id="2826" w:author="dbecker" w:date="2016-01-07T14:56:00Z">
            <w:rPr>
              <w:rFonts w:ascii="Arial" w:hAnsi="Arial" w:cs="Arial"/>
              <w:spacing w:val="-3"/>
              <w:sz w:val="20"/>
              <w:szCs w:val="20"/>
            </w:rPr>
          </w:rPrChange>
        </w:rPr>
        <w:t xml:space="preserve">  </w:t>
      </w:r>
      <w:r w:rsidRPr="00E450C2">
        <w:rPr>
          <w:rFonts w:asciiTheme="majorHAnsi" w:hAnsiTheme="majorHAnsi" w:cs="Arial"/>
          <w:spacing w:val="-3"/>
          <w:sz w:val="20"/>
          <w:szCs w:val="20"/>
          <w:rPrChange w:id="2827" w:author="dbecker" w:date="2016-01-07T14:56:00Z">
            <w:rPr>
              <w:rFonts w:ascii="Arial" w:hAnsi="Arial" w:cs="Arial"/>
              <w:spacing w:val="-3"/>
              <w:sz w:val="20"/>
              <w:szCs w:val="20"/>
            </w:rPr>
          </w:rPrChange>
        </w:rPr>
        <w:t>Ensure that new members to the local ERO receive training on a timely basis.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28"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82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30" w:author="dbecker" w:date="2016-01-07T14:56:00Z">
            <w:rPr>
              <w:rFonts w:ascii="Arial" w:hAnsi="Arial" w:cs="Arial"/>
              <w:spacing w:val="-3"/>
              <w:sz w:val="20"/>
              <w:szCs w:val="20"/>
            </w:rPr>
          </w:rPrChange>
        </w:rPr>
        <w:t>Conduct drills and exercises</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31"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z w:val="20"/>
          <w:szCs w:val="20"/>
          <w:rPrChange w:id="2832" w:author="dbecker" w:date="2016-01-07T14:56:00Z">
            <w:rPr>
              <w:rFonts w:ascii="Arial" w:hAnsi="Arial" w:cs="Arial"/>
              <w:sz w:val="20"/>
              <w:szCs w:val="20"/>
            </w:rPr>
          </w:rPrChange>
        </w:rPr>
      </w:pPr>
      <w:r w:rsidRPr="00E450C2">
        <w:rPr>
          <w:rFonts w:asciiTheme="majorHAnsi" w:hAnsiTheme="majorHAnsi"/>
          <w:spacing w:val="-3"/>
          <w:rPrChange w:id="2833" w:author="dbecker" w:date="2016-01-07T14:56:00Z">
            <w:rPr>
              <w:spacing w:val="-3"/>
            </w:rPr>
          </w:rPrChange>
        </w:rPr>
        <w:tab/>
      </w:r>
      <w:r w:rsidRPr="00E450C2">
        <w:rPr>
          <w:rFonts w:asciiTheme="majorHAnsi" w:hAnsiTheme="majorHAnsi"/>
          <w:spacing w:val="-3"/>
          <w:rPrChange w:id="2834" w:author="dbecker" w:date="2016-01-07T14:56:00Z">
            <w:rPr>
              <w:spacing w:val="-3"/>
            </w:rPr>
          </w:rPrChange>
        </w:rPr>
        <w:tab/>
      </w:r>
      <w:r w:rsidRPr="00E450C2">
        <w:rPr>
          <w:rFonts w:asciiTheme="majorHAnsi" w:hAnsiTheme="majorHAnsi" w:cs="Arial"/>
          <w:spacing w:val="-3"/>
          <w:sz w:val="20"/>
          <w:szCs w:val="20"/>
          <w:rPrChange w:id="2835" w:author="dbecker" w:date="2016-01-07T14:56:00Z">
            <w:rPr>
              <w:rFonts w:ascii="Arial" w:hAnsi="Arial" w:cs="Arial"/>
              <w:spacing w:val="-3"/>
              <w:sz w:val="20"/>
              <w:szCs w:val="20"/>
            </w:rPr>
          </w:rPrChange>
        </w:rPr>
        <w:t>Coordinate and participate, on an annual basis, in radiological emergency response drills and exercises.</w:t>
      </w:r>
      <w:r w:rsidR="00FB652C" w:rsidRPr="00E450C2">
        <w:rPr>
          <w:rFonts w:asciiTheme="majorHAnsi" w:hAnsiTheme="majorHAnsi" w:cs="Arial"/>
          <w:spacing w:val="-3"/>
          <w:sz w:val="20"/>
          <w:szCs w:val="20"/>
          <w:rPrChange w:id="2836" w:author="dbecker" w:date="2016-01-07T14:56:00Z">
            <w:rPr>
              <w:rFonts w:ascii="Arial" w:hAnsi="Arial" w:cs="Arial"/>
              <w:spacing w:val="-3"/>
              <w:sz w:val="20"/>
              <w:szCs w:val="20"/>
            </w:rPr>
          </w:rPrChange>
        </w:rPr>
        <w:t xml:space="preserve"> </w:t>
      </w:r>
      <w:r w:rsidRPr="00E450C2">
        <w:rPr>
          <w:rFonts w:asciiTheme="majorHAnsi" w:hAnsiTheme="majorHAnsi" w:cs="Arial"/>
          <w:sz w:val="20"/>
          <w:szCs w:val="20"/>
          <w:rPrChange w:id="2837" w:author="dbecker" w:date="2016-01-07T14:56:00Z">
            <w:rPr>
              <w:rFonts w:ascii="Arial" w:hAnsi="Arial" w:cs="Arial"/>
              <w:sz w:val="20"/>
              <w:szCs w:val="20"/>
            </w:rPr>
          </w:rPrChange>
        </w:rPr>
        <w:t>Critique drills and exercises, using forms provided by HSEM, to identify areas that may need improvement.</w:t>
      </w:r>
    </w:p>
    <w:p w:rsidR="00FB652C" w:rsidRPr="00E450C2" w:rsidRDefault="00FB652C"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z w:val="20"/>
          <w:szCs w:val="20"/>
          <w:rPrChange w:id="2838" w:author="dbecker" w:date="2016-01-07T14:56:00Z">
            <w:rPr>
              <w:rFonts w:ascii="Arial" w:hAnsi="Arial" w:cs="Arial"/>
              <w:sz w:val="20"/>
              <w:szCs w:val="20"/>
            </w:rPr>
          </w:rPrChange>
        </w:rPr>
      </w:pPr>
    </w:p>
    <w:p w:rsidR="007F3EEA" w:rsidRPr="00E450C2" w:rsidRDefault="007F3EEA" w:rsidP="00A52816">
      <w:pPr>
        <w:numPr>
          <w:ilvl w:val="0"/>
          <w:numId w:val="50"/>
        </w:num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83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40" w:author="dbecker" w:date="2016-01-07T14:56:00Z">
            <w:rPr>
              <w:rFonts w:ascii="Arial" w:hAnsi="Arial" w:cs="Arial"/>
              <w:spacing w:val="-3"/>
              <w:sz w:val="20"/>
              <w:szCs w:val="20"/>
            </w:rPr>
          </w:rPrChange>
        </w:rPr>
        <w:t>Verify phone list</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41"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4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43"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44" w:author="dbecker" w:date="2016-01-07T14:56:00Z">
            <w:rPr>
              <w:rFonts w:ascii="Arial" w:hAnsi="Arial" w:cs="Arial"/>
              <w:spacing w:val="-3"/>
              <w:sz w:val="20"/>
              <w:szCs w:val="20"/>
            </w:rPr>
          </w:rPrChange>
        </w:rPr>
        <w:tab/>
        <w:t>Ensure that the local emergency call list is verified to be correct each quarter.  Any revisions must be incorporated on a timely basis.  Each name and telephone number must be checked.  This task may be delegated; however, it is the responsibility of the primary individual for ensuring it is performed each quarter.</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45"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firstLine="0"/>
        <w:jc w:val="both"/>
        <w:rPr>
          <w:rFonts w:asciiTheme="majorHAnsi" w:hAnsiTheme="majorHAnsi" w:cs="Arial"/>
          <w:spacing w:val="-3"/>
          <w:sz w:val="20"/>
          <w:szCs w:val="20"/>
          <w:rPrChange w:id="284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47" w:author="dbecker" w:date="2016-01-07T14:56:00Z">
            <w:rPr>
              <w:rFonts w:ascii="Arial" w:hAnsi="Arial" w:cs="Arial"/>
              <w:spacing w:val="-3"/>
              <w:sz w:val="20"/>
              <w:szCs w:val="20"/>
            </w:rPr>
          </w:rPrChange>
        </w:rPr>
        <w:t>Inventory radiological equipment</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48"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49"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50"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51" w:author="dbecker" w:date="2016-01-07T14:56:00Z">
            <w:rPr>
              <w:rFonts w:ascii="Arial" w:hAnsi="Arial" w:cs="Arial"/>
              <w:spacing w:val="-3"/>
              <w:sz w:val="20"/>
              <w:szCs w:val="20"/>
            </w:rPr>
          </w:rPrChange>
        </w:rPr>
        <w:tab/>
        <w:t>Perform quarterly inventory and operational checks of all radiological monitoring instruments.  (Operational checks should be conducted after each use.)</w:t>
      </w: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852" w:author="dbecker" w:date="2016-01-07T14:56:00Z">
            <w:rPr>
              <w:rFonts w:ascii="Arial" w:hAnsi="Arial" w:cs="Arial"/>
              <w:spacing w:val="-3"/>
              <w:sz w:val="20"/>
              <w:szCs w:val="20"/>
            </w:rPr>
          </w:rPrChange>
        </w:rPr>
      </w:pPr>
    </w:p>
    <w:p w:rsidR="007F3EEA" w:rsidRPr="00E450C2" w:rsidRDefault="007F3EEA" w:rsidP="00FB652C">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5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54"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55" w:author="dbecker" w:date="2016-01-07T14:56:00Z">
            <w:rPr>
              <w:rFonts w:ascii="Arial" w:hAnsi="Arial" w:cs="Arial"/>
              <w:spacing w:val="-3"/>
              <w:sz w:val="20"/>
              <w:szCs w:val="20"/>
            </w:rPr>
          </w:rPrChange>
        </w:rPr>
        <w:tab/>
        <w:t>Identify and ensure that replacements are obtained for any equipment that fails the operational check or exceeds calibration prior to the next scheduled inventory.  Deficiencies should be identified to HSEM.</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56" w:author="dbecker" w:date="2016-01-07T14:56:00Z">
            <w:rPr>
              <w:rFonts w:ascii="Arial" w:hAnsi="Arial" w:cs="Arial"/>
              <w:spacing w:val="-3"/>
              <w:sz w:val="20"/>
              <w:szCs w:val="20"/>
            </w:rPr>
          </w:rPrChange>
        </w:rPr>
      </w:pP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85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58" w:author="dbecker" w:date="2016-01-07T14:56:00Z">
            <w:rPr>
              <w:rFonts w:ascii="Arial" w:hAnsi="Arial" w:cs="Arial"/>
              <w:spacing w:val="-3"/>
              <w:sz w:val="20"/>
              <w:szCs w:val="20"/>
            </w:rPr>
          </w:rPrChange>
        </w:rPr>
        <w:t>Inventory KI</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59" w:author="dbecker" w:date="2016-01-07T14:56:00Z">
            <w:rPr>
              <w:rFonts w:ascii="Arial" w:hAnsi="Arial" w:cs="Arial"/>
              <w:spacing w:val="-3"/>
              <w:sz w:val="20"/>
              <w:szCs w:val="20"/>
            </w:rPr>
          </w:rPrChange>
        </w:rPr>
      </w:pPr>
    </w:p>
    <w:p w:rsidR="007F3EEA" w:rsidRPr="00E450C2" w:rsidRDefault="007F3EEA" w:rsidP="004E5CD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080"/>
        <w:jc w:val="both"/>
        <w:rPr>
          <w:rFonts w:asciiTheme="majorHAnsi" w:hAnsiTheme="majorHAnsi" w:cs="Arial"/>
          <w:spacing w:val="-3"/>
          <w:sz w:val="20"/>
          <w:szCs w:val="20"/>
          <w:rPrChange w:id="286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61"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62" w:author="dbecker" w:date="2016-01-07T14:56:00Z">
            <w:rPr>
              <w:rFonts w:ascii="Arial" w:hAnsi="Arial" w:cs="Arial"/>
              <w:spacing w:val="-3"/>
              <w:sz w:val="20"/>
              <w:szCs w:val="20"/>
            </w:rPr>
          </w:rPrChange>
        </w:rPr>
        <w:tab/>
        <w:t>Perform quarterly inventory of Potassium Iodide (KI).</w:t>
      </w:r>
      <w:r w:rsidR="00FB652C" w:rsidRPr="00E450C2">
        <w:rPr>
          <w:rFonts w:asciiTheme="majorHAnsi" w:hAnsiTheme="majorHAnsi" w:cs="Arial"/>
          <w:spacing w:val="-3"/>
          <w:sz w:val="20"/>
          <w:szCs w:val="20"/>
          <w:rPrChange w:id="2863" w:author="dbecker" w:date="2016-01-07T14:56:00Z">
            <w:rPr>
              <w:rFonts w:ascii="Arial" w:hAnsi="Arial" w:cs="Arial"/>
              <w:spacing w:val="-3"/>
              <w:sz w:val="20"/>
              <w:szCs w:val="20"/>
            </w:rPr>
          </w:rPrChange>
        </w:rPr>
        <w:t xml:space="preserve">  </w:t>
      </w:r>
      <w:r w:rsidRPr="00E450C2">
        <w:rPr>
          <w:rFonts w:asciiTheme="majorHAnsi" w:hAnsiTheme="majorHAnsi" w:cs="Arial"/>
          <w:spacing w:val="-3"/>
          <w:sz w:val="20"/>
          <w:szCs w:val="20"/>
          <w:rPrChange w:id="2864" w:author="dbecker" w:date="2016-01-07T14:56:00Z">
            <w:rPr>
              <w:rFonts w:ascii="Arial" w:hAnsi="Arial" w:cs="Arial"/>
              <w:spacing w:val="-3"/>
              <w:sz w:val="20"/>
              <w:szCs w:val="20"/>
            </w:rPr>
          </w:rPrChange>
        </w:rPr>
        <w:t>Remove and replace any KI that will exceed the shelf life prior to the next scheduled inventory. Ensure that replacements are obtained from HSEM.</w:t>
      </w:r>
    </w:p>
    <w:p w:rsidR="007F3EEA" w:rsidRPr="00E450C2" w:rsidRDefault="007F3EEA" w:rsidP="004E5CDA">
      <w:pPr>
        <w:tabs>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440"/>
        <w:jc w:val="both"/>
        <w:rPr>
          <w:rFonts w:asciiTheme="majorHAnsi" w:hAnsiTheme="majorHAnsi" w:cs="Arial"/>
          <w:spacing w:val="-3"/>
          <w:sz w:val="20"/>
          <w:szCs w:val="20"/>
          <w:rPrChange w:id="286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66"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67" w:author="dbecker" w:date="2016-01-07T14:56:00Z">
            <w:rPr>
              <w:rFonts w:ascii="Arial" w:hAnsi="Arial" w:cs="Arial"/>
              <w:spacing w:val="-3"/>
              <w:sz w:val="20"/>
              <w:szCs w:val="20"/>
            </w:rPr>
          </w:rPrChange>
        </w:rPr>
        <w:tab/>
      </w:r>
    </w:p>
    <w:p w:rsidR="007F3EEA" w:rsidRPr="00E450C2" w:rsidRDefault="007F3EEA" w:rsidP="00A52816">
      <w:pPr>
        <w:numPr>
          <w:ilvl w:val="0"/>
          <w:numId w:val="50"/>
        </w:numPr>
        <w:tabs>
          <w:tab w:val="clear" w:pos="720"/>
          <w:tab w:val="left" w:pos="0"/>
          <w:tab w:val="num"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jc w:val="both"/>
        <w:rPr>
          <w:rFonts w:asciiTheme="majorHAnsi" w:hAnsiTheme="majorHAnsi" w:cs="Arial"/>
          <w:spacing w:val="-3"/>
          <w:sz w:val="20"/>
          <w:szCs w:val="20"/>
          <w:rPrChange w:id="286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69" w:author="dbecker" w:date="2016-01-07T14:56:00Z">
            <w:rPr>
              <w:rFonts w:ascii="Arial" w:hAnsi="Arial" w:cs="Arial"/>
              <w:spacing w:val="-3"/>
              <w:sz w:val="20"/>
              <w:szCs w:val="20"/>
            </w:rPr>
          </w:rPrChange>
        </w:rPr>
        <w:t>Public education/information</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70" w:author="dbecker" w:date="2016-01-07T14:56:00Z">
            <w:rPr>
              <w:rFonts w:ascii="Arial" w:hAnsi="Arial" w:cs="Arial"/>
              <w:spacing w:val="-3"/>
              <w:sz w:val="20"/>
              <w:szCs w:val="20"/>
            </w:rPr>
          </w:rPrChange>
        </w:rPr>
      </w:pPr>
    </w:p>
    <w:p w:rsidR="007F3EEA" w:rsidRPr="00E450C2" w:rsidRDefault="007F3EEA" w:rsidP="004E5CD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080"/>
        <w:jc w:val="both"/>
        <w:rPr>
          <w:rFonts w:asciiTheme="majorHAnsi" w:hAnsiTheme="majorHAnsi" w:cs="Arial"/>
          <w:spacing w:val="-3"/>
          <w:sz w:val="20"/>
          <w:szCs w:val="20"/>
          <w:rPrChange w:id="287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72"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73" w:author="dbecker" w:date="2016-01-07T14:56:00Z">
            <w:rPr>
              <w:rFonts w:ascii="Arial" w:hAnsi="Arial" w:cs="Arial"/>
              <w:spacing w:val="-3"/>
              <w:sz w:val="20"/>
              <w:szCs w:val="20"/>
            </w:rPr>
          </w:rPrChange>
        </w:rPr>
        <w:tab/>
        <w:t>Provide public education and information on an annual basis.  It is the responsibility of HSEM, with assistance from a designated individual from each local municipality, to perform this task (including annual orientation sessions with local news media).</w:t>
      </w:r>
    </w:p>
    <w:p w:rsidR="00D83999" w:rsidRPr="00E450C2" w:rsidRDefault="00D83999" w:rsidP="004E5CD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80" w:hanging="1080"/>
        <w:jc w:val="both"/>
        <w:rPr>
          <w:rFonts w:asciiTheme="majorHAnsi" w:hAnsiTheme="majorHAnsi" w:cs="Arial"/>
          <w:spacing w:val="-3"/>
          <w:sz w:val="20"/>
          <w:szCs w:val="20"/>
          <w:rPrChange w:id="2874" w:author="dbecker" w:date="2016-01-07T14:56:00Z">
            <w:rPr>
              <w:rFonts w:ascii="Arial" w:hAnsi="Arial" w:cs="Arial"/>
              <w:spacing w:val="-3"/>
              <w:sz w:val="20"/>
              <w:szCs w:val="20"/>
            </w:rPr>
          </w:rPrChange>
        </w:rPr>
      </w:pP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75" w:author="dbecker" w:date="2016-01-07T14:56:00Z">
            <w:rPr>
              <w:rFonts w:ascii="Arial" w:hAnsi="Arial" w:cs="Arial"/>
              <w:spacing w:val="-3"/>
              <w:sz w:val="20"/>
              <w:szCs w:val="20"/>
            </w:rPr>
          </w:rPrChange>
        </w:rPr>
      </w:pPr>
    </w:p>
    <w:p w:rsidR="007F3EEA" w:rsidRPr="00E450C2" w:rsidRDefault="007F3EEA" w:rsidP="00D83999">
      <w:pPr>
        <w:pStyle w:val="Heading1"/>
        <w:jc w:val="left"/>
        <w:rPr>
          <w:rFonts w:asciiTheme="majorHAnsi" w:hAnsiTheme="majorHAnsi" w:cs="Arial"/>
          <w:b/>
          <w:bCs/>
          <w:color w:val="0070C0"/>
          <w:spacing w:val="-3"/>
          <w:sz w:val="22"/>
          <w:szCs w:val="22"/>
          <w:u w:val="none"/>
          <w:rPrChange w:id="2876" w:author="dbecker" w:date="2016-01-07T14:56:00Z">
            <w:rPr>
              <w:rFonts w:ascii="Arial" w:hAnsi="Arial" w:cs="Arial"/>
              <w:b/>
              <w:bCs/>
              <w:spacing w:val="-3"/>
              <w:szCs w:val="24"/>
              <w:u w:val="none"/>
            </w:rPr>
          </w:rPrChange>
        </w:rPr>
      </w:pPr>
      <w:r w:rsidRPr="00E450C2">
        <w:rPr>
          <w:rFonts w:asciiTheme="majorHAnsi" w:hAnsiTheme="majorHAnsi" w:cs="Arial"/>
          <w:b/>
          <w:bCs/>
          <w:spacing w:val="-3"/>
          <w:sz w:val="20"/>
          <w:u w:val="none"/>
          <w:rPrChange w:id="2877" w:author="dbecker" w:date="2016-01-07T14:56:00Z">
            <w:rPr>
              <w:rFonts w:ascii="Arial" w:hAnsi="Arial" w:cs="Arial"/>
              <w:b/>
              <w:bCs/>
              <w:spacing w:val="-3"/>
              <w:sz w:val="20"/>
              <w:u w:val="none"/>
            </w:rPr>
          </w:rPrChange>
        </w:rPr>
        <w:tab/>
      </w:r>
      <w:bookmarkStart w:id="2878" w:name="_Toc431372828"/>
      <w:r w:rsidR="00D83999" w:rsidRPr="00E450C2">
        <w:rPr>
          <w:rFonts w:asciiTheme="majorHAnsi" w:hAnsiTheme="majorHAnsi" w:cs="Arial"/>
          <w:b/>
          <w:bCs/>
          <w:color w:val="0070C0"/>
          <w:spacing w:val="-3"/>
          <w:sz w:val="22"/>
          <w:szCs w:val="22"/>
          <w:u w:val="none"/>
          <w:rPrChange w:id="2879" w:author="dbecker" w:date="2016-01-07T14:56:00Z">
            <w:rPr>
              <w:rFonts w:ascii="Arial" w:hAnsi="Arial" w:cs="Arial"/>
              <w:b/>
              <w:bCs/>
              <w:spacing w:val="-3"/>
              <w:szCs w:val="24"/>
              <w:u w:val="none"/>
            </w:rPr>
          </w:rPrChange>
        </w:rPr>
        <w:t>X.  EMERGENCY RESPONSIBILITIES</w:t>
      </w:r>
      <w:bookmarkEnd w:id="2878"/>
    </w:p>
    <w:p w:rsidR="007F3EEA" w:rsidRPr="00E450C2" w:rsidRDefault="00D83999" w:rsidP="00D839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jc w:val="both"/>
        <w:rPr>
          <w:rFonts w:asciiTheme="majorHAnsi" w:hAnsiTheme="majorHAnsi" w:cs="Arial"/>
          <w:spacing w:val="-3"/>
          <w:sz w:val="20"/>
          <w:szCs w:val="20"/>
          <w:rPrChange w:id="288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81" w:author="dbecker" w:date="2016-01-07T14:56:00Z">
            <w:rPr>
              <w:rFonts w:ascii="Arial" w:hAnsi="Arial" w:cs="Arial"/>
              <w:spacing w:val="-3"/>
              <w:sz w:val="20"/>
              <w:szCs w:val="20"/>
            </w:rPr>
          </w:rPrChange>
        </w:rPr>
        <w:t>Within each of the EPZ communities, the local governing body has overall responsibility for the community’s response in a radiological emergency.  It is their responsibility to ensure that the functions described are implemented.  Matrices identifying the individuals responsible for these functions are provided in the community-specific plans/procedures.</w:t>
      </w:r>
    </w:p>
    <w:p w:rsidR="00D83999" w:rsidRPr="00E450C2" w:rsidRDefault="00D83999" w:rsidP="00D839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jc w:val="both"/>
        <w:rPr>
          <w:rFonts w:asciiTheme="majorHAnsi" w:hAnsiTheme="majorHAnsi" w:cs="Arial"/>
          <w:spacing w:val="-3"/>
          <w:sz w:val="20"/>
          <w:szCs w:val="20"/>
          <w:rPrChange w:id="2882" w:author="dbecker" w:date="2016-01-07T14:56:00Z">
            <w:rPr>
              <w:rFonts w:ascii="Arial" w:hAnsi="Arial" w:cs="Arial"/>
              <w:spacing w:val="-3"/>
              <w:sz w:val="20"/>
              <w:szCs w:val="20"/>
            </w:rPr>
          </w:rPrChange>
        </w:rPr>
      </w:pPr>
    </w:p>
    <w:p w:rsidR="00D83999" w:rsidRPr="00E450C2" w:rsidRDefault="00D83999" w:rsidP="00D839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jc w:val="both"/>
        <w:rPr>
          <w:rFonts w:asciiTheme="majorHAnsi" w:hAnsiTheme="majorHAnsi" w:cs="Arial"/>
          <w:spacing w:val="-3"/>
          <w:sz w:val="20"/>
          <w:szCs w:val="20"/>
          <w:rPrChange w:id="288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84" w:author="dbecker" w:date="2016-01-07T14:56:00Z">
            <w:rPr>
              <w:rFonts w:ascii="Arial" w:hAnsi="Arial" w:cs="Arial"/>
              <w:spacing w:val="-3"/>
              <w:sz w:val="20"/>
              <w:szCs w:val="20"/>
            </w:rPr>
          </w:rPrChange>
        </w:rPr>
        <w:t>The following responsibilities must be carried out by the local governing body, the EMD, town police and fire departments or any other town personnel so assigned.</w:t>
      </w:r>
    </w:p>
    <w:p w:rsidR="007F3EEA" w:rsidRPr="00E450C2" w:rsidRDefault="007F3EEA" w:rsidP="007F3E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440" w:hanging="1440"/>
        <w:jc w:val="both"/>
        <w:rPr>
          <w:rFonts w:asciiTheme="majorHAnsi" w:hAnsiTheme="majorHAnsi" w:cs="Arial"/>
          <w:spacing w:val="-3"/>
          <w:sz w:val="20"/>
          <w:szCs w:val="20"/>
          <w:rPrChange w:id="288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86" w:author="dbecker" w:date="2016-01-07T14:56:00Z">
            <w:rPr>
              <w:rFonts w:ascii="Arial" w:hAnsi="Arial" w:cs="Arial"/>
              <w:spacing w:val="-3"/>
              <w:sz w:val="20"/>
              <w:szCs w:val="20"/>
            </w:rPr>
          </w:rPrChange>
        </w:rPr>
        <w:tab/>
      </w:r>
      <w:r w:rsidRPr="00E450C2">
        <w:rPr>
          <w:rFonts w:asciiTheme="majorHAnsi" w:hAnsiTheme="majorHAnsi" w:cs="Arial"/>
          <w:spacing w:val="-3"/>
          <w:sz w:val="20"/>
          <w:szCs w:val="20"/>
          <w:rPrChange w:id="2887" w:author="dbecker" w:date="2016-01-07T14:56:00Z">
            <w:rPr>
              <w:rFonts w:ascii="Arial" w:hAnsi="Arial" w:cs="Arial"/>
              <w:spacing w:val="-3"/>
              <w:sz w:val="20"/>
              <w:szCs w:val="20"/>
            </w:rPr>
          </w:rPrChange>
        </w:rPr>
        <w:tab/>
      </w: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8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89" w:author="dbecker" w:date="2016-01-07T14:56:00Z">
            <w:rPr>
              <w:rFonts w:ascii="Arial" w:hAnsi="Arial" w:cs="Arial"/>
              <w:spacing w:val="-3"/>
              <w:sz w:val="20"/>
              <w:szCs w:val="20"/>
            </w:rPr>
          </w:rPrChange>
        </w:rPr>
        <w:t xml:space="preserve">Verify the Emergency Classification Level (ECL) with </w:t>
      </w:r>
      <w:r w:rsidR="00C83E5D" w:rsidRPr="00E450C2">
        <w:rPr>
          <w:rFonts w:asciiTheme="majorHAnsi" w:hAnsiTheme="majorHAnsi" w:cs="Arial"/>
          <w:spacing w:val="-3"/>
          <w:sz w:val="20"/>
          <w:szCs w:val="20"/>
          <w:rPrChange w:id="2890" w:author="dbecker" w:date="2016-01-07T14:56:00Z">
            <w:rPr>
              <w:rFonts w:ascii="Arial" w:hAnsi="Arial" w:cs="Arial"/>
              <w:spacing w:val="-3"/>
              <w:sz w:val="20"/>
              <w:szCs w:val="20"/>
            </w:rPr>
          </w:rPrChange>
        </w:rPr>
        <w:t>dispatch centers</w:t>
      </w:r>
      <w:r w:rsidRPr="00E450C2">
        <w:rPr>
          <w:rFonts w:asciiTheme="majorHAnsi" w:hAnsiTheme="majorHAnsi" w:cs="Arial"/>
          <w:spacing w:val="-3"/>
          <w:sz w:val="20"/>
          <w:szCs w:val="20"/>
          <w:rPrChange w:id="2891" w:author="dbecker" w:date="2016-01-07T14:56:00Z">
            <w:rPr>
              <w:rFonts w:ascii="Arial" w:hAnsi="Arial" w:cs="Arial"/>
              <w:spacing w:val="-3"/>
              <w:sz w:val="20"/>
              <w:szCs w:val="20"/>
            </w:rPr>
          </w:rPrChange>
        </w:rPr>
        <w:t xml:space="preserve">, </w:t>
      </w:r>
      <w:proofErr w:type="gramStart"/>
      <w:r w:rsidRPr="00E450C2">
        <w:rPr>
          <w:rFonts w:asciiTheme="majorHAnsi" w:hAnsiTheme="majorHAnsi" w:cs="Arial"/>
          <w:spacing w:val="-3"/>
          <w:sz w:val="20"/>
          <w:szCs w:val="20"/>
          <w:rPrChange w:id="2892" w:author="dbecker" w:date="2016-01-07T14:56:00Z">
            <w:rPr>
              <w:rFonts w:ascii="Arial" w:hAnsi="Arial" w:cs="Arial"/>
              <w:spacing w:val="-3"/>
              <w:sz w:val="20"/>
              <w:szCs w:val="20"/>
            </w:rPr>
          </w:rPrChange>
        </w:rPr>
        <w:t>then</w:t>
      </w:r>
      <w:proofErr w:type="gramEnd"/>
      <w:r w:rsidRPr="00E450C2">
        <w:rPr>
          <w:rFonts w:asciiTheme="majorHAnsi" w:hAnsiTheme="majorHAnsi" w:cs="Arial"/>
          <w:spacing w:val="-3"/>
          <w:sz w:val="20"/>
          <w:szCs w:val="20"/>
          <w:rPrChange w:id="2893" w:author="dbecker" w:date="2016-01-07T14:56:00Z">
            <w:rPr>
              <w:rFonts w:ascii="Arial" w:hAnsi="Arial" w:cs="Arial"/>
              <w:spacing w:val="-3"/>
              <w:sz w:val="20"/>
              <w:szCs w:val="20"/>
            </w:rPr>
          </w:rPrChange>
        </w:rPr>
        <w:t xml:space="preserve"> notify the appropriate local officials of the ECL.</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94"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9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96" w:author="dbecker" w:date="2016-01-07T14:56:00Z">
            <w:rPr>
              <w:rFonts w:ascii="Arial" w:hAnsi="Arial" w:cs="Arial"/>
              <w:spacing w:val="-3"/>
              <w:sz w:val="20"/>
              <w:szCs w:val="20"/>
            </w:rPr>
          </w:rPrChange>
        </w:rPr>
        <w:t>Activate the Emergency Operations Center (EOC), notify the State of this action, and continue to maintain EOC operation for the duration of the emergency.</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97"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89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899" w:author="dbecker" w:date="2016-01-07T14:56:00Z">
            <w:rPr>
              <w:rFonts w:ascii="Arial" w:hAnsi="Arial" w:cs="Arial"/>
              <w:spacing w:val="-3"/>
              <w:sz w:val="20"/>
              <w:szCs w:val="20"/>
            </w:rPr>
          </w:rPrChange>
        </w:rPr>
        <w:t>Provide overall command and control of the community's Emergency Response Organization (ERO).</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00"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0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02" w:author="dbecker" w:date="2016-01-07T14:56:00Z">
            <w:rPr>
              <w:rFonts w:ascii="Arial" w:hAnsi="Arial" w:cs="Arial"/>
              <w:spacing w:val="-3"/>
              <w:sz w:val="20"/>
              <w:szCs w:val="20"/>
            </w:rPr>
          </w:rPrChange>
        </w:rPr>
        <w:t>Ensure appropriate staffing of the EOC and assess the overall community resource requirements for personnel and equipment.</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03"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04"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05" w:author="dbecker" w:date="2016-01-07T14:56:00Z">
            <w:rPr>
              <w:rFonts w:ascii="Arial" w:hAnsi="Arial" w:cs="Arial"/>
              <w:spacing w:val="-3"/>
              <w:sz w:val="20"/>
              <w:szCs w:val="20"/>
            </w:rPr>
          </w:rPrChange>
        </w:rPr>
        <w:t>Obtain emergency status information from New Hampshire Homeland Security and Emergency Management (HSEM).</w:t>
      </w:r>
    </w:p>
    <w:p w:rsidR="007F3EEA" w:rsidRPr="00E450C2" w:rsidRDefault="007F3EEA" w:rsidP="00D83999">
      <w:pPr>
        <w:tabs>
          <w:tab w:val="num" w:pos="720"/>
        </w:tabs>
        <w:rPr>
          <w:rFonts w:asciiTheme="majorHAnsi" w:hAnsiTheme="majorHAnsi" w:cs="Arial"/>
          <w:sz w:val="20"/>
          <w:szCs w:val="20"/>
          <w:rPrChange w:id="2906" w:author="dbecker" w:date="2016-01-07T14:56:00Z">
            <w:rPr>
              <w:rFonts w:ascii="Arial" w:hAnsi="Arial" w:cs="Arial"/>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07"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08" w:author="dbecker" w:date="2016-01-07T14:56:00Z">
            <w:rPr>
              <w:rFonts w:ascii="Arial" w:hAnsi="Arial" w:cs="Arial"/>
              <w:spacing w:val="-3"/>
              <w:sz w:val="20"/>
              <w:szCs w:val="20"/>
            </w:rPr>
          </w:rPrChange>
        </w:rPr>
        <w:lastRenderedPageBreak/>
        <w:t>Mobilize and deploy field personnel to Local Traffic and Access Control Points and other areas, as necessary.</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440" w:hanging="1440"/>
        <w:jc w:val="both"/>
        <w:rPr>
          <w:rFonts w:asciiTheme="majorHAnsi" w:hAnsiTheme="majorHAnsi" w:cs="Arial"/>
          <w:spacing w:val="-3"/>
          <w:sz w:val="20"/>
          <w:szCs w:val="20"/>
          <w:rPrChange w:id="2909"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1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11" w:author="dbecker" w:date="2016-01-07T14:56:00Z">
            <w:rPr>
              <w:rFonts w:ascii="Arial" w:hAnsi="Arial" w:cs="Arial"/>
              <w:spacing w:val="-3"/>
              <w:sz w:val="20"/>
              <w:szCs w:val="20"/>
            </w:rPr>
          </w:rPrChange>
        </w:rPr>
        <w:t>Assess the overall transportation requirements for evacuation.</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12"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13"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14" w:author="dbecker" w:date="2016-01-07T14:56:00Z">
            <w:rPr>
              <w:rFonts w:ascii="Arial" w:hAnsi="Arial" w:cs="Arial"/>
              <w:spacing w:val="-3"/>
              <w:sz w:val="20"/>
              <w:szCs w:val="20"/>
            </w:rPr>
          </w:rPrChange>
        </w:rPr>
        <w:t>Assess the transportation requirements for special facilities, schools, and people without transportation.</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15" w:author="dbecker" w:date="2016-01-07T14:56:00Z">
            <w:rPr>
              <w:rFonts w:ascii="Arial" w:hAnsi="Arial" w:cs="Arial"/>
              <w:spacing w:val="-3"/>
              <w:sz w:val="20"/>
              <w:szCs w:val="20"/>
            </w:rPr>
          </w:rPrChange>
        </w:rPr>
      </w:pPr>
    </w:p>
    <w:p w:rsidR="00D83999" w:rsidRPr="00E450C2" w:rsidRDefault="00D83999" w:rsidP="00C83E5D">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1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17" w:author="dbecker" w:date="2016-01-07T14:56:00Z">
            <w:rPr>
              <w:rFonts w:ascii="Arial" w:hAnsi="Arial" w:cs="Arial"/>
              <w:spacing w:val="-3"/>
              <w:sz w:val="20"/>
              <w:szCs w:val="20"/>
            </w:rPr>
          </w:rPrChange>
        </w:rPr>
        <w:t xml:space="preserve">Assess transportation requirements for people with </w:t>
      </w:r>
      <w:del w:id="2918" w:author="dbecker" w:date="2016-01-07T13:24:00Z">
        <w:r w:rsidRPr="00E450C2" w:rsidDel="001A235C">
          <w:rPr>
            <w:rFonts w:asciiTheme="majorHAnsi" w:hAnsiTheme="majorHAnsi" w:cs="Arial"/>
            <w:spacing w:val="-3"/>
            <w:sz w:val="20"/>
            <w:szCs w:val="20"/>
            <w:rPrChange w:id="2919" w:author="dbecker" w:date="2016-01-07T14:56:00Z">
              <w:rPr>
                <w:rFonts w:ascii="Arial" w:hAnsi="Arial" w:cs="Arial"/>
                <w:spacing w:val="-3"/>
                <w:sz w:val="20"/>
                <w:szCs w:val="20"/>
              </w:rPr>
            </w:rPrChange>
          </w:rPr>
          <w:delText>special needs</w:delText>
        </w:r>
      </w:del>
      <w:ins w:id="2920" w:author="dbecker" w:date="2016-01-07T13:24:00Z">
        <w:r w:rsidR="001A235C" w:rsidRPr="00E450C2">
          <w:rPr>
            <w:rFonts w:asciiTheme="majorHAnsi" w:hAnsiTheme="majorHAnsi" w:cs="Arial"/>
            <w:spacing w:val="-3"/>
            <w:sz w:val="20"/>
            <w:szCs w:val="20"/>
            <w:rPrChange w:id="2921" w:author="dbecker" w:date="2016-01-07T14:56:00Z">
              <w:rPr>
                <w:rFonts w:ascii="Arial" w:hAnsi="Arial" w:cs="Arial"/>
                <w:spacing w:val="-3"/>
                <w:sz w:val="20"/>
                <w:szCs w:val="20"/>
              </w:rPr>
            </w:rPrChange>
          </w:rPr>
          <w:t>access/functional needs</w:t>
        </w:r>
      </w:ins>
      <w:r w:rsidR="00C83E5D" w:rsidRPr="00E450C2">
        <w:rPr>
          <w:rFonts w:asciiTheme="majorHAnsi" w:hAnsiTheme="majorHAnsi" w:cs="Arial"/>
          <w:spacing w:val="-3"/>
          <w:sz w:val="20"/>
          <w:szCs w:val="20"/>
          <w:rPrChange w:id="2922" w:author="dbecker" w:date="2016-01-07T14:56:00Z">
            <w:rPr>
              <w:rFonts w:ascii="Arial" w:hAnsi="Arial" w:cs="Arial"/>
              <w:spacing w:val="-3"/>
              <w:sz w:val="20"/>
              <w:szCs w:val="20"/>
            </w:rPr>
          </w:rPrChange>
        </w:rPr>
        <w:t xml:space="preserve"> </w:t>
      </w:r>
      <w:r w:rsidRPr="00E450C2">
        <w:rPr>
          <w:rFonts w:asciiTheme="majorHAnsi" w:hAnsiTheme="majorHAnsi" w:cs="Arial"/>
          <w:spacing w:val="-3"/>
          <w:sz w:val="20"/>
          <w:szCs w:val="20"/>
          <w:rPrChange w:id="2923" w:author="dbecker" w:date="2016-01-07T14:56:00Z">
            <w:rPr>
              <w:rFonts w:ascii="Arial" w:hAnsi="Arial" w:cs="Arial"/>
              <w:spacing w:val="-3"/>
              <w:sz w:val="20"/>
              <w:szCs w:val="20"/>
            </w:rPr>
          </w:rPrChange>
        </w:rPr>
        <w:t>(i.e., hearing impaired, mobility impaired, non-ambulatory, etc.).</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24"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2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26" w:author="dbecker" w:date="2016-01-07T14:56:00Z">
            <w:rPr>
              <w:rFonts w:ascii="Arial" w:hAnsi="Arial" w:cs="Arial"/>
              <w:spacing w:val="-3"/>
              <w:sz w:val="20"/>
              <w:szCs w:val="20"/>
            </w:rPr>
          </w:rPrChange>
        </w:rPr>
        <w:t>Determine the current transportation status and report shortages to the State.</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27"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28"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29" w:author="dbecker" w:date="2016-01-07T14:56:00Z">
            <w:rPr>
              <w:rFonts w:ascii="Arial" w:hAnsi="Arial" w:cs="Arial"/>
              <w:spacing w:val="-3"/>
              <w:sz w:val="20"/>
              <w:szCs w:val="20"/>
            </w:rPr>
          </w:rPrChange>
        </w:rPr>
        <w:t>Establish and maintain emergency communication networks from the EOC.</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30"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31"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32" w:author="dbecker" w:date="2016-01-07T14:56:00Z">
            <w:rPr>
              <w:rFonts w:ascii="Arial" w:hAnsi="Arial" w:cs="Arial"/>
              <w:spacing w:val="-3"/>
              <w:sz w:val="20"/>
              <w:szCs w:val="20"/>
            </w:rPr>
          </w:rPrChange>
        </w:rPr>
        <w:t xml:space="preserve">Verify remote activation of local Public Alert and Notification System (PANS) sirens by </w:t>
      </w:r>
      <w:r w:rsidR="00C83E5D" w:rsidRPr="00E450C2">
        <w:rPr>
          <w:rFonts w:asciiTheme="majorHAnsi" w:hAnsiTheme="majorHAnsi" w:cs="Arial"/>
          <w:spacing w:val="-3"/>
          <w:sz w:val="20"/>
          <w:szCs w:val="20"/>
          <w:rPrChange w:id="2933" w:author="dbecker" w:date="2016-01-07T14:56:00Z">
            <w:rPr>
              <w:rFonts w:ascii="Arial" w:hAnsi="Arial" w:cs="Arial"/>
              <w:spacing w:val="-3"/>
              <w:sz w:val="20"/>
              <w:szCs w:val="20"/>
            </w:rPr>
          </w:rPrChange>
        </w:rPr>
        <w:t>dispatch centers</w:t>
      </w:r>
      <w:r w:rsidRPr="00E450C2">
        <w:rPr>
          <w:rFonts w:asciiTheme="majorHAnsi" w:hAnsiTheme="majorHAnsi" w:cs="Arial"/>
          <w:spacing w:val="-3"/>
          <w:sz w:val="20"/>
          <w:szCs w:val="20"/>
          <w:rPrChange w:id="2934" w:author="dbecker" w:date="2016-01-07T14:56:00Z">
            <w:rPr>
              <w:rFonts w:ascii="Arial" w:hAnsi="Arial" w:cs="Arial"/>
              <w:spacing w:val="-3"/>
              <w:sz w:val="20"/>
              <w:szCs w:val="20"/>
            </w:rPr>
          </w:rPrChange>
        </w:rPr>
        <w:t>.</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35"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36"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37" w:author="dbecker" w:date="2016-01-07T14:56:00Z">
            <w:rPr>
              <w:rFonts w:ascii="Arial" w:hAnsi="Arial" w:cs="Arial"/>
              <w:spacing w:val="-3"/>
              <w:sz w:val="20"/>
              <w:szCs w:val="20"/>
            </w:rPr>
          </w:rPrChange>
        </w:rPr>
        <w:t>Activate local sirens if directed to do so by HSEM</w:t>
      </w:r>
      <w:r w:rsidR="00C83E5D" w:rsidRPr="00E450C2">
        <w:rPr>
          <w:rFonts w:asciiTheme="majorHAnsi" w:hAnsiTheme="majorHAnsi" w:cs="Arial"/>
          <w:spacing w:val="-3"/>
          <w:sz w:val="20"/>
          <w:szCs w:val="20"/>
          <w:rPrChange w:id="2938" w:author="dbecker" w:date="2016-01-07T14:56:00Z">
            <w:rPr>
              <w:rFonts w:ascii="Arial" w:hAnsi="Arial" w:cs="Arial"/>
              <w:spacing w:val="-3"/>
              <w:sz w:val="20"/>
              <w:szCs w:val="20"/>
            </w:rPr>
          </w:rPrChange>
        </w:rPr>
        <w:t xml:space="preserve"> </w:t>
      </w:r>
      <w:r w:rsidRPr="00E450C2">
        <w:rPr>
          <w:rFonts w:asciiTheme="majorHAnsi" w:hAnsiTheme="majorHAnsi" w:cs="Arial"/>
          <w:spacing w:val="-3"/>
          <w:sz w:val="20"/>
          <w:szCs w:val="20"/>
          <w:rPrChange w:id="2939" w:author="dbecker" w:date="2016-01-07T14:56:00Z">
            <w:rPr>
              <w:rFonts w:ascii="Arial" w:hAnsi="Arial" w:cs="Arial"/>
              <w:spacing w:val="-3"/>
              <w:sz w:val="20"/>
              <w:szCs w:val="20"/>
            </w:rPr>
          </w:rPrChange>
        </w:rPr>
        <w:t>(possibly as a back-up to remote activation</w:t>
      </w:r>
      <w:r w:rsidR="00C83E5D" w:rsidRPr="00E450C2">
        <w:rPr>
          <w:rFonts w:asciiTheme="majorHAnsi" w:hAnsiTheme="majorHAnsi" w:cs="Arial"/>
          <w:spacing w:val="-3"/>
          <w:sz w:val="20"/>
          <w:szCs w:val="20"/>
          <w:rPrChange w:id="2940" w:author="dbecker" w:date="2016-01-07T14:56:00Z">
            <w:rPr>
              <w:rFonts w:ascii="Arial" w:hAnsi="Arial" w:cs="Arial"/>
              <w:spacing w:val="-3"/>
              <w:sz w:val="20"/>
              <w:szCs w:val="20"/>
            </w:rPr>
          </w:rPrChange>
        </w:rPr>
        <w:t>).</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41"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42"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43" w:author="dbecker" w:date="2016-01-07T14:56:00Z">
            <w:rPr>
              <w:rFonts w:ascii="Arial" w:hAnsi="Arial" w:cs="Arial"/>
              <w:spacing w:val="-3"/>
              <w:sz w:val="20"/>
              <w:szCs w:val="20"/>
            </w:rPr>
          </w:rPrChange>
        </w:rPr>
        <w:t>In conjunction with HSEM, release any necessary public information related specifically to the community's emergency response preparations or activities.</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44"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45"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46" w:author="dbecker" w:date="2016-01-07T14:56:00Z">
            <w:rPr>
              <w:rFonts w:ascii="Arial" w:hAnsi="Arial" w:cs="Arial"/>
              <w:spacing w:val="-3"/>
              <w:sz w:val="20"/>
              <w:szCs w:val="20"/>
            </w:rPr>
          </w:rPrChange>
        </w:rPr>
        <w:t xml:space="preserve">Implement protective actions recommended by the </w:t>
      </w:r>
      <w:r w:rsidR="00C83E5D" w:rsidRPr="00E450C2">
        <w:rPr>
          <w:rFonts w:asciiTheme="majorHAnsi" w:hAnsiTheme="majorHAnsi" w:cs="Arial"/>
          <w:spacing w:val="-3"/>
          <w:sz w:val="20"/>
          <w:szCs w:val="20"/>
          <w:rPrChange w:id="2947" w:author="dbecker" w:date="2016-01-07T14:56:00Z">
            <w:rPr>
              <w:rFonts w:ascii="Arial" w:hAnsi="Arial" w:cs="Arial"/>
              <w:spacing w:val="-3"/>
              <w:sz w:val="20"/>
              <w:szCs w:val="20"/>
            </w:rPr>
          </w:rPrChange>
        </w:rPr>
        <w:t>G</w:t>
      </w:r>
      <w:r w:rsidRPr="00E450C2">
        <w:rPr>
          <w:rFonts w:asciiTheme="majorHAnsi" w:hAnsiTheme="majorHAnsi" w:cs="Arial"/>
          <w:spacing w:val="-3"/>
          <w:sz w:val="20"/>
          <w:szCs w:val="20"/>
          <w:rPrChange w:id="2948" w:author="dbecker" w:date="2016-01-07T14:56:00Z">
            <w:rPr>
              <w:rFonts w:ascii="Arial" w:hAnsi="Arial" w:cs="Arial"/>
              <w:spacing w:val="-3"/>
              <w:sz w:val="20"/>
              <w:szCs w:val="20"/>
            </w:rPr>
          </w:rPrChange>
        </w:rPr>
        <w:t>overnor in conjunction with the state.</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3"/>
          <w:sz w:val="20"/>
          <w:szCs w:val="20"/>
          <w:rPrChange w:id="2949" w:author="dbecker" w:date="2016-01-07T14:56:00Z">
            <w:rPr>
              <w:rFonts w:ascii="Arial" w:hAnsi="Arial" w:cs="Arial"/>
              <w:spacing w:val="-3"/>
              <w:sz w:val="20"/>
              <w:szCs w:val="20"/>
            </w:rPr>
          </w:rPrChange>
        </w:rPr>
      </w:pPr>
    </w:p>
    <w:p w:rsidR="00D83999" w:rsidRPr="00E450C2" w:rsidRDefault="00D83999" w:rsidP="00D83999">
      <w:pPr>
        <w:pStyle w:val="Header"/>
        <w:numPr>
          <w:ilvl w:val="0"/>
          <w:numId w:val="50"/>
        </w:numPr>
        <w:tabs>
          <w:tab w:val="clear" w:pos="4320"/>
          <w:tab w:val="clear" w:pos="8640"/>
        </w:tabs>
        <w:jc w:val="both"/>
        <w:rPr>
          <w:rFonts w:asciiTheme="majorHAnsi" w:hAnsiTheme="majorHAnsi" w:cs="Arial"/>
          <w:spacing w:val="-3"/>
          <w:sz w:val="20"/>
          <w:szCs w:val="20"/>
          <w:rPrChange w:id="2950" w:author="dbecker" w:date="2016-01-07T14:56:00Z">
            <w:rPr>
              <w:rFonts w:ascii="Arial" w:hAnsi="Arial" w:cs="Arial"/>
              <w:spacing w:val="-3"/>
              <w:sz w:val="20"/>
              <w:szCs w:val="20"/>
            </w:rPr>
          </w:rPrChange>
        </w:rPr>
      </w:pPr>
      <w:r w:rsidRPr="00E450C2">
        <w:rPr>
          <w:rFonts w:asciiTheme="majorHAnsi" w:hAnsiTheme="majorHAnsi" w:cs="Arial"/>
          <w:spacing w:val="-3"/>
          <w:sz w:val="20"/>
          <w:szCs w:val="20"/>
          <w:rPrChange w:id="2951" w:author="dbecker" w:date="2016-01-07T14:56:00Z">
            <w:rPr>
              <w:rFonts w:ascii="Arial" w:hAnsi="Arial" w:cs="Arial"/>
              <w:spacing w:val="-3"/>
              <w:sz w:val="20"/>
              <w:szCs w:val="20"/>
            </w:rPr>
          </w:rPrChange>
        </w:rPr>
        <w:t>Maintain radiological exposure control for local emergency workers in conjunction with HSEM</w:t>
      </w:r>
      <w:r w:rsidR="0077155D" w:rsidRPr="00E450C2">
        <w:rPr>
          <w:rFonts w:asciiTheme="majorHAnsi" w:hAnsiTheme="majorHAnsi" w:cs="Arial"/>
          <w:spacing w:val="-3"/>
          <w:sz w:val="20"/>
          <w:szCs w:val="20"/>
          <w:rPrChange w:id="2952" w:author="dbecker" w:date="2016-01-07T14:56:00Z">
            <w:rPr>
              <w:rFonts w:ascii="Arial" w:hAnsi="Arial" w:cs="Arial"/>
              <w:spacing w:val="-3"/>
              <w:sz w:val="20"/>
              <w:szCs w:val="20"/>
            </w:rPr>
          </w:rPrChange>
        </w:rPr>
        <w:t xml:space="preserve"> and DPHS</w:t>
      </w:r>
      <w:r w:rsidRPr="00E450C2">
        <w:rPr>
          <w:rFonts w:asciiTheme="majorHAnsi" w:hAnsiTheme="majorHAnsi" w:cs="Arial"/>
          <w:spacing w:val="-3"/>
          <w:sz w:val="20"/>
          <w:szCs w:val="20"/>
          <w:rPrChange w:id="2953" w:author="dbecker" w:date="2016-01-07T14:56:00Z">
            <w:rPr>
              <w:rFonts w:ascii="Arial" w:hAnsi="Arial" w:cs="Arial"/>
              <w:spacing w:val="-3"/>
              <w:sz w:val="20"/>
              <w:szCs w:val="20"/>
            </w:rPr>
          </w:rPrChange>
        </w:rPr>
        <w:t xml:space="preserve">.  Notify </w:t>
      </w:r>
      <w:r w:rsidR="0077155D" w:rsidRPr="00E450C2">
        <w:rPr>
          <w:rFonts w:asciiTheme="majorHAnsi" w:hAnsiTheme="majorHAnsi" w:cs="Arial"/>
          <w:spacing w:val="-3"/>
          <w:sz w:val="20"/>
          <w:szCs w:val="20"/>
          <w:rPrChange w:id="2954" w:author="dbecker" w:date="2016-01-07T14:56:00Z">
            <w:rPr>
              <w:rFonts w:ascii="Arial" w:hAnsi="Arial" w:cs="Arial"/>
              <w:spacing w:val="-3"/>
              <w:sz w:val="20"/>
              <w:szCs w:val="20"/>
            </w:rPr>
          </w:rPrChange>
        </w:rPr>
        <w:t xml:space="preserve">State RSO </w:t>
      </w:r>
      <w:r w:rsidRPr="00E450C2">
        <w:rPr>
          <w:rFonts w:asciiTheme="majorHAnsi" w:hAnsiTheme="majorHAnsi" w:cs="Arial"/>
          <w:spacing w:val="-3"/>
          <w:sz w:val="20"/>
          <w:szCs w:val="20"/>
          <w:rPrChange w:id="2955" w:author="dbecker" w:date="2016-01-07T14:56:00Z">
            <w:rPr>
              <w:rFonts w:ascii="Arial" w:hAnsi="Arial" w:cs="Arial"/>
              <w:spacing w:val="-3"/>
              <w:sz w:val="20"/>
              <w:szCs w:val="20"/>
            </w:rPr>
          </w:rPrChange>
        </w:rPr>
        <w:t>of any cases of excessive radiation exposure.</w:t>
      </w:r>
    </w:p>
    <w:p w:rsidR="007F3EEA" w:rsidRPr="00E450C2" w:rsidRDefault="007F3EEA" w:rsidP="00D83999">
      <w:pPr>
        <w:tabs>
          <w:tab w:val="num" w:pos="720"/>
        </w:tabs>
        <w:jc w:val="both"/>
        <w:rPr>
          <w:rFonts w:asciiTheme="majorHAnsi" w:hAnsiTheme="majorHAnsi" w:cs="Arial"/>
          <w:spacing w:val="-3"/>
          <w:sz w:val="20"/>
          <w:szCs w:val="20"/>
          <w:rPrChange w:id="2956" w:author="dbecker" w:date="2016-01-07T14:56:00Z">
            <w:rPr>
              <w:rFonts w:ascii="Arial" w:hAnsi="Arial" w:cs="Arial"/>
              <w:spacing w:val="-3"/>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57" w:author="dbecker" w:date="2016-01-07T14:56:00Z">
            <w:rPr>
              <w:rFonts w:ascii="Arial" w:hAnsi="Arial" w:cs="Arial"/>
              <w:spacing w:val="-2"/>
              <w:sz w:val="20"/>
              <w:szCs w:val="20"/>
            </w:rPr>
          </w:rPrChange>
        </w:rPr>
      </w:pPr>
      <w:r w:rsidRPr="00E450C2">
        <w:rPr>
          <w:rFonts w:asciiTheme="majorHAnsi" w:hAnsiTheme="majorHAnsi" w:cs="Arial"/>
          <w:spacing w:val="-2"/>
          <w:sz w:val="20"/>
          <w:szCs w:val="20"/>
          <w:rPrChange w:id="2958" w:author="dbecker" w:date="2016-01-07T14:56:00Z">
            <w:rPr>
              <w:rFonts w:ascii="Arial" w:hAnsi="Arial" w:cs="Arial"/>
              <w:spacing w:val="-2"/>
              <w:sz w:val="20"/>
              <w:szCs w:val="20"/>
            </w:rPr>
          </w:rPrChange>
        </w:rPr>
        <w:t>Be prepared to provide resources for emergency maintenance of evacuation routes within the community.  Perform snow removal, if necessary.</w:t>
      </w:r>
    </w:p>
    <w:p w:rsidR="00C25D54" w:rsidRPr="00E450C2" w:rsidRDefault="00C25D54"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59" w:author="dbecker" w:date="2016-01-07T14:56:00Z">
            <w:rPr>
              <w:rFonts w:ascii="Arial" w:hAnsi="Arial" w:cs="Arial"/>
              <w:spacing w:val="-2"/>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60" w:author="dbecker" w:date="2016-01-07T14:56:00Z">
            <w:rPr>
              <w:rFonts w:ascii="Arial" w:hAnsi="Arial" w:cs="Arial"/>
              <w:spacing w:val="-2"/>
              <w:sz w:val="20"/>
              <w:szCs w:val="20"/>
            </w:rPr>
          </w:rPrChange>
        </w:rPr>
      </w:pPr>
      <w:r w:rsidRPr="00E450C2">
        <w:rPr>
          <w:rFonts w:asciiTheme="majorHAnsi" w:hAnsiTheme="majorHAnsi" w:cs="Arial"/>
          <w:spacing w:val="-2"/>
          <w:sz w:val="20"/>
          <w:szCs w:val="20"/>
          <w:rPrChange w:id="2961" w:author="dbecker" w:date="2016-01-07T14:56:00Z">
            <w:rPr>
              <w:rFonts w:ascii="Arial" w:hAnsi="Arial" w:cs="Arial"/>
              <w:spacing w:val="-2"/>
              <w:sz w:val="20"/>
              <w:szCs w:val="20"/>
            </w:rPr>
          </w:rPrChange>
        </w:rPr>
        <w:t xml:space="preserve">Coordinate with the </w:t>
      </w:r>
      <w:r w:rsidRPr="00E450C2">
        <w:rPr>
          <w:rFonts w:asciiTheme="majorHAnsi" w:hAnsiTheme="majorHAnsi" w:cs="Arial"/>
          <w:sz w:val="20"/>
          <w:szCs w:val="20"/>
          <w:rPrChange w:id="2962" w:author="dbecker" w:date="2016-01-07T14:56:00Z">
            <w:rPr>
              <w:rFonts w:ascii="Arial" w:hAnsi="Arial" w:cs="Arial"/>
              <w:sz w:val="20"/>
              <w:szCs w:val="20"/>
            </w:rPr>
          </w:rPrChange>
        </w:rPr>
        <w:t xml:space="preserve">Division of Public Health Services (DPHS) </w:t>
      </w:r>
      <w:r w:rsidRPr="00E450C2">
        <w:rPr>
          <w:rFonts w:asciiTheme="majorHAnsi" w:hAnsiTheme="majorHAnsi" w:cs="Arial"/>
          <w:spacing w:val="-2"/>
          <w:sz w:val="20"/>
          <w:szCs w:val="20"/>
          <w:rPrChange w:id="2963" w:author="dbecker" w:date="2016-01-07T14:56:00Z">
            <w:rPr>
              <w:rFonts w:ascii="Arial" w:hAnsi="Arial" w:cs="Arial"/>
              <w:spacing w:val="-2"/>
              <w:sz w:val="20"/>
              <w:szCs w:val="20"/>
            </w:rPr>
          </w:rPrChange>
        </w:rPr>
        <w:t>the distribution of public health information and the transportation of any contaminated and/or injured individuals to medical facilities.</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64" w:author="dbecker" w:date="2016-01-07T14:56:00Z">
            <w:rPr>
              <w:rFonts w:ascii="Arial" w:hAnsi="Arial" w:cs="Arial"/>
              <w:spacing w:val="-2"/>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65" w:author="dbecker" w:date="2016-01-07T14:56:00Z">
            <w:rPr>
              <w:rFonts w:ascii="Arial" w:hAnsi="Arial" w:cs="Arial"/>
              <w:spacing w:val="-2"/>
              <w:sz w:val="20"/>
              <w:szCs w:val="20"/>
            </w:rPr>
          </w:rPrChange>
        </w:rPr>
      </w:pPr>
      <w:r w:rsidRPr="00E450C2">
        <w:rPr>
          <w:rFonts w:asciiTheme="majorHAnsi" w:hAnsiTheme="majorHAnsi" w:cs="Arial"/>
          <w:spacing w:val="-2"/>
          <w:sz w:val="20"/>
          <w:szCs w:val="20"/>
          <w:rPrChange w:id="2966" w:author="dbecker" w:date="2016-01-07T14:56:00Z">
            <w:rPr>
              <w:rFonts w:ascii="Arial" w:hAnsi="Arial" w:cs="Arial"/>
              <w:spacing w:val="-2"/>
              <w:sz w:val="20"/>
              <w:szCs w:val="20"/>
            </w:rPr>
          </w:rPrChange>
        </w:rPr>
        <w:t>Provide security at the community's emergency facilities and for all evacuated areas within its boundaries.</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67" w:author="dbecker" w:date="2016-01-07T14:56:00Z">
            <w:rPr>
              <w:rFonts w:ascii="Arial" w:hAnsi="Arial" w:cs="Arial"/>
              <w:spacing w:val="-2"/>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68" w:author="dbecker" w:date="2016-01-07T14:56:00Z">
            <w:rPr>
              <w:rFonts w:ascii="Arial" w:hAnsi="Arial" w:cs="Arial"/>
              <w:spacing w:val="-2"/>
              <w:sz w:val="20"/>
              <w:szCs w:val="20"/>
            </w:rPr>
          </w:rPrChange>
        </w:rPr>
      </w:pPr>
      <w:r w:rsidRPr="00E450C2">
        <w:rPr>
          <w:rFonts w:asciiTheme="majorHAnsi" w:hAnsiTheme="majorHAnsi" w:cs="Arial"/>
          <w:spacing w:val="-2"/>
          <w:sz w:val="20"/>
          <w:szCs w:val="20"/>
          <w:rPrChange w:id="2969" w:author="dbecker" w:date="2016-01-07T14:56:00Z">
            <w:rPr>
              <w:rFonts w:ascii="Arial" w:hAnsi="Arial" w:cs="Arial"/>
              <w:spacing w:val="-2"/>
              <w:sz w:val="20"/>
              <w:szCs w:val="20"/>
            </w:rPr>
          </w:rPrChange>
        </w:rPr>
        <w:t>Provide fire and rescue support services for the community.</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70" w:author="dbecker" w:date="2016-01-07T14:56:00Z">
            <w:rPr>
              <w:rFonts w:ascii="Arial" w:hAnsi="Arial" w:cs="Arial"/>
              <w:spacing w:val="-2"/>
              <w:sz w:val="20"/>
              <w:szCs w:val="20"/>
            </w:rPr>
          </w:rPrChange>
        </w:rPr>
      </w:pPr>
    </w:p>
    <w:p w:rsidR="00D83999" w:rsidRPr="00E450C2" w:rsidRDefault="00D83999" w:rsidP="00D83999">
      <w:pPr>
        <w:numPr>
          <w:ilvl w:val="0"/>
          <w:numId w:val="50"/>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71" w:author="dbecker" w:date="2016-01-07T14:56:00Z">
            <w:rPr>
              <w:rFonts w:ascii="Arial" w:hAnsi="Arial" w:cs="Arial"/>
              <w:spacing w:val="-2"/>
              <w:sz w:val="20"/>
              <w:szCs w:val="20"/>
            </w:rPr>
          </w:rPrChange>
        </w:rPr>
      </w:pPr>
      <w:r w:rsidRPr="00E450C2">
        <w:rPr>
          <w:rFonts w:asciiTheme="majorHAnsi" w:hAnsiTheme="majorHAnsi" w:cs="Arial"/>
          <w:spacing w:val="-2"/>
          <w:sz w:val="20"/>
          <w:szCs w:val="20"/>
          <w:rPrChange w:id="2972" w:author="dbecker" w:date="2016-01-07T14:56:00Z">
            <w:rPr>
              <w:rFonts w:ascii="Arial" w:hAnsi="Arial" w:cs="Arial"/>
              <w:spacing w:val="-2"/>
              <w:sz w:val="20"/>
              <w:szCs w:val="20"/>
            </w:rPr>
          </w:rPrChange>
        </w:rPr>
        <w:t>Request any required support or resources from HSEM.</w:t>
      </w:r>
    </w:p>
    <w:p w:rsidR="00D83999" w:rsidRPr="00E450C2" w:rsidRDefault="00D83999" w:rsidP="00D83999">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rFonts w:asciiTheme="majorHAnsi" w:hAnsiTheme="majorHAnsi" w:cs="Arial"/>
          <w:spacing w:val="-2"/>
          <w:sz w:val="20"/>
          <w:szCs w:val="20"/>
          <w:rPrChange w:id="2973" w:author="dbecker" w:date="2016-01-07T14:56:00Z">
            <w:rPr>
              <w:rFonts w:ascii="Arial" w:hAnsi="Arial" w:cs="Arial"/>
              <w:spacing w:val="-2"/>
              <w:sz w:val="20"/>
              <w:szCs w:val="20"/>
            </w:rPr>
          </w:rPrChange>
        </w:rPr>
      </w:pPr>
    </w:p>
    <w:p w:rsidR="007F3EEA" w:rsidRPr="00E450C2" w:rsidRDefault="00D83999" w:rsidP="00D83999">
      <w:pPr>
        <w:numPr>
          <w:ilvl w:val="0"/>
          <w:numId w:val="50"/>
        </w:numPr>
        <w:jc w:val="both"/>
        <w:rPr>
          <w:ins w:id="2974" w:author="Richards, Alexander" w:date="2015-10-14T12:13:00Z"/>
          <w:rFonts w:asciiTheme="majorHAnsi" w:hAnsiTheme="majorHAnsi" w:cs="Arial"/>
          <w:spacing w:val="-3"/>
          <w:sz w:val="20"/>
          <w:szCs w:val="20"/>
          <w:rPrChange w:id="2975" w:author="dbecker" w:date="2016-01-07T14:56:00Z">
            <w:rPr>
              <w:ins w:id="2976" w:author="Richards, Alexander" w:date="2015-10-14T12:13:00Z"/>
              <w:rFonts w:ascii="Arial" w:hAnsi="Arial" w:cs="Arial"/>
              <w:spacing w:val="-3"/>
              <w:sz w:val="20"/>
              <w:szCs w:val="20"/>
            </w:rPr>
          </w:rPrChange>
        </w:rPr>
      </w:pPr>
      <w:r w:rsidRPr="00E450C2">
        <w:rPr>
          <w:rFonts w:asciiTheme="majorHAnsi" w:hAnsiTheme="majorHAnsi" w:cs="Arial"/>
          <w:spacing w:val="-2"/>
          <w:sz w:val="20"/>
          <w:szCs w:val="20"/>
          <w:rPrChange w:id="2977" w:author="dbecker" w:date="2016-01-07T14:56:00Z">
            <w:rPr>
              <w:rFonts w:ascii="Arial" w:hAnsi="Arial" w:cs="Arial"/>
              <w:spacing w:val="-2"/>
              <w:sz w:val="20"/>
              <w:szCs w:val="20"/>
            </w:rPr>
          </w:rPrChange>
        </w:rPr>
        <w:t>Coordinate recovery operations in the community</w:t>
      </w:r>
      <w:r w:rsidR="00C83E5D" w:rsidRPr="00E450C2">
        <w:rPr>
          <w:rFonts w:asciiTheme="majorHAnsi" w:hAnsiTheme="majorHAnsi" w:cs="Arial"/>
          <w:spacing w:val="-2"/>
          <w:sz w:val="20"/>
          <w:szCs w:val="20"/>
          <w:rPrChange w:id="2978" w:author="dbecker" w:date="2016-01-07T14:56:00Z">
            <w:rPr>
              <w:rFonts w:ascii="Arial" w:hAnsi="Arial" w:cs="Arial"/>
              <w:spacing w:val="-2"/>
              <w:sz w:val="20"/>
              <w:szCs w:val="20"/>
            </w:rPr>
          </w:rPrChange>
        </w:rPr>
        <w:t>.</w:t>
      </w:r>
    </w:p>
    <w:p w:rsidR="00C84110" w:rsidRPr="00E450C2" w:rsidRDefault="00C84110" w:rsidP="00C84110">
      <w:pPr>
        <w:pStyle w:val="ListParagraph"/>
        <w:rPr>
          <w:ins w:id="2979" w:author="Richards, Alexander" w:date="2015-10-14T12:13:00Z"/>
          <w:rFonts w:asciiTheme="majorHAnsi" w:hAnsiTheme="majorHAnsi" w:cs="Arial"/>
          <w:spacing w:val="-3"/>
          <w:sz w:val="20"/>
          <w:szCs w:val="20"/>
          <w:rPrChange w:id="2980" w:author="dbecker" w:date="2016-01-07T14:56:00Z">
            <w:rPr>
              <w:ins w:id="2981" w:author="Richards, Alexander" w:date="2015-10-14T12:13:00Z"/>
              <w:rFonts w:ascii="Arial" w:hAnsi="Arial" w:cs="Arial"/>
              <w:spacing w:val="-3"/>
              <w:sz w:val="20"/>
              <w:szCs w:val="20"/>
            </w:rPr>
          </w:rPrChange>
        </w:rPr>
      </w:pPr>
    </w:p>
    <w:p w:rsidR="00C84110" w:rsidRDefault="00C84110" w:rsidP="00C84110">
      <w:pPr>
        <w:jc w:val="both"/>
        <w:rPr>
          <w:ins w:id="2982" w:author="Richards, Alexander" w:date="2015-10-14T12:13:00Z"/>
          <w:rFonts w:ascii="Arial" w:hAnsi="Arial" w:cs="Arial"/>
          <w:spacing w:val="-3"/>
          <w:sz w:val="20"/>
          <w:szCs w:val="20"/>
        </w:rPr>
      </w:pPr>
    </w:p>
    <w:p w:rsidR="00C84110" w:rsidRDefault="00C84110" w:rsidP="00C84110">
      <w:pPr>
        <w:jc w:val="both"/>
        <w:rPr>
          <w:ins w:id="2983" w:author="Richards, Alexander" w:date="2015-10-14T12:13:00Z"/>
          <w:rFonts w:ascii="Arial" w:hAnsi="Arial" w:cs="Arial"/>
          <w:spacing w:val="-3"/>
          <w:sz w:val="20"/>
          <w:szCs w:val="20"/>
        </w:rPr>
      </w:pPr>
    </w:p>
    <w:p w:rsidR="00C84110" w:rsidRDefault="00C84110" w:rsidP="00C84110">
      <w:pPr>
        <w:jc w:val="both"/>
        <w:rPr>
          <w:ins w:id="2984" w:author="Richards, Alexander" w:date="2015-10-14T12:13:00Z"/>
          <w:rFonts w:ascii="Arial" w:hAnsi="Arial" w:cs="Arial"/>
          <w:spacing w:val="-3"/>
          <w:sz w:val="20"/>
          <w:szCs w:val="20"/>
        </w:rPr>
      </w:pPr>
    </w:p>
    <w:p w:rsidR="00C84110" w:rsidRDefault="00C84110" w:rsidP="00C84110">
      <w:pPr>
        <w:jc w:val="both"/>
        <w:rPr>
          <w:ins w:id="2985" w:author="Richards, Alexander" w:date="2015-10-14T12:13:00Z"/>
          <w:rFonts w:ascii="Arial" w:hAnsi="Arial" w:cs="Arial"/>
          <w:spacing w:val="-3"/>
          <w:sz w:val="20"/>
          <w:szCs w:val="20"/>
        </w:rPr>
      </w:pPr>
    </w:p>
    <w:p w:rsidR="00C84110" w:rsidRPr="00D83999" w:rsidRDefault="00C84110" w:rsidP="00C84110">
      <w:pPr>
        <w:jc w:val="both"/>
        <w:rPr>
          <w:rFonts w:ascii="Arial" w:hAnsi="Arial" w:cs="Arial"/>
          <w:spacing w:val="-3"/>
          <w:sz w:val="20"/>
          <w:szCs w:val="20"/>
        </w:rPr>
      </w:pPr>
    </w:p>
    <w:p w:rsidR="00086AE6" w:rsidRPr="00D83999" w:rsidDel="004338A9" w:rsidRDefault="00086AE6" w:rsidP="00D83999">
      <w:pPr>
        <w:tabs>
          <w:tab w:val="num" w:pos="720"/>
        </w:tabs>
        <w:jc w:val="both"/>
        <w:rPr>
          <w:del w:id="2986" w:author="dbecker" w:date="2016-01-07T14:56:00Z"/>
          <w:rFonts w:ascii="Arial" w:hAnsi="Arial" w:cs="Arial"/>
          <w:sz w:val="20"/>
          <w:szCs w:val="20"/>
        </w:rPr>
      </w:pPr>
    </w:p>
    <w:p w:rsidR="00986F25" w:rsidRPr="00ED71FD" w:rsidRDefault="00452FC2" w:rsidP="00452FC2">
      <w:pPr>
        <w:pStyle w:val="Heading1"/>
        <w:jc w:val="left"/>
        <w:rPr>
          <w:rFonts w:ascii="Cambria" w:hAnsi="Cambria" w:cs="Arial"/>
          <w:b/>
          <w:bCs/>
          <w:color w:val="0070C0"/>
          <w:sz w:val="22"/>
          <w:szCs w:val="22"/>
          <w:u w:val="none"/>
          <w:rPrChange w:id="2987" w:author="dbecker" w:date="2015-10-07T12:54:00Z">
            <w:rPr>
              <w:rFonts w:ascii="Arial" w:hAnsi="Arial" w:cs="Arial"/>
              <w:b/>
              <w:bCs/>
              <w:szCs w:val="24"/>
              <w:u w:val="none"/>
            </w:rPr>
          </w:rPrChange>
        </w:rPr>
      </w:pPr>
      <w:bookmarkStart w:id="2988" w:name="_Toc431372829"/>
      <w:r w:rsidRPr="00ED71FD">
        <w:rPr>
          <w:rFonts w:ascii="Cambria" w:hAnsi="Cambria" w:cs="Arial"/>
          <w:b/>
          <w:bCs/>
          <w:color w:val="0070C0"/>
          <w:sz w:val="22"/>
          <w:szCs w:val="22"/>
          <w:u w:val="none"/>
          <w:rPrChange w:id="2989" w:author="dbecker" w:date="2015-10-07T12:54:00Z">
            <w:rPr>
              <w:rFonts w:ascii="Arial" w:hAnsi="Arial" w:cs="Arial"/>
              <w:b/>
              <w:bCs/>
              <w:szCs w:val="24"/>
              <w:u w:val="none"/>
            </w:rPr>
          </w:rPrChange>
        </w:rPr>
        <w:lastRenderedPageBreak/>
        <w:t xml:space="preserve">XI. </w:t>
      </w:r>
      <w:ins w:id="2990" w:author="dbecker" w:date="2015-11-09T13:44:00Z">
        <w:r w:rsidR="0000185D">
          <w:rPr>
            <w:rFonts w:ascii="Cambria" w:hAnsi="Cambria" w:cs="Arial"/>
            <w:b/>
            <w:bCs/>
            <w:color w:val="0070C0"/>
            <w:sz w:val="22"/>
            <w:szCs w:val="22"/>
            <w:u w:val="none"/>
          </w:rPr>
          <w:t xml:space="preserve">  </w:t>
        </w:r>
      </w:ins>
      <w:r w:rsidRPr="00ED71FD">
        <w:rPr>
          <w:rFonts w:ascii="Cambria" w:hAnsi="Cambria" w:cs="Arial"/>
          <w:b/>
          <w:bCs/>
          <w:color w:val="0070C0"/>
          <w:sz w:val="22"/>
          <w:szCs w:val="22"/>
          <w:u w:val="none"/>
          <w:rPrChange w:id="2991" w:author="dbecker" w:date="2015-10-07T12:54:00Z">
            <w:rPr>
              <w:rFonts w:ascii="Arial" w:hAnsi="Arial" w:cs="Arial"/>
              <w:b/>
              <w:bCs/>
              <w:szCs w:val="24"/>
              <w:u w:val="none"/>
            </w:rPr>
          </w:rPrChange>
        </w:rPr>
        <w:t>SAMPLE EMERGENCY PROCEDURES</w:t>
      </w:r>
      <w:bookmarkEnd w:id="2988"/>
    </w:p>
    <w:p w:rsidR="008831A3" w:rsidRPr="004338A9" w:rsidRDefault="00452FC2" w:rsidP="00452FC2">
      <w:pPr>
        <w:ind w:left="360"/>
        <w:rPr>
          <w:rFonts w:asciiTheme="majorHAnsi" w:hAnsiTheme="majorHAnsi" w:cs="Arial"/>
          <w:sz w:val="20"/>
          <w:szCs w:val="20"/>
          <w:rPrChange w:id="2992" w:author="dbecker" w:date="2016-01-07T14:58:00Z">
            <w:rPr>
              <w:rFonts w:ascii="Arial" w:hAnsi="Arial" w:cs="Arial"/>
              <w:sz w:val="20"/>
              <w:szCs w:val="20"/>
            </w:rPr>
          </w:rPrChange>
        </w:rPr>
      </w:pPr>
      <w:r w:rsidRPr="004338A9">
        <w:rPr>
          <w:rFonts w:asciiTheme="majorHAnsi" w:hAnsiTheme="majorHAnsi" w:cs="Arial"/>
          <w:sz w:val="20"/>
          <w:szCs w:val="20"/>
          <w:rPrChange w:id="2993" w:author="dbecker" w:date="2016-01-07T14:58:00Z">
            <w:rPr>
              <w:rFonts w:ascii="Arial" w:hAnsi="Arial" w:cs="Arial"/>
              <w:sz w:val="20"/>
              <w:szCs w:val="20"/>
            </w:rPr>
          </w:rPrChange>
        </w:rPr>
        <w:t xml:space="preserve">The following are </w:t>
      </w:r>
      <w:r w:rsidRPr="004338A9">
        <w:rPr>
          <w:rFonts w:asciiTheme="majorHAnsi" w:hAnsiTheme="majorHAnsi" w:cs="Arial"/>
          <w:sz w:val="20"/>
          <w:szCs w:val="20"/>
          <w:u w:val="single"/>
          <w:rPrChange w:id="2994" w:author="dbecker" w:date="2016-01-07T14:58:00Z">
            <w:rPr>
              <w:rFonts w:ascii="Arial" w:hAnsi="Arial" w:cs="Arial"/>
              <w:sz w:val="20"/>
              <w:szCs w:val="20"/>
              <w:u w:val="single"/>
            </w:rPr>
          </w:rPrChange>
        </w:rPr>
        <w:t>sample</w:t>
      </w:r>
      <w:r w:rsidRPr="004338A9">
        <w:rPr>
          <w:rFonts w:asciiTheme="majorHAnsi" w:hAnsiTheme="majorHAnsi" w:cs="Arial"/>
          <w:sz w:val="20"/>
          <w:szCs w:val="20"/>
          <w:rPrChange w:id="2995" w:author="dbecker" w:date="2016-01-07T14:58:00Z">
            <w:rPr>
              <w:rFonts w:ascii="Arial" w:hAnsi="Arial" w:cs="Arial"/>
              <w:sz w:val="20"/>
              <w:szCs w:val="20"/>
            </w:rPr>
          </w:rPrChange>
        </w:rPr>
        <w:t xml:space="preserve"> procedures for EPZ communities’ ERO participants.  These procedures describe actions to be taken according to ECLs. Actual procedures will be found in the community-specific plans/procedures.</w:t>
      </w:r>
    </w:p>
    <w:p w:rsidR="00452FC2" w:rsidRPr="004338A9" w:rsidRDefault="008831A3" w:rsidP="008831A3">
      <w:pPr>
        <w:pStyle w:val="Heading2"/>
        <w:ind w:left="360"/>
        <w:rPr>
          <w:rFonts w:asciiTheme="majorHAnsi" w:hAnsiTheme="majorHAnsi"/>
          <w:color w:val="0070C0"/>
          <w:rPrChange w:id="2996" w:author="dbecker" w:date="2016-01-07T14:58:00Z">
            <w:rPr/>
          </w:rPrChange>
        </w:rPr>
      </w:pPr>
      <w:bookmarkStart w:id="2997" w:name="_Toc431372830"/>
      <w:r w:rsidRPr="004338A9">
        <w:rPr>
          <w:rFonts w:asciiTheme="majorHAnsi" w:hAnsiTheme="majorHAnsi"/>
          <w:i w:val="0"/>
          <w:iCs w:val="0"/>
          <w:color w:val="0070C0"/>
          <w:sz w:val="20"/>
          <w:rPrChange w:id="2998" w:author="dbecker" w:date="2016-01-07T14:58:00Z">
            <w:rPr>
              <w:i w:val="0"/>
              <w:iCs w:val="0"/>
              <w:sz w:val="20"/>
            </w:rPr>
          </w:rPrChange>
        </w:rPr>
        <w:t>A.  Chair, Board of Selectmen</w:t>
      </w:r>
      <w:bookmarkEnd w:id="2997"/>
      <w:r w:rsidR="00452FC2" w:rsidRPr="004338A9">
        <w:rPr>
          <w:rFonts w:asciiTheme="majorHAnsi" w:hAnsiTheme="majorHAnsi"/>
          <w:color w:val="0070C0"/>
          <w:rPrChange w:id="2999" w:author="dbecker" w:date="2016-01-07T14:58:00Z">
            <w:rPr/>
          </w:rPrChange>
        </w:rPr>
        <w:t xml:space="preserve"> </w:t>
      </w:r>
    </w:p>
    <w:p w:rsidR="00986F25" w:rsidRPr="004338A9" w:rsidRDefault="00986F25" w:rsidP="00986F25">
      <w:pPr>
        <w:jc w:val="both"/>
        <w:rPr>
          <w:rFonts w:asciiTheme="majorHAnsi" w:hAnsiTheme="majorHAnsi" w:cs="Arial"/>
          <w:sz w:val="20"/>
          <w:szCs w:val="20"/>
          <w:rPrChange w:id="3000" w:author="dbecker" w:date="2016-01-07T14:58:00Z">
            <w:rPr>
              <w:rFonts w:ascii="Arial" w:hAnsi="Arial" w:cs="Arial"/>
              <w:sz w:val="20"/>
              <w:szCs w:val="20"/>
            </w:rPr>
          </w:rPrChange>
        </w:rPr>
      </w:pP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0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02" w:author="dbecker" w:date="2016-01-07T14:58:00Z">
            <w:rPr>
              <w:rFonts w:ascii="Arial" w:hAnsi="Arial" w:cs="Arial"/>
              <w:spacing w:val="-3"/>
              <w:sz w:val="20"/>
              <w:szCs w:val="20"/>
            </w:rPr>
          </w:rPrChange>
        </w:rPr>
        <w:t>This section covers the emergency functions of the Chairman of the Board of Selectmen.  Duties may be delegated as the situation dictates.</w:t>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03" w:author="dbecker" w:date="2016-01-07T14:58:00Z">
            <w:rPr>
              <w:rFonts w:ascii="Arial" w:hAnsi="Arial" w:cs="Arial"/>
              <w:spacing w:val="-3"/>
              <w:sz w:val="20"/>
              <w:szCs w:val="20"/>
            </w:rPr>
          </w:rPrChange>
        </w:rPr>
      </w:pP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0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05" w:author="dbecker" w:date="2016-01-07T14:58:00Z">
            <w:rPr>
              <w:rFonts w:ascii="Arial" w:hAnsi="Arial" w:cs="Arial"/>
              <w:spacing w:val="-3"/>
              <w:sz w:val="20"/>
              <w:szCs w:val="20"/>
            </w:rPr>
          </w:rPrChange>
        </w:rPr>
        <w:t>In the event that the Chairman of the Board of Selectmen is not immediately available, the emergency duties and responsibilities of the Chairman shall be taken over by one of the following individuals until the Chairman becomes available.  The chain of succession, listed in order of preference, is as follows:</w:t>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06" w:author="dbecker" w:date="2016-01-07T14:58:00Z">
            <w:rPr>
              <w:rFonts w:ascii="Arial" w:hAnsi="Arial" w:cs="Arial"/>
              <w:spacing w:val="-3"/>
              <w:sz w:val="20"/>
              <w:szCs w:val="20"/>
            </w:rPr>
          </w:rPrChange>
        </w:rPr>
      </w:pP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0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08"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09" w:author="dbecker" w:date="2016-01-07T14:58:00Z">
            <w:rPr>
              <w:rFonts w:ascii="Arial" w:hAnsi="Arial" w:cs="Arial"/>
              <w:spacing w:val="-3"/>
              <w:sz w:val="20"/>
              <w:szCs w:val="20"/>
            </w:rPr>
          </w:rPrChange>
        </w:rPr>
        <w:t>1</w:t>
      </w:r>
      <w:r w:rsidRPr="004338A9">
        <w:rPr>
          <w:rFonts w:asciiTheme="majorHAnsi" w:hAnsiTheme="majorHAnsi" w:cs="Arial"/>
          <w:spacing w:val="-3"/>
          <w:sz w:val="20"/>
          <w:szCs w:val="20"/>
          <w:rPrChange w:id="3010"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11" w:author="dbecker" w:date="2016-01-07T14:58:00Z">
            <w:rPr>
              <w:rFonts w:ascii="Arial" w:hAnsi="Arial" w:cs="Arial"/>
              <w:spacing w:val="-3"/>
              <w:sz w:val="20"/>
              <w:szCs w:val="20"/>
            </w:rPr>
          </w:rPrChange>
        </w:rPr>
        <w:tab/>
        <w:t>Selectman #2</w:t>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1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13"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14" w:author="dbecker" w:date="2016-01-07T14:58:00Z">
            <w:rPr>
              <w:rFonts w:ascii="Arial" w:hAnsi="Arial" w:cs="Arial"/>
              <w:spacing w:val="-3"/>
              <w:sz w:val="20"/>
              <w:szCs w:val="20"/>
            </w:rPr>
          </w:rPrChange>
        </w:rPr>
        <w:t>2</w:t>
      </w:r>
      <w:r w:rsidRPr="004338A9">
        <w:rPr>
          <w:rFonts w:asciiTheme="majorHAnsi" w:hAnsiTheme="majorHAnsi" w:cs="Arial"/>
          <w:spacing w:val="-3"/>
          <w:sz w:val="20"/>
          <w:szCs w:val="20"/>
          <w:rPrChange w:id="3015"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16" w:author="dbecker" w:date="2016-01-07T14:58:00Z">
            <w:rPr>
              <w:rFonts w:ascii="Arial" w:hAnsi="Arial" w:cs="Arial"/>
              <w:spacing w:val="-3"/>
              <w:sz w:val="20"/>
              <w:szCs w:val="20"/>
            </w:rPr>
          </w:rPrChange>
        </w:rPr>
        <w:tab/>
        <w:t>Selectman #3</w:t>
      </w:r>
    </w:p>
    <w:p w:rsidR="0097604D" w:rsidRPr="004338A9" w:rsidRDefault="0097604D" w:rsidP="008831A3">
      <w:pPr>
        <w:tabs>
          <w:tab w:val="left" w:pos="-720"/>
          <w:tab w:val="left" w:pos="720"/>
        </w:tabs>
        <w:suppressAutoHyphens/>
        <w:ind w:left="720"/>
        <w:jc w:val="both"/>
        <w:rPr>
          <w:rFonts w:asciiTheme="majorHAnsi" w:hAnsiTheme="majorHAnsi" w:cs="Arial"/>
          <w:spacing w:val="-3"/>
          <w:sz w:val="20"/>
          <w:szCs w:val="20"/>
          <w:rPrChange w:id="301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18"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19" w:author="dbecker" w:date="2016-01-07T14:58:00Z">
            <w:rPr>
              <w:rFonts w:ascii="Arial" w:hAnsi="Arial" w:cs="Arial"/>
              <w:spacing w:val="-3"/>
              <w:sz w:val="20"/>
              <w:szCs w:val="20"/>
            </w:rPr>
          </w:rPrChange>
        </w:rPr>
        <w:t>3</w:t>
      </w:r>
      <w:r w:rsidRPr="004338A9">
        <w:rPr>
          <w:rFonts w:asciiTheme="majorHAnsi" w:hAnsiTheme="majorHAnsi" w:cs="Arial"/>
          <w:spacing w:val="-3"/>
          <w:sz w:val="20"/>
          <w:szCs w:val="20"/>
          <w:rPrChange w:id="3020"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21" w:author="dbecker" w:date="2016-01-07T14:58:00Z">
            <w:rPr>
              <w:rFonts w:ascii="Arial" w:hAnsi="Arial" w:cs="Arial"/>
              <w:spacing w:val="-3"/>
              <w:sz w:val="20"/>
              <w:szCs w:val="20"/>
            </w:rPr>
          </w:rPrChange>
        </w:rPr>
        <w:tab/>
        <w:t xml:space="preserve">Town Manager (if </w:t>
      </w:r>
      <w:r w:rsidR="00E57E09" w:rsidRPr="004338A9">
        <w:rPr>
          <w:rFonts w:asciiTheme="majorHAnsi" w:hAnsiTheme="majorHAnsi" w:cs="Arial"/>
          <w:spacing w:val="-3"/>
          <w:sz w:val="20"/>
          <w:szCs w:val="20"/>
          <w:rPrChange w:id="3022" w:author="dbecker" w:date="2016-01-07T14:58:00Z">
            <w:rPr>
              <w:rFonts w:ascii="Arial" w:hAnsi="Arial" w:cs="Arial"/>
              <w:spacing w:val="-3"/>
              <w:sz w:val="20"/>
              <w:szCs w:val="20"/>
            </w:rPr>
          </w:rPrChange>
        </w:rPr>
        <w:t>applicable</w:t>
      </w:r>
      <w:r w:rsidRPr="004338A9">
        <w:rPr>
          <w:rFonts w:asciiTheme="majorHAnsi" w:hAnsiTheme="majorHAnsi" w:cs="Arial"/>
          <w:spacing w:val="-3"/>
          <w:sz w:val="20"/>
          <w:szCs w:val="20"/>
          <w:rPrChange w:id="3023" w:author="dbecker" w:date="2016-01-07T14:58:00Z">
            <w:rPr>
              <w:rFonts w:ascii="Arial" w:hAnsi="Arial" w:cs="Arial"/>
              <w:spacing w:val="-3"/>
              <w:sz w:val="20"/>
              <w:szCs w:val="20"/>
            </w:rPr>
          </w:rPrChange>
        </w:rPr>
        <w:t>)</w:t>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2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25"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26" w:author="dbecker" w:date="2016-01-07T14:58:00Z">
            <w:rPr>
              <w:rFonts w:ascii="Arial" w:hAnsi="Arial" w:cs="Arial"/>
              <w:spacing w:val="-3"/>
              <w:sz w:val="20"/>
              <w:szCs w:val="20"/>
            </w:rPr>
          </w:rPrChange>
        </w:rPr>
        <w:t>4</w:t>
      </w:r>
      <w:r w:rsidRPr="004338A9">
        <w:rPr>
          <w:rFonts w:asciiTheme="majorHAnsi" w:hAnsiTheme="majorHAnsi" w:cs="Arial"/>
          <w:spacing w:val="-3"/>
          <w:sz w:val="20"/>
          <w:szCs w:val="20"/>
          <w:rPrChange w:id="3027"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28" w:author="dbecker" w:date="2016-01-07T14:58:00Z">
            <w:rPr>
              <w:rFonts w:ascii="Arial" w:hAnsi="Arial" w:cs="Arial"/>
              <w:spacing w:val="-3"/>
              <w:sz w:val="20"/>
              <w:szCs w:val="20"/>
            </w:rPr>
          </w:rPrChange>
        </w:rPr>
        <w:tab/>
        <w:t>Emergency Management Director</w:t>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2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30"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31" w:author="dbecker" w:date="2016-01-07T14:58:00Z">
            <w:rPr>
              <w:rFonts w:ascii="Arial" w:hAnsi="Arial" w:cs="Arial"/>
              <w:spacing w:val="-3"/>
              <w:sz w:val="20"/>
              <w:szCs w:val="20"/>
            </w:rPr>
          </w:rPrChange>
        </w:rPr>
        <w:t>5</w:t>
      </w:r>
      <w:r w:rsidRPr="004338A9">
        <w:rPr>
          <w:rFonts w:asciiTheme="majorHAnsi" w:hAnsiTheme="majorHAnsi" w:cs="Arial"/>
          <w:spacing w:val="-3"/>
          <w:sz w:val="20"/>
          <w:szCs w:val="20"/>
          <w:rPrChange w:id="3032"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33" w:author="dbecker" w:date="2016-01-07T14:58:00Z">
            <w:rPr>
              <w:rFonts w:ascii="Arial" w:hAnsi="Arial" w:cs="Arial"/>
              <w:spacing w:val="-3"/>
              <w:sz w:val="20"/>
              <w:szCs w:val="20"/>
            </w:rPr>
          </w:rPrChange>
        </w:rPr>
        <w:tab/>
        <w:t>Fire Chief</w:t>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3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35"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36" w:author="dbecker" w:date="2016-01-07T14:58:00Z">
            <w:rPr>
              <w:rFonts w:ascii="Arial" w:hAnsi="Arial" w:cs="Arial"/>
              <w:spacing w:val="-3"/>
              <w:sz w:val="20"/>
              <w:szCs w:val="20"/>
            </w:rPr>
          </w:rPrChange>
        </w:rPr>
        <w:t>6</w:t>
      </w:r>
      <w:r w:rsidRPr="004338A9">
        <w:rPr>
          <w:rFonts w:asciiTheme="majorHAnsi" w:hAnsiTheme="majorHAnsi" w:cs="Arial"/>
          <w:spacing w:val="-3"/>
          <w:sz w:val="20"/>
          <w:szCs w:val="20"/>
          <w:rPrChange w:id="3037"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38" w:author="dbecker" w:date="2016-01-07T14:58:00Z">
            <w:rPr>
              <w:rFonts w:ascii="Arial" w:hAnsi="Arial" w:cs="Arial"/>
              <w:spacing w:val="-3"/>
              <w:sz w:val="20"/>
              <w:szCs w:val="20"/>
            </w:rPr>
          </w:rPrChange>
        </w:rPr>
        <w:tab/>
        <w:t>Police Chief</w:t>
      </w:r>
    </w:p>
    <w:p w:rsidR="009C6C49" w:rsidRPr="004338A9" w:rsidRDefault="009C6C49" w:rsidP="008831A3">
      <w:pPr>
        <w:tabs>
          <w:tab w:val="left" w:pos="-720"/>
          <w:tab w:val="left" w:pos="720"/>
        </w:tabs>
        <w:suppressAutoHyphens/>
        <w:ind w:left="720"/>
        <w:jc w:val="both"/>
        <w:rPr>
          <w:rFonts w:asciiTheme="majorHAnsi" w:hAnsiTheme="majorHAnsi" w:cs="Arial"/>
          <w:spacing w:val="-3"/>
          <w:sz w:val="20"/>
          <w:szCs w:val="20"/>
          <w:rPrChange w:id="303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40"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41" w:author="dbecker" w:date="2016-01-07T14:58:00Z">
            <w:rPr>
              <w:rFonts w:ascii="Arial" w:hAnsi="Arial" w:cs="Arial"/>
              <w:spacing w:val="-3"/>
              <w:sz w:val="20"/>
              <w:szCs w:val="20"/>
            </w:rPr>
          </w:rPrChange>
        </w:rPr>
        <w:t>7</w:t>
      </w:r>
      <w:r w:rsidRPr="004338A9">
        <w:rPr>
          <w:rFonts w:asciiTheme="majorHAnsi" w:hAnsiTheme="majorHAnsi" w:cs="Arial"/>
          <w:spacing w:val="-3"/>
          <w:sz w:val="20"/>
          <w:szCs w:val="20"/>
          <w:rPrChange w:id="3042"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43" w:author="dbecker" w:date="2016-01-07T14:58:00Z">
            <w:rPr>
              <w:rFonts w:ascii="Arial" w:hAnsi="Arial" w:cs="Arial"/>
              <w:spacing w:val="-3"/>
              <w:sz w:val="20"/>
              <w:szCs w:val="20"/>
            </w:rPr>
          </w:rPrChange>
        </w:rPr>
        <w:tab/>
        <w:t>Health Officer</w:t>
      </w:r>
    </w:p>
    <w:p w:rsidR="00A5611E" w:rsidRPr="004338A9" w:rsidRDefault="00A5611E" w:rsidP="008831A3">
      <w:pPr>
        <w:tabs>
          <w:tab w:val="left" w:pos="-720"/>
          <w:tab w:val="left" w:pos="720"/>
        </w:tabs>
        <w:suppressAutoHyphens/>
        <w:ind w:left="720"/>
        <w:jc w:val="both"/>
        <w:rPr>
          <w:rFonts w:asciiTheme="majorHAnsi" w:hAnsiTheme="majorHAnsi" w:cs="Arial"/>
          <w:spacing w:val="-3"/>
          <w:sz w:val="20"/>
          <w:szCs w:val="20"/>
          <w:rPrChange w:id="304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45" w:author="dbecker" w:date="2016-01-07T14:58:00Z">
            <w:rPr>
              <w:rFonts w:ascii="Arial" w:hAnsi="Arial" w:cs="Arial"/>
              <w:spacing w:val="-3"/>
              <w:sz w:val="20"/>
              <w:szCs w:val="20"/>
            </w:rPr>
          </w:rPrChange>
        </w:rPr>
        <w:tab/>
        <w:t>(</w:t>
      </w:r>
      <w:r w:rsidR="00A11A2A" w:rsidRPr="004338A9">
        <w:rPr>
          <w:rFonts w:asciiTheme="majorHAnsi" w:hAnsiTheme="majorHAnsi" w:cs="Arial"/>
          <w:spacing w:val="-3"/>
          <w:sz w:val="20"/>
          <w:szCs w:val="20"/>
          <w:rPrChange w:id="3046" w:author="dbecker" w:date="2016-01-07T14:58:00Z">
            <w:rPr>
              <w:rFonts w:ascii="Arial" w:hAnsi="Arial" w:cs="Arial"/>
              <w:spacing w:val="-3"/>
              <w:sz w:val="20"/>
              <w:szCs w:val="20"/>
            </w:rPr>
          </w:rPrChange>
        </w:rPr>
        <w:t>8</w:t>
      </w:r>
      <w:r w:rsidRPr="004338A9">
        <w:rPr>
          <w:rFonts w:asciiTheme="majorHAnsi" w:hAnsiTheme="majorHAnsi" w:cs="Arial"/>
          <w:spacing w:val="-3"/>
          <w:sz w:val="20"/>
          <w:szCs w:val="20"/>
          <w:rPrChange w:id="3047"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048" w:author="dbecker" w:date="2016-01-07T14:58:00Z">
            <w:rPr>
              <w:rFonts w:ascii="Arial" w:hAnsi="Arial" w:cs="Arial"/>
              <w:spacing w:val="-3"/>
              <w:sz w:val="20"/>
              <w:szCs w:val="20"/>
            </w:rPr>
          </w:rPrChange>
        </w:rPr>
        <w:tab/>
        <w:t>Public Works Director</w:t>
      </w:r>
    </w:p>
    <w:p w:rsidR="00A5611E" w:rsidRPr="004338A9" w:rsidRDefault="00A5611E" w:rsidP="008831A3">
      <w:pPr>
        <w:tabs>
          <w:tab w:val="left" w:pos="-720"/>
          <w:tab w:val="left" w:pos="720"/>
        </w:tabs>
        <w:suppressAutoHyphens/>
        <w:ind w:left="720"/>
        <w:jc w:val="both"/>
        <w:rPr>
          <w:rFonts w:asciiTheme="majorHAnsi" w:hAnsiTheme="majorHAnsi" w:cs="Arial"/>
          <w:spacing w:val="-3"/>
          <w:sz w:val="20"/>
          <w:szCs w:val="20"/>
          <w:rPrChange w:id="3049" w:author="dbecker" w:date="2016-01-07T14:58:00Z">
            <w:rPr>
              <w:rFonts w:ascii="Arial" w:hAnsi="Arial" w:cs="Arial"/>
              <w:spacing w:val="-3"/>
              <w:sz w:val="20"/>
              <w:szCs w:val="20"/>
            </w:rPr>
          </w:rPrChange>
        </w:rPr>
      </w:pP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5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51" w:author="dbecker" w:date="2016-01-07T14:58:00Z">
            <w:rPr>
              <w:rFonts w:ascii="Arial" w:hAnsi="Arial" w:cs="Arial"/>
              <w:spacing w:val="-3"/>
              <w:sz w:val="20"/>
              <w:szCs w:val="20"/>
            </w:rPr>
          </w:rPrChange>
        </w:rPr>
        <w:tab/>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5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53" w:author="dbecker" w:date="2016-01-07T14:58:00Z">
            <w:rPr>
              <w:rFonts w:ascii="Arial" w:hAnsi="Arial" w:cs="Arial"/>
              <w:spacing w:val="-3"/>
              <w:sz w:val="20"/>
              <w:szCs w:val="20"/>
            </w:rPr>
          </w:rPrChange>
        </w:rPr>
        <w:t>Initial notification will contain one of four Emergency Classification Levels (ECLs):  UNUSUAL EVENT, ALERT, SITE AREA EMERGENCY, or GENERAL EMERGENCY.  Procedures for each ECL represent the minimum actions the Chairman of the Board of Selectmen should fulfill.  Duties may be delegated to Service Chiefs or other emergency personnel as the situation dictates.</w:t>
      </w:r>
    </w:p>
    <w:p w:rsidR="00986F25" w:rsidRPr="004338A9" w:rsidRDefault="00986F25" w:rsidP="00986F25">
      <w:pPr>
        <w:jc w:val="both"/>
        <w:rPr>
          <w:rFonts w:asciiTheme="majorHAnsi" w:hAnsiTheme="majorHAnsi" w:cs="Arial"/>
          <w:sz w:val="20"/>
          <w:szCs w:val="20"/>
          <w:rPrChange w:id="3054" w:author="dbecker" w:date="2016-01-07T14:58:00Z">
            <w:rPr>
              <w:rFonts w:ascii="Arial" w:hAnsi="Arial" w:cs="Arial"/>
              <w:sz w:val="20"/>
              <w:szCs w:val="20"/>
            </w:rPr>
          </w:rPrChange>
        </w:rPr>
      </w:pP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55" w:author="dbecker" w:date="2016-01-07T14:58:00Z">
            <w:rPr>
              <w:rFonts w:ascii="Arial" w:hAnsi="Arial" w:cs="Arial"/>
              <w:spacing w:val="-3"/>
              <w:sz w:val="20"/>
              <w:szCs w:val="20"/>
            </w:rPr>
          </w:rPrChange>
        </w:rPr>
      </w:pPr>
      <w:r w:rsidRPr="004338A9">
        <w:rPr>
          <w:rFonts w:asciiTheme="majorHAnsi" w:hAnsiTheme="majorHAnsi" w:cs="Arial"/>
          <w:spacing w:val="-3"/>
          <w:sz w:val="20"/>
          <w:szCs w:val="20"/>
          <w:u w:val="single"/>
          <w:rPrChange w:id="3056" w:author="dbecker" w:date="2016-01-07T14:58:00Z">
            <w:rPr>
              <w:rFonts w:ascii="Arial" w:hAnsi="Arial" w:cs="Arial"/>
              <w:spacing w:val="-3"/>
              <w:sz w:val="20"/>
              <w:szCs w:val="20"/>
              <w:u w:val="single"/>
            </w:rPr>
          </w:rPrChange>
        </w:rPr>
        <w:t>Supporting Documents:</w:t>
      </w:r>
    </w:p>
    <w:p w:rsidR="008831A3" w:rsidRPr="004338A9" w:rsidRDefault="00184ED5" w:rsidP="008831A3">
      <w:pPr>
        <w:tabs>
          <w:tab w:val="left" w:pos="-720"/>
          <w:tab w:val="left" w:pos="720"/>
        </w:tabs>
        <w:suppressAutoHyphens/>
        <w:ind w:left="720"/>
        <w:jc w:val="both"/>
        <w:rPr>
          <w:rFonts w:asciiTheme="majorHAnsi" w:hAnsiTheme="majorHAnsi" w:cs="Arial"/>
          <w:spacing w:val="-3"/>
          <w:sz w:val="20"/>
          <w:szCs w:val="20"/>
          <w:rPrChange w:id="305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58" w:author="dbecker" w:date="2016-01-07T14:58:00Z">
            <w:rPr>
              <w:rFonts w:ascii="Arial" w:hAnsi="Arial" w:cs="Arial"/>
              <w:spacing w:val="-3"/>
              <w:sz w:val="20"/>
              <w:szCs w:val="20"/>
            </w:rPr>
          </w:rPrChange>
        </w:rPr>
        <w:tab/>
      </w:r>
    </w:p>
    <w:p w:rsidR="008831A3" w:rsidRPr="004338A9" w:rsidRDefault="008831A3" w:rsidP="008831A3">
      <w:pPr>
        <w:tabs>
          <w:tab w:val="left" w:pos="-720"/>
          <w:tab w:val="left" w:pos="720"/>
        </w:tabs>
        <w:suppressAutoHyphens/>
        <w:ind w:left="720"/>
        <w:jc w:val="both"/>
        <w:rPr>
          <w:rFonts w:asciiTheme="majorHAnsi" w:hAnsiTheme="majorHAnsi" w:cs="Arial"/>
          <w:spacing w:val="-3"/>
          <w:sz w:val="20"/>
          <w:szCs w:val="20"/>
          <w:rPrChange w:id="305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60" w:author="dbecker" w:date="2016-01-07T14:58:00Z">
            <w:rPr>
              <w:rFonts w:ascii="Arial" w:hAnsi="Arial" w:cs="Arial"/>
              <w:spacing w:val="-3"/>
              <w:sz w:val="20"/>
              <w:szCs w:val="20"/>
            </w:rPr>
          </w:rPrChange>
        </w:rPr>
        <w:tab/>
      </w:r>
      <w:proofErr w:type="gramStart"/>
      <w:r w:rsidRPr="004338A9">
        <w:rPr>
          <w:rFonts w:asciiTheme="majorHAnsi" w:hAnsiTheme="majorHAnsi" w:cs="Arial"/>
          <w:spacing w:val="-3"/>
          <w:sz w:val="20"/>
          <w:szCs w:val="20"/>
          <w:rPrChange w:id="3061" w:author="dbecker" w:date="2016-01-07T14:58:00Z">
            <w:rPr>
              <w:rFonts w:ascii="Arial" w:hAnsi="Arial" w:cs="Arial"/>
              <w:spacing w:val="-3"/>
              <w:sz w:val="20"/>
              <w:szCs w:val="20"/>
            </w:rPr>
          </w:rPrChange>
        </w:rPr>
        <w:t>o</w:t>
      </w:r>
      <w:proofErr w:type="gramEnd"/>
      <w:r w:rsidRPr="004338A9">
        <w:rPr>
          <w:rFonts w:asciiTheme="majorHAnsi" w:hAnsiTheme="majorHAnsi" w:cs="Arial"/>
          <w:spacing w:val="-3"/>
          <w:sz w:val="20"/>
          <w:szCs w:val="20"/>
          <w:rPrChange w:id="3062" w:author="dbecker" w:date="2016-01-07T14:58:00Z">
            <w:rPr>
              <w:rFonts w:ascii="Arial" w:hAnsi="Arial" w:cs="Arial"/>
              <w:spacing w:val="-3"/>
              <w:sz w:val="20"/>
              <w:szCs w:val="20"/>
            </w:rPr>
          </w:rPrChange>
        </w:rPr>
        <w:tab/>
      </w:r>
      <w:r w:rsidR="00184ED5" w:rsidRPr="004338A9">
        <w:rPr>
          <w:rFonts w:asciiTheme="majorHAnsi" w:hAnsiTheme="majorHAnsi" w:cs="Arial"/>
          <w:spacing w:val="-3"/>
          <w:sz w:val="20"/>
          <w:szCs w:val="20"/>
          <w:rPrChange w:id="3063" w:author="dbecker" w:date="2016-01-07T14:58:00Z">
            <w:rPr>
              <w:rFonts w:ascii="Arial" w:hAnsi="Arial" w:cs="Arial"/>
              <w:spacing w:val="-3"/>
              <w:sz w:val="20"/>
              <w:szCs w:val="20"/>
            </w:rPr>
          </w:rPrChange>
        </w:rPr>
        <w:t>Local</w:t>
      </w:r>
      <w:r w:rsidRPr="004338A9">
        <w:rPr>
          <w:rFonts w:asciiTheme="majorHAnsi" w:hAnsiTheme="majorHAnsi" w:cs="Arial"/>
          <w:spacing w:val="-3"/>
          <w:sz w:val="20"/>
          <w:szCs w:val="20"/>
          <w:rPrChange w:id="3064" w:author="dbecker" w:date="2016-01-07T14:58:00Z">
            <w:rPr>
              <w:rFonts w:ascii="Arial" w:hAnsi="Arial" w:cs="Arial"/>
              <w:spacing w:val="-3"/>
              <w:sz w:val="20"/>
              <w:szCs w:val="20"/>
            </w:rPr>
          </w:rPrChange>
        </w:rPr>
        <w:t xml:space="preserve"> Emergency Call List</w:t>
      </w:r>
    </w:p>
    <w:p w:rsidR="00A57D41" w:rsidRPr="004338A9" w:rsidRDefault="008831A3" w:rsidP="00962CF3">
      <w:pPr>
        <w:ind w:left="2160" w:hanging="720"/>
        <w:rPr>
          <w:rFonts w:asciiTheme="majorHAnsi" w:hAnsiTheme="majorHAnsi" w:cs="Arial"/>
          <w:iCs/>
          <w:sz w:val="20"/>
          <w:rPrChange w:id="3065" w:author="dbecker" w:date="2016-01-07T14:58:00Z">
            <w:rPr>
              <w:rFonts w:ascii="Arial" w:hAnsi="Arial" w:cs="Arial"/>
              <w:iCs/>
              <w:sz w:val="20"/>
            </w:rPr>
          </w:rPrChange>
        </w:rPr>
      </w:pPr>
      <w:proofErr w:type="gramStart"/>
      <w:r w:rsidRPr="004338A9">
        <w:rPr>
          <w:rFonts w:asciiTheme="majorHAnsi" w:hAnsiTheme="majorHAnsi" w:cs="Arial"/>
          <w:spacing w:val="-3"/>
          <w:sz w:val="20"/>
          <w:szCs w:val="20"/>
          <w:rPrChange w:id="3066" w:author="dbecker" w:date="2016-01-07T14:58:00Z">
            <w:rPr>
              <w:rFonts w:ascii="Arial" w:hAnsi="Arial" w:cs="Arial"/>
              <w:spacing w:val="-3"/>
              <w:sz w:val="20"/>
              <w:szCs w:val="20"/>
            </w:rPr>
          </w:rPrChange>
        </w:rPr>
        <w:t>o</w:t>
      </w:r>
      <w:proofErr w:type="gramEnd"/>
      <w:r w:rsidRPr="004338A9">
        <w:rPr>
          <w:rFonts w:asciiTheme="majorHAnsi" w:hAnsiTheme="majorHAnsi" w:cs="Arial"/>
          <w:spacing w:val="-3"/>
          <w:sz w:val="20"/>
          <w:szCs w:val="20"/>
          <w:rPrChange w:id="3067" w:author="dbecker" w:date="2016-01-07T14:58:00Z">
            <w:rPr>
              <w:rFonts w:ascii="Arial" w:hAnsi="Arial" w:cs="Arial"/>
              <w:spacing w:val="-3"/>
              <w:sz w:val="20"/>
              <w:szCs w:val="20"/>
            </w:rPr>
          </w:rPrChange>
        </w:rPr>
        <w:tab/>
      </w:r>
      <w:r w:rsidR="00A57D41" w:rsidRPr="004338A9">
        <w:rPr>
          <w:rFonts w:asciiTheme="majorHAnsi" w:hAnsiTheme="majorHAnsi" w:cs="Arial"/>
          <w:iCs/>
          <w:sz w:val="20"/>
          <w:rPrChange w:id="3068" w:author="dbecker" w:date="2016-01-07T14:58:00Z">
            <w:rPr>
              <w:rFonts w:ascii="Arial" w:hAnsi="Arial" w:cs="Arial"/>
              <w:iCs/>
              <w:sz w:val="20"/>
            </w:rPr>
          </w:rPrChange>
        </w:rPr>
        <w:t>Form 120A, Chronological Event Log, or use of Disaster Management Software Position Log</w:t>
      </w:r>
    </w:p>
    <w:p w:rsidR="009C6C49" w:rsidRPr="004338A9" w:rsidRDefault="009C6C49" w:rsidP="009257F9">
      <w:pPr>
        <w:numPr>
          <w:ilvl w:val="0"/>
          <w:numId w:val="69"/>
        </w:numPr>
        <w:tabs>
          <w:tab w:val="left" w:pos="-720"/>
        </w:tabs>
        <w:suppressAutoHyphens/>
        <w:ind w:hanging="720"/>
        <w:jc w:val="both"/>
        <w:rPr>
          <w:rFonts w:asciiTheme="majorHAnsi" w:hAnsiTheme="majorHAnsi" w:cs="Arial"/>
          <w:spacing w:val="-3"/>
          <w:sz w:val="20"/>
          <w:szCs w:val="20"/>
          <w:rPrChange w:id="306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070" w:author="dbecker" w:date="2016-01-07T14:58:00Z">
            <w:rPr>
              <w:rFonts w:ascii="Arial" w:hAnsi="Arial" w:cs="Arial"/>
              <w:spacing w:val="-3"/>
              <w:sz w:val="20"/>
              <w:szCs w:val="20"/>
            </w:rPr>
          </w:rPrChange>
        </w:rPr>
        <w:t>Form 301B (VY)/300B (SS)</w:t>
      </w:r>
    </w:p>
    <w:p w:rsidR="009C6C49" w:rsidRPr="004338A9" w:rsidRDefault="009C6C49" w:rsidP="008831A3">
      <w:pPr>
        <w:ind w:left="720" w:firstLine="720"/>
        <w:jc w:val="both"/>
        <w:rPr>
          <w:rFonts w:asciiTheme="majorHAnsi" w:hAnsiTheme="majorHAnsi" w:cs="Arial"/>
          <w:spacing w:val="-3"/>
          <w:sz w:val="20"/>
          <w:szCs w:val="20"/>
          <w:rPrChange w:id="3071" w:author="dbecker" w:date="2016-01-07T14:58:00Z">
            <w:rPr>
              <w:rFonts w:ascii="Arial" w:hAnsi="Arial" w:cs="Arial"/>
              <w:spacing w:val="-3"/>
              <w:sz w:val="20"/>
              <w:szCs w:val="20"/>
            </w:rPr>
          </w:rPrChange>
        </w:rPr>
      </w:pPr>
    </w:p>
    <w:p w:rsidR="008831A3" w:rsidRPr="004338A9" w:rsidRDefault="008831A3" w:rsidP="008831A3">
      <w:pPr>
        <w:ind w:left="720" w:firstLine="720"/>
        <w:jc w:val="both"/>
        <w:rPr>
          <w:rFonts w:asciiTheme="majorHAnsi" w:hAnsiTheme="majorHAnsi" w:cs="Arial"/>
          <w:spacing w:val="-3"/>
          <w:sz w:val="20"/>
          <w:szCs w:val="20"/>
          <w:rPrChange w:id="3072" w:author="dbecker" w:date="2016-01-07T14:58:00Z">
            <w:rPr>
              <w:rFonts w:ascii="Arial" w:hAnsi="Arial" w:cs="Arial"/>
              <w:spacing w:val="-3"/>
              <w:sz w:val="20"/>
              <w:szCs w:val="20"/>
            </w:rPr>
          </w:rPrChange>
        </w:rPr>
      </w:pPr>
    </w:p>
    <w:p w:rsidR="008831A3" w:rsidRPr="004338A9" w:rsidRDefault="00A511E0" w:rsidP="00A511E0">
      <w:pPr>
        <w:numPr>
          <w:ilvl w:val="0"/>
          <w:numId w:val="50"/>
        </w:numPr>
        <w:jc w:val="both"/>
        <w:rPr>
          <w:rFonts w:asciiTheme="majorHAnsi" w:hAnsiTheme="majorHAnsi" w:cs="Arial"/>
          <w:b/>
          <w:spacing w:val="-3"/>
          <w:sz w:val="20"/>
          <w:szCs w:val="20"/>
          <w:rPrChange w:id="3073"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074"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A511E0" w:rsidRPr="004338A9" w:rsidRDefault="00A511E0" w:rsidP="00A511E0">
      <w:pPr>
        <w:ind w:left="360"/>
        <w:jc w:val="both"/>
        <w:rPr>
          <w:rFonts w:asciiTheme="majorHAnsi" w:hAnsiTheme="majorHAnsi" w:cs="Arial"/>
          <w:b/>
          <w:spacing w:val="-3"/>
          <w:sz w:val="20"/>
          <w:szCs w:val="20"/>
          <w:rPrChange w:id="3075" w:author="dbecker" w:date="2016-01-07T14:58:00Z">
            <w:rPr>
              <w:rFonts w:ascii="Arial" w:hAnsi="Arial" w:cs="Arial"/>
              <w:b/>
              <w:spacing w:val="-3"/>
              <w:sz w:val="20"/>
              <w:szCs w:val="20"/>
            </w:rPr>
          </w:rPrChange>
        </w:rPr>
      </w:pPr>
    </w:p>
    <w:p w:rsidR="008831A3" w:rsidRPr="004338A9" w:rsidRDefault="008831A3" w:rsidP="008831A3">
      <w:pPr>
        <w:ind w:left="720"/>
        <w:jc w:val="both"/>
        <w:rPr>
          <w:rFonts w:asciiTheme="majorHAnsi" w:hAnsiTheme="majorHAnsi" w:cs="Arial"/>
          <w:b/>
          <w:spacing w:val="-3"/>
          <w:sz w:val="20"/>
          <w:szCs w:val="20"/>
          <w:rPrChange w:id="3076"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077" w:author="dbecker" w:date="2016-01-07T14:58:00Z">
            <w:rPr>
              <w:rFonts w:ascii="Arial" w:hAnsi="Arial" w:cs="Arial"/>
              <w:b/>
              <w:spacing w:val="-3"/>
              <w:sz w:val="20"/>
              <w:szCs w:val="20"/>
            </w:rPr>
          </w:rPrChange>
        </w:rPr>
        <w:t>Unusual Event:</w:t>
      </w:r>
    </w:p>
    <w:p w:rsidR="00986F25" w:rsidRPr="004338A9" w:rsidRDefault="00A511E0" w:rsidP="00A511E0">
      <w:pPr>
        <w:numPr>
          <w:ilvl w:val="1"/>
          <w:numId w:val="50"/>
        </w:numPr>
        <w:jc w:val="both"/>
        <w:rPr>
          <w:rFonts w:asciiTheme="majorHAnsi" w:hAnsiTheme="majorHAnsi" w:cs="Arial"/>
          <w:sz w:val="20"/>
          <w:szCs w:val="20"/>
          <w:rPrChange w:id="3078" w:author="dbecker" w:date="2016-01-07T14:58:00Z">
            <w:rPr>
              <w:rFonts w:ascii="Arial" w:hAnsi="Arial" w:cs="Arial"/>
              <w:sz w:val="20"/>
              <w:szCs w:val="20"/>
            </w:rPr>
          </w:rPrChange>
        </w:rPr>
      </w:pPr>
      <w:r w:rsidRPr="004338A9">
        <w:rPr>
          <w:rFonts w:asciiTheme="majorHAnsi" w:hAnsiTheme="majorHAnsi" w:cs="Arial"/>
          <w:sz w:val="20"/>
          <w:szCs w:val="20"/>
          <w:rPrChange w:id="3079" w:author="dbecker" w:date="2016-01-07T14:58:00Z">
            <w:rPr>
              <w:rFonts w:ascii="Arial" w:hAnsi="Arial" w:cs="Arial"/>
              <w:sz w:val="20"/>
              <w:szCs w:val="20"/>
            </w:rPr>
          </w:rPrChange>
        </w:rPr>
        <w:t xml:space="preserve">Receive notification of ECL that UE has been declared.  </w:t>
      </w:r>
    </w:p>
    <w:p w:rsidR="00A511E0" w:rsidRPr="004338A9" w:rsidRDefault="00A511E0" w:rsidP="00A511E0">
      <w:pPr>
        <w:numPr>
          <w:ilvl w:val="1"/>
          <w:numId w:val="50"/>
        </w:numPr>
        <w:jc w:val="both"/>
        <w:rPr>
          <w:rFonts w:asciiTheme="majorHAnsi" w:hAnsiTheme="majorHAnsi" w:cs="Arial"/>
          <w:sz w:val="20"/>
          <w:szCs w:val="20"/>
          <w:rPrChange w:id="3080" w:author="dbecker" w:date="2016-01-07T14:58:00Z">
            <w:rPr>
              <w:rFonts w:ascii="Arial" w:hAnsi="Arial" w:cs="Arial"/>
              <w:sz w:val="20"/>
              <w:szCs w:val="20"/>
            </w:rPr>
          </w:rPrChange>
        </w:rPr>
      </w:pPr>
      <w:r w:rsidRPr="004338A9">
        <w:rPr>
          <w:rFonts w:asciiTheme="majorHAnsi" w:hAnsiTheme="majorHAnsi" w:cs="Arial"/>
          <w:sz w:val="20"/>
          <w:szCs w:val="20"/>
          <w:rPrChange w:id="3081" w:author="dbecker" w:date="2016-01-07T14:58:00Z">
            <w:rPr>
              <w:rFonts w:ascii="Arial" w:hAnsi="Arial" w:cs="Arial"/>
              <w:sz w:val="20"/>
              <w:szCs w:val="20"/>
            </w:rPr>
          </w:rPrChange>
        </w:rPr>
        <w:t>Continue to monitor situation until notification that UE has been terminated or incident has been reclassified to high ECL.</w:t>
      </w:r>
    </w:p>
    <w:p w:rsidR="009C6C49" w:rsidRPr="004338A9" w:rsidRDefault="009C6C49" w:rsidP="00A511E0">
      <w:pPr>
        <w:numPr>
          <w:ilvl w:val="1"/>
          <w:numId w:val="50"/>
        </w:numPr>
        <w:jc w:val="both"/>
        <w:rPr>
          <w:rFonts w:asciiTheme="majorHAnsi" w:hAnsiTheme="majorHAnsi" w:cs="Arial"/>
          <w:sz w:val="20"/>
          <w:szCs w:val="20"/>
          <w:rPrChange w:id="3082" w:author="dbecker" w:date="2016-01-07T14:58:00Z">
            <w:rPr>
              <w:rFonts w:ascii="Arial" w:hAnsi="Arial" w:cs="Arial"/>
              <w:sz w:val="20"/>
              <w:szCs w:val="20"/>
            </w:rPr>
          </w:rPrChange>
        </w:rPr>
      </w:pPr>
      <w:r w:rsidRPr="004338A9">
        <w:rPr>
          <w:rFonts w:asciiTheme="majorHAnsi" w:hAnsiTheme="majorHAnsi" w:cs="Arial"/>
          <w:sz w:val="20"/>
          <w:szCs w:val="20"/>
          <w:rPrChange w:id="3083" w:author="dbecker" w:date="2016-01-07T14:58:00Z">
            <w:rPr>
              <w:rFonts w:ascii="Arial" w:hAnsi="Arial" w:cs="Arial"/>
              <w:sz w:val="20"/>
              <w:szCs w:val="20"/>
            </w:rPr>
          </w:rPrChange>
        </w:rPr>
        <w:t>Provide contact information to caller.</w:t>
      </w:r>
    </w:p>
    <w:p w:rsidR="00A511E0" w:rsidRPr="004338A9" w:rsidRDefault="00A511E0" w:rsidP="00A511E0">
      <w:pPr>
        <w:jc w:val="both"/>
        <w:rPr>
          <w:rFonts w:asciiTheme="majorHAnsi" w:hAnsiTheme="majorHAnsi" w:cs="Arial"/>
          <w:sz w:val="20"/>
          <w:szCs w:val="20"/>
          <w:rPrChange w:id="3084" w:author="dbecker" w:date="2016-01-07T14:58:00Z">
            <w:rPr>
              <w:rFonts w:ascii="Arial" w:hAnsi="Arial" w:cs="Arial"/>
              <w:sz w:val="20"/>
              <w:szCs w:val="20"/>
            </w:rPr>
          </w:rPrChange>
        </w:rPr>
      </w:pPr>
    </w:p>
    <w:p w:rsidR="00A511E0" w:rsidRPr="004338A9" w:rsidRDefault="00A511E0" w:rsidP="00A511E0">
      <w:pPr>
        <w:ind w:left="720"/>
        <w:jc w:val="both"/>
        <w:rPr>
          <w:rFonts w:asciiTheme="majorHAnsi" w:hAnsiTheme="majorHAnsi" w:cs="Arial"/>
          <w:b/>
          <w:sz w:val="20"/>
          <w:szCs w:val="20"/>
          <w:rPrChange w:id="3085" w:author="dbecker" w:date="2016-01-07T14:58:00Z">
            <w:rPr>
              <w:rFonts w:ascii="Arial" w:hAnsi="Arial" w:cs="Arial"/>
              <w:b/>
              <w:sz w:val="20"/>
              <w:szCs w:val="20"/>
            </w:rPr>
          </w:rPrChange>
        </w:rPr>
      </w:pPr>
      <w:r w:rsidRPr="004338A9">
        <w:rPr>
          <w:rFonts w:asciiTheme="majorHAnsi" w:hAnsiTheme="majorHAnsi" w:cs="Arial"/>
          <w:b/>
          <w:sz w:val="20"/>
          <w:szCs w:val="20"/>
          <w:rPrChange w:id="3086" w:author="dbecker" w:date="2016-01-07T14:58:00Z">
            <w:rPr>
              <w:rFonts w:ascii="Arial" w:hAnsi="Arial" w:cs="Arial"/>
              <w:b/>
              <w:sz w:val="20"/>
              <w:szCs w:val="20"/>
            </w:rPr>
          </w:rPrChange>
        </w:rPr>
        <w:t>Alert</w:t>
      </w:r>
    </w:p>
    <w:p w:rsidR="009C6C49" w:rsidRPr="004338A9" w:rsidRDefault="00A511E0" w:rsidP="009C6C49">
      <w:pPr>
        <w:numPr>
          <w:ilvl w:val="0"/>
          <w:numId w:val="54"/>
        </w:numPr>
        <w:jc w:val="both"/>
        <w:rPr>
          <w:rFonts w:asciiTheme="majorHAnsi" w:hAnsiTheme="majorHAnsi" w:cs="Arial"/>
          <w:b/>
          <w:sz w:val="20"/>
          <w:szCs w:val="20"/>
          <w:rPrChange w:id="3087" w:author="dbecker" w:date="2016-01-07T14:58:00Z">
            <w:rPr>
              <w:rFonts w:ascii="Arial" w:hAnsi="Arial" w:cs="Arial"/>
              <w:b/>
              <w:sz w:val="20"/>
              <w:szCs w:val="20"/>
            </w:rPr>
          </w:rPrChange>
        </w:rPr>
      </w:pPr>
      <w:r w:rsidRPr="004338A9">
        <w:rPr>
          <w:rFonts w:asciiTheme="majorHAnsi" w:hAnsiTheme="majorHAnsi" w:cs="Arial"/>
          <w:sz w:val="20"/>
          <w:szCs w:val="20"/>
          <w:rPrChange w:id="3088" w:author="dbecker" w:date="2016-01-07T14:58:00Z">
            <w:rPr>
              <w:rFonts w:ascii="Arial" w:hAnsi="Arial" w:cs="Arial"/>
              <w:sz w:val="20"/>
              <w:szCs w:val="20"/>
            </w:rPr>
          </w:rPrChange>
        </w:rPr>
        <w:t>Receive notification of ECL from Emergency Management Director or designee.</w:t>
      </w:r>
    </w:p>
    <w:p w:rsidR="00A511E0" w:rsidRPr="004338A9" w:rsidRDefault="00A511E0" w:rsidP="00A511E0">
      <w:pPr>
        <w:numPr>
          <w:ilvl w:val="0"/>
          <w:numId w:val="54"/>
        </w:numPr>
        <w:jc w:val="both"/>
        <w:rPr>
          <w:rFonts w:asciiTheme="majorHAnsi" w:hAnsiTheme="majorHAnsi" w:cs="Arial"/>
          <w:b/>
          <w:sz w:val="20"/>
          <w:szCs w:val="20"/>
          <w:rPrChange w:id="3089" w:author="dbecker" w:date="2016-01-07T14:58:00Z">
            <w:rPr>
              <w:rFonts w:ascii="Arial" w:hAnsi="Arial" w:cs="Arial"/>
              <w:b/>
              <w:sz w:val="20"/>
              <w:szCs w:val="20"/>
            </w:rPr>
          </w:rPrChange>
        </w:rPr>
      </w:pPr>
      <w:r w:rsidRPr="004338A9">
        <w:rPr>
          <w:rFonts w:asciiTheme="majorHAnsi" w:hAnsiTheme="majorHAnsi" w:cs="Arial"/>
          <w:sz w:val="20"/>
          <w:szCs w:val="20"/>
          <w:rPrChange w:id="3090" w:author="dbecker" w:date="2016-01-07T14:58:00Z">
            <w:rPr>
              <w:rFonts w:ascii="Arial" w:hAnsi="Arial" w:cs="Arial"/>
              <w:sz w:val="20"/>
              <w:szCs w:val="20"/>
            </w:rPr>
          </w:rPrChange>
        </w:rPr>
        <w:t>Standby for further instructions</w:t>
      </w:r>
      <w:r w:rsidR="009C6C49" w:rsidRPr="004338A9">
        <w:rPr>
          <w:rFonts w:asciiTheme="majorHAnsi" w:hAnsiTheme="majorHAnsi" w:cs="Arial"/>
          <w:sz w:val="20"/>
          <w:szCs w:val="20"/>
          <w:rPrChange w:id="3091" w:author="dbecker" w:date="2016-01-07T14:58:00Z">
            <w:rPr>
              <w:rFonts w:ascii="Arial" w:hAnsi="Arial" w:cs="Arial"/>
              <w:sz w:val="20"/>
              <w:szCs w:val="20"/>
            </w:rPr>
          </w:rPrChange>
        </w:rPr>
        <w:t>, including opening of EOC</w:t>
      </w:r>
      <w:r w:rsidRPr="004338A9">
        <w:rPr>
          <w:rFonts w:asciiTheme="majorHAnsi" w:hAnsiTheme="majorHAnsi" w:cs="Arial"/>
          <w:sz w:val="20"/>
          <w:szCs w:val="20"/>
          <w:rPrChange w:id="3092" w:author="dbecker" w:date="2016-01-07T14:58:00Z">
            <w:rPr>
              <w:rFonts w:ascii="Arial" w:hAnsi="Arial" w:cs="Arial"/>
              <w:sz w:val="20"/>
              <w:szCs w:val="20"/>
            </w:rPr>
          </w:rPrChange>
        </w:rPr>
        <w:t xml:space="preserve">.  </w:t>
      </w:r>
    </w:p>
    <w:p w:rsidR="00A511E0" w:rsidRPr="004338A9" w:rsidRDefault="00A511E0" w:rsidP="00A511E0">
      <w:pPr>
        <w:jc w:val="both"/>
        <w:rPr>
          <w:rFonts w:asciiTheme="majorHAnsi" w:hAnsiTheme="majorHAnsi" w:cs="Arial"/>
          <w:sz w:val="20"/>
          <w:szCs w:val="20"/>
          <w:rPrChange w:id="3093" w:author="dbecker" w:date="2016-01-07T14:58:00Z">
            <w:rPr>
              <w:rFonts w:ascii="Arial" w:hAnsi="Arial" w:cs="Arial"/>
              <w:sz w:val="20"/>
              <w:szCs w:val="20"/>
            </w:rPr>
          </w:rPrChange>
        </w:rPr>
      </w:pPr>
    </w:p>
    <w:p w:rsidR="00A511E0" w:rsidRPr="004338A9" w:rsidRDefault="00A511E0" w:rsidP="00A511E0">
      <w:pPr>
        <w:ind w:left="720"/>
        <w:jc w:val="both"/>
        <w:rPr>
          <w:rFonts w:asciiTheme="majorHAnsi" w:hAnsiTheme="majorHAnsi" w:cs="Arial"/>
          <w:b/>
          <w:sz w:val="20"/>
          <w:szCs w:val="20"/>
          <w:rPrChange w:id="3094" w:author="dbecker" w:date="2016-01-07T14:58:00Z">
            <w:rPr>
              <w:rFonts w:ascii="Arial" w:hAnsi="Arial" w:cs="Arial"/>
              <w:b/>
              <w:sz w:val="20"/>
              <w:szCs w:val="20"/>
            </w:rPr>
          </w:rPrChange>
        </w:rPr>
      </w:pPr>
      <w:r w:rsidRPr="004338A9">
        <w:rPr>
          <w:rFonts w:asciiTheme="majorHAnsi" w:hAnsiTheme="majorHAnsi" w:cs="Arial"/>
          <w:b/>
          <w:sz w:val="20"/>
          <w:szCs w:val="20"/>
          <w:rPrChange w:id="3095" w:author="dbecker" w:date="2016-01-07T14:58:00Z">
            <w:rPr>
              <w:rFonts w:ascii="Arial" w:hAnsi="Arial" w:cs="Arial"/>
              <w:b/>
              <w:sz w:val="20"/>
              <w:szCs w:val="20"/>
            </w:rPr>
          </w:rPrChange>
        </w:rPr>
        <w:t xml:space="preserve">Site Area </w:t>
      </w:r>
      <w:r w:rsidR="005D7374" w:rsidRPr="004338A9">
        <w:rPr>
          <w:rFonts w:asciiTheme="majorHAnsi" w:hAnsiTheme="majorHAnsi" w:cs="Arial"/>
          <w:b/>
          <w:sz w:val="20"/>
          <w:szCs w:val="20"/>
          <w:rPrChange w:id="3096" w:author="dbecker" w:date="2016-01-07T14:58:00Z">
            <w:rPr>
              <w:rFonts w:ascii="Arial" w:hAnsi="Arial" w:cs="Arial"/>
              <w:b/>
              <w:sz w:val="20"/>
              <w:szCs w:val="20"/>
            </w:rPr>
          </w:rPrChange>
        </w:rPr>
        <w:t>Emergency</w:t>
      </w:r>
      <w:r w:rsidR="009E7200" w:rsidRPr="004338A9">
        <w:rPr>
          <w:rFonts w:asciiTheme="majorHAnsi" w:hAnsiTheme="majorHAnsi" w:cs="Arial"/>
          <w:b/>
          <w:sz w:val="20"/>
          <w:szCs w:val="20"/>
          <w:rPrChange w:id="3097" w:author="dbecker" w:date="2016-01-07T14:58:00Z">
            <w:rPr>
              <w:rFonts w:ascii="Arial" w:hAnsi="Arial" w:cs="Arial"/>
              <w:b/>
              <w:sz w:val="20"/>
              <w:szCs w:val="20"/>
            </w:rPr>
          </w:rPrChange>
        </w:rPr>
        <w:t>/General Emergency</w:t>
      </w:r>
    </w:p>
    <w:p w:rsidR="005D7374" w:rsidRPr="004338A9" w:rsidRDefault="005D7374" w:rsidP="005D7374">
      <w:pPr>
        <w:numPr>
          <w:ilvl w:val="0"/>
          <w:numId w:val="54"/>
        </w:numPr>
        <w:jc w:val="both"/>
        <w:rPr>
          <w:rFonts w:asciiTheme="majorHAnsi" w:hAnsiTheme="majorHAnsi" w:cs="Arial"/>
          <w:b/>
          <w:sz w:val="20"/>
          <w:szCs w:val="20"/>
          <w:rPrChange w:id="3098" w:author="dbecker" w:date="2016-01-07T14:58:00Z">
            <w:rPr>
              <w:rFonts w:ascii="Arial" w:hAnsi="Arial" w:cs="Arial"/>
              <w:b/>
              <w:sz w:val="20"/>
              <w:szCs w:val="20"/>
            </w:rPr>
          </w:rPrChange>
        </w:rPr>
      </w:pPr>
      <w:r w:rsidRPr="004338A9">
        <w:rPr>
          <w:rFonts w:asciiTheme="majorHAnsi" w:hAnsiTheme="majorHAnsi" w:cs="Arial"/>
          <w:sz w:val="20"/>
          <w:szCs w:val="20"/>
          <w:rPrChange w:id="3099" w:author="dbecker" w:date="2016-01-07T14:58:00Z">
            <w:rPr>
              <w:rFonts w:ascii="Arial" w:hAnsi="Arial" w:cs="Arial"/>
              <w:sz w:val="20"/>
              <w:szCs w:val="20"/>
            </w:rPr>
          </w:rPrChange>
        </w:rPr>
        <w:t>Receive notification of ECL.  Report to local EOC</w:t>
      </w:r>
      <w:r w:rsidR="00B67129" w:rsidRPr="004338A9">
        <w:rPr>
          <w:rFonts w:asciiTheme="majorHAnsi" w:hAnsiTheme="majorHAnsi" w:cs="Arial"/>
          <w:sz w:val="20"/>
          <w:szCs w:val="20"/>
          <w:rPrChange w:id="3100" w:author="dbecker" w:date="2016-01-07T14:58:00Z">
            <w:rPr>
              <w:rFonts w:ascii="Arial" w:hAnsi="Arial" w:cs="Arial"/>
              <w:sz w:val="20"/>
              <w:szCs w:val="20"/>
            </w:rPr>
          </w:rPrChange>
        </w:rPr>
        <w:t xml:space="preserve"> and institute position log</w:t>
      </w:r>
      <w:r w:rsidRPr="004338A9">
        <w:rPr>
          <w:rFonts w:asciiTheme="majorHAnsi" w:hAnsiTheme="majorHAnsi" w:cs="Arial"/>
          <w:sz w:val="20"/>
          <w:szCs w:val="20"/>
          <w:rPrChange w:id="3101" w:author="dbecker" w:date="2016-01-07T14:58:00Z">
            <w:rPr>
              <w:rFonts w:ascii="Arial" w:hAnsi="Arial" w:cs="Arial"/>
              <w:sz w:val="20"/>
              <w:szCs w:val="20"/>
            </w:rPr>
          </w:rPrChange>
        </w:rPr>
        <w:t>.</w:t>
      </w:r>
    </w:p>
    <w:p w:rsidR="005D7374" w:rsidRPr="004338A9" w:rsidRDefault="005D7374" w:rsidP="005D7374">
      <w:pPr>
        <w:numPr>
          <w:ilvl w:val="0"/>
          <w:numId w:val="54"/>
        </w:numPr>
        <w:jc w:val="both"/>
        <w:rPr>
          <w:rFonts w:asciiTheme="majorHAnsi" w:hAnsiTheme="majorHAnsi" w:cs="Arial"/>
          <w:b/>
          <w:sz w:val="20"/>
          <w:szCs w:val="20"/>
          <w:rPrChange w:id="3102" w:author="dbecker" w:date="2016-01-07T14:58:00Z">
            <w:rPr>
              <w:rFonts w:ascii="Arial" w:hAnsi="Arial" w:cs="Arial"/>
              <w:b/>
              <w:sz w:val="20"/>
              <w:szCs w:val="20"/>
            </w:rPr>
          </w:rPrChange>
        </w:rPr>
      </w:pPr>
      <w:r w:rsidRPr="004338A9">
        <w:rPr>
          <w:rFonts w:asciiTheme="majorHAnsi" w:hAnsiTheme="majorHAnsi" w:cs="Arial"/>
          <w:sz w:val="20"/>
          <w:szCs w:val="20"/>
          <w:rPrChange w:id="3103" w:author="dbecker" w:date="2016-01-07T14:58:00Z">
            <w:rPr>
              <w:rFonts w:ascii="Arial" w:hAnsi="Arial" w:cs="Arial"/>
              <w:sz w:val="20"/>
              <w:szCs w:val="20"/>
            </w:rPr>
          </w:rPrChange>
        </w:rPr>
        <w:lastRenderedPageBreak/>
        <w:t>Assume duties of Emergency Management Director if that person is not yet at EOC.</w:t>
      </w:r>
      <w:r w:rsidR="009C6C49" w:rsidRPr="004338A9">
        <w:rPr>
          <w:rFonts w:asciiTheme="majorHAnsi" w:hAnsiTheme="majorHAnsi" w:cs="Arial"/>
          <w:sz w:val="20"/>
          <w:szCs w:val="20"/>
          <w:rPrChange w:id="3104" w:author="dbecker" w:date="2016-01-07T14:58:00Z">
            <w:rPr>
              <w:rFonts w:ascii="Arial" w:hAnsi="Arial" w:cs="Arial"/>
              <w:sz w:val="20"/>
              <w:szCs w:val="20"/>
            </w:rPr>
          </w:rPrChange>
        </w:rPr>
        <w:t xml:space="preserve">  Ensure Town Manager (if a</w:t>
      </w:r>
      <w:r w:rsidR="00E57E09" w:rsidRPr="004338A9">
        <w:rPr>
          <w:rFonts w:asciiTheme="majorHAnsi" w:hAnsiTheme="majorHAnsi" w:cs="Arial"/>
          <w:sz w:val="20"/>
          <w:szCs w:val="20"/>
          <w:rPrChange w:id="3105" w:author="dbecker" w:date="2016-01-07T14:58:00Z">
            <w:rPr>
              <w:rFonts w:ascii="Arial" w:hAnsi="Arial" w:cs="Arial"/>
              <w:sz w:val="20"/>
              <w:szCs w:val="20"/>
            </w:rPr>
          </w:rPrChange>
        </w:rPr>
        <w:t>pplicable</w:t>
      </w:r>
      <w:r w:rsidR="009C6C49" w:rsidRPr="004338A9">
        <w:rPr>
          <w:rFonts w:asciiTheme="majorHAnsi" w:hAnsiTheme="majorHAnsi" w:cs="Arial"/>
          <w:sz w:val="20"/>
          <w:szCs w:val="20"/>
          <w:rPrChange w:id="3106" w:author="dbecker" w:date="2016-01-07T14:58:00Z">
            <w:rPr>
              <w:rFonts w:ascii="Arial" w:hAnsi="Arial" w:cs="Arial"/>
              <w:sz w:val="20"/>
              <w:szCs w:val="20"/>
            </w:rPr>
          </w:rPrChange>
        </w:rPr>
        <w:t>) is aware of situation.</w:t>
      </w:r>
    </w:p>
    <w:p w:rsidR="005D7374" w:rsidRPr="004338A9" w:rsidRDefault="005D7374" w:rsidP="005D7374">
      <w:pPr>
        <w:numPr>
          <w:ilvl w:val="0"/>
          <w:numId w:val="54"/>
        </w:numPr>
        <w:jc w:val="both"/>
        <w:rPr>
          <w:rFonts w:asciiTheme="majorHAnsi" w:hAnsiTheme="majorHAnsi" w:cs="Arial"/>
          <w:b/>
          <w:sz w:val="20"/>
          <w:szCs w:val="20"/>
          <w:rPrChange w:id="3107" w:author="dbecker" w:date="2016-01-07T14:58:00Z">
            <w:rPr>
              <w:rFonts w:ascii="Arial" w:hAnsi="Arial" w:cs="Arial"/>
              <w:b/>
              <w:sz w:val="20"/>
              <w:szCs w:val="20"/>
            </w:rPr>
          </w:rPrChange>
        </w:rPr>
      </w:pPr>
      <w:r w:rsidRPr="004338A9">
        <w:rPr>
          <w:rFonts w:asciiTheme="majorHAnsi" w:hAnsiTheme="majorHAnsi" w:cs="Arial"/>
          <w:sz w:val="20"/>
          <w:szCs w:val="20"/>
          <w:rPrChange w:id="3108" w:author="dbecker" w:date="2016-01-07T14:58:00Z">
            <w:rPr>
              <w:rFonts w:ascii="Arial" w:hAnsi="Arial" w:cs="Arial"/>
              <w:sz w:val="20"/>
              <w:szCs w:val="20"/>
            </w:rPr>
          </w:rPrChange>
        </w:rPr>
        <w:t>Determine from EMD or other personnel in EOC, what notifications have been issued from dispatch center and whether notification has been verified.</w:t>
      </w:r>
    </w:p>
    <w:p w:rsidR="005D7374" w:rsidRPr="004338A9" w:rsidRDefault="005D7374" w:rsidP="005D7374">
      <w:pPr>
        <w:numPr>
          <w:ilvl w:val="0"/>
          <w:numId w:val="54"/>
        </w:numPr>
        <w:jc w:val="both"/>
        <w:rPr>
          <w:rFonts w:asciiTheme="majorHAnsi" w:hAnsiTheme="majorHAnsi" w:cs="Arial"/>
          <w:b/>
          <w:sz w:val="20"/>
          <w:szCs w:val="20"/>
          <w:rPrChange w:id="3109" w:author="dbecker" w:date="2016-01-07T14:58:00Z">
            <w:rPr>
              <w:rFonts w:ascii="Arial" w:hAnsi="Arial" w:cs="Arial"/>
              <w:b/>
              <w:sz w:val="20"/>
              <w:szCs w:val="20"/>
            </w:rPr>
          </w:rPrChange>
        </w:rPr>
      </w:pPr>
      <w:r w:rsidRPr="004338A9">
        <w:rPr>
          <w:rFonts w:asciiTheme="majorHAnsi" w:hAnsiTheme="majorHAnsi" w:cs="Arial"/>
          <w:sz w:val="20"/>
          <w:szCs w:val="20"/>
          <w:rPrChange w:id="3110" w:author="dbecker" w:date="2016-01-07T14:58:00Z">
            <w:rPr>
              <w:rFonts w:ascii="Arial" w:hAnsi="Arial" w:cs="Arial"/>
              <w:sz w:val="20"/>
              <w:szCs w:val="20"/>
            </w:rPr>
          </w:rPrChange>
        </w:rPr>
        <w:t>Ensure calls are made to remaining members of local ERO.  These personnel are listed in local REP Plan Call-down list.  Inform personnel of ECL, any protective action recommendations made by the State, and to report to local EOC.</w:t>
      </w:r>
    </w:p>
    <w:p w:rsidR="005D7374" w:rsidRPr="004338A9" w:rsidRDefault="005D7374" w:rsidP="005D7374">
      <w:pPr>
        <w:numPr>
          <w:ilvl w:val="0"/>
          <w:numId w:val="54"/>
        </w:numPr>
        <w:jc w:val="both"/>
        <w:rPr>
          <w:rFonts w:asciiTheme="majorHAnsi" w:hAnsiTheme="majorHAnsi" w:cs="Arial"/>
          <w:b/>
          <w:sz w:val="20"/>
          <w:szCs w:val="20"/>
          <w:rPrChange w:id="3111" w:author="dbecker" w:date="2016-01-07T14:58:00Z">
            <w:rPr>
              <w:rFonts w:ascii="Arial" w:hAnsi="Arial" w:cs="Arial"/>
              <w:b/>
              <w:sz w:val="20"/>
              <w:szCs w:val="20"/>
            </w:rPr>
          </w:rPrChange>
        </w:rPr>
      </w:pPr>
      <w:r w:rsidRPr="004338A9">
        <w:rPr>
          <w:rFonts w:asciiTheme="majorHAnsi" w:hAnsiTheme="majorHAnsi" w:cs="Arial"/>
          <w:sz w:val="20"/>
          <w:szCs w:val="20"/>
          <w:rPrChange w:id="3112" w:author="dbecker" w:date="2016-01-07T14:58:00Z">
            <w:rPr>
              <w:rFonts w:ascii="Arial" w:hAnsi="Arial" w:cs="Arial"/>
              <w:sz w:val="20"/>
              <w:szCs w:val="20"/>
            </w:rPr>
          </w:rPrChange>
        </w:rPr>
        <w:t>Ensure call is made to school principal.  Inform principal of situation and any recommendations.  Continue to keep principal advised as incident develops.</w:t>
      </w:r>
    </w:p>
    <w:p w:rsidR="005D7374" w:rsidRPr="004338A9" w:rsidRDefault="005D7374" w:rsidP="005D7374">
      <w:pPr>
        <w:numPr>
          <w:ilvl w:val="0"/>
          <w:numId w:val="54"/>
        </w:numPr>
        <w:jc w:val="both"/>
        <w:rPr>
          <w:rFonts w:asciiTheme="majorHAnsi" w:hAnsiTheme="majorHAnsi" w:cs="Arial"/>
          <w:b/>
          <w:sz w:val="20"/>
          <w:szCs w:val="20"/>
          <w:rPrChange w:id="3113" w:author="dbecker" w:date="2016-01-07T14:58:00Z">
            <w:rPr>
              <w:rFonts w:ascii="Arial" w:hAnsi="Arial" w:cs="Arial"/>
              <w:b/>
              <w:sz w:val="20"/>
              <w:szCs w:val="20"/>
            </w:rPr>
          </w:rPrChange>
        </w:rPr>
      </w:pPr>
      <w:r w:rsidRPr="004338A9">
        <w:rPr>
          <w:rFonts w:asciiTheme="majorHAnsi" w:hAnsiTheme="majorHAnsi" w:cs="Arial"/>
          <w:sz w:val="20"/>
          <w:szCs w:val="20"/>
          <w:rPrChange w:id="3114" w:author="dbecker" w:date="2016-01-07T14:58:00Z">
            <w:rPr>
              <w:rFonts w:ascii="Arial" w:hAnsi="Arial" w:cs="Arial"/>
              <w:sz w:val="20"/>
              <w:szCs w:val="20"/>
            </w:rPr>
          </w:rPrChange>
        </w:rPr>
        <w:t xml:space="preserve">Monitor public releases and EAS messages on local radio station.  </w:t>
      </w:r>
    </w:p>
    <w:p w:rsidR="005D7374" w:rsidRPr="004338A9" w:rsidRDefault="005D7374" w:rsidP="005D7374">
      <w:pPr>
        <w:numPr>
          <w:ilvl w:val="0"/>
          <w:numId w:val="54"/>
        </w:numPr>
        <w:jc w:val="both"/>
        <w:rPr>
          <w:rFonts w:asciiTheme="majorHAnsi" w:hAnsiTheme="majorHAnsi" w:cs="Arial"/>
          <w:b/>
          <w:sz w:val="20"/>
          <w:szCs w:val="20"/>
          <w:rPrChange w:id="3115" w:author="dbecker" w:date="2016-01-07T14:58:00Z">
            <w:rPr>
              <w:rFonts w:ascii="Arial" w:hAnsi="Arial" w:cs="Arial"/>
              <w:b/>
              <w:sz w:val="20"/>
              <w:szCs w:val="20"/>
            </w:rPr>
          </w:rPrChange>
        </w:rPr>
      </w:pPr>
      <w:r w:rsidRPr="004338A9">
        <w:rPr>
          <w:rFonts w:asciiTheme="majorHAnsi" w:hAnsiTheme="majorHAnsi" w:cs="Arial"/>
          <w:sz w:val="20"/>
          <w:szCs w:val="20"/>
          <w:rPrChange w:id="3116" w:author="dbecker" w:date="2016-01-07T14:58:00Z">
            <w:rPr>
              <w:rFonts w:ascii="Arial" w:hAnsi="Arial" w:cs="Arial"/>
              <w:sz w:val="20"/>
              <w:szCs w:val="20"/>
            </w:rPr>
          </w:rPrChange>
        </w:rPr>
        <w:t xml:space="preserve">Refer all media requests to Joint Information Center (JIC) at </w:t>
      </w:r>
      <w:r w:rsidR="00105AAA" w:rsidRPr="004338A9">
        <w:rPr>
          <w:rFonts w:asciiTheme="majorHAnsi" w:hAnsiTheme="majorHAnsi" w:cs="Arial"/>
          <w:sz w:val="20"/>
          <w:szCs w:val="20"/>
          <w:rPrChange w:id="3117" w:author="dbecker" w:date="2016-01-07T14:58:00Z">
            <w:rPr>
              <w:rFonts w:ascii="Arial" w:hAnsi="Arial" w:cs="Arial"/>
              <w:sz w:val="20"/>
              <w:szCs w:val="20"/>
            </w:rPr>
          </w:rPrChange>
        </w:rPr>
        <w:t>the plant</w:t>
      </w:r>
      <w:r w:rsidRPr="004338A9">
        <w:rPr>
          <w:rFonts w:asciiTheme="majorHAnsi" w:hAnsiTheme="majorHAnsi" w:cs="Arial"/>
          <w:sz w:val="20"/>
          <w:szCs w:val="20"/>
          <w:rPrChange w:id="3118" w:author="dbecker" w:date="2016-01-07T14:58:00Z">
            <w:rPr>
              <w:rFonts w:ascii="Arial" w:hAnsi="Arial" w:cs="Arial"/>
              <w:sz w:val="20"/>
              <w:szCs w:val="20"/>
            </w:rPr>
          </w:rPrChange>
        </w:rPr>
        <w:t>, except for requests directly concerning town response/activities.  Answer questions consistent with official releases from EAS and Media Center, PARs and from SEOC.  In absence of recommended</w:t>
      </w:r>
      <w:r w:rsidR="00B67129" w:rsidRPr="004338A9">
        <w:rPr>
          <w:rFonts w:asciiTheme="majorHAnsi" w:hAnsiTheme="majorHAnsi" w:cs="Arial"/>
          <w:sz w:val="20"/>
          <w:szCs w:val="20"/>
          <w:rPrChange w:id="3119" w:author="dbecker" w:date="2016-01-07T14:58:00Z">
            <w:rPr>
              <w:rFonts w:ascii="Arial" w:hAnsi="Arial" w:cs="Arial"/>
              <w:sz w:val="20"/>
              <w:szCs w:val="20"/>
            </w:rPr>
          </w:rPrChange>
        </w:rPr>
        <w:t xml:space="preserve"> protective actions, inform people to stay inside and listen to EAS radio station.</w:t>
      </w:r>
    </w:p>
    <w:p w:rsidR="00B67129" w:rsidRPr="004338A9" w:rsidRDefault="00B67129" w:rsidP="005D7374">
      <w:pPr>
        <w:numPr>
          <w:ilvl w:val="0"/>
          <w:numId w:val="54"/>
        </w:numPr>
        <w:jc w:val="both"/>
        <w:rPr>
          <w:rFonts w:asciiTheme="majorHAnsi" w:hAnsiTheme="majorHAnsi" w:cs="Arial"/>
          <w:b/>
          <w:sz w:val="20"/>
          <w:szCs w:val="20"/>
          <w:rPrChange w:id="3120" w:author="dbecker" w:date="2016-01-07T14:58:00Z">
            <w:rPr>
              <w:rFonts w:ascii="Arial" w:hAnsi="Arial" w:cs="Arial"/>
              <w:b/>
              <w:sz w:val="20"/>
              <w:szCs w:val="20"/>
            </w:rPr>
          </w:rPrChange>
        </w:rPr>
      </w:pPr>
      <w:r w:rsidRPr="004338A9">
        <w:rPr>
          <w:rFonts w:asciiTheme="majorHAnsi" w:hAnsiTheme="majorHAnsi" w:cs="Arial"/>
          <w:sz w:val="20"/>
          <w:szCs w:val="20"/>
          <w:rPrChange w:id="3121" w:author="dbecker" w:date="2016-01-07T14:58:00Z">
            <w:rPr>
              <w:rFonts w:ascii="Arial" w:hAnsi="Arial" w:cs="Arial"/>
              <w:sz w:val="20"/>
              <w:szCs w:val="20"/>
            </w:rPr>
          </w:rPrChange>
        </w:rPr>
        <w:t>With EMD, periodically organize emergency staff briefings to review activities of each component of local ERO and to ensure situational awareness.</w:t>
      </w:r>
    </w:p>
    <w:p w:rsidR="00B67129" w:rsidRPr="004338A9" w:rsidRDefault="00B67129" w:rsidP="005D7374">
      <w:pPr>
        <w:numPr>
          <w:ilvl w:val="0"/>
          <w:numId w:val="54"/>
        </w:numPr>
        <w:jc w:val="both"/>
        <w:rPr>
          <w:rFonts w:asciiTheme="majorHAnsi" w:hAnsiTheme="majorHAnsi" w:cs="Arial"/>
          <w:b/>
          <w:sz w:val="20"/>
          <w:szCs w:val="20"/>
          <w:rPrChange w:id="3122" w:author="dbecker" w:date="2016-01-07T14:58:00Z">
            <w:rPr>
              <w:rFonts w:ascii="Arial" w:hAnsi="Arial" w:cs="Arial"/>
              <w:b/>
              <w:sz w:val="20"/>
              <w:szCs w:val="20"/>
            </w:rPr>
          </w:rPrChange>
        </w:rPr>
      </w:pPr>
      <w:r w:rsidRPr="004338A9">
        <w:rPr>
          <w:rFonts w:asciiTheme="majorHAnsi" w:hAnsiTheme="majorHAnsi" w:cs="Arial"/>
          <w:sz w:val="20"/>
          <w:szCs w:val="20"/>
          <w:rPrChange w:id="3123" w:author="dbecker" w:date="2016-01-07T14:58:00Z">
            <w:rPr>
              <w:rFonts w:ascii="Arial" w:hAnsi="Arial" w:cs="Arial"/>
              <w:sz w:val="20"/>
              <w:szCs w:val="20"/>
            </w:rPr>
          </w:rPrChange>
        </w:rPr>
        <w:t>Continue to receive recommendations and information from HSEM regarding emergency conditions.</w:t>
      </w:r>
    </w:p>
    <w:p w:rsidR="009C6C49" w:rsidRPr="004338A9" w:rsidRDefault="009C6C49" w:rsidP="005D7374">
      <w:pPr>
        <w:numPr>
          <w:ilvl w:val="0"/>
          <w:numId w:val="54"/>
        </w:numPr>
        <w:jc w:val="both"/>
        <w:rPr>
          <w:rFonts w:asciiTheme="majorHAnsi" w:hAnsiTheme="majorHAnsi" w:cs="Arial"/>
          <w:b/>
          <w:sz w:val="20"/>
          <w:szCs w:val="20"/>
          <w:rPrChange w:id="3124" w:author="dbecker" w:date="2016-01-07T14:58:00Z">
            <w:rPr>
              <w:rFonts w:ascii="Arial" w:hAnsi="Arial" w:cs="Arial"/>
              <w:b/>
              <w:sz w:val="20"/>
              <w:szCs w:val="20"/>
            </w:rPr>
          </w:rPrChange>
        </w:rPr>
      </w:pPr>
      <w:r w:rsidRPr="004338A9">
        <w:rPr>
          <w:rFonts w:asciiTheme="majorHAnsi" w:hAnsiTheme="majorHAnsi" w:cs="Arial"/>
          <w:sz w:val="20"/>
          <w:szCs w:val="20"/>
          <w:rPrChange w:id="3125" w:author="dbecker" w:date="2016-01-07T14:58:00Z">
            <w:rPr>
              <w:rFonts w:ascii="Arial" w:hAnsi="Arial" w:cs="Arial"/>
              <w:sz w:val="20"/>
              <w:szCs w:val="20"/>
            </w:rPr>
          </w:rPrChange>
        </w:rPr>
        <w:t>Authorize activation of PANs, as appropriate.</w:t>
      </w:r>
    </w:p>
    <w:p w:rsidR="00B67129" w:rsidRPr="004338A9" w:rsidRDefault="00B67129" w:rsidP="005D7374">
      <w:pPr>
        <w:numPr>
          <w:ilvl w:val="0"/>
          <w:numId w:val="54"/>
        </w:numPr>
        <w:jc w:val="both"/>
        <w:rPr>
          <w:rFonts w:asciiTheme="majorHAnsi" w:hAnsiTheme="majorHAnsi" w:cs="Arial"/>
          <w:b/>
          <w:sz w:val="20"/>
          <w:szCs w:val="20"/>
          <w:rPrChange w:id="3126" w:author="dbecker" w:date="2016-01-07T14:58:00Z">
            <w:rPr>
              <w:rFonts w:ascii="Arial" w:hAnsi="Arial" w:cs="Arial"/>
              <w:b/>
              <w:sz w:val="20"/>
              <w:szCs w:val="20"/>
            </w:rPr>
          </w:rPrChange>
        </w:rPr>
      </w:pPr>
      <w:r w:rsidRPr="004338A9">
        <w:rPr>
          <w:rFonts w:asciiTheme="majorHAnsi" w:hAnsiTheme="majorHAnsi" w:cs="Arial"/>
          <w:sz w:val="20"/>
          <w:szCs w:val="20"/>
          <w:rPrChange w:id="3127" w:author="dbecker" w:date="2016-01-07T14:58:00Z">
            <w:rPr>
              <w:rFonts w:ascii="Arial" w:hAnsi="Arial" w:cs="Arial"/>
              <w:sz w:val="20"/>
              <w:szCs w:val="20"/>
            </w:rPr>
          </w:rPrChange>
        </w:rPr>
        <w:t>If evacuation is recommended, instruct local government and ERO to report to reception center in host community.  NH DPHS/HSEM will inform local officials when residents may return to the evacuated area.</w:t>
      </w:r>
    </w:p>
    <w:p w:rsidR="0097604D" w:rsidRPr="004338A9" w:rsidRDefault="0097604D" w:rsidP="005D7374">
      <w:pPr>
        <w:numPr>
          <w:ilvl w:val="0"/>
          <w:numId w:val="54"/>
        </w:numPr>
        <w:jc w:val="both"/>
        <w:rPr>
          <w:rFonts w:asciiTheme="majorHAnsi" w:hAnsiTheme="majorHAnsi" w:cs="Arial"/>
          <w:b/>
          <w:sz w:val="20"/>
          <w:szCs w:val="20"/>
          <w:rPrChange w:id="3128" w:author="dbecker" w:date="2016-01-07T14:58:00Z">
            <w:rPr>
              <w:rFonts w:ascii="Arial" w:hAnsi="Arial" w:cs="Arial"/>
              <w:b/>
              <w:sz w:val="20"/>
              <w:szCs w:val="20"/>
            </w:rPr>
          </w:rPrChange>
        </w:rPr>
      </w:pPr>
      <w:r w:rsidRPr="004338A9">
        <w:rPr>
          <w:rFonts w:asciiTheme="majorHAnsi" w:hAnsiTheme="majorHAnsi" w:cs="Arial"/>
          <w:sz w:val="20"/>
          <w:szCs w:val="20"/>
          <w:rPrChange w:id="3129" w:author="dbecker" w:date="2016-01-07T14:58:00Z">
            <w:rPr>
              <w:rFonts w:ascii="Arial" w:hAnsi="Arial" w:cs="Arial"/>
              <w:sz w:val="20"/>
              <w:szCs w:val="20"/>
            </w:rPr>
          </w:rPrChange>
        </w:rPr>
        <w:t>Consult town COG and COOP and begin preparations as necessary for establishing government in host community.</w:t>
      </w:r>
    </w:p>
    <w:p w:rsidR="00B67129" w:rsidRPr="004338A9" w:rsidRDefault="00B67129" w:rsidP="00B67129">
      <w:pPr>
        <w:jc w:val="both"/>
        <w:rPr>
          <w:rFonts w:asciiTheme="majorHAnsi" w:hAnsiTheme="majorHAnsi" w:cs="Arial"/>
          <w:sz w:val="20"/>
          <w:szCs w:val="20"/>
          <w:rPrChange w:id="3130" w:author="dbecker" w:date="2016-01-07T14:58:00Z">
            <w:rPr>
              <w:rFonts w:ascii="Arial" w:hAnsi="Arial" w:cs="Arial"/>
              <w:sz w:val="20"/>
              <w:szCs w:val="20"/>
            </w:rPr>
          </w:rPrChange>
        </w:rPr>
      </w:pPr>
    </w:p>
    <w:p w:rsidR="00B67129" w:rsidRPr="004338A9" w:rsidRDefault="009E7200" w:rsidP="00B67129">
      <w:pPr>
        <w:ind w:left="720"/>
        <w:jc w:val="both"/>
        <w:rPr>
          <w:rFonts w:asciiTheme="majorHAnsi" w:hAnsiTheme="majorHAnsi" w:cs="Arial"/>
          <w:b/>
          <w:sz w:val="20"/>
          <w:szCs w:val="20"/>
          <w:rPrChange w:id="3131" w:author="dbecker" w:date="2016-01-07T14:58:00Z">
            <w:rPr>
              <w:rFonts w:ascii="Arial" w:hAnsi="Arial" w:cs="Arial"/>
              <w:b/>
              <w:sz w:val="20"/>
              <w:szCs w:val="20"/>
            </w:rPr>
          </w:rPrChange>
        </w:rPr>
      </w:pPr>
      <w:r w:rsidRPr="004338A9">
        <w:rPr>
          <w:rFonts w:asciiTheme="majorHAnsi" w:hAnsiTheme="majorHAnsi" w:cs="Arial"/>
          <w:b/>
          <w:sz w:val="20"/>
          <w:szCs w:val="20"/>
          <w:rPrChange w:id="3132" w:author="dbecker" w:date="2016-01-07T14:58:00Z">
            <w:rPr>
              <w:rFonts w:ascii="Arial" w:hAnsi="Arial" w:cs="Arial"/>
              <w:b/>
              <w:sz w:val="20"/>
              <w:szCs w:val="20"/>
            </w:rPr>
          </w:rPrChange>
        </w:rPr>
        <w:t>Recovery/Re-entry</w:t>
      </w:r>
    </w:p>
    <w:p w:rsidR="00B67129" w:rsidRPr="004338A9" w:rsidRDefault="009E7200" w:rsidP="00B67129">
      <w:pPr>
        <w:numPr>
          <w:ilvl w:val="0"/>
          <w:numId w:val="55"/>
        </w:numPr>
        <w:jc w:val="both"/>
        <w:rPr>
          <w:rFonts w:asciiTheme="majorHAnsi" w:hAnsiTheme="majorHAnsi" w:cs="Arial"/>
          <w:b/>
          <w:sz w:val="20"/>
          <w:szCs w:val="20"/>
          <w:rPrChange w:id="3133" w:author="dbecker" w:date="2016-01-07T14:58:00Z">
            <w:rPr>
              <w:rFonts w:ascii="Arial" w:hAnsi="Arial" w:cs="Arial"/>
              <w:b/>
              <w:sz w:val="20"/>
              <w:szCs w:val="20"/>
            </w:rPr>
          </w:rPrChange>
        </w:rPr>
      </w:pPr>
      <w:r w:rsidRPr="004338A9">
        <w:rPr>
          <w:rFonts w:asciiTheme="majorHAnsi" w:hAnsiTheme="majorHAnsi" w:cs="Arial"/>
          <w:sz w:val="20"/>
          <w:szCs w:val="20"/>
          <w:rPrChange w:id="3134" w:author="dbecker" w:date="2016-01-07T14:58:00Z">
            <w:rPr>
              <w:rFonts w:ascii="Arial" w:hAnsi="Arial" w:cs="Arial"/>
              <w:sz w:val="20"/>
              <w:szCs w:val="20"/>
            </w:rPr>
          </w:rPrChange>
        </w:rPr>
        <w:t>Receive notification that recovery/re-entry phase of emergency has begun. Ensure all town officials are aware.</w:t>
      </w:r>
    </w:p>
    <w:p w:rsidR="009E7200" w:rsidRPr="004338A9" w:rsidRDefault="009E7200" w:rsidP="00B67129">
      <w:pPr>
        <w:numPr>
          <w:ilvl w:val="0"/>
          <w:numId w:val="55"/>
        </w:numPr>
        <w:jc w:val="both"/>
        <w:rPr>
          <w:rFonts w:asciiTheme="majorHAnsi" w:hAnsiTheme="majorHAnsi" w:cs="Arial"/>
          <w:b/>
          <w:sz w:val="20"/>
          <w:szCs w:val="20"/>
          <w:rPrChange w:id="3135" w:author="dbecker" w:date="2016-01-07T14:58:00Z">
            <w:rPr>
              <w:rFonts w:ascii="Arial" w:hAnsi="Arial" w:cs="Arial"/>
              <w:b/>
              <w:sz w:val="20"/>
              <w:szCs w:val="20"/>
            </w:rPr>
          </w:rPrChange>
        </w:rPr>
      </w:pPr>
      <w:r w:rsidRPr="004338A9">
        <w:rPr>
          <w:rFonts w:asciiTheme="majorHAnsi" w:hAnsiTheme="majorHAnsi" w:cs="Arial"/>
          <w:sz w:val="20"/>
          <w:szCs w:val="20"/>
          <w:rPrChange w:id="3136" w:author="dbecker" w:date="2016-01-07T14:58:00Z">
            <w:rPr>
              <w:rFonts w:ascii="Arial" w:hAnsi="Arial" w:cs="Arial"/>
              <w:sz w:val="20"/>
              <w:szCs w:val="20"/>
            </w:rPr>
          </w:rPrChange>
        </w:rPr>
        <w:t>Determine from other local officials requirements for Recovery/Re-entry and relay any needs for assistance to HSEM Local Liaison.  Consideration should be given, but not limited to the following:</w:t>
      </w:r>
    </w:p>
    <w:p w:rsidR="009E7200" w:rsidRPr="004338A9" w:rsidRDefault="009E7200" w:rsidP="009E7200">
      <w:pPr>
        <w:numPr>
          <w:ilvl w:val="1"/>
          <w:numId w:val="55"/>
        </w:numPr>
        <w:jc w:val="both"/>
        <w:rPr>
          <w:rFonts w:asciiTheme="majorHAnsi" w:hAnsiTheme="majorHAnsi" w:cs="Arial"/>
          <w:b/>
          <w:sz w:val="20"/>
          <w:szCs w:val="20"/>
          <w:rPrChange w:id="3137" w:author="dbecker" w:date="2016-01-07T14:58:00Z">
            <w:rPr>
              <w:rFonts w:ascii="Arial" w:hAnsi="Arial" w:cs="Arial"/>
              <w:b/>
              <w:sz w:val="20"/>
              <w:szCs w:val="20"/>
            </w:rPr>
          </w:rPrChange>
        </w:rPr>
      </w:pPr>
      <w:r w:rsidRPr="004338A9">
        <w:rPr>
          <w:rFonts w:asciiTheme="majorHAnsi" w:hAnsiTheme="majorHAnsi" w:cs="Arial"/>
          <w:sz w:val="20"/>
          <w:szCs w:val="20"/>
          <w:rPrChange w:id="3138" w:author="dbecker" w:date="2016-01-07T14:58:00Z">
            <w:rPr>
              <w:rFonts w:ascii="Arial" w:hAnsi="Arial" w:cs="Arial"/>
              <w:sz w:val="20"/>
              <w:szCs w:val="20"/>
            </w:rPr>
          </w:rPrChange>
        </w:rPr>
        <w:t>Timetable for return of the emergency response organization to the town, as appropriate.</w:t>
      </w:r>
    </w:p>
    <w:p w:rsidR="009E7200" w:rsidRPr="004338A9" w:rsidRDefault="009E7200" w:rsidP="009E7200">
      <w:pPr>
        <w:numPr>
          <w:ilvl w:val="1"/>
          <w:numId w:val="55"/>
        </w:numPr>
        <w:jc w:val="both"/>
        <w:rPr>
          <w:rFonts w:asciiTheme="majorHAnsi" w:hAnsiTheme="majorHAnsi" w:cs="Arial"/>
          <w:b/>
          <w:sz w:val="20"/>
          <w:szCs w:val="20"/>
          <w:rPrChange w:id="3139" w:author="dbecker" w:date="2016-01-07T14:58:00Z">
            <w:rPr>
              <w:rFonts w:ascii="Arial" w:hAnsi="Arial" w:cs="Arial"/>
              <w:b/>
              <w:sz w:val="20"/>
              <w:szCs w:val="20"/>
            </w:rPr>
          </w:rPrChange>
        </w:rPr>
      </w:pPr>
      <w:r w:rsidRPr="004338A9">
        <w:rPr>
          <w:rFonts w:asciiTheme="majorHAnsi" w:hAnsiTheme="majorHAnsi" w:cs="Arial"/>
          <w:sz w:val="20"/>
          <w:szCs w:val="20"/>
          <w:rPrChange w:id="3140" w:author="dbecker" w:date="2016-01-07T14:58:00Z">
            <w:rPr>
              <w:rFonts w:ascii="Arial" w:hAnsi="Arial" w:cs="Arial"/>
              <w:sz w:val="20"/>
              <w:szCs w:val="20"/>
            </w:rPr>
          </w:rPrChange>
        </w:rPr>
        <w:t>Timetable for the return of the general population to the town, as appropriate.</w:t>
      </w:r>
    </w:p>
    <w:p w:rsidR="009E7200" w:rsidRPr="004338A9" w:rsidRDefault="009E7200" w:rsidP="009E7200">
      <w:pPr>
        <w:numPr>
          <w:ilvl w:val="1"/>
          <w:numId w:val="55"/>
        </w:numPr>
        <w:jc w:val="both"/>
        <w:rPr>
          <w:rFonts w:asciiTheme="majorHAnsi" w:hAnsiTheme="majorHAnsi" w:cs="Arial"/>
          <w:b/>
          <w:sz w:val="20"/>
          <w:szCs w:val="20"/>
          <w:rPrChange w:id="3141" w:author="dbecker" w:date="2016-01-07T14:58:00Z">
            <w:rPr>
              <w:rFonts w:ascii="Arial" w:hAnsi="Arial" w:cs="Arial"/>
              <w:b/>
              <w:sz w:val="20"/>
              <w:szCs w:val="20"/>
            </w:rPr>
          </w:rPrChange>
        </w:rPr>
      </w:pPr>
      <w:r w:rsidRPr="004338A9">
        <w:rPr>
          <w:rFonts w:asciiTheme="majorHAnsi" w:hAnsiTheme="majorHAnsi" w:cs="Arial"/>
          <w:sz w:val="20"/>
          <w:szCs w:val="20"/>
          <w:rPrChange w:id="3142" w:author="dbecker" w:date="2016-01-07T14:58:00Z">
            <w:rPr>
              <w:rFonts w:ascii="Arial" w:hAnsi="Arial" w:cs="Arial"/>
              <w:sz w:val="20"/>
              <w:szCs w:val="20"/>
            </w:rPr>
          </w:rPrChange>
        </w:rPr>
        <w:t>Timetable for return of special populations.</w:t>
      </w:r>
    </w:p>
    <w:p w:rsidR="009E7200" w:rsidRPr="004338A9" w:rsidRDefault="009E7200" w:rsidP="009E7200">
      <w:pPr>
        <w:numPr>
          <w:ilvl w:val="1"/>
          <w:numId w:val="55"/>
        </w:numPr>
        <w:jc w:val="both"/>
        <w:rPr>
          <w:rFonts w:asciiTheme="majorHAnsi" w:hAnsiTheme="majorHAnsi" w:cs="Arial"/>
          <w:b/>
          <w:sz w:val="20"/>
          <w:szCs w:val="20"/>
          <w:rPrChange w:id="3143" w:author="dbecker" w:date="2016-01-07T14:58:00Z">
            <w:rPr>
              <w:rFonts w:ascii="Arial" w:hAnsi="Arial" w:cs="Arial"/>
              <w:b/>
              <w:sz w:val="20"/>
              <w:szCs w:val="20"/>
            </w:rPr>
          </w:rPrChange>
        </w:rPr>
      </w:pPr>
      <w:r w:rsidRPr="004338A9">
        <w:rPr>
          <w:rFonts w:asciiTheme="majorHAnsi" w:hAnsiTheme="majorHAnsi" w:cs="Arial"/>
          <w:sz w:val="20"/>
          <w:szCs w:val="20"/>
          <w:rPrChange w:id="3144" w:author="dbecker" w:date="2016-01-07T14:58:00Z">
            <w:rPr>
              <w:rFonts w:ascii="Arial" w:hAnsi="Arial" w:cs="Arial"/>
              <w:sz w:val="20"/>
              <w:szCs w:val="20"/>
            </w:rPr>
          </w:rPrChange>
        </w:rPr>
        <w:t>Status, placement and timing of traffic and access control</w:t>
      </w:r>
      <w:r w:rsidR="008A1FA0" w:rsidRPr="004338A9">
        <w:rPr>
          <w:rFonts w:asciiTheme="majorHAnsi" w:hAnsiTheme="majorHAnsi" w:cs="Arial"/>
          <w:sz w:val="20"/>
          <w:szCs w:val="20"/>
          <w:rPrChange w:id="3145" w:author="dbecker" w:date="2016-01-07T14:58:00Z">
            <w:rPr>
              <w:rFonts w:ascii="Arial" w:hAnsi="Arial" w:cs="Arial"/>
              <w:sz w:val="20"/>
              <w:szCs w:val="20"/>
            </w:rPr>
          </w:rPrChange>
        </w:rPr>
        <w:t xml:space="preserve"> points.</w:t>
      </w:r>
    </w:p>
    <w:p w:rsidR="008A1FA0" w:rsidRPr="004338A9" w:rsidRDefault="008A1FA0" w:rsidP="009E7200">
      <w:pPr>
        <w:numPr>
          <w:ilvl w:val="1"/>
          <w:numId w:val="55"/>
        </w:numPr>
        <w:jc w:val="both"/>
        <w:rPr>
          <w:rFonts w:asciiTheme="majorHAnsi" w:hAnsiTheme="majorHAnsi" w:cs="Arial"/>
          <w:b/>
          <w:sz w:val="20"/>
          <w:szCs w:val="20"/>
          <w:rPrChange w:id="3146" w:author="dbecker" w:date="2016-01-07T14:58:00Z">
            <w:rPr>
              <w:rFonts w:ascii="Arial" w:hAnsi="Arial" w:cs="Arial"/>
              <w:b/>
              <w:sz w:val="20"/>
              <w:szCs w:val="20"/>
            </w:rPr>
          </w:rPrChange>
        </w:rPr>
      </w:pPr>
      <w:r w:rsidRPr="004338A9">
        <w:rPr>
          <w:rFonts w:asciiTheme="majorHAnsi" w:hAnsiTheme="majorHAnsi" w:cs="Arial"/>
          <w:sz w:val="20"/>
          <w:szCs w:val="20"/>
          <w:rPrChange w:id="3147" w:author="dbecker" w:date="2016-01-07T14:58:00Z">
            <w:rPr>
              <w:rFonts w:ascii="Arial" w:hAnsi="Arial" w:cs="Arial"/>
              <w:sz w:val="20"/>
              <w:szCs w:val="20"/>
            </w:rPr>
          </w:rPrChange>
        </w:rPr>
        <w:t>Restoration of utilities.</w:t>
      </w:r>
    </w:p>
    <w:p w:rsidR="008A1FA0" w:rsidRPr="004338A9" w:rsidRDefault="008A1FA0" w:rsidP="009E7200">
      <w:pPr>
        <w:numPr>
          <w:ilvl w:val="1"/>
          <w:numId w:val="55"/>
        </w:numPr>
        <w:jc w:val="both"/>
        <w:rPr>
          <w:rFonts w:asciiTheme="majorHAnsi" w:hAnsiTheme="majorHAnsi" w:cs="Arial"/>
          <w:b/>
          <w:sz w:val="20"/>
          <w:szCs w:val="20"/>
          <w:rPrChange w:id="3148" w:author="dbecker" w:date="2016-01-07T14:58:00Z">
            <w:rPr>
              <w:rFonts w:ascii="Arial" w:hAnsi="Arial" w:cs="Arial"/>
              <w:b/>
              <w:sz w:val="20"/>
              <w:szCs w:val="20"/>
            </w:rPr>
          </w:rPrChange>
        </w:rPr>
      </w:pPr>
      <w:r w:rsidRPr="004338A9">
        <w:rPr>
          <w:rFonts w:asciiTheme="majorHAnsi" w:hAnsiTheme="majorHAnsi" w:cs="Arial"/>
          <w:sz w:val="20"/>
          <w:szCs w:val="20"/>
          <w:rPrChange w:id="3149" w:author="dbecker" w:date="2016-01-07T14:58:00Z">
            <w:rPr>
              <w:rFonts w:ascii="Arial" w:hAnsi="Arial" w:cs="Arial"/>
              <w:sz w:val="20"/>
              <w:szCs w:val="20"/>
            </w:rPr>
          </w:rPrChange>
        </w:rPr>
        <w:t>Food and water supplies.</w:t>
      </w:r>
    </w:p>
    <w:p w:rsidR="008A1FA0" w:rsidRPr="004338A9" w:rsidRDefault="008A1FA0" w:rsidP="009E7200">
      <w:pPr>
        <w:numPr>
          <w:ilvl w:val="1"/>
          <w:numId w:val="55"/>
        </w:numPr>
        <w:jc w:val="both"/>
        <w:rPr>
          <w:rFonts w:asciiTheme="majorHAnsi" w:hAnsiTheme="majorHAnsi" w:cs="Arial"/>
          <w:b/>
          <w:sz w:val="20"/>
          <w:szCs w:val="20"/>
          <w:rPrChange w:id="3150" w:author="dbecker" w:date="2016-01-07T14:58:00Z">
            <w:rPr>
              <w:rFonts w:ascii="Arial" w:hAnsi="Arial" w:cs="Arial"/>
              <w:b/>
              <w:sz w:val="20"/>
              <w:szCs w:val="20"/>
            </w:rPr>
          </w:rPrChange>
        </w:rPr>
      </w:pPr>
      <w:r w:rsidRPr="004338A9">
        <w:rPr>
          <w:rFonts w:asciiTheme="majorHAnsi" w:hAnsiTheme="majorHAnsi" w:cs="Arial"/>
          <w:sz w:val="20"/>
          <w:szCs w:val="20"/>
          <w:rPrChange w:id="3151" w:author="dbecker" w:date="2016-01-07T14:58:00Z">
            <w:rPr>
              <w:rFonts w:ascii="Arial" w:hAnsi="Arial" w:cs="Arial"/>
              <w:sz w:val="20"/>
              <w:szCs w:val="20"/>
            </w:rPr>
          </w:rPrChange>
        </w:rPr>
        <w:t>Assistance from state and/or federal agencies.</w:t>
      </w:r>
    </w:p>
    <w:p w:rsidR="008A1FA0" w:rsidRPr="004338A9" w:rsidRDefault="008A1FA0" w:rsidP="009E7200">
      <w:pPr>
        <w:numPr>
          <w:ilvl w:val="1"/>
          <w:numId w:val="55"/>
        </w:numPr>
        <w:jc w:val="both"/>
        <w:rPr>
          <w:rFonts w:asciiTheme="majorHAnsi" w:hAnsiTheme="majorHAnsi" w:cs="Arial"/>
          <w:b/>
          <w:sz w:val="20"/>
          <w:szCs w:val="20"/>
          <w:rPrChange w:id="3152" w:author="dbecker" w:date="2016-01-07T14:58:00Z">
            <w:rPr>
              <w:rFonts w:ascii="Arial" w:hAnsi="Arial" w:cs="Arial"/>
              <w:b/>
              <w:sz w:val="20"/>
              <w:szCs w:val="20"/>
            </w:rPr>
          </w:rPrChange>
        </w:rPr>
      </w:pPr>
      <w:r w:rsidRPr="004338A9">
        <w:rPr>
          <w:rFonts w:asciiTheme="majorHAnsi" w:hAnsiTheme="majorHAnsi" w:cs="Arial"/>
          <w:sz w:val="20"/>
          <w:szCs w:val="20"/>
          <w:rPrChange w:id="3153" w:author="dbecker" w:date="2016-01-07T14:58:00Z">
            <w:rPr>
              <w:rFonts w:ascii="Arial" w:hAnsi="Arial" w:cs="Arial"/>
              <w:sz w:val="20"/>
              <w:szCs w:val="20"/>
            </w:rPr>
          </w:rPrChange>
        </w:rPr>
        <w:t>Long-term relocation of town government, as necessary.</w:t>
      </w:r>
    </w:p>
    <w:p w:rsidR="008A1FA0" w:rsidRPr="004338A9" w:rsidRDefault="008A1FA0" w:rsidP="009E7200">
      <w:pPr>
        <w:numPr>
          <w:ilvl w:val="1"/>
          <w:numId w:val="55"/>
        </w:numPr>
        <w:jc w:val="both"/>
        <w:rPr>
          <w:rFonts w:asciiTheme="majorHAnsi" w:hAnsiTheme="majorHAnsi" w:cs="Arial"/>
          <w:b/>
          <w:sz w:val="20"/>
          <w:szCs w:val="20"/>
          <w:rPrChange w:id="3154" w:author="dbecker" w:date="2016-01-07T14:58:00Z">
            <w:rPr>
              <w:rFonts w:ascii="Arial" w:hAnsi="Arial" w:cs="Arial"/>
              <w:b/>
              <w:sz w:val="20"/>
              <w:szCs w:val="20"/>
            </w:rPr>
          </w:rPrChange>
        </w:rPr>
      </w:pPr>
      <w:r w:rsidRPr="004338A9">
        <w:rPr>
          <w:rFonts w:asciiTheme="majorHAnsi" w:hAnsiTheme="majorHAnsi" w:cs="Arial"/>
          <w:sz w:val="20"/>
          <w:szCs w:val="20"/>
          <w:rPrChange w:id="3155" w:author="dbecker" w:date="2016-01-07T14:58:00Z">
            <w:rPr>
              <w:rFonts w:ascii="Arial" w:hAnsi="Arial" w:cs="Arial"/>
              <w:sz w:val="20"/>
              <w:szCs w:val="20"/>
            </w:rPr>
          </w:rPrChange>
        </w:rPr>
        <w:t>Long-term relocation of town residents.</w:t>
      </w:r>
    </w:p>
    <w:p w:rsidR="007A1541" w:rsidRPr="004338A9" w:rsidRDefault="007A1541" w:rsidP="009257F9">
      <w:pPr>
        <w:pStyle w:val="Heading2"/>
        <w:numPr>
          <w:ilvl w:val="0"/>
          <w:numId w:val="66"/>
        </w:numPr>
        <w:tabs>
          <w:tab w:val="clear" w:pos="1080"/>
          <w:tab w:val="num" w:pos="720"/>
        </w:tabs>
        <w:ind w:hanging="720"/>
        <w:rPr>
          <w:rFonts w:asciiTheme="majorHAnsi" w:hAnsiTheme="majorHAnsi"/>
          <w:i w:val="0"/>
          <w:iCs w:val="0"/>
          <w:color w:val="0070C0"/>
          <w:sz w:val="20"/>
          <w:rPrChange w:id="3156" w:author="dbecker" w:date="2016-01-07T14:58:00Z">
            <w:rPr>
              <w:i w:val="0"/>
              <w:iCs w:val="0"/>
              <w:sz w:val="20"/>
            </w:rPr>
          </w:rPrChange>
        </w:rPr>
      </w:pPr>
      <w:bookmarkStart w:id="3157" w:name="_Toc431372831"/>
      <w:r w:rsidRPr="004338A9">
        <w:rPr>
          <w:rFonts w:asciiTheme="majorHAnsi" w:hAnsiTheme="majorHAnsi"/>
          <w:i w:val="0"/>
          <w:iCs w:val="0"/>
          <w:color w:val="0070C0"/>
          <w:sz w:val="20"/>
          <w:rPrChange w:id="3158" w:author="dbecker" w:date="2016-01-07T14:58:00Z">
            <w:rPr>
              <w:i w:val="0"/>
              <w:iCs w:val="0"/>
              <w:sz w:val="20"/>
            </w:rPr>
          </w:rPrChange>
        </w:rPr>
        <w:t>Town Manager (if applicable)</w:t>
      </w:r>
      <w:bookmarkEnd w:id="3157"/>
    </w:p>
    <w:p w:rsidR="004405DB" w:rsidRPr="004338A9" w:rsidRDefault="004405DB" w:rsidP="004405DB">
      <w:pPr>
        <w:ind w:left="720"/>
        <w:rPr>
          <w:rFonts w:asciiTheme="majorHAnsi" w:hAnsiTheme="majorHAnsi"/>
          <w:rPrChange w:id="3159" w:author="dbecker" w:date="2016-01-07T14:58:00Z">
            <w:rPr/>
          </w:rPrChange>
        </w:rPr>
      </w:pPr>
    </w:p>
    <w:p w:rsidR="007A1541" w:rsidRPr="004338A9" w:rsidRDefault="007A1541" w:rsidP="004405DB">
      <w:pPr>
        <w:ind w:left="720"/>
        <w:jc w:val="both"/>
        <w:rPr>
          <w:rFonts w:asciiTheme="majorHAnsi" w:hAnsiTheme="majorHAnsi" w:cs="Arial"/>
          <w:sz w:val="20"/>
          <w:szCs w:val="20"/>
          <w:rPrChange w:id="3160" w:author="dbecker" w:date="2016-01-07T14:58:00Z">
            <w:rPr>
              <w:rFonts w:ascii="Arial" w:hAnsi="Arial" w:cs="Arial"/>
              <w:sz w:val="20"/>
              <w:szCs w:val="20"/>
            </w:rPr>
          </w:rPrChange>
        </w:rPr>
      </w:pPr>
      <w:r w:rsidRPr="004338A9">
        <w:rPr>
          <w:rFonts w:asciiTheme="majorHAnsi" w:hAnsiTheme="majorHAnsi" w:cs="Arial"/>
          <w:sz w:val="20"/>
          <w:szCs w:val="20"/>
          <w:rPrChange w:id="3161" w:author="dbecker" w:date="2016-01-07T14:58:00Z">
            <w:rPr>
              <w:rFonts w:ascii="Arial" w:hAnsi="Arial" w:cs="Arial"/>
              <w:sz w:val="20"/>
              <w:szCs w:val="20"/>
            </w:rPr>
          </w:rPrChange>
        </w:rPr>
        <w:t>Some communities engage the services of a Town Manager.  In those instances, the Town Manager’s responsibilities within the ERO differ from community to community.  In most instances, the responsibilities</w:t>
      </w:r>
      <w:r w:rsidR="004405DB" w:rsidRPr="004338A9">
        <w:rPr>
          <w:rFonts w:asciiTheme="majorHAnsi" w:hAnsiTheme="majorHAnsi" w:cs="Arial"/>
          <w:sz w:val="20"/>
          <w:szCs w:val="20"/>
          <w:rPrChange w:id="3162" w:author="dbecker" w:date="2016-01-07T14:58:00Z">
            <w:rPr>
              <w:rFonts w:ascii="Arial" w:hAnsi="Arial" w:cs="Arial"/>
              <w:sz w:val="20"/>
              <w:szCs w:val="20"/>
            </w:rPr>
          </w:rPrChange>
        </w:rPr>
        <w:t xml:space="preserve"> may combine elements of those of the Local Emergency Management Director and Board of Selectmen.  Specific position procedures for each community will be identified in individual town plans.</w:t>
      </w:r>
    </w:p>
    <w:p w:rsidR="0000185D" w:rsidRPr="004338A9" w:rsidRDefault="0000185D" w:rsidP="008A1FA0">
      <w:pPr>
        <w:pStyle w:val="Heading2"/>
        <w:ind w:left="360"/>
        <w:rPr>
          <w:ins w:id="3163" w:author="dbecker" w:date="2015-11-09T13:46:00Z"/>
          <w:rFonts w:asciiTheme="majorHAnsi" w:hAnsiTheme="majorHAnsi"/>
          <w:i w:val="0"/>
          <w:iCs w:val="0"/>
          <w:color w:val="0070C0"/>
          <w:sz w:val="20"/>
          <w:rPrChange w:id="3164" w:author="dbecker" w:date="2016-01-07T14:58:00Z">
            <w:rPr>
              <w:ins w:id="3165" w:author="dbecker" w:date="2015-11-09T13:46:00Z"/>
              <w:rFonts w:ascii="Cambria" w:hAnsi="Cambria"/>
              <w:i w:val="0"/>
              <w:iCs w:val="0"/>
              <w:color w:val="0070C0"/>
              <w:sz w:val="20"/>
            </w:rPr>
          </w:rPrChange>
        </w:rPr>
      </w:pPr>
      <w:bookmarkStart w:id="3166" w:name="_Toc431372832"/>
    </w:p>
    <w:p w:rsidR="008A1FA0" w:rsidRPr="004338A9" w:rsidRDefault="007A1541" w:rsidP="008A1FA0">
      <w:pPr>
        <w:pStyle w:val="Heading2"/>
        <w:ind w:left="360"/>
        <w:rPr>
          <w:rFonts w:asciiTheme="majorHAnsi" w:hAnsiTheme="majorHAnsi"/>
          <w:i w:val="0"/>
          <w:iCs w:val="0"/>
          <w:sz w:val="20"/>
          <w:rPrChange w:id="3167" w:author="dbecker" w:date="2016-01-07T14:58:00Z">
            <w:rPr>
              <w:i w:val="0"/>
              <w:iCs w:val="0"/>
              <w:sz w:val="20"/>
            </w:rPr>
          </w:rPrChange>
        </w:rPr>
      </w:pPr>
      <w:r w:rsidRPr="004338A9">
        <w:rPr>
          <w:rFonts w:asciiTheme="majorHAnsi" w:hAnsiTheme="majorHAnsi"/>
          <w:i w:val="0"/>
          <w:iCs w:val="0"/>
          <w:color w:val="0070C0"/>
          <w:sz w:val="20"/>
          <w:rPrChange w:id="3168" w:author="dbecker" w:date="2016-01-07T14:58:00Z">
            <w:rPr>
              <w:i w:val="0"/>
              <w:iCs w:val="0"/>
              <w:sz w:val="20"/>
            </w:rPr>
          </w:rPrChange>
        </w:rPr>
        <w:t>C</w:t>
      </w:r>
      <w:r w:rsidR="008A1FA0" w:rsidRPr="004338A9">
        <w:rPr>
          <w:rFonts w:asciiTheme="majorHAnsi" w:hAnsiTheme="majorHAnsi"/>
          <w:i w:val="0"/>
          <w:iCs w:val="0"/>
          <w:color w:val="0070C0"/>
          <w:sz w:val="20"/>
          <w:rPrChange w:id="3169" w:author="dbecker" w:date="2016-01-07T14:58:00Z">
            <w:rPr>
              <w:i w:val="0"/>
              <w:iCs w:val="0"/>
              <w:sz w:val="20"/>
            </w:rPr>
          </w:rPrChange>
        </w:rPr>
        <w:t>.  Local Emergency Management Director (EMD)</w:t>
      </w:r>
      <w:bookmarkEnd w:id="3166"/>
    </w:p>
    <w:p w:rsidR="009E7200" w:rsidRPr="004338A9" w:rsidRDefault="009E7200" w:rsidP="009E7200">
      <w:pPr>
        <w:ind w:left="1080"/>
        <w:jc w:val="both"/>
        <w:rPr>
          <w:rFonts w:asciiTheme="majorHAnsi" w:hAnsiTheme="majorHAnsi" w:cs="Arial"/>
          <w:b/>
          <w:sz w:val="20"/>
          <w:szCs w:val="20"/>
          <w:rPrChange w:id="3170" w:author="dbecker" w:date="2016-01-07T14:58:00Z">
            <w:rPr>
              <w:rFonts w:ascii="Arial" w:hAnsi="Arial" w:cs="Arial"/>
              <w:b/>
              <w:sz w:val="20"/>
              <w:szCs w:val="20"/>
            </w:rPr>
          </w:rPrChange>
        </w:rPr>
      </w:pPr>
    </w:p>
    <w:p w:rsidR="00B67129" w:rsidRPr="004338A9" w:rsidRDefault="008A1FA0" w:rsidP="008A1FA0">
      <w:pPr>
        <w:ind w:left="720"/>
        <w:jc w:val="both"/>
        <w:rPr>
          <w:rFonts w:asciiTheme="majorHAnsi" w:hAnsiTheme="majorHAnsi" w:cs="Arial"/>
          <w:sz w:val="20"/>
          <w:szCs w:val="20"/>
          <w:rPrChange w:id="3171" w:author="dbecker" w:date="2016-01-07T14:58:00Z">
            <w:rPr>
              <w:rFonts w:ascii="Arial" w:hAnsi="Arial" w:cs="Arial"/>
              <w:sz w:val="20"/>
              <w:szCs w:val="20"/>
            </w:rPr>
          </w:rPrChange>
        </w:rPr>
      </w:pPr>
      <w:r w:rsidRPr="004338A9">
        <w:rPr>
          <w:rFonts w:asciiTheme="majorHAnsi" w:hAnsiTheme="majorHAnsi" w:cs="Arial"/>
          <w:sz w:val="20"/>
          <w:szCs w:val="20"/>
          <w:rPrChange w:id="3172" w:author="dbecker" w:date="2016-01-07T14:58:00Z">
            <w:rPr>
              <w:rFonts w:ascii="Arial" w:hAnsi="Arial" w:cs="Arial"/>
              <w:sz w:val="20"/>
              <w:szCs w:val="20"/>
            </w:rPr>
          </w:rPrChange>
        </w:rPr>
        <w:t>This section covers the functions of the local Emergency Management Director.  In the event that the EMD is not available, the emergency duties and responsibilities of the EMD shall be taken over by one of the following individuals listed in order of preference:</w:t>
      </w:r>
    </w:p>
    <w:p w:rsidR="008A1FA0" w:rsidRPr="004338A9" w:rsidRDefault="008A1FA0" w:rsidP="008A1FA0">
      <w:pPr>
        <w:ind w:left="720"/>
        <w:jc w:val="both"/>
        <w:rPr>
          <w:rFonts w:asciiTheme="majorHAnsi" w:hAnsiTheme="majorHAnsi" w:cs="Arial"/>
          <w:sz w:val="20"/>
          <w:szCs w:val="20"/>
          <w:rPrChange w:id="3173" w:author="dbecker" w:date="2016-01-07T14:58:00Z">
            <w:rPr>
              <w:rFonts w:ascii="Arial" w:hAnsi="Arial" w:cs="Arial"/>
              <w:sz w:val="20"/>
              <w:szCs w:val="20"/>
            </w:rPr>
          </w:rPrChange>
        </w:rPr>
      </w:pP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174" w:author="dbecker" w:date="2016-01-07T14:58:00Z">
            <w:rPr>
              <w:rFonts w:ascii="Arial" w:hAnsi="Arial" w:cs="Arial"/>
              <w:spacing w:val="-3"/>
              <w:sz w:val="20"/>
              <w:szCs w:val="20"/>
            </w:rPr>
          </w:rPrChange>
        </w:rPr>
      </w:pPr>
      <w:r w:rsidRPr="004338A9">
        <w:rPr>
          <w:rFonts w:asciiTheme="majorHAnsi" w:hAnsiTheme="majorHAnsi"/>
          <w:spacing w:val="-3"/>
          <w:rPrChange w:id="3175" w:author="dbecker" w:date="2016-01-07T14:58:00Z">
            <w:rPr>
              <w:spacing w:val="-3"/>
            </w:rPr>
          </w:rPrChange>
        </w:rPr>
        <w:tab/>
      </w:r>
      <w:r w:rsidRPr="004338A9">
        <w:rPr>
          <w:rFonts w:asciiTheme="majorHAnsi" w:hAnsiTheme="majorHAnsi" w:cs="Arial"/>
          <w:spacing w:val="-3"/>
          <w:sz w:val="20"/>
          <w:szCs w:val="20"/>
          <w:rPrChange w:id="3176" w:author="dbecker" w:date="2016-01-07T14:58:00Z">
            <w:rPr>
              <w:rFonts w:ascii="Arial" w:hAnsi="Arial" w:cs="Arial"/>
              <w:spacing w:val="-3"/>
              <w:sz w:val="20"/>
              <w:szCs w:val="20"/>
            </w:rPr>
          </w:rPrChange>
        </w:rPr>
        <w:t>(</w:t>
      </w:r>
      <w:r w:rsidR="001A0F38" w:rsidRPr="004338A9">
        <w:rPr>
          <w:rFonts w:asciiTheme="majorHAnsi" w:hAnsiTheme="majorHAnsi" w:cs="Arial"/>
          <w:spacing w:val="-3"/>
          <w:sz w:val="20"/>
          <w:szCs w:val="20"/>
          <w:rPrChange w:id="3177" w:author="dbecker" w:date="2016-01-07T14:58:00Z">
            <w:rPr>
              <w:rFonts w:ascii="Arial" w:hAnsi="Arial" w:cs="Arial"/>
              <w:spacing w:val="-3"/>
              <w:sz w:val="20"/>
              <w:szCs w:val="20"/>
            </w:rPr>
          </w:rPrChange>
        </w:rPr>
        <w:t>1</w:t>
      </w:r>
      <w:r w:rsidRPr="004338A9">
        <w:rPr>
          <w:rFonts w:asciiTheme="majorHAnsi" w:hAnsiTheme="majorHAnsi" w:cs="Arial"/>
          <w:spacing w:val="-3"/>
          <w:sz w:val="20"/>
          <w:szCs w:val="20"/>
          <w:rPrChange w:id="3178"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179" w:author="dbecker" w:date="2016-01-07T14:58:00Z">
            <w:rPr>
              <w:rFonts w:ascii="Arial" w:hAnsi="Arial" w:cs="Arial"/>
              <w:spacing w:val="-3"/>
              <w:sz w:val="20"/>
              <w:szCs w:val="20"/>
            </w:rPr>
          </w:rPrChange>
        </w:rPr>
        <w:tab/>
        <w:t>Deputy Emergency Management Director</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18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181"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182" w:author="dbecker" w:date="2016-01-07T14:58:00Z">
            <w:rPr>
              <w:rFonts w:ascii="Arial" w:hAnsi="Arial" w:cs="Arial"/>
              <w:spacing w:val="-3"/>
              <w:sz w:val="20"/>
              <w:szCs w:val="20"/>
            </w:rPr>
          </w:rPrChange>
        </w:rPr>
        <w:t>2</w:t>
      </w:r>
      <w:r w:rsidRPr="004338A9">
        <w:rPr>
          <w:rFonts w:asciiTheme="majorHAnsi" w:hAnsiTheme="majorHAnsi" w:cs="Arial"/>
          <w:spacing w:val="-3"/>
          <w:sz w:val="20"/>
          <w:szCs w:val="20"/>
          <w:rPrChange w:id="3183"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184" w:author="dbecker" w:date="2016-01-07T14:58:00Z">
            <w:rPr>
              <w:rFonts w:ascii="Arial" w:hAnsi="Arial" w:cs="Arial"/>
              <w:spacing w:val="-3"/>
              <w:sz w:val="20"/>
              <w:szCs w:val="20"/>
            </w:rPr>
          </w:rPrChange>
        </w:rPr>
        <w:tab/>
        <w:t>Chairman of the Board of Selectmen</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18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186"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187" w:author="dbecker" w:date="2016-01-07T14:58:00Z">
            <w:rPr>
              <w:rFonts w:ascii="Arial" w:hAnsi="Arial" w:cs="Arial"/>
              <w:spacing w:val="-3"/>
              <w:sz w:val="20"/>
              <w:szCs w:val="20"/>
            </w:rPr>
          </w:rPrChange>
        </w:rPr>
        <w:t>3</w:t>
      </w:r>
      <w:r w:rsidRPr="004338A9">
        <w:rPr>
          <w:rFonts w:asciiTheme="majorHAnsi" w:hAnsiTheme="majorHAnsi" w:cs="Arial"/>
          <w:spacing w:val="-3"/>
          <w:sz w:val="20"/>
          <w:szCs w:val="20"/>
          <w:rPrChange w:id="3188"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189" w:author="dbecker" w:date="2016-01-07T14:58:00Z">
            <w:rPr>
              <w:rFonts w:ascii="Arial" w:hAnsi="Arial" w:cs="Arial"/>
              <w:spacing w:val="-3"/>
              <w:sz w:val="20"/>
              <w:szCs w:val="20"/>
            </w:rPr>
          </w:rPrChange>
        </w:rPr>
        <w:tab/>
        <w:t>Selectman #2</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19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191"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192" w:author="dbecker" w:date="2016-01-07T14:58:00Z">
            <w:rPr>
              <w:rFonts w:ascii="Arial" w:hAnsi="Arial" w:cs="Arial"/>
              <w:spacing w:val="-3"/>
              <w:sz w:val="20"/>
              <w:szCs w:val="20"/>
            </w:rPr>
          </w:rPrChange>
        </w:rPr>
        <w:t>4</w:t>
      </w:r>
      <w:r w:rsidRPr="004338A9">
        <w:rPr>
          <w:rFonts w:asciiTheme="majorHAnsi" w:hAnsiTheme="majorHAnsi" w:cs="Arial"/>
          <w:spacing w:val="-3"/>
          <w:sz w:val="20"/>
          <w:szCs w:val="20"/>
          <w:rPrChange w:id="3193"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194" w:author="dbecker" w:date="2016-01-07T14:58:00Z">
            <w:rPr>
              <w:rFonts w:ascii="Arial" w:hAnsi="Arial" w:cs="Arial"/>
              <w:spacing w:val="-3"/>
              <w:sz w:val="20"/>
              <w:szCs w:val="20"/>
            </w:rPr>
          </w:rPrChange>
        </w:rPr>
        <w:tab/>
        <w:t>Selectman #3</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19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196"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197" w:author="dbecker" w:date="2016-01-07T14:58:00Z">
            <w:rPr>
              <w:rFonts w:ascii="Arial" w:hAnsi="Arial" w:cs="Arial"/>
              <w:spacing w:val="-3"/>
              <w:sz w:val="20"/>
              <w:szCs w:val="20"/>
            </w:rPr>
          </w:rPrChange>
        </w:rPr>
        <w:t>5</w:t>
      </w:r>
      <w:r w:rsidRPr="004338A9">
        <w:rPr>
          <w:rFonts w:asciiTheme="majorHAnsi" w:hAnsiTheme="majorHAnsi" w:cs="Arial"/>
          <w:spacing w:val="-3"/>
          <w:sz w:val="20"/>
          <w:szCs w:val="20"/>
          <w:rPrChange w:id="3198"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199" w:author="dbecker" w:date="2016-01-07T14:58:00Z">
            <w:rPr>
              <w:rFonts w:ascii="Arial" w:hAnsi="Arial" w:cs="Arial"/>
              <w:spacing w:val="-3"/>
              <w:sz w:val="20"/>
              <w:szCs w:val="20"/>
            </w:rPr>
          </w:rPrChange>
        </w:rPr>
        <w:tab/>
        <w:t>Fire Chief</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20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01"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202" w:author="dbecker" w:date="2016-01-07T14:58:00Z">
            <w:rPr>
              <w:rFonts w:ascii="Arial" w:hAnsi="Arial" w:cs="Arial"/>
              <w:spacing w:val="-3"/>
              <w:sz w:val="20"/>
              <w:szCs w:val="20"/>
            </w:rPr>
          </w:rPrChange>
        </w:rPr>
        <w:t>6</w:t>
      </w:r>
      <w:r w:rsidRPr="004338A9">
        <w:rPr>
          <w:rFonts w:asciiTheme="majorHAnsi" w:hAnsiTheme="majorHAnsi" w:cs="Arial"/>
          <w:spacing w:val="-3"/>
          <w:sz w:val="20"/>
          <w:szCs w:val="20"/>
          <w:rPrChange w:id="3203"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204" w:author="dbecker" w:date="2016-01-07T14:58:00Z">
            <w:rPr>
              <w:rFonts w:ascii="Arial" w:hAnsi="Arial" w:cs="Arial"/>
              <w:spacing w:val="-3"/>
              <w:sz w:val="20"/>
              <w:szCs w:val="20"/>
            </w:rPr>
          </w:rPrChange>
        </w:rPr>
        <w:tab/>
        <w:t>Assistant Chief of the Fire Department</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20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06"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207" w:author="dbecker" w:date="2016-01-07T14:58:00Z">
            <w:rPr>
              <w:rFonts w:ascii="Arial" w:hAnsi="Arial" w:cs="Arial"/>
              <w:spacing w:val="-3"/>
              <w:sz w:val="20"/>
              <w:szCs w:val="20"/>
            </w:rPr>
          </w:rPrChange>
        </w:rPr>
        <w:t>7</w:t>
      </w:r>
      <w:r w:rsidRPr="004338A9">
        <w:rPr>
          <w:rFonts w:asciiTheme="majorHAnsi" w:hAnsiTheme="majorHAnsi" w:cs="Arial"/>
          <w:spacing w:val="-3"/>
          <w:sz w:val="20"/>
          <w:szCs w:val="20"/>
          <w:rPrChange w:id="3208"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209" w:author="dbecker" w:date="2016-01-07T14:58:00Z">
            <w:rPr>
              <w:rFonts w:ascii="Arial" w:hAnsi="Arial" w:cs="Arial"/>
              <w:spacing w:val="-3"/>
              <w:sz w:val="20"/>
              <w:szCs w:val="20"/>
            </w:rPr>
          </w:rPrChange>
        </w:rPr>
        <w:tab/>
        <w:t>Police Chief</w:t>
      </w:r>
    </w:p>
    <w:p w:rsidR="008A1FA0" w:rsidRPr="004338A9" w:rsidRDefault="008A1FA0" w:rsidP="008A1FA0">
      <w:pPr>
        <w:tabs>
          <w:tab w:val="left" w:pos="748"/>
          <w:tab w:val="left" w:pos="1404"/>
          <w:tab w:val="left" w:pos="180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1800"/>
        <w:jc w:val="both"/>
        <w:rPr>
          <w:rFonts w:asciiTheme="majorHAnsi" w:hAnsiTheme="majorHAnsi" w:cs="Arial"/>
          <w:spacing w:val="-3"/>
          <w:sz w:val="20"/>
          <w:szCs w:val="20"/>
          <w:rPrChange w:id="321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11"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212" w:author="dbecker" w:date="2016-01-07T14:58:00Z">
            <w:rPr>
              <w:rFonts w:ascii="Arial" w:hAnsi="Arial" w:cs="Arial"/>
              <w:spacing w:val="-3"/>
              <w:sz w:val="20"/>
              <w:szCs w:val="20"/>
            </w:rPr>
          </w:rPrChange>
        </w:rPr>
        <w:t>8</w:t>
      </w:r>
      <w:r w:rsidRPr="004338A9">
        <w:rPr>
          <w:rFonts w:asciiTheme="majorHAnsi" w:hAnsiTheme="majorHAnsi" w:cs="Arial"/>
          <w:spacing w:val="-3"/>
          <w:sz w:val="20"/>
          <w:szCs w:val="20"/>
          <w:rPrChange w:id="3213"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214" w:author="dbecker" w:date="2016-01-07T14:58:00Z">
            <w:rPr>
              <w:rFonts w:ascii="Arial" w:hAnsi="Arial" w:cs="Arial"/>
              <w:spacing w:val="-3"/>
              <w:sz w:val="20"/>
              <w:szCs w:val="20"/>
            </w:rPr>
          </w:rPrChange>
        </w:rPr>
        <w:tab/>
        <w:t>RADEF Officer</w:t>
      </w:r>
    </w:p>
    <w:p w:rsidR="008A1FA0" w:rsidRPr="004338A9" w:rsidRDefault="008A1FA0" w:rsidP="008A1FA0">
      <w:pPr>
        <w:ind w:left="720"/>
        <w:jc w:val="both"/>
        <w:rPr>
          <w:rFonts w:asciiTheme="majorHAnsi" w:hAnsiTheme="majorHAnsi" w:cs="Arial"/>
          <w:sz w:val="20"/>
          <w:szCs w:val="20"/>
          <w:rPrChange w:id="3215" w:author="dbecker" w:date="2016-01-07T14:58:00Z">
            <w:rPr>
              <w:rFonts w:ascii="Arial" w:hAnsi="Arial" w:cs="Arial"/>
              <w:sz w:val="20"/>
              <w:szCs w:val="20"/>
            </w:rPr>
          </w:rPrChange>
        </w:rPr>
      </w:pPr>
    </w:p>
    <w:p w:rsidR="008A1FA0" w:rsidRPr="004338A9" w:rsidRDefault="008A1FA0" w:rsidP="008A1FA0">
      <w:pPr>
        <w:pStyle w:val="BodyText"/>
        <w:spacing w:line="240" w:lineRule="auto"/>
        <w:ind w:left="720"/>
        <w:jc w:val="both"/>
        <w:rPr>
          <w:rFonts w:asciiTheme="majorHAnsi" w:hAnsiTheme="majorHAnsi" w:cs="Arial"/>
          <w:sz w:val="20"/>
          <w:rPrChange w:id="3216" w:author="dbecker" w:date="2016-01-07T14:58:00Z">
            <w:rPr>
              <w:rFonts w:ascii="Arial" w:hAnsi="Arial" w:cs="Arial"/>
              <w:sz w:val="20"/>
            </w:rPr>
          </w:rPrChange>
        </w:rPr>
      </w:pPr>
      <w:r w:rsidRPr="004338A9">
        <w:rPr>
          <w:rFonts w:asciiTheme="majorHAnsi" w:hAnsiTheme="majorHAnsi" w:cs="Arial"/>
          <w:sz w:val="20"/>
          <w:rPrChange w:id="3217" w:author="dbecker" w:date="2016-01-07T14:58:00Z">
            <w:rPr>
              <w:rFonts w:ascii="Arial" w:hAnsi="Arial" w:cs="Arial"/>
              <w:sz w:val="20"/>
            </w:rPr>
          </w:rPrChange>
        </w:rPr>
        <w:t xml:space="preserve">Initial notification will contain one of four Emergency Classification Levels (ECLs):  UNUSUAL EVENT, ALERT, SITE AREA EMERGENCY, or GENERAL EMERGENCY.  Procedures for each ECL represent the minimum actions </w:t>
      </w:r>
      <w:r w:rsidR="00C35460" w:rsidRPr="004338A9">
        <w:rPr>
          <w:rFonts w:asciiTheme="majorHAnsi" w:hAnsiTheme="majorHAnsi" w:cs="Arial"/>
          <w:sz w:val="20"/>
          <w:rPrChange w:id="3218" w:author="dbecker" w:date="2016-01-07T14:58:00Z">
            <w:rPr>
              <w:rFonts w:ascii="Arial" w:hAnsi="Arial" w:cs="Arial"/>
              <w:sz w:val="20"/>
            </w:rPr>
          </w:rPrChange>
        </w:rPr>
        <w:t>the EMD</w:t>
      </w:r>
      <w:r w:rsidRPr="004338A9">
        <w:rPr>
          <w:rFonts w:asciiTheme="majorHAnsi" w:hAnsiTheme="majorHAnsi" w:cs="Arial"/>
          <w:sz w:val="20"/>
          <w:rPrChange w:id="3219" w:author="dbecker" w:date="2016-01-07T14:58:00Z">
            <w:rPr>
              <w:rFonts w:ascii="Arial" w:hAnsi="Arial" w:cs="Arial"/>
              <w:sz w:val="20"/>
            </w:rPr>
          </w:rPrChange>
        </w:rPr>
        <w:t xml:space="preserve"> is required to fulfill.  Duties may be delegated as the situation dictates.</w:t>
      </w:r>
    </w:p>
    <w:p w:rsidR="00986F25" w:rsidRPr="004338A9" w:rsidRDefault="00986F25" w:rsidP="00986F25">
      <w:pPr>
        <w:jc w:val="both"/>
        <w:rPr>
          <w:rFonts w:asciiTheme="majorHAnsi" w:hAnsiTheme="majorHAnsi" w:cs="Arial"/>
          <w:sz w:val="20"/>
          <w:szCs w:val="20"/>
          <w:rPrChange w:id="3220" w:author="dbecker" w:date="2016-01-07T14:58:00Z">
            <w:rPr>
              <w:rFonts w:ascii="Arial" w:hAnsi="Arial" w:cs="Arial"/>
              <w:sz w:val="20"/>
              <w:szCs w:val="20"/>
            </w:rPr>
          </w:rPrChange>
        </w:rPr>
      </w:pPr>
    </w:p>
    <w:p w:rsidR="00184ED5" w:rsidRPr="004338A9" w:rsidRDefault="00184ED5" w:rsidP="00184ED5">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720"/>
        <w:jc w:val="both"/>
        <w:rPr>
          <w:rFonts w:asciiTheme="majorHAnsi" w:hAnsiTheme="majorHAnsi" w:cs="Arial"/>
          <w:spacing w:val="-3"/>
          <w:sz w:val="20"/>
          <w:szCs w:val="20"/>
          <w:rPrChange w:id="3221" w:author="dbecker" w:date="2016-01-07T14:58:00Z">
            <w:rPr>
              <w:rFonts w:ascii="Arial" w:hAnsi="Arial" w:cs="Arial"/>
              <w:spacing w:val="-3"/>
              <w:sz w:val="20"/>
              <w:szCs w:val="20"/>
            </w:rPr>
          </w:rPrChange>
        </w:rPr>
      </w:pPr>
      <w:r w:rsidRPr="004338A9">
        <w:rPr>
          <w:rFonts w:asciiTheme="majorHAnsi" w:hAnsiTheme="majorHAnsi" w:cs="Arial"/>
          <w:spacing w:val="-3"/>
          <w:sz w:val="20"/>
          <w:szCs w:val="20"/>
          <w:u w:val="single"/>
          <w:rPrChange w:id="3222" w:author="dbecker" w:date="2016-01-07T14:58:00Z">
            <w:rPr>
              <w:rFonts w:ascii="Arial" w:hAnsi="Arial" w:cs="Arial"/>
              <w:spacing w:val="-3"/>
              <w:sz w:val="20"/>
              <w:szCs w:val="20"/>
              <w:u w:val="single"/>
            </w:rPr>
          </w:rPrChange>
        </w:rPr>
        <w:t>Supporting Documents:</w:t>
      </w:r>
    </w:p>
    <w:p w:rsidR="00184ED5" w:rsidRPr="004338A9" w:rsidRDefault="00184ED5" w:rsidP="00184ED5">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720"/>
        <w:jc w:val="both"/>
        <w:rPr>
          <w:rFonts w:asciiTheme="majorHAnsi" w:hAnsiTheme="majorHAnsi" w:cs="Arial"/>
          <w:spacing w:val="-3"/>
          <w:sz w:val="20"/>
          <w:szCs w:val="20"/>
          <w:rPrChange w:id="322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24" w:author="dbecker" w:date="2016-01-07T14:58:00Z">
            <w:rPr>
              <w:rFonts w:ascii="Arial" w:hAnsi="Arial" w:cs="Arial"/>
              <w:spacing w:val="-3"/>
              <w:sz w:val="20"/>
              <w:szCs w:val="20"/>
            </w:rPr>
          </w:rPrChange>
        </w:rPr>
        <w:tab/>
      </w:r>
    </w:p>
    <w:p w:rsidR="00184ED5" w:rsidRPr="004338A9" w:rsidRDefault="00184ED5" w:rsidP="00A52816">
      <w:pPr>
        <w:numPr>
          <w:ilvl w:val="0"/>
          <w:numId w:val="56"/>
        </w:numPr>
        <w:tabs>
          <w:tab w:val="clear" w:pos="720"/>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firstLine="0"/>
        <w:jc w:val="both"/>
        <w:rPr>
          <w:rFonts w:asciiTheme="majorHAnsi" w:hAnsiTheme="majorHAnsi" w:cs="Arial"/>
          <w:spacing w:val="-3"/>
          <w:sz w:val="20"/>
          <w:szCs w:val="20"/>
          <w:rPrChange w:id="322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26" w:author="dbecker" w:date="2016-01-07T14:58:00Z">
            <w:rPr>
              <w:rFonts w:ascii="Arial" w:hAnsi="Arial" w:cs="Arial"/>
              <w:spacing w:val="-3"/>
              <w:sz w:val="20"/>
              <w:szCs w:val="20"/>
            </w:rPr>
          </w:rPrChange>
        </w:rPr>
        <w:t xml:space="preserve">Local Emergency Call List </w:t>
      </w:r>
    </w:p>
    <w:p w:rsidR="00184ED5" w:rsidRPr="004338A9" w:rsidRDefault="00184ED5" w:rsidP="00A52816">
      <w:pPr>
        <w:numPr>
          <w:ilvl w:val="0"/>
          <w:numId w:val="56"/>
        </w:numPr>
        <w:tabs>
          <w:tab w:val="clear" w:pos="720"/>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firstLine="0"/>
        <w:jc w:val="both"/>
        <w:rPr>
          <w:rFonts w:asciiTheme="majorHAnsi" w:hAnsiTheme="majorHAnsi" w:cs="Arial"/>
          <w:spacing w:val="-3"/>
          <w:sz w:val="20"/>
          <w:szCs w:val="20"/>
          <w:rPrChange w:id="322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28" w:author="dbecker" w:date="2016-01-07T14:58:00Z">
            <w:rPr>
              <w:rFonts w:ascii="Arial" w:hAnsi="Arial" w:cs="Arial"/>
              <w:spacing w:val="-3"/>
              <w:sz w:val="20"/>
              <w:szCs w:val="20"/>
            </w:rPr>
          </w:rPrChange>
        </w:rPr>
        <w:t xml:space="preserve">Local </w:t>
      </w:r>
      <w:del w:id="3229" w:author="dbecker" w:date="2016-01-07T13:24:00Z">
        <w:r w:rsidRPr="004338A9" w:rsidDel="001A235C">
          <w:rPr>
            <w:rFonts w:asciiTheme="majorHAnsi" w:hAnsiTheme="majorHAnsi" w:cs="Arial"/>
            <w:spacing w:val="-3"/>
            <w:sz w:val="20"/>
            <w:szCs w:val="20"/>
            <w:rPrChange w:id="3230" w:author="dbecker" w:date="2016-01-07T14:58:00Z">
              <w:rPr>
                <w:rFonts w:ascii="Arial" w:hAnsi="Arial" w:cs="Arial"/>
                <w:spacing w:val="-3"/>
                <w:sz w:val="20"/>
                <w:szCs w:val="20"/>
              </w:rPr>
            </w:rPrChange>
          </w:rPr>
          <w:delText>Special Needs</w:delText>
        </w:r>
      </w:del>
      <w:ins w:id="3231" w:author="dbecker" w:date="2016-01-07T13:24:00Z">
        <w:r w:rsidR="001A235C" w:rsidRPr="004338A9">
          <w:rPr>
            <w:rFonts w:asciiTheme="majorHAnsi" w:hAnsiTheme="majorHAnsi" w:cs="Arial"/>
            <w:spacing w:val="-3"/>
            <w:sz w:val="20"/>
            <w:szCs w:val="20"/>
            <w:rPrChange w:id="3232"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233" w:author="dbecker" w:date="2016-01-07T14:58:00Z">
            <w:rPr>
              <w:rFonts w:ascii="Arial" w:hAnsi="Arial" w:cs="Arial"/>
              <w:spacing w:val="-3"/>
              <w:sz w:val="20"/>
              <w:szCs w:val="20"/>
            </w:rPr>
          </w:rPrChange>
        </w:rPr>
        <w:t xml:space="preserve"> List</w:t>
      </w:r>
    </w:p>
    <w:p w:rsidR="00A57D41" w:rsidRPr="004338A9" w:rsidRDefault="00A57D41" w:rsidP="00962CF3">
      <w:pPr>
        <w:numPr>
          <w:ilvl w:val="0"/>
          <w:numId w:val="56"/>
        </w:numPr>
        <w:tabs>
          <w:tab w:val="clear" w:pos="720"/>
          <w:tab w:val="num" w:pos="1080"/>
        </w:tabs>
        <w:ind w:left="1080"/>
        <w:rPr>
          <w:rFonts w:asciiTheme="majorHAnsi" w:hAnsiTheme="majorHAnsi" w:cs="Arial"/>
          <w:iCs/>
          <w:sz w:val="20"/>
          <w:rPrChange w:id="3234" w:author="dbecker" w:date="2016-01-07T14:58:00Z">
            <w:rPr>
              <w:rFonts w:ascii="Arial" w:hAnsi="Arial" w:cs="Arial"/>
              <w:iCs/>
              <w:sz w:val="20"/>
            </w:rPr>
          </w:rPrChange>
        </w:rPr>
      </w:pPr>
      <w:r w:rsidRPr="004338A9">
        <w:rPr>
          <w:rFonts w:asciiTheme="majorHAnsi" w:hAnsiTheme="majorHAnsi" w:cs="Arial"/>
          <w:iCs/>
          <w:sz w:val="20"/>
          <w:rPrChange w:id="3235" w:author="dbecker" w:date="2016-01-07T14:58:00Z">
            <w:rPr>
              <w:rFonts w:ascii="Arial" w:hAnsi="Arial" w:cs="Arial"/>
              <w:iCs/>
              <w:sz w:val="20"/>
            </w:rPr>
          </w:rPrChange>
        </w:rPr>
        <w:t>Form 120A, Chronological Event Log, or use of Disaster Management Software Position Log</w:t>
      </w:r>
    </w:p>
    <w:p w:rsidR="00184ED5" w:rsidRPr="004338A9" w:rsidRDefault="00184ED5" w:rsidP="00A52816">
      <w:pPr>
        <w:numPr>
          <w:ilvl w:val="0"/>
          <w:numId w:val="56"/>
        </w:numPr>
        <w:tabs>
          <w:tab w:val="clear" w:pos="720"/>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firstLine="0"/>
        <w:jc w:val="both"/>
        <w:rPr>
          <w:rFonts w:asciiTheme="majorHAnsi" w:hAnsiTheme="majorHAnsi" w:cs="Arial"/>
          <w:spacing w:val="-3"/>
          <w:sz w:val="20"/>
          <w:szCs w:val="20"/>
          <w:rPrChange w:id="323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237" w:author="dbecker" w:date="2016-01-07T14:58:00Z">
            <w:rPr>
              <w:rFonts w:ascii="Arial" w:hAnsi="Arial" w:cs="Arial"/>
              <w:spacing w:val="-3"/>
              <w:sz w:val="20"/>
              <w:szCs w:val="20"/>
            </w:rPr>
          </w:rPrChange>
        </w:rPr>
        <w:t>Form 301B, Status Report (Vermont Yankee), 300B (Seabrook Station)</w:t>
      </w:r>
    </w:p>
    <w:p w:rsidR="00184ED5" w:rsidRPr="004338A9" w:rsidRDefault="00184ED5" w:rsidP="00184ED5">
      <w:pPr>
        <w:tabs>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720" w:hanging="180"/>
        <w:jc w:val="both"/>
        <w:rPr>
          <w:rFonts w:asciiTheme="majorHAnsi" w:hAnsiTheme="majorHAnsi" w:cs="Arial"/>
          <w:spacing w:val="-3"/>
          <w:sz w:val="20"/>
          <w:szCs w:val="20"/>
          <w:rPrChange w:id="3238" w:author="dbecker" w:date="2016-01-07T14:58:00Z">
            <w:rPr>
              <w:rFonts w:ascii="Arial" w:hAnsi="Arial" w:cs="Arial"/>
              <w:spacing w:val="-3"/>
              <w:sz w:val="20"/>
              <w:szCs w:val="20"/>
            </w:rPr>
          </w:rPrChange>
        </w:rPr>
      </w:pPr>
    </w:p>
    <w:p w:rsidR="00184ED5" w:rsidRPr="004338A9" w:rsidRDefault="00184ED5" w:rsidP="00184ED5">
      <w:pPr>
        <w:numPr>
          <w:ilvl w:val="0"/>
          <w:numId w:val="50"/>
        </w:numPr>
        <w:jc w:val="both"/>
        <w:rPr>
          <w:rFonts w:asciiTheme="majorHAnsi" w:hAnsiTheme="majorHAnsi" w:cs="Arial"/>
          <w:b/>
          <w:spacing w:val="-3"/>
          <w:sz w:val="20"/>
          <w:szCs w:val="20"/>
          <w:rPrChange w:id="3239"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240"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184ED5" w:rsidRPr="004338A9" w:rsidRDefault="00184ED5" w:rsidP="00184ED5">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720"/>
        <w:jc w:val="both"/>
        <w:rPr>
          <w:rFonts w:asciiTheme="majorHAnsi" w:hAnsiTheme="majorHAnsi" w:cs="Arial"/>
          <w:spacing w:val="-3"/>
          <w:sz w:val="20"/>
          <w:szCs w:val="20"/>
          <w:rPrChange w:id="3241" w:author="dbecker" w:date="2016-01-07T14:58:00Z">
            <w:rPr>
              <w:rFonts w:ascii="Arial" w:hAnsi="Arial" w:cs="Arial"/>
              <w:spacing w:val="-3"/>
              <w:sz w:val="20"/>
              <w:szCs w:val="20"/>
            </w:rPr>
          </w:rPrChange>
        </w:rPr>
      </w:pPr>
    </w:p>
    <w:p w:rsidR="00986F25" w:rsidRPr="004338A9" w:rsidRDefault="00184ED5" w:rsidP="00184ED5">
      <w:pPr>
        <w:ind w:firstLine="720"/>
        <w:jc w:val="both"/>
        <w:rPr>
          <w:rFonts w:asciiTheme="majorHAnsi" w:hAnsiTheme="majorHAnsi" w:cs="Arial"/>
          <w:b/>
          <w:sz w:val="20"/>
          <w:szCs w:val="20"/>
          <w:rPrChange w:id="3242" w:author="dbecker" w:date="2016-01-07T14:58:00Z">
            <w:rPr>
              <w:rFonts w:ascii="Arial" w:hAnsi="Arial" w:cs="Arial"/>
              <w:b/>
              <w:sz w:val="20"/>
              <w:szCs w:val="20"/>
            </w:rPr>
          </w:rPrChange>
        </w:rPr>
      </w:pPr>
      <w:r w:rsidRPr="004338A9">
        <w:rPr>
          <w:rFonts w:asciiTheme="majorHAnsi" w:hAnsiTheme="majorHAnsi" w:cs="Arial"/>
          <w:b/>
          <w:sz w:val="20"/>
          <w:szCs w:val="20"/>
          <w:rPrChange w:id="3243" w:author="dbecker" w:date="2016-01-07T14:58:00Z">
            <w:rPr>
              <w:rFonts w:ascii="Arial" w:hAnsi="Arial" w:cs="Arial"/>
              <w:b/>
              <w:sz w:val="20"/>
              <w:szCs w:val="20"/>
            </w:rPr>
          </w:rPrChange>
        </w:rPr>
        <w:t>Unusual Event</w:t>
      </w:r>
    </w:p>
    <w:p w:rsidR="007A2960" w:rsidRPr="004338A9" w:rsidRDefault="007A2960" w:rsidP="007A2960">
      <w:pPr>
        <w:numPr>
          <w:ilvl w:val="1"/>
          <w:numId w:val="50"/>
        </w:numPr>
        <w:jc w:val="both"/>
        <w:rPr>
          <w:rFonts w:asciiTheme="majorHAnsi" w:hAnsiTheme="majorHAnsi" w:cs="Arial"/>
          <w:sz w:val="20"/>
          <w:szCs w:val="20"/>
          <w:rPrChange w:id="3244" w:author="dbecker" w:date="2016-01-07T14:58:00Z">
            <w:rPr>
              <w:rFonts w:ascii="Arial" w:hAnsi="Arial" w:cs="Arial"/>
              <w:sz w:val="20"/>
              <w:szCs w:val="20"/>
            </w:rPr>
          </w:rPrChange>
        </w:rPr>
      </w:pPr>
      <w:r w:rsidRPr="004338A9">
        <w:rPr>
          <w:rFonts w:asciiTheme="majorHAnsi" w:hAnsiTheme="majorHAnsi" w:cs="Arial"/>
          <w:sz w:val="20"/>
          <w:szCs w:val="20"/>
          <w:rPrChange w:id="3245" w:author="dbecker" w:date="2016-01-07T14:58:00Z">
            <w:rPr>
              <w:rFonts w:ascii="Arial" w:hAnsi="Arial" w:cs="Arial"/>
              <w:sz w:val="20"/>
              <w:szCs w:val="20"/>
            </w:rPr>
          </w:rPrChange>
        </w:rPr>
        <w:t xml:space="preserve">Receive notification of ECL that UE has been declared.  </w:t>
      </w:r>
    </w:p>
    <w:p w:rsidR="007A2960" w:rsidRPr="004338A9" w:rsidRDefault="007A2960" w:rsidP="007A2960">
      <w:pPr>
        <w:numPr>
          <w:ilvl w:val="1"/>
          <w:numId w:val="50"/>
        </w:numPr>
        <w:jc w:val="both"/>
        <w:rPr>
          <w:rFonts w:asciiTheme="majorHAnsi" w:hAnsiTheme="majorHAnsi" w:cs="Arial"/>
          <w:sz w:val="20"/>
          <w:szCs w:val="20"/>
          <w:rPrChange w:id="3246" w:author="dbecker" w:date="2016-01-07T14:58:00Z">
            <w:rPr>
              <w:rFonts w:ascii="Arial" w:hAnsi="Arial" w:cs="Arial"/>
              <w:sz w:val="20"/>
              <w:szCs w:val="20"/>
            </w:rPr>
          </w:rPrChange>
        </w:rPr>
      </w:pPr>
      <w:r w:rsidRPr="004338A9">
        <w:rPr>
          <w:rFonts w:asciiTheme="majorHAnsi" w:hAnsiTheme="majorHAnsi" w:cs="Arial"/>
          <w:sz w:val="20"/>
          <w:szCs w:val="20"/>
          <w:rPrChange w:id="3247" w:author="dbecker" w:date="2016-01-07T14:58:00Z">
            <w:rPr>
              <w:rFonts w:ascii="Arial" w:hAnsi="Arial" w:cs="Arial"/>
              <w:sz w:val="20"/>
              <w:szCs w:val="20"/>
            </w:rPr>
          </w:rPrChange>
        </w:rPr>
        <w:t>Continue to monitor situation until notification that UE has been terminated or incident has been reclassified to high ECL.</w:t>
      </w:r>
      <w:r w:rsidR="00A81EC5" w:rsidRPr="004338A9">
        <w:rPr>
          <w:rFonts w:asciiTheme="majorHAnsi" w:hAnsiTheme="majorHAnsi" w:cs="Arial"/>
          <w:sz w:val="20"/>
          <w:szCs w:val="20"/>
          <w:rPrChange w:id="3248" w:author="dbecker" w:date="2016-01-07T14:58:00Z">
            <w:rPr>
              <w:rFonts w:ascii="Arial" w:hAnsi="Arial" w:cs="Arial"/>
              <w:sz w:val="20"/>
              <w:szCs w:val="20"/>
            </w:rPr>
          </w:rPrChange>
        </w:rPr>
        <w:t xml:space="preserve">  Notify Board of Selectmen member and other members of the community’s ERO, as appropriate.</w:t>
      </w:r>
      <w:ins w:id="3249" w:author="dbecker" w:date="2016-01-07T13:23:00Z">
        <w:r w:rsidR="00015C5F" w:rsidRPr="004338A9">
          <w:rPr>
            <w:rFonts w:asciiTheme="majorHAnsi" w:hAnsiTheme="majorHAnsi" w:cs="Arial"/>
            <w:sz w:val="20"/>
            <w:szCs w:val="20"/>
            <w:rPrChange w:id="3250" w:author="dbecker" w:date="2016-01-07T14:58:00Z">
              <w:rPr>
                <w:rFonts w:ascii="Arial" w:hAnsi="Arial" w:cs="Arial"/>
                <w:sz w:val="20"/>
                <w:szCs w:val="20"/>
              </w:rPr>
            </w:rPrChange>
          </w:rPr>
          <w:t xml:space="preserve">  Ensure initial notification is verified.</w:t>
        </w:r>
      </w:ins>
    </w:p>
    <w:p w:rsidR="007A2960" w:rsidRPr="004338A9" w:rsidRDefault="007A2960" w:rsidP="007A2960">
      <w:pPr>
        <w:jc w:val="both"/>
        <w:rPr>
          <w:rFonts w:asciiTheme="majorHAnsi" w:hAnsiTheme="majorHAnsi" w:cs="Arial"/>
          <w:sz w:val="20"/>
          <w:szCs w:val="20"/>
          <w:rPrChange w:id="3251" w:author="dbecker" w:date="2016-01-07T14:58:00Z">
            <w:rPr>
              <w:rFonts w:ascii="Arial" w:hAnsi="Arial" w:cs="Arial"/>
              <w:sz w:val="20"/>
              <w:szCs w:val="20"/>
            </w:rPr>
          </w:rPrChange>
        </w:rPr>
      </w:pPr>
    </w:p>
    <w:p w:rsidR="007A2960" w:rsidRPr="004338A9" w:rsidRDefault="007A2960" w:rsidP="007A2960">
      <w:pPr>
        <w:ind w:left="720"/>
        <w:jc w:val="both"/>
        <w:rPr>
          <w:rFonts w:asciiTheme="majorHAnsi" w:hAnsiTheme="majorHAnsi" w:cs="Arial"/>
          <w:b/>
          <w:sz w:val="20"/>
          <w:szCs w:val="20"/>
          <w:rPrChange w:id="3252" w:author="dbecker" w:date="2016-01-07T14:58:00Z">
            <w:rPr>
              <w:rFonts w:ascii="Arial" w:hAnsi="Arial" w:cs="Arial"/>
              <w:b/>
              <w:sz w:val="20"/>
              <w:szCs w:val="20"/>
            </w:rPr>
          </w:rPrChange>
        </w:rPr>
      </w:pPr>
      <w:r w:rsidRPr="004338A9">
        <w:rPr>
          <w:rFonts w:asciiTheme="majorHAnsi" w:hAnsiTheme="majorHAnsi" w:cs="Arial"/>
          <w:b/>
          <w:sz w:val="20"/>
          <w:szCs w:val="20"/>
          <w:rPrChange w:id="3253" w:author="dbecker" w:date="2016-01-07T14:58:00Z">
            <w:rPr>
              <w:rFonts w:ascii="Arial" w:hAnsi="Arial" w:cs="Arial"/>
              <w:b/>
              <w:sz w:val="20"/>
              <w:szCs w:val="20"/>
            </w:rPr>
          </w:rPrChange>
        </w:rPr>
        <w:t>Alert</w:t>
      </w:r>
    </w:p>
    <w:p w:rsidR="007A2960" w:rsidRPr="004338A9" w:rsidRDefault="007A2960" w:rsidP="007A2960">
      <w:pPr>
        <w:numPr>
          <w:ilvl w:val="0"/>
          <w:numId w:val="54"/>
        </w:numPr>
        <w:jc w:val="both"/>
        <w:rPr>
          <w:rFonts w:asciiTheme="majorHAnsi" w:hAnsiTheme="majorHAnsi" w:cs="Arial"/>
          <w:b/>
          <w:sz w:val="20"/>
          <w:szCs w:val="20"/>
          <w:rPrChange w:id="3254" w:author="dbecker" w:date="2016-01-07T14:58:00Z">
            <w:rPr>
              <w:rFonts w:ascii="Arial" w:hAnsi="Arial" w:cs="Arial"/>
              <w:b/>
              <w:sz w:val="20"/>
              <w:szCs w:val="20"/>
            </w:rPr>
          </w:rPrChange>
        </w:rPr>
      </w:pPr>
      <w:r w:rsidRPr="004338A9">
        <w:rPr>
          <w:rFonts w:asciiTheme="majorHAnsi" w:hAnsiTheme="majorHAnsi" w:cs="Arial"/>
          <w:sz w:val="20"/>
          <w:szCs w:val="20"/>
          <w:rPrChange w:id="3255" w:author="dbecker" w:date="2016-01-07T14:58:00Z">
            <w:rPr>
              <w:rFonts w:ascii="Arial" w:hAnsi="Arial" w:cs="Arial"/>
              <w:sz w:val="20"/>
              <w:szCs w:val="20"/>
            </w:rPr>
          </w:rPrChange>
        </w:rPr>
        <w:t xml:space="preserve">Receive notification of ECL from </w:t>
      </w:r>
      <w:r w:rsidR="007F5A7B" w:rsidRPr="004338A9">
        <w:rPr>
          <w:rFonts w:asciiTheme="majorHAnsi" w:hAnsiTheme="majorHAnsi" w:cs="Arial"/>
          <w:sz w:val="20"/>
          <w:szCs w:val="20"/>
          <w:rPrChange w:id="3256" w:author="dbecker" w:date="2016-01-07T14:58:00Z">
            <w:rPr>
              <w:rFonts w:ascii="Arial" w:hAnsi="Arial" w:cs="Arial"/>
              <w:sz w:val="20"/>
              <w:szCs w:val="20"/>
            </w:rPr>
          </w:rPrChange>
        </w:rPr>
        <w:t>HSEM Local Liaison or dispatch centers</w:t>
      </w:r>
      <w:r w:rsidR="006912E9" w:rsidRPr="004338A9">
        <w:rPr>
          <w:rFonts w:asciiTheme="majorHAnsi" w:hAnsiTheme="majorHAnsi" w:cs="Arial"/>
          <w:sz w:val="20"/>
          <w:szCs w:val="20"/>
          <w:rPrChange w:id="3257" w:author="dbecker" w:date="2016-01-07T14:58:00Z">
            <w:rPr>
              <w:rFonts w:ascii="Arial" w:hAnsi="Arial" w:cs="Arial"/>
              <w:sz w:val="20"/>
              <w:szCs w:val="20"/>
            </w:rPr>
          </w:rPrChange>
        </w:rPr>
        <w:t>.</w:t>
      </w:r>
      <w:r w:rsidRPr="004338A9">
        <w:rPr>
          <w:rFonts w:asciiTheme="majorHAnsi" w:hAnsiTheme="majorHAnsi" w:cs="Arial"/>
          <w:sz w:val="20"/>
          <w:szCs w:val="20"/>
          <w:rPrChange w:id="3258" w:author="dbecker" w:date="2016-01-07T14:58:00Z">
            <w:rPr>
              <w:rFonts w:ascii="Arial" w:hAnsi="Arial" w:cs="Arial"/>
              <w:sz w:val="20"/>
              <w:szCs w:val="20"/>
            </w:rPr>
          </w:rPrChange>
        </w:rPr>
        <w:t xml:space="preserve">  Standby for further instructions.  </w:t>
      </w:r>
      <w:ins w:id="3259" w:author="dbecker" w:date="2016-01-07T13:24:00Z">
        <w:r w:rsidR="00015C5F" w:rsidRPr="004338A9">
          <w:rPr>
            <w:rFonts w:asciiTheme="majorHAnsi" w:hAnsiTheme="majorHAnsi" w:cs="Arial"/>
            <w:sz w:val="20"/>
            <w:szCs w:val="20"/>
            <w:rPrChange w:id="3260" w:author="dbecker" w:date="2016-01-07T14:58:00Z">
              <w:rPr>
                <w:rFonts w:ascii="Arial" w:hAnsi="Arial" w:cs="Arial"/>
                <w:sz w:val="20"/>
                <w:szCs w:val="20"/>
              </w:rPr>
            </w:rPrChange>
          </w:rPr>
          <w:t>Ensure initial notification is verified</w:t>
        </w:r>
      </w:ins>
    </w:p>
    <w:p w:rsidR="007A2960" w:rsidRPr="004338A9" w:rsidRDefault="007A2960" w:rsidP="007A2960">
      <w:pPr>
        <w:numPr>
          <w:ilvl w:val="0"/>
          <w:numId w:val="54"/>
        </w:numPr>
        <w:jc w:val="both"/>
        <w:rPr>
          <w:rFonts w:asciiTheme="majorHAnsi" w:hAnsiTheme="majorHAnsi" w:cs="Arial"/>
          <w:b/>
          <w:sz w:val="20"/>
          <w:szCs w:val="20"/>
          <w:rPrChange w:id="3261" w:author="dbecker" w:date="2016-01-07T14:58:00Z">
            <w:rPr>
              <w:rFonts w:ascii="Arial" w:hAnsi="Arial" w:cs="Arial"/>
              <w:b/>
              <w:sz w:val="20"/>
              <w:szCs w:val="20"/>
            </w:rPr>
          </w:rPrChange>
        </w:rPr>
      </w:pPr>
      <w:r w:rsidRPr="004338A9">
        <w:rPr>
          <w:rFonts w:asciiTheme="majorHAnsi" w:hAnsiTheme="majorHAnsi" w:cs="Arial"/>
          <w:sz w:val="20"/>
          <w:szCs w:val="20"/>
          <w:rPrChange w:id="3262" w:author="dbecker" w:date="2016-01-07T14:58:00Z">
            <w:rPr>
              <w:rFonts w:ascii="Arial" w:hAnsi="Arial" w:cs="Arial"/>
              <w:sz w:val="20"/>
              <w:szCs w:val="20"/>
            </w:rPr>
          </w:rPrChange>
        </w:rPr>
        <w:t>Review plans and check equipment.</w:t>
      </w:r>
    </w:p>
    <w:p w:rsidR="007A2960" w:rsidRPr="004338A9" w:rsidRDefault="007A2960" w:rsidP="007A2960">
      <w:pPr>
        <w:numPr>
          <w:ilvl w:val="0"/>
          <w:numId w:val="54"/>
        </w:numPr>
        <w:jc w:val="both"/>
        <w:rPr>
          <w:rFonts w:asciiTheme="majorHAnsi" w:hAnsiTheme="majorHAnsi" w:cs="Arial"/>
          <w:b/>
          <w:sz w:val="20"/>
          <w:szCs w:val="20"/>
          <w:rPrChange w:id="3263" w:author="dbecker" w:date="2016-01-07T14:58:00Z">
            <w:rPr>
              <w:rFonts w:ascii="Arial" w:hAnsi="Arial" w:cs="Arial"/>
              <w:b/>
              <w:sz w:val="20"/>
              <w:szCs w:val="20"/>
            </w:rPr>
          </w:rPrChange>
        </w:rPr>
      </w:pPr>
      <w:r w:rsidRPr="004338A9">
        <w:rPr>
          <w:rFonts w:asciiTheme="majorHAnsi" w:hAnsiTheme="majorHAnsi" w:cs="Arial"/>
          <w:sz w:val="20"/>
          <w:szCs w:val="20"/>
          <w:rPrChange w:id="3264" w:author="dbecker" w:date="2016-01-07T14:58:00Z">
            <w:rPr>
              <w:rFonts w:ascii="Arial" w:hAnsi="Arial" w:cs="Arial"/>
              <w:sz w:val="20"/>
              <w:szCs w:val="20"/>
            </w:rPr>
          </w:rPrChange>
        </w:rPr>
        <w:t>If school is in session, contact school principal and inform of situation.</w:t>
      </w:r>
    </w:p>
    <w:p w:rsidR="007F5A7B" w:rsidRPr="004338A9" w:rsidRDefault="007F5A7B" w:rsidP="007A2960">
      <w:pPr>
        <w:numPr>
          <w:ilvl w:val="0"/>
          <w:numId w:val="54"/>
        </w:numPr>
        <w:jc w:val="both"/>
        <w:rPr>
          <w:rFonts w:asciiTheme="majorHAnsi" w:hAnsiTheme="majorHAnsi" w:cs="Arial"/>
          <w:b/>
          <w:sz w:val="20"/>
          <w:szCs w:val="20"/>
          <w:rPrChange w:id="3265" w:author="dbecker" w:date="2016-01-07T14:58:00Z">
            <w:rPr>
              <w:rFonts w:ascii="Arial" w:hAnsi="Arial" w:cs="Arial"/>
              <w:b/>
              <w:sz w:val="20"/>
              <w:szCs w:val="20"/>
            </w:rPr>
          </w:rPrChange>
        </w:rPr>
      </w:pPr>
      <w:r w:rsidRPr="004338A9">
        <w:rPr>
          <w:rFonts w:asciiTheme="majorHAnsi" w:hAnsiTheme="majorHAnsi" w:cs="Arial"/>
          <w:sz w:val="20"/>
          <w:szCs w:val="20"/>
          <w:rPrChange w:id="3266" w:author="dbecker" w:date="2016-01-07T14:58:00Z">
            <w:rPr>
              <w:rFonts w:ascii="Arial" w:hAnsi="Arial" w:cs="Arial"/>
              <w:sz w:val="20"/>
              <w:szCs w:val="20"/>
            </w:rPr>
          </w:rPrChange>
        </w:rPr>
        <w:t xml:space="preserve">Activate EOC, if </w:t>
      </w:r>
      <w:r w:rsidR="000D21FE" w:rsidRPr="004338A9">
        <w:rPr>
          <w:rFonts w:asciiTheme="majorHAnsi" w:hAnsiTheme="majorHAnsi" w:cs="Arial"/>
          <w:sz w:val="20"/>
          <w:szCs w:val="20"/>
          <w:rPrChange w:id="3267" w:author="dbecker" w:date="2016-01-07T14:58:00Z">
            <w:rPr>
              <w:rFonts w:ascii="Arial" w:hAnsi="Arial" w:cs="Arial"/>
              <w:sz w:val="20"/>
              <w:szCs w:val="20"/>
            </w:rPr>
          </w:rPrChange>
        </w:rPr>
        <w:t>applicable</w:t>
      </w:r>
      <w:r w:rsidRPr="004338A9">
        <w:rPr>
          <w:rFonts w:asciiTheme="majorHAnsi" w:hAnsiTheme="majorHAnsi" w:cs="Arial"/>
          <w:sz w:val="20"/>
          <w:szCs w:val="20"/>
          <w:rPrChange w:id="3268" w:author="dbecker" w:date="2016-01-07T14:58:00Z">
            <w:rPr>
              <w:rFonts w:ascii="Arial" w:hAnsi="Arial" w:cs="Arial"/>
              <w:sz w:val="20"/>
              <w:szCs w:val="20"/>
            </w:rPr>
          </w:rPrChange>
        </w:rPr>
        <w:t xml:space="preserve">.  Establish </w:t>
      </w:r>
      <w:r w:rsidR="000D21FE" w:rsidRPr="004338A9">
        <w:rPr>
          <w:rFonts w:asciiTheme="majorHAnsi" w:hAnsiTheme="majorHAnsi" w:cs="Arial"/>
          <w:sz w:val="20"/>
          <w:szCs w:val="20"/>
          <w:rPrChange w:id="3269" w:author="dbecker" w:date="2016-01-07T14:58:00Z">
            <w:rPr>
              <w:rFonts w:ascii="Arial" w:hAnsi="Arial" w:cs="Arial"/>
              <w:sz w:val="20"/>
              <w:szCs w:val="20"/>
            </w:rPr>
          </w:rPrChange>
        </w:rPr>
        <w:t>position log and status log for EOC and community resources.  Begin coordination process for local community response.</w:t>
      </w:r>
    </w:p>
    <w:p w:rsidR="00A5611E" w:rsidRPr="004338A9" w:rsidRDefault="00A5611E" w:rsidP="007A2960">
      <w:pPr>
        <w:numPr>
          <w:ilvl w:val="0"/>
          <w:numId w:val="54"/>
        </w:numPr>
        <w:jc w:val="both"/>
        <w:rPr>
          <w:rFonts w:asciiTheme="majorHAnsi" w:hAnsiTheme="majorHAnsi" w:cs="Arial"/>
          <w:b/>
          <w:sz w:val="20"/>
          <w:szCs w:val="20"/>
          <w:rPrChange w:id="3270" w:author="dbecker" w:date="2016-01-07T14:58:00Z">
            <w:rPr>
              <w:rFonts w:ascii="Arial" w:hAnsi="Arial" w:cs="Arial"/>
              <w:b/>
              <w:sz w:val="20"/>
              <w:szCs w:val="20"/>
            </w:rPr>
          </w:rPrChange>
        </w:rPr>
      </w:pPr>
      <w:r w:rsidRPr="004338A9">
        <w:rPr>
          <w:rFonts w:asciiTheme="majorHAnsi" w:hAnsiTheme="majorHAnsi" w:cs="Arial"/>
          <w:sz w:val="20"/>
          <w:szCs w:val="20"/>
          <w:rPrChange w:id="3271" w:author="dbecker" w:date="2016-01-07T14:58:00Z">
            <w:rPr>
              <w:rFonts w:ascii="Arial" w:hAnsi="Arial" w:cs="Arial"/>
              <w:sz w:val="20"/>
              <w:szCs w:val="20"/>
            </w:rPr>
          </w:rPrChange>
        </w:rPr>
        <w:t>Make notification to any other special facilities within the community</w:t>
      </w:r>
      <w:r w:rsidR="007F5A7B" w:rsidRPr="004338A9">
        <w:rPr>
          <w:rFonts w:asciiTheme="majorHAnsi" w:hAnsiTheme="majorHAnsi" w:cs="Arial"/>
          <w:sz w:val="20"/>
          <w:szCs w:val="20"/>
          <w:rPrChange w:id="3272" w:author="dbecker" w:date="2016-01-07T14:58:00Z">
            <w:rPr>
              <w:rFonts w:ascii="Arial" w:hAnsi="Arial" w:cs="Arial"/>
              <w:sz w:val="20"/>
              <w:szCs w:val="20"/>
            </w:rPr>
          </w:rPrChange>
        </w:rPr>
        <w:t xml:space="preserve"> (day care, nursing homes, etc.)</w:t>
      </w:r>
      <w:r w:rsidRPr="004338A9">
        <w:rPr>
          <w:rFonts w:asciiTheme="majorHAnsi" w:hAnsiTheme="majorHAnsi" w:cs="Arial"/>
          <w:sz w:val="20"/>
          <w:szCs w:val="20"/>
          <w:rPrChange w:id="3273" w:author="dbecker" w:date="2016-01-07T14:58:00Z">
            <w:rPr>
              <w:rFonts w:ascii="Arial" w:hAnsi="Arial" w:cs="Arial"/>
              <w:sz w:val="20"/>
              <w:szCs w:val="20"/>
            </w:rPr>
          </w:rPrChange>
        </w:rPr>
        <w:t>.</w:t>
      </w:r>
    </w:p>
    <w:p w:rsidR="006912E9" w:rsidRPr="004338A9" w:rsidRDefault="006912E9" w:rsidP="007A2960">
      <w:pPr>
        <w:numPr>
          <w:ilvl w:val="0"/>
          <w:numId w:val="54"/>
        </w:numPr>
        <w:jc w:val="both"/>
        <w:rPr>
          <w:rFonts w:asciiTheme="majorHAnsi" w:hAnsiTheme="majorHAnsi" w:cs="Arial"/>
          <w:b/>
          <w:sz w:val="20"/>
          <w:szCs w:val="20"/>
          <w:rPrChange w:id="3274" w:author="dbecker" w:date="2016-01-07T14:58:00Z">
            <w:rPr>
              <w:rFonts w:ascii="Arial" w:hAnsi="Arial" w:cs="Arial"/>
              <w:b/>
              <w:sz w:val="20"/>
              <w:szCs w:val="20"/>
            </w:rPr>
          </w:rPrChange>
        </w:rPr>
      </w:pPr>
      <w:r w:rsidRPr="004338A9">
        <w:rPr>
          <w:rFonts w:asciiTheme="majorHAnsi" w:hAnsiTheme="majorHAnsi" w:cs="Arial"/>
          <w:sz w:val="20"/>
          <w:szCs w:val="20"/>
          <w:rPrChange w:id="3275" w:author="dbecker" w:date="2016-01-07T14:58:00Z">
            <w:rPr>
              <w:rFonts w:ascii="Arial" w:hAnsi="Arial" w:cs="Arial"/>
              <w:sz w:val="20"/>
              <w:szCs w:val="20"/>
            </w:rPr>
          </w:rPrChange>
        </w:rPr>
        <w:t>Continue to monitor situation until notification that ALERT has been terminated or incident has been reclassified to a higher level.</w:t>
      </w:r>
    </w:p>
    <w:p w:rsidR="007A2960" w:rsidRPr="004338A9" w:rsidRDefault="007A2960" w:rsidP="007A2960">
      <w:pPr>
        <w:jc w:val="both"/>
        <w:rPr>
          <w:rFonts w:asciiTheme="majorHAnsi" w:hAnsiTheme="majorHAnsi" w:cs="Arial"/>
          <w:sz w:val="20"/>
          <w:szCs w:val="20"/>
          <w:rPrChange w:id="3276" w:author="dbecker" w:date="2016-01-07T14:58:00Z">
            <w:rPr>
              <w:rFonts w:ascii="Arial" w:hAnsi="Arial" w:cs="Arial"/>
              <w:sz w:val="20"/>
              <w:szCs w:val="20"/>
            </w:rPr>
          </w:rPrChange>
        </w:rPr>
      </w:pPr>
    </w:p>
    <w:p w:rsidR="007A2960" w:rsidRPr="004338A9" w:rsidRDefault="007A2960" w:rsidP="007A2960">
      <w:pPr>
        <w:ind w:left="720"/>
        <w:jc w:val="both"/>
        <w:rPr>
          <w:rFonts w:asciiTheme="majorHAnsi" w:hAnsiTheme="majorHAnsi" w:cs="Arial"/>
          <w:b/>
          <w:sz w:val="20"/>
          <w:szCs w:val="20"/>
          <w:rPrChange w:id="3277" w:author="dbecker" w:date="2016-01-07T14:58:00Z">
            <w:rPr>
              <w:rFonts w:ascii="Arial" w:hAnsi="Arial" w:cs="Arial"/>
              <w:b/>
              <w:sz w:val="20"/>
              <w:szCs w:val="20"/>
            </w:rPr>
          </w:rPrChange>
        </w:rPr>
      </w:pPr>
      <w:r w:rsidRPr="004338A9">
        <w:rPr>
          <w:rFonts w:asciiTheme="majorHAnsi" w:hAnsiTheme="majorHAnsi" w:cs="Arial"/>
          <w:b/>
          <w:sz w:val="20"/>
          <w:szCs w:val="20"/>
          <w:rPrChange w:id="3278" w:author="dbecker" w:date="2016-01-07T14:58:00Z">
            <w:rPr>
              <w:rFonts w:ascii="Arial" w:hAnsi="Arial" w:cs="Arial"/>
              <w:b/>
              <w:sz w:val="20"/>
              <w:szCs w:val="20"/>
            </w:rPr>
          </w:rPrChange>
        </w:rPr>
        <w:t>Site Area Emergency/General Emergency</w:t>
      </w:r>
    </w:p>
    <w:p w:rsidR="007A2960" w:rsidRPr="004338A9" w:rsidRDefault="007A2960" w:rsidP="007A2960">
      <w:pPr>
        <w:numPr>
          <w:ilvl w:val="0"/>
          <w:numId w:val="54"/>
        </w:numPr>
        <w:jc w:val="both"/>
        <w:rPr>
          <w:rFonts w:asciiTheme="majorHAnsi" w:hAnsiTheme="majorHAnsi" w:cs="Arial"/>
          <w:b/>
          <w:sz w:val="20"/>
          <w:szCs w:val="20"/>
          <w:rPrChange w:id="3279" w:author="dbecker" w:date="2016-01-07T14:58:00Z">
            <w:rPr>
              <w:rFonts w:ascii="Arial" w:hAnsi="Arial" w:cs="Arial"/>
              <w:b/>
              <w:sz w:val="20"/>
              <w:szCs w:val="20"/>
            </w:rPr>
          </w:rPrChange>
        </w:rPr>
      </w:pPr>
      <w:r w:rsidRPr="004338A9">
        <w:rPr>
          <w:rFonts w:asciiTheme="majorHAnsi" w:hAnsiTheme="majorHAnsi" w:cs="Arial"/>
          <w:sz w:val="20"/>
          <w:szCs w:val="20"/>
          <w:rPrChange w:id="3280" w:author="dbecker" w:date="2016-01-07T14:58:00Z">
            <w:rPr>
              <w:rFonts w:ascii="Arial" w:hAnsi="Arial" w:cs="Arial"/>
              <w:sz w:val="20"/>
              <w:szCs w:val="20"/>
            </w:rPr>
          </w:rPrChange>
        </w:rPr>
        <w:t>Receive</w:t>
      </w:r>
      <w:r w:rsidR="00A5611E" w:rsidRPr="004338A9">
        <w:rPr>
          <w:rFonts w:asciiTheme="majorHAnsi" w:hAnsiTheme="majorHAnsi" w:cs="Arial"/>
          <w:sz w:val="20"/>
          <w:szCs w:val="20"/>
          <w:rPrChange w:id="3281" w:author="dbecker" w:date="2016-01-07T14:58:00Z">
            <w:rPr>
              <w:rFonts w:ascii="Arial" w:hAnsi="Arial" w:cs="Arial"/>
              <w:sz w:val="20"/>
              <w:szCs w:val="20"/>
            </w:rPr>
          </w:rPrChange>
        </w:rPr>
        <w:t>/institute</w:t>
      </w:r>
      <w:r w:rsidRPr="004338A9">
        <w:rPr>
          <w:rFonts w:asciiTheme="majorHAnsi" w:hAnsiTheme="majorHAnsi" w:cs="Arial"/>
          <w:sz w:val="20"/>
          <w:szCs w:val="20"/>
          <w:rPrChange w:id="3282" w:author="dbecker" w:date="2016-01-07T14:58:00Z">
            <w:rPr>
              <w:rFonts w:ascii="Arial" w:hAnsi="Arial" w:cs="Arial"/>
              <w:sz w:val="20"/>
              <w:szCs w:val="20"/>
            </w:rPr>
          </w:rPrChange>
        </w:rPr>
        <w:t xml:space="preserve"> notification of ECL</w:t>
      </w:r>
      <w:r w:rsidR="00A5611E" w:rsidRPr="004338A9">
        <w:rPr>
          <w:rFonts w:asciiTheme="majorHAnsi" w:hAnsiTheme="majorHAnsi" w:cs="Arial"/>
          <w:sz w:val="20"/>
          <w:szCs w:val="20"/>
          <w:rPrChange w:id="3283" w:author="dbecker" w:date="2016-01-07T14:58:00Z">
            <w:rPr>
              <w:rFonts w:ascii="Arial" w:hAnsi="Arial" w:cs="Arial"/>
              <w:sz w:val="20"/>
              <w:szCs w:val="20"/>
            </w:rPr>
          </w:rPrChange>
        </w:rPr>
        <w:t>, as appropriate</w:t>
      </w:r>
      <w:r w:rsidRPr="004338A9">
        <w:rPr>
          <w:rFonts w:asciiTheme="majorHAnsi" w:hAnsiTheme="majorHAnsi" w:cs="Arial"/>
          <w:sz w:val="20"/>
          <w:szCs w:val="20"/>
          <w:rPrChange w:id="3284" w:author="dbecker" w:date="2016-01-07T14:58:00Z">
            <w:rPr>
              <w:rFonts w:ascii="Arial" w:hAnsi="Arial" w:cs="Arial"/>
              <w:sz w:val="20"/>
              <w:szCs w:val="20"/>
            </w:rPr>
          </w:rPrChange>
        </w:rPr>
        <w:t>.  Report to local EOC and institute position log</w:t>
      </w:r>
      <w:r w:rsidR="000D21FE" w:rsidRPr="004338A9">
        <w:rPr>
          <w:rFonts w:asciiTheme="majorHAnsi" w:hAnsiTheme="majorHAnsi" w:cs="Arial"/>
          <w:sz w:val="20"/>
          <w:szCs w:val="20"/>
          <w:rPrChange w:id="3285" w:author="dbecker" w:date="2016-01-07T14:58:00Z">
            <w:rPr>
              <w:rFonts w:ascii="Arial" w:hAnsi="Arial" w:cs="Arial"/>
              <w:sz w:val="20"/>
              <w:szCs w:val="20"/>
            </w:rPr>
          </w:rPrChange>
        </w:rPr>
        <w:t xml:space="preserve"> (if not done previously)</w:t>
      </w:r>
      <w:r w:rsidRPr="004338A9">
        <w:rPr>
          <w:rFonts w:asciiTheme="majorHAnsi" w:hAnsiTheme="majorHAnsi" w:cs="Arial"/>
          <w:sz w:val="20"/>
          <w:szCs w:val="20"/>
          <w:rPrChange w:id="3286" w:author="dbecker" w:date="2016-01-07T14:58:00Z">
            <w:rPr>
              <w:rFonts w:ascii="Arial" w:hAnsi="Arial" w:cs="Arial"/>
              <w:sz w:val="20"/>
              <w:szCs w:val="20"/>
            </w:rPr>
          </w:rPrChange>
        </w:rPr>
        <w:t>.</w:t>
      </w:r>
      <w:r w:rsidR="006E5F75" w:rsidRPr="004338A9">
        <w:rPr>
          <w:rFonts w:asciiTheme="majorHAnsi" w:hAnsiTheme="majorHAnsi" w:cs="Arial"/>
          <w:sz w:val="20"/>
          <w:szCs w:val="20"/>
          <w:rPrChange w:id="3287" w:author="dbecker" w:date="2016-01-07T14:58:00Z">
            <w:rPr>
              <w:rFonts w:ascii="Arial" w:hAnsi="Arial" w:cs="Arial"/>
              <w:sz w:val="20"/>
              <w:szCs w:val="20"/>
            </w:rPr>
          </w:rPrChange>
        </w:rPr>
        <w:t xml:space="preserve">  </w:t>
      </w:r>
      <w:r w:rsidR="00A5611E" w:rsidRPr="004338A9">
        <w:rPr>
          <w:rFonts w:asciiTheme="majorHAnsi" w:hAnsiTheme="majorHAnsi" w:cs="Arial"/>
          <w:sz w:val="20"/>
          <w:szCs w:val="20"/>
          <w:rPrChange w:id="3288" w:author="dbecker" w:date="2016-01-07T14:58:00Z">
            <w:rPr>
              <w:rFonts w:ascii="Arial" w:hAnsi="Arial" w:cs="Arial"/>
              <w:sz w:val="20"/>
              <w:szCs w:val="20"/>
            </w:rPr>
          </w:rPrChange>
        </w:rPr>
        <w:t xml:space="preserve">Establish contact with HSEM.  </w:t>
      </w:r>
      <w:r w:rsidR="006E5F75" w:rsidRPr="004338A9">
        <w:rPr>
          <w:rFonts w:asciiTheme="majorHAnsi" w:hAnsiTheme="majorHAnsi" w:cs="Arial"/>
          <w:sz w:val="20"/>
          <w:szCs w:val="20"/>
          <w:rPrChange w:id="3289" w:author="dbecker" w:date="2016-01-07T14:58:00Z">
            <w:rPr>
              <w:rFonts w:ascii="Arial" w:hAnsi="Arial" w:cs="Arial"/>
              <w:sz w:val="20"/>
              <w:szCs w:val="20"/>
            </w:rPr>
          </w:rPrChange>
        </w:rPr>
        <w:t>Ensure initial notification verified through HSEM Local Liaison.</w:t>
      </w:r>
    </w:p>
    <w:p w:rsidR="006E5F75" w:rsidRPr="004338A9" w:rsidRDefault="006E5F75" w:rsidP="007A2960">
      <w:pPr>
        <w:numPr>
          <w:ilvl w:val="0"/>
          <w:numId w:val="54"/>
        </w:numPr>
        <w:jc w:val="both"/>
        <w:rPr>
          <w:rFonts w:asciiTheme="majorHAnsi" w:hAnsiTheme="majorHAnsi" w:cs="Arial"/>
          <w:b/>
          <w:sz w:val="20"/>
          <w:szCs w:val="20"/>
          <w:rPrChange w:id="3290" w:author="dbecker" w:date="2016-01-07T14:58:00Z">
            <w:rPr>
              <w:rFonts w:ascii="Arial" w:hAnsi="Arial" w:cs="Arial"/>
              <w:b/>
              <w:sz w:val="20"/>
              <w:szCs w:val="20"/>
            </w:rPr>
          </w:rPrChange>
        </w:rPr>
      </w:pPr>
      <w:r w:rsidRPr="004338A9">
        <w:rPr>
          <w:rFonts w:asciiTheme="majorHAnsi" w:hAnsiTheme="majorHAnsi" w:cs="Arial"/>
          <w:sz w:val="20"/>
          <w:szCs w:val="20"/>
          <w:rPrChange w:id="3291" w:author="dbecker" w:date="2016-01-07T14:58:00Z">
            <w:rPr>
              <w:rFonts w:ascii="Arial" w:hAnsi="Arial" w:cs="Arial"/>
              <w:sz w:val="20"/>
              <w:szCs w:val="20"/>
            </w:rPr>
          </w:rPrChange>
        </w:rPr>
        <w:t>Assume emergency duties of Chair of Board of Selectmen, if not present.</w:t>
      </w:r>
    </w:p>
    <w:p w:rsidR="00A5611E" w:rsidRPr="004338A9" w:rsidRDefault="006E5F75" w:rsidP="007A2960">
      <w:pPr>
        <w:numPr>
          <w:ilvl w:val="0"/>
          <w:numId w:val="54"/>
        </w:numPr>
        <w:jc w:val="both"/>
        <w:rPr>
          <w:rFonts w:asciiTheme="majorHAnsi" w:hAnsiTheme="majorHAnsi" w:cs="Arial"/>
          <w:b/>
          <w:sz w:val="20"/>
          <w:szCs w:val="20"/>
          <w:rPrChange w:id="3292" w:author="dbecker" w:date="2016-01-07T14:58:00Z">
            <w:rPr>
              <w:rFonts w:ascii="Arial" w:hAnsi="Arial" w:cs="Arial"/>
              <w:b/>
              <w:sz w:val="20"/>
              <w:szCs w:val="20"/>
            </w:rPr>
          </w:rPrChange>
        </w:rPr>
      </w:pPr>
      <w:r w:rsidRPr="004338A9">
        <w:rPr>
          <w:rFonts w:asciiTheme="majorHAnsi" w:hAnsiTheme="majorHAnsi" w:cs="Arial"/>
          <w:sz w:val="20"/>
          <w:szCs w:val="20"/>
          <w:rPrChange w:id="3293" w:author="dbecker" w:date="2016-01-07T14:58:00Z">
            <w:rPr>
              <w:rFonts w:ascii="Arial" w:hAnsi="Arial" w:cs="Arial"/>
              <w:sz w:val="20"/>
              <w:szCs w:val="20"/>
            </w:rPr>
          </w:rPrChange>
        </w:rPr>
        <w:t>Ensure that EOC is sufficiently staffed with appropriate positions.  Develop roster for 24/7 coverage.</w:t>
      </w:r>
      <w:r w:rsidR="002D0DCF" w:rsidRPr="004338A9">
        <w:rPr>
          <w:rFonts w:asciiTheme="majorHAnsi" w:hAnsiTheme="majorHAnsi" w:cs="Arial"/>
          <w:sz w:val="20"/>
          <w:szCs w:val="20"/>
          <w:rPrChange w:id="3294" w:author="dbecker" w:date="2016-01-07T14:58:00Z">
            <w:rPr>
              <w:rFonts w:ascii="Arial" w:hAnsi="Arial" w:cs="Arial"/>
              <w:sz w:val="20"/>
              <w:szCs w:val="20"/>
            </w:rPr>
          </w:rPrChange>
        </w:rPr>
        <w:t xml:space="preserve">  Ensure positions maintain position log</w:t>
      </w:r>
      <w:r w:rsidR="000D21FE" w:rsidRPr="004338A9">
        <w:rPr>
          <w:rFonts w:asciiTheme="majorHAnsi" w:hAnsiTheme="majorHAnsi" w:cs="Arial"/>
          <w:sz w:val="20"/>
          <w:szCs w:val="20"/>
          <w:rPrChange w:id="3295" w:author="dbecker" w:date="2016-01-07T14:58:00Z">
            <w:rPr>
              <w:rFonts w:ascii="Arial" w:hAnsi="Arial" w:cs="Arial"/>
              <w:sz w:val="20"/>
              <w:szCs w:val="20"/>
            </w:rPr>
          </w:rPrChange>
        </w:rPr>
        <w:t xml:space="preserve"> and status log of resources</w:t>
      </w:r>
      <w:r w:rsidR="002D0DCF" w:rsidRPr="004338A9">
        <w:rPr>
          <w:rFonts w:asciiTheme="majorHAnsi" w:hAnsiTheme="majorHAnsi" w:cs="Arial"/>
          <w:sz w:val="20"/>
          <w:szCs w:val="20"/>
          <w:rPrChange w:id="3296" w:author="dbecker" w:date="2016-01-07T14:58:00Z">
            <w:rPr>
              <w:rFonts w:ascii="Arial" w:hAnsi="Arial" w:cs="Arial"/>
              <w:sz w:val="20"/>
              <w:szCs w:val="20"/>
            </w:rPr>
          </w:rPrChange>
        </w:rPr>
        <w:t>.</w:t>
      </w:r>
      <w:r w:rsidR="00A5611E" w:rsidRPr="004338A9">
        <w:rPr>
          <w:rFonts w:asciiTheme="majorHAnsi" w:hAnsiTheme="majorHAnsi" w:cs="Arial"/>
          <w:sz w:val="20"/>
          <w:szCs w:val="20"/>
          <w:rPrChange w:id="3297" w:author="dbecker" w:date="2016-01-07T14:58:00Z">
            <w:rPr>
              <w:rFonts w:ascii="Arial" w:hAnsi="Arial" w:cs="Arial"/>
              <w:sz w:val="20"/>
              <w:szCs w:val="20"/>
            </w:rPr>
          </w:rPrChange>
        </w:rPr>
        <w:t xml:space="preserve">  </w:t>
      </w:r>
    </w:p>
    <w:p w:rsidR="006E5F75" w:rsidRPr="004338A9" w:rsidRDefault="006E5F75" w:rsidP="007A2960">
      <w:pPr>
        <w:numPr>
          <w:ilvl w:val="0"/>
          <w:numId w:val="54"/>
        </w:numPr>
        <w:jc w:val="both"/>
        <w:rPr>
          <w:rFonts w:asciiTheme="majorHAnsi" w:hAnsiTheme="majorHAnsi" w:cs="Arial"/>
          <w:b/>
          <w:sz w:val="20"/>
          <w:szCs w:val="20"/>
          <w:rPrChange w:id="3298" w:author="dbecker" w:date="2016-01-07T14:58:00Z">
            <w:rPr>
              <w:rFonts w:ascii="Arial" w:hAnsi="Arial" w:cs="Arial"/>
              <w:b/>
              <w:sz w:val="20"/>
              <w:szCs w:val="20"/>
            </w:rPr>
          </w:rPrChange>
        </w:rPr>
      </w:pPr>
      <w:r w:rsidRPr="004338A9">
        <w:rPr>
          <w:rFonts w:asciiTheme="majorHAnsi" w:hAnsiTheme="majorHAnsi" w:cs="Arial"/>
          <w:sz w:val="20"/>
          <w:szCs w:val="20"/>
          <w:rPrChange w:id="3299" w:author="dbecker" w:date="2016-01-07T14:58:00Z">
            <w:rPr>
              <w:rFonts w:ascii="Arial" w:hAnsi="Arial" w:cs="Arial"/>
              <w:sz w:val="20"/>
              <w:szCs w:val="20"/>
            </w:rPr>
          </w:rPrChange>
        </w:rPr>
        <w:t>Ensure emergency communications are established and operational, including radio contact with HSEM and EAS radio stations. Log into state disaster management software, if available. When contacting HSEM identify yourself by name, position.  Inform HSEM that EOC is activated, verify ECL and ask if any protective actions have been recommended.</w:t>
      </w:r>
    </w:p>
    <w:p w:rsidR="006E5F75" w:rsidRPr="004338A9" w:rsidRDefault="006E5F75" w:rsidP="007A2960">
      <w:pPr>
        <w:numPr>
          <w:ilvl w:val="0"/>
          <w:numId w:val="54"/>
        </w:numPr>
        <w:jc w:val="both"/>
        <w:rPr>
          <w:rFonts w:asciiTheme="majorHAnsi" w:hAnsiTheme="majorHAnsi" w:cs="Arial"/>
          <w:b/>
          <w:sz w:val="20"/>
          <w:szCs w:val="20"/>
          <w:rPrChange w:id="3300" w:author="dbecker" w:date="2016-01-07T14:58:00Z">
            <w:rPr>
              <w:rFonts w:ascii="Arial" w:hAnsi="Arial" w:cs="Arial"/>
              <w:b/>
              <w:sz w:val="20"/>
              <w:szCs w:val="20"/>
            </w:rPr>
          </w:rPrChange>
        </w:rPr>
      </w:pPr>
      <w:r w:rsidRPr="004338A9">
        <w:rPr>
          <w:rFonts w:asciiTheme="majorHAnsi" w:hAnsiTheme="majorHAnsi" w:cs="Arial"/>
          <w:sz w:val="20"/>
          <w:szCs w:val="20"/>
          <w:rPrChange w:id="3301" w:author="dbecker" w:date="2016-01-07T14:58:00Z">
            <w:rPr>
              <w:rFonts w:ascii="Arial" w:hAnsi="Arial" w:cs="Arial"/>
              <w:sz w:val="20"/>
              <w:szCs w:val="20"/>
            </w:rPr>
          </w:rPrChange>
        </w:rPr>
        <w:t>If known, inform HSEM Local Liaison of</w:t>
      </w:r>
      <w:r w:rsidR="00A5611E" w:rsidRPr="004338A9">
        <w:rPr>
          <w:rFonts w:asciiTheme="majorHAnsi" w:hAnsiTheme="majorHAnsi" w:cs="Arial"/>
          <w:sz w:val="20"/>
          <w:szCs w:val="20"/>
          <w:rPrChange w:id="3302" w:author="dbecker" w:date="2016-01-07T14:58:00Z">
            <w:rPr>
              <w:rFonts w:ascii="Arial" w:hAnsi="Arial" w:cs="Arial"/>
              <w:sz w:val="20"/>
              <w:szCs w:val="20"/>
            </w:rPr>
          </w:rPrChange>
        </w:rPr>
        <w:t xml:space="preserve"> any</w:t>
      </w:r>
      <w:r w:rsidRPr="004338A9">
        <w:rPr>
          <w:rFonts w:asciiTheme="majorHAnsi" w:hAnsiTheme="majorHAnsi" w:cs="Arial"/>
          <w:sz w:val="20"/>
          <w:szCs w:val="20"/>
          <w:rPrChange w:id="3303" w:author="dbecker" w:date="2016-01-07T14:58:00Z">
            <w:rPr>
              <w:rFonts w:ascii="Arial" w:hAnsi="Arial" w:cs="Arial"/>
              <w:sz w:val="20"/>
              <w:szCs w:val="20"/>
            </w:rPr>
          </w:rPrChange>
        </w:rPr>
        <w:t xml:space="preserve"> public notification activated in community.</w:t>
      </w:r>
    </w:p>
    <w:p w:rsidR="006E5F75" w:rsidRPr="004338A9" w:rsidRDefault="006E5F75" w:rsidP="007A2960">
      <w:pPr>
        <w:numPr>
          <w:ilvl w:val="0"/>
          <w:numId w:val="54"/>
        </w:numPr>
        <w:jc w:val="both"/>
        <w:rPr>
          <w:rFonts w:asciiTheme="majorHAnsi" w:hAnsiTheme="majorHAnsi" w:cs="Arial"/>
          <w:b/>
          <w:sz w:val="20"/>
          <w:szCs w:val="20"/>
          <w:rPrChange w:id="3304" w:author="dbecker" w:date="2016-01-07T14:58:00Z">
            <w:rPr>
              <w:rFonts w:ascii="Arial" w:hAnsi="Arial" w:cs="Arial"/>
              <w:b/>
              <w:sz w:val="20"/>
              <w:szCs w:val="20"/>
            </w:rPr>
          </w:rPrChange>
        </w:rPr>
      </w:pPr>
      <w:r w:rsidRPr="004338A9">
        <w:rPr>
          <w:rFonts w:asciiTheme="majorHAnsi" w:hAnsiTheme="majorHAnsi" w:cs="Arial"/>
          <w:sz w:val="20"/>
          <w:szCs w:val="20"/>
          <w:rPrChange w:id="3305" w:author="dbecker" w:date="2016-01-07T14:58:00Z">
            <w:rPr>
              <w:rFonts w:ascii="Arial" w:hAnsi="Arial" w:cs="Arial"/>
              <w:sz w:val="20"/>
              <w:szCs w:val="20"/>
            </w:rPr>
          </w:rPrChange>
        </w:rPr>
        <w:t>Hold regular briefings with emergency personnel at EOC informing them of information provided regarding situation.  Obtain inventory of available personnel and equipment.</w:t>
      </w:r>
    </w:p>
    <w:p w:rsidR="00A5611E" w:rsidRPr="004338A9" w:rsidRDefault="00A5611E" w:rsidP="007A2960">
      <w:pPr>
        <w:numPr>
          <w:ilvl w:val="0"/>
          <w:numId w:val="54"/>
        </w:numPr>
        <w:jc w:val="both"/>
        <w:rPr>
          <w:rFonts w:asciiTheme="majorHAnsi" w:hAnsiTheme="majorHAnsi" w:cs="Arial"/>
          <w:b/>
          <w:sz w:val="20"/>
          <w:szCs w:val="20"/>
          <w:rPrChange w:id="3306" w:author="dbecker" w:date="2016-01-07T14:58:00Z">
            <w:rPr>
              <w:rFonts w:ascii="Arial" w:hAnsi="Arial" w:cs="Arial"/>
              <w:b/>
              <w:sz w:val="20"/>
              <w:szCs w:val="20"/>
            </w:rPr>
          </w:rPrChange>
        </w:rPr>
      </w:pPr>
      <w:r w:rsidRPr="004338A9">
        <w:rPr>
          <w:rFonts w:asciiTheme="majorHAnsi" w:hAnsiTheme="majorHAnsi" w:cs="Arial"/>
          <w:sz w:val="20"/>
          <w:szCs w:val="20"/>
          <w:rPrChange w:id="3307" w:author="dbecker" w:date="2016-01-07T14:58:00Z">
            <w:rPr>
              <w:rFonts w:ascii="Arial" w:hAnsi="Arial" w:cs="Arial"/>
              <w:sz w:val="20"/>
              <w:szCs w:val="20"/>
            </w:rPr>
          </w:rPrChange>
        </w:rPr>
        <w:t>Keep school principals and special facilities informed, as applicable.</w:t>
      </w:r>
    </w:p>
    <w:p w:rsidR="0019525E" w:rsidRPr="004338A9" w:rsidRDefault="0019525E" w:rsidP="007A2960">
      <w:pPr>
        <w:numPr>
          <w:ilvl w:val="0"/>
          <w:numId w:val="54"/>
        </w:numPr>
        <w:jc w:val="both"/>
        <w:rPr>
          <w:rFonts w:asciiTheme="majorHAnsi" w:hAnsiTheme="majorHAnsi" w:cs="Arial"/>
          <w:b/>
          <w:sz w:val="20"/>
          <w:szCs w:val="20"/>
          <w:rPrChange w:id="3308" w:author="dbecker" w:date="2016-01-07T14:58:00Z">
            <w:rPr>
              <w:rFonts w:ascii="Arial" w:hAnsi="Arial" w:cs="Arial"/>
              <w:b/>
              <w:sz w:val="20"/>
              <w:szCs w:val="20"/>
            </w:rPr>
          </w:rPrChange>
        </w:rPr>
      </w:pPr>
      <w:r w:rsidRPr="004338A9">
        <w:rPr>
          <w:rFonts w:asciiTheme="majorHAnsi" w:hAnsiTheme="majorHAnsi" w:cs="Arial"/>
          <w:sz w:val="20"/>
          <w:szCs w:val="20"/>
          <w:rPrChange w:id="3309" w:author="dbecker" w:date="2016-01-07T14:58:00Z">
            <w:rPr>
              <w:rFonts w:ascii="Arial" w:hAnsi="Arial" w:cs="Arial"/>
              <w:sz w:val="20"/>
              <w:szCs w:val="20"/>
            </w:rPr>
          </w:rPrChange>
        </w:rPr>
        <w:t>Ensure any special public shelters are established for transients that may require assistance.</w:t>
      </w:r>
    </w:p>
    <w:p w:rsidR="006E5F75" w:rsidRPr="004338A9" w:rsidRDefault="006E5F75" w:rsidP="007A2960">
      <w:pPr>
        <w:numPr>
          <w:ilvl w:val="0"/>
          <w:numId w:val="54"/>
        </w:numPr>
        <w:jc w:val="both"/>
        <w:rPr>
          <w:rFonts w:asciiTheme="majorHAnsi" w:hAnsiTheme="majorHAnsi" w:cs="Arial"/>
          <w:b/>
          <w:sz w:val="20"/>
          <w:szCs w:val="20"/>
          <w:rPrChange w:id="3310" w:author="dbecker" w:date="2016-01-07T14:58:00Z">
            <w:rPr>
              <w:rFonts w:ascii="Arial" w:hAnsi="Arial" w:cs="Arial"/>
              <w:b/>
              <w:sz w:val="20"/>
              <w:szCs w:val="20"/>
            </w:rPr>
          </w:rPrChange>
        </w:rPr>
      </w:pPr>
      <w:r w:rsidRPr="004338A9">
        <w:rPr>
          <w:rFonts w:asciiTheme="majorHAnsi" w:hAnsiTheme="majorHAnsi" w:cs="Arial"/>
          <w:sz w:val="20"/>
          <w:szCs w:val="20"/>
          <w:rPrChange w:id="3311" w:author="dbecker" w:date="2016-01-07T14:58:00Z">
            <w:rPr>
              <w:rFonts w:ascii="Arial" w:hAnsi="Arial" w:cs="Arial"/>
              <w:sz w:val="20"/>
              <w:szCs w:val="20"/>
            </w:rPr>
          </w:rPrChange>
        </w:rPr>
        <w:t>Ensure that RADEF Officer is implementing any exposure control procedures required.</w:t>
      </w:r>
    </w:p>
    <w:p w:rsidR="006E5F75" w:rsidRPr="004338A9" w:rsidRDefault="006E5F75" w:rsidP="007A2960">
      <w:pPr>
        <w:numPr>
          <w:ilvl w:val="0"/>
          <w:numId w:val="54"/>
        </w:numPr>
        <w:jc w:val="both"/>
        <w:rPr>
          <w:rFonts w:asciiTheme="majorHAnsi" w:hAnsiTheme="majorHAnsi" w:cs="Arial"/>
          <w:b/>
          <w:sz w:val="20"/>
          <w:szCs w:val="20"/>
          <w:rPrChange w:id="3312" w:author="dbecker" w:date="2016-01-07T14:58:00Z">
            <w:rPr>
              <w:rFonts w:ascii="Arial" w:hAnsi="Arial" w:cs="Arial"/>
              <w:b/>
              <w:sz w:val="20"/>
              <w:szCs w:val="20"/>
            </w:rPr>
          </w:rPrChange>
        </w:rPr>
      </w:pPr>
      <w:r w:rsidRPr="004338A9">
        <w:rPr>
          <w:rFonts w:asciiTheme="majorHAnsi" w:hAnsiTheme="majorHAnsi" w:cs="Arial"/>
          <w:sz w:val="20"/>
          <w:szCs w:val="20"/>
          <w:rPrChange w:id="3313" w:author="dbecker" w:date="2016-01-07T14:58:00Z">
            <w:rPr>
              <w:rFonts w:ascii="Arial" w:hAnsi="Arial" w:cs="Arial"/>
              <w:sz w:val="20"/>
              <w:szCs w:val="20"/>
            </w:rPr>
          </w:rPrChange>
        </w:rPr>
        <w:t>If assistance is required from State (additional manpower, equipment), make request through Local Liaison.</w:t>
      </w:r>
    </w:p>
    <w:p w:rsidR="006E5F75" w:rsidRPr="004338A9" w:rsidRDefault="006E5F75" w:rsidP="007A2960">
      <w:pPr>
        <w:numPr>
          <w:ilvl w:val="0"/>
          <w:numId w:val="54"/>
        </w:numPr>
        <w:jc w:val="both"/>
        <w:rPr>
          <w:rFonts w:asciiTheme="majorHAnsi" w:hAnsiTheme="majorHAnsi" w:cs="Arial"/>
          <w:b/>
          <w:sz w:val="20"/>
          <w:szCs w:val="20"/>
          <w:rPrChange w:id="3314" w:author="dbecker" w:date="2016-01-07T14:58:00Z">
            <w:rPr>
              <w:rFonts w:ascii="Arial" w:hAnsi="Arial" w:cs="Arial"/>
              <w:b/>
              <w:sz w:val="20"/>
              <w:szCs w:val="20"/>
            </w:rPr>
          </w:rPrChange>
        </w:rPr>
      </w:pPr>
      <w:r w:rsidRPr="004338A9">
        <w:rPr>
          <w:rFonts w:asciiTheme="majorHAnsi" w:hAnsiTheme="majorHAnsi" w:cs="Arial"/>
          <w:sz w:val="20"/>
          <w:szCs w:val="20"/>
          <w:rPrChange w:id="3315" w:author="dbecker" w:date="2016-01-07T14:58:00Z">
            <w:rPr>
              <w:rFonts w:ascii="Arial" w:hAnsi="Arial" w:cs="Arial"/>
              <w:sz w:val="20"/>
              <w:szCs w:val="20"/>
            </w:rPr>
          </w:rPrChange>
        </w:rPr>
        <w:t>Ensure the following tasks are assigned and carried out:</w:t>
      </w:r>
    </w:p>
    <w:p w:rsidR="006E5F75" w:rsidRPr="004338A9" w:rsidRDefault="006E5F75" w:rsidP="006E5F75">
      <w:pPr>
        <w:numPr>
          <w:ilvl w:val="1"/>
          <w:numId w:val="54"/>
        </w:numPr>
        <w:jc w:val="both"/>
        <w:rPr>
          <w:rFonts w:asciiTheme="majorHAnsi" w:hAnsiTheme="majorHAnsi" w:cs="Arial"/>
          <w:b/>
          <w:sz w:val="20"/>
          <w:szCs w:val="20"/>
          <w:rPrChange w:id="3316" w:author="dbecker" w:date="2016-01-07T14:58:00Z">
            <w:rPr>
              <w:rFonts w:ascii="Arial" w:hAnsi="Arial" w:cs="Arial"/>
              <w:b/>
              <w:sz w:val="20"/>
              <w:szCs w:val="20"/>
            </w:rPr>
          </w:rPrChange>
        </w:rPr>
      </w:pPr>
      <w:r w:rsidRPr="004338A9">
        <w:rPr>
          <w:rFonts w:asciiTheme="majorHAnsi" w:hAnsiTheme="majorHAnsi" w:cs="Arial"/>
          <w:sz w:val="20"/>
          <w:szCs w:val="20"/>
          <w:rPrChange w:id="3317" w:author="dbecker" w:date="2016-01-07T14:58:00Z">
            <w:rPr>
              <w:rFonts w:ascii="Arial" w:hAnsi="Arial" w:cs="Arial"/>
              <w:sz w:val="20"/>
              <w:szCs w:val="20"/>
            </w:rPr>
          </w:rPrChange>
        </w:rPr>
        <w:t>Public notification</w:t>
      </w:r>
    </w:p>
    <w:p w:rsidR="006E5F75" w:rsidRPr="004338A9" w:rsidRDefault="006E5F75" w:rsidP="006E5F75">
      <w:pPr>
        <w:numPr>
          <w:ilvl w:val="1"/>
          <w:numId w:val="54"/>
        </w:numPr>
        <w:jc w:val="both"/>
        <w:rPr>
          <w:rFonts w:asciiTheme="majorHAnsi" w:hAnsiTheme="majorHAnsi" w:cs="Arial"/>
          <w:b/>
          <w:sz w:val="20"/>
          <w:szCs w:val="20"/>
          <w:rPrChange w:id="3318" w:author="dbecker" w:date="2016-01-07T14:58:00Z">
            <w:rPr>
              <w:rFonts w:ascii="Arial" w:hAnsi="Arial" w:cs="Arial"/>
              <w:b/>
              <w:sz w:val="20"/>
              <w:szCs w:val="20"/>
            </w:rPr>
          </w:rPrChange>
        </w:rPr>
      </w:pPr>
      <w:r w:rsidRPr="004338A9">
        <w:rPr>
          <w:rFonts w:asciiTheme="majorHAnsi" w:hAnsiTheme="majorHAnsi" w:cs="Arial"/>
          <w:sz w:val="20"/>
          <w:szCs w:val="20"/>
          <w:rPrChange w:id="3319" w:author="dbecker" w:date="2016-01-07T14:58:00Z">
            <w:rPr>
              <w:rFonts w:ascii="Arial" w:hAnsi="Arial" w:cs="Arial"/>
              <w:sz w:val="20"/>
              <w:szCs w:val="20"/>
            </w:rPr>
          </w:rPrChange>
        </w:rPr>
        <w:t>Traffic Control</w:t>
      </w:r>
      <w:r w:rsidR="00A5611E" w:rsidRPr="004338A9">
        <w:rPr>
          <w:rFonts w:asciiTheme="majorHAnsi" w:hAnsiTheme="majorHAnsi" w:cs="Arial"/>
          <w:sz w:val="20"/>
          <w:szCs w:val="20"/>
          <w:rPrChange w:id="3320" w:author="dbecker" w:date="2016-01-07T14:58:00Z">
            <w:rPr>
              <w:rFonts w:ascii="Arial" w:hAnsi="Arial" w:cs="Arial"/>
              <w:sz w:val="20"/>
              <w:szCs w:val="20"/>
            </w:rPr>
          </w:rPrChange>
        </w:rPr>
        <w:t xml:space="preserve"> (Police and Public Works Director)</w:t>
      </w:r>
    </w:p>
    <w:p w:rsidR="006E5F75" w:rsidRPr="004338A9" w:rsidRDefault="006E5F75" w:rsidP="006E5F75">
      <w:pPr>
        <w:numPr>
          <w:ilvl w:val="1"/>
          <w:numId w:val="54"/>
        </w:numPr>
        <w:jc w:val="both"/>
        <w:rPr>
          <w:rFonts w:asciiTheme="majorHAnsi" w:hAnsiTheme="majorHAnsi" w:cs="Arial"/>
          <w:b/>
          <w:sz w:val="20"/>
          <w:szCs w:val="20"/>
          <w:rPrChange w:id="3321" w:author="dbecker" w:date="2016-01-07T14:58:00Z">
            <w:rPr>
              <w:rFonts w:ascii="Arial" w:hAnsi="Arial" w:cs="Arial"/>
              <w:b/>
              <w:sz w:val="20"/>
              <w:szCs w:val="20"/>
            </w:rPr>
          </w:rPrChange>
        </w:rPr>
      </w:pPr>
      <w:r w:rsidRPr="004338A9">
        <w:rPr>
          <w:rFonts w:asciiTheme="majorHAnsi" w:hAnsiTheme="majorHAnsi" w:cs="Arial"/>
          <w:sz w:val="20"/>
          <w:szCs w:val="20"/>
          <w:rPrChange w:id="3322" w:author="dbecker" w:date="2016-01-07T14:58:00Z">
            <w:rPr>
              <w:rFonts w:ascii="Arial" w:hAnsi="Arial" w:cs="Arial"/>
              <w:sz w:val="20"/>
              <w:szCs w:val="20"/>
            </w:rPr>
          </w:rPrChange>
        </w:rPr>
        <w:t>Emergency transportation for evacuation</w:t>
      </w:r>
    </w:p>
    <w:p w:rsidR="006E5F75" w:rsidRPr="004338A9" w:rsidRDefault="006E5F75" w:rsidP="006E5F75">
      <w:pPr>
        <w:numPr>
          <w:ilvl w:val="1"/>
          <w:numId w:val="54"/>
        </w:numPr>
        <w:jc w:val="both"/>
        <w:rPr>
          <w:rFonts w:asciiTheme="majorHAnsi" w:hAnsiTheme="majorHAnsi" w:cs="Arial"/>
          <w:b/>
          <w:sz w:val="20"/>
          <w:szCs w:val="20"/>
          <w:rPrChange w:id="3323" w:author="dbecker" w:date="2016-01-07T14:58:00Z">
            <w:rPr>
              <w:rFonts w:ascii="Arial" w:hAnsi="Arial" w:cs="Arial"/>
              <w:b/>
              <w:sz w:val="20"/>
              <w:szCs w:val="20"/>
            </w:rPr>
          </w:rPrChange>
        </w:rPr>
      </w:pPr>
      <w:r w:rsidRPr="004338A9">
        <w:rPr>
          <w:rFonts w:asciiTheme="majorHAnsi" w:hAnsiTheme="majorHAnsi" w:cs="Arial"/>
          <w:sz w:val="20"/>
          <w:szCs w:val="20"/>
          <w:rPrChange w:id="3324" w:author="dbecker" w:date="2016-01-07T14:58:00Z">
            <w:rPr>
              <w:rFonts w:ascii="Arial" w:hAnsi="Arial" w:cs="Arial"/>
              <w:sz w:val="20"/>
              <w:szCs w:val="20"/>
            </w:rPr>
          </w:rPrChange>
        </w:rPr>
        <w:t>Communications</w:t>
      </w:r>
      <w:r w:rsidR="002D0DCF" w:rsidRPr="004338A9">
        <w:rPr>
          <w:rFonts w:asciiTheme="majorHAnsi" w:hAnsiTheme="majorHAnsi" w:cs="Arial"/>
          <w:sz w:val="20"/>
          <w:szCs w:val="20"/>
          <w:rPrChange w:id="3325" w:author="dbecker" w:date="2016-01-07T14:58:00Z">
            <w:rPr>
              <w:rFonts w:ascii="Arial" w:hAnsi="Arial" w:cs="Arial"/>
              <w:sz w:val="20"/>
              <w:szCs w:val="20"/>
            </w:rPr>
          </w:rPrChange>
        </w:rPr>
        <w:t xml:space="preserve"> – ensure monitoring of AM/FM radio, NOAA radio, HSEM radio and disaster management software (if available), Fire and Police radio.</w:t>
      </w:r>
      <w:r w:rsidR="003D0479" w:rsidRPr="004338A9">
        <w:rPr>
          <w:rFonts w:asciiTheme="majorHAnsi" w:hAnsiTheme="majorHAnsi" w:cs="Arial"/>
          <w:sz w:val="20"/>
          <w:szCs w:val="20"/>
          <w:rPrChange w:id="3326" w:author="dbecker" w:date="2016-01-07T14:58:00Z">
            <w:rPr>
              <w:rFonts w:ascii="Arial" w:hAnsi="Arial" w:cs="Arial"/>
              <w:sz w:val="20"/>
              <w:szCs w:val="20"/>
            </w:rPr>
          </w:rPrChange>
        </w:rPr>
        <w:t xml:space="preserve">  Ensure activation of ARES personnel as may be or potentially will be needed.</w:t>
      </w:r>
    </w:p>
    <w:p w:rsidR="006E5F75" w:rsidRPr="004338A9" w:rsidRDefault="002D0DCF" w:rsidP="006E5F75">
      <w:pPr>
        <w:numPr>
          <w:ilvl w:val="0"/>
          <w:numId w:val="54"/>
        </w:numPr>
        <w:jc w:val="both"/>
        <w:rPr>
          <w:rFonts w:asciiTheme="majorHAnsi" w:hAnsiTheme="majorHAnsi" w:cs="Arial"/>
          <w:b/>
          <w:sz w:val="20"/>
          <w:szCs w:val="20"/>
          <w:rPrChange w:id="3327" w:author="dbecker" w:date="2016-01-07T14:58:00Z">
            <w:rPr>
              <w:rFonts w:ascii="Arial" w:hAnsi="Arial" w:cs="Arial"/>
              <w:b/>
              <w:sz w:val="20"/>
              <w:szCs w:val="20"/>
            </w:rPr>
          </w:rPrChange>
        </w:rPr>
      </w:pPr>
      <w:r w:rsidRPr="004338A9">
        <w:rPr>
          <w:rFonts w:asciiTheme="majorHAnsi" w:hAnsiTheme="majorHAnsi" w:cs="Arial"/>
          <w:sz w:val="20"/>
          <w:szCs w:val="20"/>
          <w:rPrChange w:id="3328" w:author="dbecker" w:date="2016-01-07T14:58:00Z">
            <w:rPr>
              <w:rFonts w:ascii="Arial" w:hAnsi="Arial" w:cs="Arial"/>
              <w:sz w:val="20"/>
              <w:szCs w:val="20"/>
            </w:rPr>
          </w:rPrChange>
        </w:rPr>
        <w:t>Check list for persons needing special notification, send emergency workers to notify residents, as appropriate. (Keep lists of those homes visited and those vacant). Instruct citizens to listen to EAS radio for further instructions.</w:t>
      </w:r>
    </w:p>
    <w:p w:rsidR="002D0DCF" w:rsidRPr="004338A9" w:rsidRDefault="002D0DCF" w:rsidP="006E5F75">
      <w:pPr>
        <w:numPr>
          <w:ilvl w:val="0"/>
          <w:numId w:val="54"/>
        </w:numPr>
        <w:jc w:val="both"/>
        <w:rPr>
          <w:rFonts w:asciiTheme="majorHAnsi" w:hAnsiTheme="majorHAnsi" w:cs="Arial"/>
          <w:b/>
          <w:sz w:val="20"/>
          <w:szCs w:val="20"/>
          <w:rPrChange w:id="3329" w:author="dbecker" w:date="2016-01-07T14:58:00Z">
            <w:rPr>
              <w:rFonts w:ascii="Arial" w:hAnsi="Arial" w:cs="Arial"/>
              <w:b/>
              <w:sz w:val="20"/>
              <w:szCs w:val="20"/>
            </w:rPr>
          </w:rPrChange>
        </w:rPr>
      </w:pPr>
      <w:r w:rsidRPr="004338A9">
        <w:rPr>
          <w:rFonts w:asciiTheme="majorHAnsi" w:hAnsiTheme="majorHAnsi" w:cs="Arial"/>
          <w:sz w:val="20"/>
          <w:szCs w:val="20"/>
          <w:rPrChange w:id="3330" w:author="dbecker" w:date="2016-01-07T14:58:00Z">
            <w:rPr>
              <w:rFonts w:ascii="Arial" w:hAnsi="Arial" w:cs="Arial"/>
              <w:sz w:val="20"/>
              <w:szCs w:val="20"/>
            </w:rPr>
          </w:rPrChange>
        </w:rPr>
        <w:t>Ensure needs of EOC personnel are being met (logistics, etc.)</w:t>
      </w:r>
    </w:p>
    <w:p w:rsidR="002D0DCF" w:rsidRPr="004338A9" w:rsidRDefault="002D0DCF" w:rsidP="006E5F75">
      <w:pPr>
        <w:numPr>
          <w:ilvl w:val="0"/>
          <w:numId w:val="54"/>
        </w:numPr>
        <w:jc w:val="both"/>
        <w:rPr>
          <w:rFonts w:asciiTheme="majorHAnsi" w:hAnsiTheme="majorHAnsi" w:cs="Arial"/>
          <w:b/>
          <w:sz w:val="20"/>
          <w:szCs w:val="20"/>
          <w:rPrChange w:id="3331" w:author="dbecker" w:date="2016-01-07T14:58:00Z">
            <w:rPr>
              <w:rFonts w:ascii="Arial" w:hAnsi="Arial" w:cs="Arial"/>
              <w:b/>
              <w:sz w:val="20"/>
              <w:szCs w:val="20"/>
            </w:rPr>
          </w:rPrChange>
        </w:rPr>
      </w:pPr>
      <w:r w:rsidRPr="004338A9">
        <w:rPr>
          <w:rFonts w:asciiTheme="majorHAnsi" w:hAnsiTheme="majorHAnsi" w:cs="Arial"/>
          <w:sz w:val="20"/>
          <w:szCs w:val="20"/>
          <w:rPrChange w:id="3332" w:author="dbecker" w:date="2016-01-07T14:58:00Z">
            <w:rPr>
              <w:rFonts w:ascii="Arial" w:hAnsi="Arial" w:cs="Arial"/>
              <w:sz w:val="20"/>
              <w:szCs w:val="20"/>
            </w:rPr>
          </w:rPrChange>
        </w:rPr>
        <w:t>Ensure transportation needs are being addressed</w:t>
      </w:r>
      <w:r w:rsidR="003D0479" w:rsidRPr="004338A9">
        <w:rPr>
          <w:rFonts w:asciiTheme="majorHAnsi" w:hAnsiTheme="majorHAnsi" w:cs="Arial"/>
          <w:sz w:val="20"/>
          <w:szCs w:val="20"/>
          <w:rPrChange w:id="3333" w:author="dbecker" w:date="2016-01-07T14:58:00Z">
            <w:rPr>
              <w:rFonts w:ascii="Arial" w:hAnsi="Arial" w:cs="Arial"/>
              <w:sz w:val="20"/>
              <w:szCs w:val="20"/>
            </w:rPr>
          </w:rPrChange>
        </w:rPr>
        <w:t xml:space="preserve"> appropriately.</w:t>
      </w:r>
    </w:p>
    <w:p w:rsidR="002D0DCF" w:rsidRPr="004338A9" w:rsidRDefault="002D0DCF" w:rsidP="006E5F75">
      <w:pPr>
        <w:numPr>
          <w:ilvl w:val="0"/>
          <w:numId w:val="54"/>
        </w:numPr>
        <w:jc w:val="both"/>
        <w:rPr>
          <w:rFonts w:asciiTheme="majorHAnsi" w:hAnsiTheme="majorHAnsi" w:cs="Arial"/>
          <w:b/>
          <w:sz w:val="20"/>
          <w:szCs w:val="20"/>
          <w:rPrChange w:id="3334" w:author="dbecker" w:date="2016-01-07T14:58:00Z">
            <w:rPr>
              <w:rFonts w:ascii="Arial" w:hAnsi="Arial" w:cs="Arial"/>
              <w:b/>
              <w:sz w:val="20"/>
              <w:szCs w:val="20"/>
            </w:rPr>
          </w:rPrChange>
        </w:rPr>
      </w:pPr>
      <w:r w:rsidRPr="004338A9">
        <w:rPr>
          <w:rFonts w:asciiTheme="majorHAnsi" w:hAnsiTheme="majorHAnsi" w:cs="Arial"/>
          <w:sz w:val="20"/>
          <w:szCs w:val="20"/>
          <w:rPrChange w:id="3335" w:author="dbecker" w:date="2016-01-07T14:58:00Z">
            <w:rPr>
              <w:rFonts w:ascii="Arial" w:hAnsi="Arial" w:cs="Arial"/>
              <w:sz w:val="20"/>
              <w:szCs w:val="20"/>
            </w:rPr>
          </w:rPrChange>
        </w:rPr>
        <w:t>If evacuation is recommended by the Governor, implement an evacuation of the community.  Ensure the following tasks are being met:</w:t>
      </w:r>
    </w:p>
    <w:p w:rsidR="002D0DCF" w:rsidRPr="004338A9" w:rsidRDefault="002D0DCF" w:rsidP="002D0DCF">
      <w:pPr>
        <w:numPr>
          <w:ilvl w:val="1"/>
          <w:numId w:val="54"/>
        </w:numPr>
        <w:jc w:val="both"/>
        <w:rPr>
          <w:rFonts w:asciiTheme="majorHAnsi" w:hAnsiTheme="majorHAnsi" w:cs="Arial"/>
          <w:b/>
          <w:sz w:val="20"/>
          <w:szCs w:val="20"/>
          <w:rPrChange w:id="3336" w:author="dbecker" w:date="2016-01-07T14:58:00Z">
            <w:rPr>
              <w:rFonts w:ascii="Arial" w:hAnsi="Arial" w:cs="Arial"/>
              <w:b/>
              <w:sz w:val="20"/>
              <w:szCs w:val="20"/>
            </w:rPr>
          </w:rPrChange>
        </w:rPr>
      </w:pPr>
      <w:r w:rsidRPr="004338A9">
        <w:rPr>
          <w:rFonts w:asciiTheme="majorHAnsi" w:hAnsiTheme="majorHAnsi" w:cs="Arial"/>
          <w:sz w:val="20"/>
          <w:szCs w:val="20"/>
          <w:rPrChange w:id="3337" w:author="dbecker" w:date="2016-01-07T14:58:00Z">
            <w:rPr>
              <w:rFonts w:ascii="Arial" w:hAnsi="Arial" w:cs="Arial"/>
              <w:sz w:val="20"/>
              <w:szCs w:val="20"/>
            </w:rPr>
          </w:rPrChange>
        </w:rPr>
        <w:t>Response to fire, police, or rescue emergencies</w:t>
      </w:r>
    </w:p>
    <w:p w:rsidR="002D0DCF" w:rsidRPr="004338A9" w:rsidRDefault="002D0DCF" w:rsidP="002D0DCF">
      <w:pPr>
        <w:numPr>
          <w:ilvl w:val="1"/>
          <w:numId w:val="54"/>
        </w:numPr>
        <w:jc w:val="both"/>
        <w:rPr>
          <w:rFonts w:asciiTheme="majorHAnsi" w:hAnsiTheme="majorHAnsi" w:cs="Arial"/>
          <w:b/>
          <w:sz w:val="20"/>
          <w:szCs w:val="20"/>
          <w:rPrChange w:id="3338" w:author="dbecker" w:date="2016-01-07T14:58:00Z">
            <w:rPr>
              <w:rFonts w:ascii="Arial" w:hAnsi="Arial" w:cs="Arial"/>
              <w:b/>
              <w:sz w:val="20"/>
              <w:szCs w:val="20"/>
            </w:rPr>
          </w:rPrChange>
        </w:rPr>
      </w:pPr>
      <w:r w:rsidRPr="004338A9">
        <w:rPr>
          <w:rFonts w:asciiTheme="majorHAnsi" w:hAnsiTheme="majorHAnsi" w:cs="Arial"/>
          <w:sz w:val="20"/>
          <w:szCs w:val="20"/>
          <w:rPrChange w:id="3339" w:author="dbecker" w:date="2016-01-07T14:58:00Z">
            <w:rPr>
              <w:rFonts w:ascii="Arial" w:hAnsi="Arial" w:cs="Arial"/>
              <w:sz w:val="20"/>
              <w:szCs w:val="20"/>
            </w:rPr>
          </w:rPrChange>
        </w:rPr>
        <w:t>Public notification</w:t>
      </w:r>
    </w:p>
    <w:p w:rsidR="00A5611E" w:rsidRPr="004338A9" w:rsidRDefault="00A5611E" w:rsidP="002D0DCF">
      <w:pPr>
        <w:numPr>
          <w:ilvl w:val="1"/>
          <w:numId w:val="54"/>
        </w:numPr>
        <w:jc w:val="both"/>
        <w:rPr>
          <w:rFonts w:asciiTheme="majorHAnsi" w:hAnsiTheme="majorHAnsi" w:cs="Arial"/>
          <w:b/>
          <w:sz w:val="20"/>
          <w:szCs w:val="20"/>
          <w:rPrChange w:id="3340" w:author="dbecker" w:date="2016-01-07T14:58:00Z">
            <w:rPr>
              <w:rFonts w:ascii="Arial" w:hAnsi="Arial" w:cs="Arial"/>
              <w:b/>
              <w:sz w:val="20"/>
              <w:szCs w:val="20"/>
            </w:rPr>
          </w:rPrChange>
        </w:rPr>
      </w:pPr>
      <w:r w:rsidRPr="004338A9">
        <w:rPr>
          <w:rFonts w:asciiTheme="majorHAnsi" w:hAnsiTheme="majorHAnsi" w:cs="Arial"/>
          <w:sz w:val="20"/>
          <w:szCs w:val="20"/>
          <w:rPrChange w:id="3341" w:author="dbecker" w:date="2016-01-07T14:58:00Z">
            <w:rPr>
              <w:rFonts w:ascii="Arial" w:hAnsi="Arial" w:cs="Arial"/>
              <w:sz w:val="20"/>
              <w:szCs w:val="20"/>
            </w:rPr>
          </w:rPrChange>
        </w:rPr>
        <w:t xml:space="preserve">Any special notification/assistance needed by special facilities (schools, nursing homes, </w:t>
      </w:r>
      <w:r w:rsidR="00EF1626" w:rsidRPr="004338A9">
        <w:rPr>
          <w:rFonts w:asciiTheme="majorHAnsi" w:hAnsiTheme="majorHAnsi" w:cs="Arial"/>
          <w:sz w:val="20"/>
          <w:szCs w:val="20"/>
          <w:rPrChange w:id="3342" w:author="dbecker" w:date="2016-01-07T14:58:00Z">
            <w:rPr>
              <w:rFonts w:ascii="Arial" w:hAnsi="Arial" w:cs="Arial"/>
              <w:sz w:val="20"/>
              <w:szCs w:val="20"/>
            </w:rPr>
          </w:rPrChange>
        </w:rPr>
        <w:t xml:space="preserve">day cares, </w:t>
      </w:r>
      <w:r w:rsidRPr="004338A9">
        <w:rPr>
          <w:rFonts w:asciiTheme="majorHAnsi" w:hAnsiTheme="majorHAnsi" w:cs="Arial"/>
          <w:sz w:val="20"/>
          <w:szCs w:val="20"/>
          <w:rPrChange w:id="3343" w:author="dbecker" w:date="2016-01-07T14:58:00Z">
            <w:rPr>
              <w:rFonts w:ascii="Arial" w:hAnsi="Arial" w:cs="Arial"/>
              <w:sz w:val="20"/>
              <w:szCs w:val="20"/>
            </w:rPr>
          </w:rPrChange>
        </w:rPr>
        <w:t>etc.)</w:t>
      </w:r>
    </w:p>
    <w:p w:rsidR="002D0DCF" w:rsidRPr="004338A9" w:rsidRDefault="002D0DCF" w:rsidP="002D0DCF">
      <w:pPr>
        <w:numPr>
          <w:ilvl w:val="1"/>
          <w:numId w:val="54"/>
        </w:numPr>
        <w:jc w:val="both"/>
        <w:rPr>
          <w:rFonts w:asciiTheme="majorHAnsi" w:hAnsiTheme="majorHAnsi" w:cs="Arial"/>
          <w:b/>
          <w:sz w:val="20"/>
          <w:szCs w:val="20"/>
          <w:rPrChange w:id="3344" w:author="dbecker" w:date="2016-01-07T14:58:00Z">
            <w:rPr>
              <w:rFonts w:ascii="Arial" w:hAnsi="Arial" w:cs="Arial"/>
              <w:b/>
              <w:sz w:val="20"/>
              <w:szCs w:val="20"/>
            </w:rPr>
          </w:rPrChange>
        </w:rPr>
      </w:pPr>
      <w:r w:rsidRPr="004338A9">
        <w:rPr>
          <w:rFonts w:asciiTheme="majorHAnsi" w:hAnsiTheme="majorHAnsi" w:cs="Arial"/>
          <w:sz w:val="20"/>
          <w:szCs w:val="20"/>
          <w:rPrChange w:id="3345" w:author="dbecker" w:date="2016-01-07T14:58:00Z">
            <w:rPr>
              <w:rFonts w:ascii="Arial" w:hAnsi="Arial" w:cs="Arial"/>
              <w:sz w:val="20"/>
              <w:szCs w:val="20"/>
            </w:rPr>
          </w:rPrChange>
        </w:rPr>
        <w:t>Assistance in transporting residents who have no access to vehicles.</w:t>
      </w:r>
    </w:p>
    <w:p w:rsidR="002D0DCF" w:rsidRPr="004338A9" w:rsidRDefault="002D0DCF" w:rsidP="002D0DCF">
      <w:pPr>
        <w:numPr>
          <w:ilvl w:val="1"/>
          <w:numId w:val="54"/>
        </w:numPr>
        <w:jc w:val="both"/>
        <w:rPr>
          <w:rFonts w:asciiTheme="majorHAnsi" w:hAnsiTheme="majorHAnsi" w:cs="Arial"/>
          <w:b/>
          <w:sz w:val="20"/>
          <w:szCs w:val="20"/>
          <w:rPrChange w:id="3346" w:author="dbecker" w:date="2016-01-07T14:58:00Z">
            <w:rPr>
              <w:rFonts w:ascii="Arial" w:hAnsi="Arial" w:cs="Arial"/>
              <w:b/>
              <w:sz w:val="20"/>
              <w:szCs w:val="20"/>
            </w:rPr>
          </w:rPrChange>
        </w:rPr>
      </w:pPr>
      <w:r w:rsidRPr="004338A9">
        <w:rPr>
          <w:rFonts w:asciiTheme="majorHAnsi" w:hAnsiTheme="majorHAnsi" w:cs="Arial"/>
          <w:sz w:val="20"/>
          <w:szCs w:val="20"/>
          <w:rPrChange w:id="3347" w:author="dbecker" w:date="2016-01-07T14:58:00Z">
            <w:rPr>
              <w:rFonts w:ascii="Arial" w:hAnsi="Arial" w:cs="Arial"/>
              <w:sz w:val="20"/>
              <w:szCs w:val="20"/>
            </w:rPr>
          </w:rPrChange>
        </w:rPr>
        <w:t>Radiological exposure control</w:t>
      </w:r>
    </w:p>
    <w:p w:rsidR="002D0DCF" w:rsidRPr="004338A9" w:rsidRDefault="002D0DCF" w:rsidP="002D0DCF">
      <w:pPr>
        <w:numPr>
          <w:ilvl w:val="1"/>
          <w:numId w:val="54"/>
        </w:numPr>
        <w:jc w:val="both"/>
        <w:rPr>
          <w:rFonts w:asciiTheme="majorHAnsi" w:hAnsiTheme="majorHAnsi" w:cs="Arial"/>
          <w:b/>
          <w:sz w:val="20"/>
          <w:szCs w:val="20"/>
          <w:rPrChange w:id="3348" w:author="dbecker" w:date="2016-01-07T14:58:00Z">
            <w:rPr>
              <w:rFonts w:ascii="Arial" w:hAnsi="Arial" w:cs="Arial"/>
              <w:b/>
              <w:sz w:val="20"/>
              <w:szCs w:val="20"/>
            </w:rPr>
          </w:rPrChange>
        </w:rPr>
      </w:pPr>
      <w:r w:rsidRPr="004338A9">
        <w:rPr>
          <w:rFonts w:asciiTheme="majorHAnsi" w:hAnsiTheme="majorHAnsi" w:cs="Arial"/>
          <w:sz w:val="20"/>
          <w:szCs w:val="20"/>
          <w:rPrChange w:id="3349" w:author="dbecker" w:date="2016-01-07T14:58:00Z">
            <w:rPr>
              <w:rFonts w:ascii="Arial" w:hAnsi="Arial" w:cs="Arial"/>
              <w:sz w:val="20"/>
              <w:szCs w:val="20"/>
            </w:rPr>
          </w:rPrChange>
        </w:rPr>
        <w:t>Traffic control</w:t>
      </w:r>
    </w:p>
    <w:p w:rsidR="002D0DCF" w:rsidRPr="004338A9" w:rsidRDefault="002D0DCF" w:rsidP="002D0DCF">
      <w:pPr>
        <w:numPr>
          <w:ilvl w:val="1"/>
          <w:numId w:val="54"/>
        </w:numPr>
        <w:jc w:val="both"/>
        <w:rPr>
          <w:rFonts w:asciiTheme="majorHAnsi" w:hAnsiTheme="majorHAnsi" w:cs="Arial"/>
          <w:b/>
          <w:sz w:val="20"/>
          <w:szCs w:val="20"/>
          <w:rPrChange w:id="3350" w:author="dbecker" w:date="2016-01-07T14:58:00Z">
            <w:rPr>
              <w:rFonts w:ascii="Arial" w:hAnsi="Arial" w:cs="Arial"/>
              <w:b/>
              <w:sz w:val="20"/>
              <w:szCs w:val="20"/>
            </w:rPr>
          </w:rPrChange>
        </w:rPr>
      </w:pPr>
      <w:r w:rsidRPr="004338A9">
        <w:rPr>
          <w:rFonts w:asciiTheme="majorHAnsi" w:hAnsiTheme="majorHAnsi" w:cs="Arial"/>
          <w:sz w:val="20"/>
          <w:szCs w:val="20"/>
          <w:rPrChange w:id="3351" w:author="dbecker" w:date="2016-01-07T14:58:00Z">
            <w:rPr>
              <w:rFonts w:ascii="Arial" w:hAnsi="Arial" w:cs="Arial"/>
              <w:sz w:val="20"/>
              <w:szCs w:val="20"/>
            </w:rPr>
          </w:rPrChange>
        </w:rPr>
        <w:t>Response to requests for information</w:t>
      </w:r>
    </w:p>
    <w:p w:rsidR="002D0DCF" w:rsidRPr="004338A9" w:rsidRDefault="002D0DCF" w:rsidP="002D0DCF">
      <w:pPr>
        <w:numPr>
          <w:ilvl w:val="1"/>
          <w:numId w:val="54"/>
        </w:numPr>
        <w:jc w:val="both"/>
        <w:rPr>
          <w:rFonts w:asciiTheme="majorHAnsi" w:hAnsiTheme="majorHAnsi" w:cs="Arial"/>
          <w:b/>
          <w:sz w:val="20"/>
          <w:szCs w:val="20"/>
          <w:rPrChange w:id="3352" w:author="dbecker" w:date="2016-01-07T14:58:00Z">
            <w:rPr>
              <w:rFonts w:ascii="Arial" w:hAnsi="Arial" w:cs="Arial"/>
              <w:b/>
              <w:sz w:val="20"/>
              <w:szCs w:val="20"/>
            </w:rPr>
          </w:rPrChange>
        </w:rPr>
      </w:pPr>
      <w:r w:rsidRPr="004338A9">
        <w:rPr>
          <w:rFonts w:asciiTheme="majorHAnsi" w:hAnsiTheme="majorHAnsi" w:cs="Arial"/>
          <w:sz w:val="20"/>
          <w:szCs w:val="20"/>
          <w:rPrChange w:id="3353" w:author="dbecker" w:date="2016-01-07T14:58:00Z">
            <w:rPr>
              <w:rFonts w:ascii="Arial" w:hAnsi="Arial" w:cs="Arial"/>
              <w:sz w:val="20"/>
              <w:szCs w:val="20"/>
            </w:rPr>
          </w:rPrChange>
        </w:rPr>
        <w:t>Removing disabled or abandoned vehicles</w:t>
      </w:r>
    </w:p>
    <w:p w:rsidR="002D0DCF" w:rsidRPr="004338A9" w:rsidRDefault="002D0DCF" w:rsidP="002D0DCF">
      <w:pPr>
        <w:numPr>
          <w:ilvl w:val="1"/>
          <w:numId w:val="54"/>
        </w:numPr>
        <w:jc w:val="both"/>
        <w:rPr>
          <w:rFonts w:asciiTheme="majorHAnsi" w:hAnsiTheme="majorHAnsi" w:cs="Arial"/>
          <w:b/>
          <w:sz w:val="20"/>
          <w:szCs w:val="20"/>
          <w:rPrChange w:id="3354" w:author="dbecker" w:date="2016-01-07T14:58:00Z">
            <w:rPr>
              <w:rFonts w:ascii="Arial" w:hAnsi="Arial" w:cs="Arial"/>
              <w:b/>
              <w:sz w:val="20"/>
              <w:szCs w:val="20"/>
            </w:rPr>
          </w:rPrChange>
        </w:rPr>
      </w:pPr>
      <w:r w:rsidRPr="004338A9">
        <w:rPr>
          <w:rFonts w:asciiTheme="majorHAnsi" w:hAnsiTheme="majorHAnsi" w:cs="Arial"/>
          <w:sz w:val="20"/>
          <w:szCs w:val="20"/>
          <w:rPrChange w:id="3355" w:author="dbecker" w:date="2016-01-07T14:58:00Z">
            <w:rPr>
              <w:rFonts w:ascii="Arial" w:hAnsi="Arial" w:cs="Arial"/>
              <w:sz w:val="20"/>
              <w:szCs w:val="20"/>
            </w:rPr>
          </w:rPrChange>
        </w:rPr>
        <w:t>Police security patrols.</w:t>
      </w:r>
    </w:p>
    <w:p w:rsidR="002D0DCF" w:rsidRPr="004338A9" w:rsidRDefault="002D0DCF" w:rsidP="002D0DCF">
      <w:pPr>
        <w:numPr>
          <w:ilvl w:val="1"/>
          <w:numId w:val="54"/>
        </w:numPr>
        <w:jc w:val="both"/>
        <w:rPr>
          <w:rFonts w:asciiTheme="majorHAnsi" w:hAnsiTheme="majorHAnsi" w:cs="Arial"/>
          <w:b/>
          <w:sz w:val="20"/>
          <w:szCs w:val="20"/>
          <w:rPrChange w:id="3356" w:author="dbecker" w:date="2016-01-07T14:58:00Z">
            <w:rPr>
              <w:rFonts w:ascii="Arial" w:hAnsi="Arial" w:cs="Arial"/>
              <w:b/>
              <w:sz w:val="20"/>
              <w:szCs w:val="20"/>
            </w:rPr>
          </w:rPrChange>
        </w:rPr>
      </w:pPr>
      <w:r w:rsidRPr="004338A9">
        <w:rPr>
          <w:rFonts w:asciiTheme="majorHAnsi" w:hAnsiTheme="majorHAnsi" w:cs="Arial"/>
          <w:sz w:val="20"/>
          <w:szCs w:val="20"/>
          <w:rPrChange w:id="3357" w:author="dbecker" w:date="2016-01-07T14:58:00Z">
            <w:rPr>
              <w:rFonts w:ascii="Arial" w:hAnsi="Arial" w:cs="Arial"/>
              <w:sz w:val="20"/>
              <w:szCs w:val="20"/>
            </w:rPr>
          </w:rPrChange>
        </w:rPr>
        <w:t>Sufficient recordkeeping and documentation of activities and expenses.</w:t>
      </w:r>
    </w:p>
    <w:p w:rsidR="002D0DCF" w:rsidRPr="004338A9" w:rsidRDefault="002D0DCF" w:rsidP="002D0DCF">
      <w:pPr>
        <w:numPr>
          <w:ilvl w:val="1"/>
          <w:numId w:val="54"/>
        </w:numPr>
        <w:jc w:val="both"/>
        <w:rPr>
          <w:rFonts w:asciiTheme="majorHAnsi" w:hAnsiTheme="majorHAnsi" w:cs="Arial"/>
          <w:b/>
          <w:sz w:val="20"/>
          <w:szCs w:val="20"/>
          <w:rPrChange w:id="3358" w:author="dbecker" w:date="2016-01-07T14:58:00Z">
            <w:rPr>
              <w:rFonts w:ascii="Arial" w:hAnsi="Arial" w:cs="Arial"/>
              <w:b/>
              <w:sz w:val="20"/>
              <w:szCs w:val="20"/>
            </w:rPr>
          </w:rPrChange>
        </w:rPr>
      </w:pPr>
      <w:r w:rsidRPr="004338A9">
        <w:rPr>
          <w:rFonts w:asciiTheme="majorHAnsi" w:hAnsiTheme="majorHAnsi" w:cs="Arial"/>
          <w:sz w:val="20"/>
          <w:szCs w:val="20"/>
          <w:rPrChange w:id="3359" w:author="dbecker" w:date="2016-01-07T14:58:00Z">
            <w:rPr>
              <w:rFonts w:ascii="Arial" w:hAnsi="Arial" w:cs="Arial"/>
              <w:sz w:val="20"/>
              <w:szCs w:val="20"/>
            </w:rPr>
          </w:rPrChange>
        </w:rPr>
        <w:t>Street by street verification of evacuation</w:t>
      </w:r>
    </w:p>
    <w:p w:rsidR="002D0DCF" w:rsidRPr="004338A9" w:rsidRDefault="002D0DCF" w:rsidP="002D0DCF">
      <w:pPr>
        <w:numPr>
          <w:ilvl w:val="1"/>
          <w:numId w:val="54"/>
        </w:numPr>
        <w:jc w:val="both"/>
        <w:rPr>
          <w:rFonts w:asciiTheme="majorHAnsi" w:hAnsiTheme="majorHAnsi" w:cs="Arial"/>
          <w:b/>
          <w:sz w:val="20"/>
          <w:szCs w:val="20"/>
          <w:rPrChange w:id="3360" w:author="dbecker" w:date="2016-01-07T14:58:00Z">
            <w:rPr>
              <w:rFonts w:ascii="Arial" w:hAnsi="Arial" w:cs="Arial"/>
              <w:b/>
              <w:sz w:val="20"/>
              <w:szCs w:val="20"/>
            </w:rPr>
          </w:rPrChange>
        </w:rPr>
      </w:pPr>
      <w:r w:rsidRPr="004338A9">
        <w:rPr>
          <w:rFonts w:asciiTheme="majorHAnsi" w:hAnsiTheme="majorHAnsi" w:cs="Arial"/>
          <w:sz w:val="20"/>
          <w:szCs w:val="20"/>
          <w:rPrChange w:id="3361" w:author="dbecker" w:date="2016-01-07T14:58:00Z">
            <w:rPr>
              <w:rFonts w:ascii="Arial" w:hAnsi="Arial" w:cs="Arial"/>
              <w:sz w:val="20"/>
              <w:szCs w:val="20"/>
            </w:rPr>
          </w:rPrChange>
        </w:rPr>
        <w:t>Emergency personnel are aware of site of town government in host community.</w:t>
      </w:r>
    </w:p>
    <w:p w:rsidR="003D0479" w:rsidRPr="004338A9" w:rsidRDefault="003D0479" w:rsidP="003D0479">
      <w:pPr>
        <w:ind w:left="1980" w:hanging="180"/>
        <w:jc w:val="both"/>
        <w:rPr>
          <w:rFonts w:asciiTheme="majorHAnsi" w:hAnsiTheme="majorHAnsi" w:cs="Arial"/>
          <w:b/>
          <w:sz w:val="20"/>
          <w:szCs w:val="20"/>
          <w:rPrChange w:id="3362" w:author="dbecker" w:date="2016-01-07T14:58:00Z">
            <w:rPr>
              <w:rFonts w:ascii="Arial" w:hAnsi="Arial" w:cs="Arial"/>
              <w:b/>
              <w:sz w:val="20"/>
              <w:szCs w:val="20"/>
            </w:rPr>
          </w:rPrChange>
        </w:rPr>
      </w:pPr>
      <w:r w:rsidRPr="004338A9">
        <w:rPr>
          <w:rFonts w:asciiTheme="majorHAnsi" w:hAnsiTheme="majorHAnsi" w:cs="Arial"/>
          <w:sz w:val="20"/>
          <w:szCs w:val="20"/>
          <w:rPrChange w:id="3363" w:author="dbecker" w:date="2016-01-07T14:58:00Z">
            <w:rPr>
              <w:rFonts w:ascii="Arial" w:hAnsi="Arial" w:cs="Arial"/>
              <w:sz w:val="20"/>
              <w:szCs w:val="20"/>
            </w:rPr>
          </w:rPrChange>
        </w:rPr>
        <w:t xml:space="preserve">  (Work with Board of Selectmen in assuring emergency requirements of evacuated community </w:t>
      </w:r>
      <w:proofErr w:type="gramStart"/>
      <w:r w:rsidRPr="004338A9">
        <w:rPr>
          <w:rFonts w:asciiTheme="majorHAnsi" w:hAnsiTheme="majorHAnsi" w:cs="Arial"/>
          <w:sz w:val="20"/>
          <w:szCs w:val="20"/>
          <w:rPrChange w:id="3364" w:author="dbecker" w:date="2016-01-07T14:58:00Z">
            <w:rPr>
              <w:rFonts w:ascii="Arial" w:hAnsi="Arial" w:cs="Arial"/>
              <w:sz w:val="20"/>
              <w:szCs w:val="20"/>
            </w:rPr>
          </w:rPrChange>
        </w:rPr>
        <w:t>are</w:t>
      </w:r>
      <w:proofErr w:type="gramEnd"/>
      <w:r w:rsidRPr="004338A9">
        <w:rPr>
          <w:rFonts w:asciiTheme="majorHAnsi" w:hAnsiTheme="majorHAnsi" w:cs="Arial"/>
          <w:sz w:val="20"/>
          <w:szCs w:val="20"/>
          <w:rPrChange w:id="3365" w:author="dbecker" w:date="2016-01-07T14:58:00Z">
            <w:rPr>
              <w:rFonts w:ascii="Arial" w:hAnsi="Arial" w:cs="Arial"/>
              <w:sz w:val="20"/>
              <w:szCs w:val="20"/>
            </w:rPr>
          </w:rPrChange>
        </w:rPr>
        <w:t xml:space="preserve"> or will be met.)</w:t>
      </w:r>
    </w:p>
    <w:p w:rsidR="002D0DCF" w:rsidRPr="004338A9" w:rsidRDefault="002D0DCF" w:rsidP="002D0DCF">
      <w:pPr>
        <w:numPr>
          <w:ilvl w:val="0"/>
          <w:numId w:val="54"/>
        </w:numPr>
        <w:jc w:val="both"/>
        <w:rPr>
          <w:rFonts w:asciiTheme="majorHAnsi" w:hAnsiTheme="majorHAnsi" w:cs="Arial"/>
          <w:b/>
          <w:sz w:val="20"/>
          <w:szCs w:val="20"/>
          <w:rPrChange w:id="3366" w:author="dbecker" w:date="2016-01-07T14:58:00Z">
            <w:rPr>
              <w:rFonts w:ascii="Arial" w:hAnsi="Arial" w:cs="Arial"/>
              <w:b/>
              <w:sz w:val="20"/>
              <w:szCs w:val="20"/>
            </w:rPr>
          </w:rPrChange>
        </w:rPr>
      </w:pPr>
      <w:r w:rsidRPr="004338A9">
        <w:rPr>
          <w:rFonts w:asciiTheme="majorHAnsi" w:hAnsiTheme="majorHAnsi" w:cs="Arial"/>
          <w:sz w:val="20"/>
          <w:szCs w:val="20"/>
          <w:rPrChange w:id="3367" w:author="dbecker" w:date="2016-01-07T14:58:00Z">
            <w:rPr>
              <w:rFonts w:ascii="Arial" w:hAnsi="Arial" w:cs="Arial"/>
              <w:sz w:val="20"/>
              <w:szCs w:val="20"/>
            </w:rPr>
          </w:rPrChange>
        </w:rPr>
        <w:t>Notify Local Liaison when evacuation of local residents has been completed.  Also request guidance on protective actions for officials and emergency workers.  If officials and emergency workers are evacuated, notify SEOC where key officials may be reached.</w:t>
      </w:r>
    </w:p>
    <w:p w:rsidR="002D0DCF" w:rsidRPr="004338A9" w:rsidRDefault="002D0DCF" w:rsidP="002D0DCF">
      <w:pPr>
        <w:numPr>
          <w:ilvl w:val="0"/>
          <w:numId w:val="54"/>
        </w:numPr>
        <w:jc w:val="both"/>
        <w:rPr>
          <w:rFonts w:asciiTheme="majorHAnsi" w:hAnsiTheme="majorHAnsi" w:cs="Arial"/>
          <w:b/>
          <w:sz w:val="20"/>
          <w:szCs w:val="20"/>
          <w:rPrChange w:id="3368" w:author="dbecker" w:date="2016-01-07T14:58:00Z">
            <w:rPr>
              <w:rFonts w:ascii="Arial" w:hAnsi="Arial" w:cs="Arial"/>
              <w:b/>
              <w:sz w:val="20"/>
              <w:szCs w:val="20"/>
            </w:rPr>
          </w:rPrChange>
        </w:rPr>
      </w:pPr>
      <w:r w:rsidRPr="004338A9">
        <w:rPr>
          <w:rFonts w:asciiTheme="majorHAnsi" w:hAnsiTheme="majorHAnsi" w:cs="Arial"/>
          <w:sz w:val="20"/>
          <w:szCs w:val="20"/>
          <w:rPrChange w:id="3369" w:author="dbecker" w:date="2016-01-07T14:58:00Z">
            <w:rPr>
              <w:rFonts w:ascii="Arial" w:hAnsi="Arial" w:cs="Arial"/>
              <w:sz w:val="20"/>
              <w:szCs w:val="20"/>
            </w:rPr>
          </w:rPrChange>
        </w:rPr>
        <w:t>Termination of the emergency will be issued by the SEOC.  Ensure verification</w:t>
      </w:r>
      <w:r w:rsidR="003B285C" w:rsidRPr="004338A9">
        <w:rPr>
          <w:rFonts w:asciiTheme="majorHAnsi" w:hAnsiTheme="majorHAnsi" w:cs="Arial"/>
          <w:sz w:val="20"/>
          <w:szCs w:val="20"/>
          <w:rPrChange w:id="3370" w:author="dbecker" w:date="2016-01-07T14:58:00Z">
            <w:rPr>
              <w:rFonts w:ascii="Arial" w:hAnsi="Arial" w:cs="Arial"/>
              <w:sz w:val="20"/>
              <w:szCs w:val="20"/>
            </w:rPr>
          </w:rPrChange>
        </w:rPr>
        <w:t xml:space="preserve"> of </w:t>
      </w:r>
      <w:proofErr w:type="gramStart"/>
      <w:r w:rsidR="003B285C" w:rsidRPr="004338A9">
        <w:rPr>
          <w:rFonts w:asciiTheme="majorHAnsi" w:hAnsiTheme="majorHAnsi" w:cs="Arial"/>
          <w:sz w:val="20"/>
          <w:szCs w:val="20"/>
          <w:rPrChange w:id="3371" w:author="dbecker" w:date="2016-01-07T14:58:00Z">
            <w:rPr>
              <w:rFonts w:ascii="Arial" w:hAnsi="Arial" w:cs="Arial"/>
              <w:sz w:val="20"/>
              <w:szCs w:val="20"/>
            </w:rPr>
          </w:rPrChange>
        </w:rPr>
        <w:t>ECL</w:t>
      </w:r>
      <w:r w:rsidRPr="004338A9">
        <w:rPr>
          <w:rFonts w:asciiTheme="majorHAnsi" w:hAnsiTheme="majorHAnsi" w:cs="Arial"/>
          <w:sz w:val="20"/>
          <w:szCs w:val="20"/>
          <w:rPrChange w:id="3372" w:author="dbecker" w:date="2016-01-07T14:58:00Z">
            <w:rPr>
              <w:rFonts w:ascii="Arial" w:hAnsi="Arial" w:cs="Arial"/>
              <w:sz w:val="20"/>
              <w:szCs w:val="20"/>
            </w:rPr>
          </w:rPrChange>
        </w:rPr>
        <w:t>,</w:t>
      </w:r>
      <w:proofErr w:type="gramEnd"/>
      <w:r w:rsidRPr="004338A9">
        <w:rPr>
          <w:rFonts w:asciiTheme="majorHAnsi" w:hAnsiTheme="majorHAnsi" w:cs="Arial"/>
          <w:sz w:val="20"/>
          <w:szCs w:val="20"/>
          <w:rPrChange w:id="3373" w:author="dbecker" w:date="2016-01-07T14:58:00Z">
            <w:rPr>
              <w:rFonts w:ascii="Arial" w:hAnsi="Arial" w:cs="Arial"/>
              <w:sz w:val="20"/>
              <w:szCs w:val="20"/>
            </w:rPr>
          </w:rPrChange>
        </w:rPr>
        <w:t xml:space="preserve"> close out communications with HSEM and direct local EOC staff to restore emergency equipment to normal readiness state.  Collect all emergency documentation</w:t>
      </w:r>
      <w:r w:rsidR="003B285C" w:rsidRPr="004338A9">
        <w:rPr>
          <w:rFonts w:asciiTheme="majorHAnsi" w:hAnsiTheme="majorHAnsi" w:cs="Arial"/>
          <w:sz w:val="20"/>
          <w:szCs w:val="20"/>
          <w:rPrChange w:id="3374" w:author="dbecker" w:date="2016-01-07T14:58:00Z">
            <w:rPr>
              <w:rFonts w:ascii="Arial" w:hAnsi="Arial" w:cs="Arial"/>
              <w:sz w:val="20"/>
              <w:szCs w:val="20"/>
            </w:rPr>
          </w:rPrChange>
        </w:rPr>
        <w:t>.  Ensure that disaster management software has been kept current and records are appropriate and updated (if available).</w:t>
      </w:r>
    </w:p>
    <w:p w:rsidR="00986F25" w:rsidRPr="004338A9" w:rsidRDefault="003B285C" w:rsidP="007A1541">
      <w:pPr>
        <w:pStyle w:val="Heading2"/>
        <w:numPr>
          <w:ilvl w:val="0"/>
          <w:numId w:val="70"/>
        </w:numPr>
        <w:rPr>
          <w:rFonts w:asciiTheme="majorHAnsi" w:hAnsiTheme="majorHAnsi"/>
          <w:i w:val="0"/>
          <w:iCs w:val="0"/>
          <w:color w:val="0070C0"/>
          <w:sz w:val="20"/>
          <w:szCs w:val="20"/>
          <w:rPrChange w:id="3375" w:author="dbecker" w:date="2016-01-07T14:58:00Z">
            <w:rPr>
              <w:i w:val="0"/>
              <w:iCs w:val="0"/>
              <w:sz w:val="20"/>
              <w:szCs w:val="20"/>
            </w:rPr>
          </w:rPrChange>
        </w:rPr>
      </w:pPr>
      <w:bookmarkStart w:id="3376" w:name="_Toc431372833"/>
      <w:r w:rsidRPr="004338A9">
        <w:rPr>
          <w:rFonts w:asciiTheme="majorHAnsi" w:hAnsiTheme="majorHAnsi"/>
          <w:i w:val="0"/>
          <w:iCs w:val="0"/>
          <w:color w:val="0070C0"/>
          <w:sz w:val="20"/>
          <w:szCs w:val="20"/>
          <w:rPrChange w:id="3377" w:author="dbecker" w:date="2016-01-07T14:58:00Z">
            <w:rPr>
              <w:i w:val="0"/>
              <w:iCs w:val="0"/>
              <w:sz w:val="20"/>
              <w:szCs w:val="20"/>
            </w:rPr>
          </w:rPrChange>
        </w:rPr>
        <w:t>Police Chief</w:t>
      </w:r>
      <w:bookmarkEnd w:id="3376"/>
    </w:p>
    <w:p w:rsidR="00727018" w:rsidRPr="004338A9" w:rsidRDefault="00727018" w:rsidP="00727018">
      <w:pPr>
        <w:rPr>
          <w:rFonts w:asciiTheme="majorHAnsi" w:hAnsiTheme="majorHAnsi"/>
          <w:rPrChange w:id="3378" w:author="dbecker" w:date="2016-01-07T14:58:00Z">
            <w:rPr/>
          </w:rPrChange>
        </w:rPr>
      </w:pPr>
    </w:p>
    <w:p w:rsidR="003B285C" w:rsidRPr="004338A9" w:rsidRDefault="003B285C" w:rsidP="003B285C">
      <w:p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379" w:author="dbecker" w:date="2016-01-07T14:58:00Z">
            <w:rPr>
              <w:rFonts w:ascii="Arial" w:hAnsi="Arial" w:cs="Arial"/>
              <w:spacing w:val="-3"/>
              <w:sz w:val="20"/>
              <w:szCs w:val="20"/>
            </w:rPr>
          </w:rPrChange>
        </w:rPr>
      </w:pPr>
      <w:r w:rsidRPr="004338A9">
        <w:rPr>
          <w:rFonts w:asciiTheme="majorHAnsi" w:hAnsiTheme="majorHAnsi" w:cs="Arial"/>
          <w:sz w:val="20"/>
          <w:szCs w:val="20"/>
          <w:rPrChange w:id="3380" w:author="dbecker" w:date="2016-01-07T14:58:00Z">
            <w:rPr>
              <w:rFonts w:ascii="Arial" w:hAnsi="Arial" w:cs="Arial"/>
              <w:sz w:val="20"/>
              <w:szCs w:val="20"/>
            </w:rPr>
          </w:rPrChange>
        </w:rPr>
        <w:t xml:space="preserve">This section covers the functions of the Police Chief.  </w:t>
      </w:r>
      <w:r w:rsidRPr="004338A9">
        <w:rPr>
          <w:rFonts w:asciiTheme="majorHAnsi" w:hAnsiTheme="majorHAnsi" w:cs="Arial"/>
          <w:spacing w:val="-3"/>
          <w:sz w:val="20"/>
          <w:szCs w:val="20"/>
          <w:rPrChange w:id="3381" w:author="dbecker" w:date="2016-01-07T14:58:00Z">
            <w:rPr>
              <w:rFonts w:ascii="Arial" w:hAnsi="Arial" w:cs="Arial"/>
              <w:spacing w:val="-3"/>
              <w:sz w:val="20"/>
              <w:szCs w:val="20"/>
            </w:rPr>
          </w:rPrChange>
        </w:rPr>
        <w:t>In the event that the Police Chief is not available during an ALERT, SITE AREA EMERGENCY, or GENERAL EMERGENCY, the duties and responsibilities of the Police Chief shall be taken over by one of the following individuals listed in order of preference:</w:t>
      </w:r>
    </w:p>
    <w:p w:rsidR="003B285C" w:rsidRPr="004338A9" w:rsidRDefault="003B285C" w:rsidP="003B285C">
      <w:p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382" w:author="dbecker" w:date="2016-01-07T14:58:00Z">
            <w:rPr>
              <w:rFonts w:ascii="Arial" w:hAnsi="Arial" w:cs="Arial"/>
              <w:spacing w:val="-3"/>
              <w:sz w:val="20"/>
              <w:szCs w:val="20"/>
            </w:rPr>
          </w:rPrChange>
        </w:rPr>
      </w:pPr>
    </w:p>
    <w:p w:rsidR="003B285C" w:rsidRPr="004338A9" w:rsidRDefault="003B285C" w:rsidP="003B285C">
      <w:pPr>
        <w:tabs>
          <w:tab w:val="left" w:pos="2160"/>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2160" w:hanging="1404"/>
        <w:jc w:val="both"/>
        <w:rPr>
          <w:rFonts w:asciiTheme="majorHAnsi" w:hAnsiTheme="majorHAnsi" w:cs="Arial"/>
          <w:spacing w:val="-3"/>
          <w:sz w:val="20"/>
          <w:szCs w:val="20"/>
          <w:rPrChange w:id="338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384"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385" w:author="dbecker" w:date="2016-01-07T14:58:00Z">
            <w:rPr>
              <w:rFonts w:ascii="Arial" w:hAnsi="Arial" w:cs="Arial"/>
              <w:spacing w:val="-3"/>
              <w:sz w:val="20"/>
              <w:szCs w:val="20"/>
            </w:rPr>
          </w:rPrChange>
        </w:rPr>
        <w:t>1</w:t>
      </w:r>
      <w:r w:rsidRPr="004338A9">
        <w:rPr>
          <w:rFonts w:asciiTheme="majorHAnsi" w:hAnsiTheme="majorHAnsi" w:cs="Arial"/>
          <w:spacing w:val="-3"/>
          <w:sz w:val="20"/>
          <w:szCs w:val="20"/>
          <w:rPrChange w:id="3386"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387" w:author="dbecker" w:date="2016-01-07T14:58:00Z">
            <w:rPr>
              <w:rFonts w:ascii="Arial" w:hAnsi="Arial" w:cs="Arial"/>
              <w:spacing w:val="-3"/>
              <w:sz w:val="20"/>
              <w:szCs w:val="20"/>
            </w:rPr>
          </w:rPrChange>
        </w:rPr>
        <w:tab/>
        <w:t>Chairman of the Board of Selectmen</w:t>
      </w:r>
    </w:p>
    <w:p w:rsidR="003B285C" w:rsidRPr="004338A9" w:rsidRDefault="003B285C" w:rsidP="003B285C">
      <w:pPr>
        <w:tabs>
          <w:tab w:val="left" w:pos="2160"/>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2160" w:hanging="1404"/>
        <w:jc w:val="both"/>
        <w:rPr>
          <w:rFonts w:asciiTheme="majorHAnsi" w:hAnsiTheme="majorHAnsi" w:cs="Arial"/>
          <w:spacing w:val="-3"/>
          <w:sz w:val="20"/>
          <w:szCs w:val="20"/>
          <w:rPrChange w:id="338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389"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390" w:author="dbecker" w:date="2016-01-07T14:58:00Z">
            <w:rPr>
              <w:rFonts w:ascii="Arial" w:hAnsi="Arial" w:cs="Arial"/>
              <w:spacing w:val="-3"/>
              <w:sz w:val="20"/>
              <w:szCs w:val="20"/>
            </w:rPr>
          </w:rPrChange>
        </w:rPr>
        <w:t>2</w:t>
      </w:r>
      <w:r w:rsidRPr="004338A9">
        <w:rPr>
          <w:rFonts w:asciiTheme="majorHAnsi" w:hAnsiTheme="majorHAnsi" w:cs="Arial"/>
          <w:spacing w:val="-3"/>
          <w:sz w:val="20"/>
          <w:szCs w:val="20"/>
          <w:rPrChange w:id="3391"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392" w:author="dbecker" w:date="2016-01-07T14:58:00Z">
            <w:rPr>
              <w:rFonts w:ascii="Arial" w:hAnsi="Arial" w:cs="Arial"/>
              <w:spacing w:val="-3"/>
              <w:sz w:val="20"/>
              <w:szCs w:val="20"/>
            </w:rPr>
          </w:rPrChange>
        </w:rPr>
        <w:tab/>
        <w:t>Selectman #2</w:t>
      </w:r>
    </w:p>
    <w:p w:rsidR="003B285C" w:rsidRPr="004338A9" w:rsidRDefault="003B285C" w:rsidP="003B285C">
      <w:pPr>
        <w:tabs>
          <w:tab w:val="left" w:pos="2160"/>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2160" w:hanging="1404"/>
        <w:jc w:val="both"/>
        <w:rPr>
          <w:rFonts w:asciiTheme="majorHAnsi" w:hAnsiTheme="majorHAnsi" w:cs="Arial"/>
          <w:spacing w:val="-3"/>
          <w:sz w:val="20"/>
          <w:szCs w:val="20"/>
          <w:rPrChange w:id="339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394"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395" w:author="dbecker" w:date="2016-01-07T14:58:00Z">
            <w:rPr>
              <w:rFonts w:ascii="Arial" w:hAnsi="Arial" w:cs="Arial"/>
              <w:spacing w:val="-3"/>
              <w:sz w:val="20"/>
              <w:szCs w:val="20"/>
            </w:rPr>
          </w:rPrChange>
        </w:rPr>
        <w:t>3</w:t>
      </w:r>
      <w:r w:rsidRPr="004338A9">
        <w:rPr>
          <w:rFonts w:asciiTheme="majorHAnsi" w:hAnsiTheme="majorHAnsi" w:cs="Arial"/>
          <w:spacing w:val="-3"/>
          <w:sz w:val="20"/>
          <w:szCs w:val="20"/>
          <w:rPrChange w:id="3396"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397" w:author="dbecker" w:date="2016-01-07T14:58:00Z">
            <w:rPr>
              <w:rFonts w:ascii="Arial" w:hAnsi="Arial" w:cs="Arial"/>
              <w:spacing w:val="-3"/>
              <w:sz w:val="20"/>
              <w:szCs w:val="20"/>
            </w:rPr>
          </w:rPrChange>
        </w:rPr>
        <w:tab/>
        <w:t>Selectman #3</w:t>
      </w:r>
    </w:p>
    <w:p w:rsidR="003B285C" w:rsidRPr="004338A9" w:rsidRDefault="003B285C" w:rsidP="003B285C">
      <w:pPr>
        <w:tabs>
          <w:tab w:val="left" w:pos="2160"/>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2160" w:hanging="1404"/>
        <w:jc w:val="both"/>
        <w:rPr>
          <w:rFonts w:asciiTheme="majorHAnsi" w:hAnsiTheme="majorHAnsi" w:cs="Arial"/>
          <w:spacing w:val="-3"/>
          <w:sz w:val="20"/>
          <w:szCs w:val="20"/>
          <w:rPrChange w:id="339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399"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400" w:author="dbecker" w:date="2016-01-07T14:58:00Z">
            <w:rPr>
              <w:rFonts w:ascii="Arial" w:hAnsi="Arial" w:cs="Arial"/>
              <w:spacing w:val="-3"/>
              <w:sz w:val="20"/>
              <w:szCs w:val="20"/>
            </w:rPr>
          </w:rPrChange>
        </w:rPr>
        <w:t>4</w:t>
      </w:r>
      <w:r w:rsidRPr="004338A9">
        <w:rPr>
          <w:rFonts w:asciiTheme="majorHAnsi" w:hAnsiTheme="majorHAnsi" w:cs="Arial"/>
          <w:spacing w:val="-3"/>
          <w:sz w:val="20"/>
          <w:szCs w:val="20"/>
          <w:rPrChange w:id="3401"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402" w:author="dbecker" w:date="2016-01-07T14:58:00Z">
            <w:rPr>
              <w:rFonts w:ascii="Arial" w:hAnsi="Arial" w:cs="Arial"/>
              <w:spacing w:val="-3"/>
              <w:sz w:val="20"/>
              <w:szCs w:val="20"/>
            </w:rPr>
          </w:rPrChange>
        </w:rPr>
        <w:tab/>
        <w:t>Fire Chief</w:t>
      </w:r>
    </w:p>
    <w:p w:rsidR="003B285C" w:rsidRPr="004338A9" w:rsidRDefault="003B285C" w:rsidP="003B285C">
      <w:pPr>
        <w:tabs>
          <w:tab w:val="left" w:pos="2160"/>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2160" w:hanging="1404"/>
        <w:jc w:val="both"/>
        <w:rPr>
          <w:rFonts w:asciiTheme="majorHAnsi" w:hAnsiTheme="majorHAnsi" w:cs="Arial"/>
          <w:spacing w:val="-3"/>
          <w:sz w:val="20"/>
          <w:szCs w:val="20"/>
          <w:rPrChange w:id="340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404" w:author="dbecker" w:date="2016-01-07T14:58:00Z">
            <w:rPr>
              <w:rFonts w:ascii="Arial" w:hAnsi="Arial" w:cs="Arial"/>
              <w:spacing w:val="-3"/>
              <w:sz w:val="20"/>
              <w:szCs w:val="20"/>
            </w:rPr>
          </w:rPrChange>
        </w:rPr>
        <w:tab/>
        <w:t>(</w:t>
      </w:r>
      <w:r w:rsidR="001A0F38" w:rsidRPr="004338A9">
        <w:rPr>
          <w:rFonts w:asciiTheme="majorHAnsi" w:hAnsiTheme="majorHAnsi" w:cs="Arial"/>
          <w:spacing w:val="-3"/>
          <w:sz w:val="20"/>
          <w:szCs w:val="20"/>
          <w:rPrChange w:id="3405" w:author="dbecker" w:date="2016-01-07T14:58:00Z">
            <w:rPr>
              <w:rFonts w:ascii="Arial" w:hAnsi="Arial" w:cs="Arial"/>
              <w:spacing w:val="-3"/>
              <w:sz w:val="20"/>
              <w:szCs w:val="20"/>
            </w:rPr>
          </w:rPrChange>
        </w:rPr>
        <w:t>5</w:t>
      </w:r>
      <w:r w:rsidRPr="004338A9">
        <w:rPr>
          <w:rFonts w:asciiTheme="majorHAnsi" w:hAnsiTheme="majorHAnsi" w:cs="Arial"/>
          <w:spacing w:val="-3"/>
          <w:sz w:val="20"/>
          <w:szCs w:val="20"/>
          <w:rPrChange w:id="3406"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3407" w:author="dbecker" w:date="2016-01-07T14:58:00Z">
            <w:rPr>
              <w:rFonts w:ascii="Arial" w:hAnsi="Arial" w:cs="Arial"/>
              <w:spacing w:val="-3"/>
              <w:sz w:val="20"/>
              <w:szCs w:val="20"/>
            </w:rPr>
          </w:rPrChange>
        </w:rPr>
        <w:tab/>
        <w:t>Emergency Management Director</w:t>
      </w:r>
    </w:p>
    <w:p w:rsidR="003B285C" w:rsidRPr="004338A9" w:rsidRDefault="003B285C" w:rsidP="003B285C">
      <w:p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408" w:author="dbecker" w:date="2016-01-07T14:58:00Z">
            <w:rPr>
              <w:rFonts w:ascii="Arial" w:hAnsi="Arial" w:cs="Arial"/>
              <w:spacing w:val="-3"/>
              <w:sz w:val="20"/>
              <w:szCs w:val="20"/>
            </w:rPr>
          </w:rPrChange>
        </w:rPr>
      </w:pPr>
    </w:p>
    <w:p w:rsidR="003B285C" w:rsidRPr="004338A9" w:rsidRDefault="003B285C" w:rsidP="003B285C">
      <w:p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40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410" w:author="dbecker" w:date="2016-01-07T14:58:00Z">
            <w:rPr>
              <w:rFonts w:ascii="Arial" w:hAnsi="Arial" w:cs="Arial"/>
              <w:spacing w:val="-3"/>
              <w:sz w:val="20"/>
              <w:szCs w:val="20"/>
            </w:rPr>
          </w:rPrChange>
        </w:rPr>
        <w:tab/>
        <w:t>Initial notification will contain one of four Emergency Classification Levels (ECLs):  UNUSUAL EVENT, ALERT, SITE AREA EMERGENCY, or GENERAL EMERGENCY.  Checklists for each ECL represent the minimum actions the Police Chief is required to fulfill.  Duties may be delegated as the situation dictates.</w:t>
      </w:r>
    </w:p>
    <w:p w:rsidR="003B285C" w:rsidRPr="004338A9" w:rsidRDefault="003B285C" w:rsidP="003B285C">
      <w:pPr>
        <w:ind w:left="720"/>
        <w:jc w:val="both"/>
        <w:rPr>
          <w:rFonts w:asciiTheme="majorHAnsi" w:hAnsiTheme="majorHAnsi" w:cs="Arial"/>
          <w:sz w:val="20"/>
          <w:szCs w:val="20"/>
          <w:rPrChange w:id="3411" w:author="dbecker" w:date="2016-01-07T14:58:00Z">
            <w:rPr>
              <w:rFonts w:ascii="Arial" w:hAnsi="Arial" w:cs="Arial"/>
              <w:sz w:val="20"/>
              <w:szCs w:val="20"/>
            </w:rPr>
          </w:rPrChange>
        </w:rPr>
      </w:pPr>
    </w:p>
    <w:p w:rsidR="00986F25" w:rsidRPr="004338A9" w:rsidRDefault="003B285C" w:rsidP="003B285C">
      <w:pPr>
        <w:ind w:left="720"/>
        <w:jc w:val="both"/>
        <w:rPr>
          <w:rFonts w:asciiTheme="majorHAnsi" w:hAnsiTheme="majorHAnsi" w:cs="Arial"/>
          <w:sz w:val="20"/>
          <w:szCs w:val="20"/>
          <w:u w:val="single"/>
          <w:rPrChange w:id="3412" w:author="dbecker" w:date="2016-01-07T14:58:00Z">
            <w:rPr>
              <w:rFonts w:ascii="Arial" w:hAnsi="Arial" w:cs="Arial"/>
              <w:sz w:val="20"/>
              <w:szCs w:val="20"/>
              <w:u w:val="single"/>
            </w:rPr>
          </w:rPrChange>
        </w:rPr>
      </w:pPr>
      <w:r w:rsidRPr="004338A9">
        <w:rPr>
          <w:rFonts w:asciiTheme="majorHAnsi" w:hAnsiTheme="majorHAnsi" w:cs="Arial"/>
          <w:sz w:val="20"/>
          <w:szCs w:val="20"/>
          <w:u w:val="single"/>
          <w:rPrChange w:id="3413" w:author="dbecker" w:date="2016-01-07T14:58:00Z">
            <w:rPr>
              <w:rFonts w:ascii="Arial" w:hAnsi="Arial" w:cs="Arial"/>
              <w:sz w:val="20"/>
              <w:szCs w:val="20"/>
              <w:u w:val="single"/>
            </w:rPr>
          </w:rPrChange>
        </w:rPr>
        <w:t>Supporting Documents:</w:t>
      </w:r>
    </w:p>
    <w:p w:rsidR="00986F25" w:rsidRPr="004338A9" w:rsidRDefault="00986F25" w:rsidP="00986F25">
      <w:pPr>
        <w:jc w:val="both"/>
        <w:rPr>
          <w:rFonts w:asciiTheme="majorHAnsi" w:hAnsiTheme="majorHAnsi" w:cs="Arial"/>
          <w:sz w:val="20"/>
          <w:szCs w:val="20"/>
          <w:rPrChange w:id="3414" w:author="dbecker" w:date="2016-01-07T14:58:00Z">
            <w:rPr>
              <w:rFonts w:ascii="Arial" w:hAnsi="Arial" w:cs="Arial"/>
              <w:sz w:val="20"/>
              <w:szCs w:val="20"/>
            </w:rPr>
          </w:rPrChange>
        </w:rPr>
      </w:pPr>
    </w:p>
    <w:p w:rsidR="00F21FC2" w:rsidRPr="004338A9" w:rsidRDefault="00F21FC2" w:rsidP="00F21FC2">
      <w:pPr>
        <w:numPr>
          <w:ilvl w:val="0"/>
          <w:numId w:val="56"/>
        </w:numPr>
        <w:tabs>
          <w:tab w:val="clear" w:pos="720"/>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firstLine="0"/>
        <w:jc w:val="both"/>
        <w:rPr>
          <w:rFonts w:asciiTheme="majorHAnsi" w:hAnsiTheme="majorHAnsi" w:cs="Arial"/>
          <w:spacing w:val="-3"/>
          <w:sz w:val="20"/>
          <w:szCs w:val="20"/>
          <w:rPrChange w:id="341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416" w:author="dbecker" w:date="2016-01-07T14:58:00Z">
            <w:rPr>
              <w:rFonts w:ascii="Arial" w:hAnsi="Arial" w:cs="Arial"/>
              <w:spacing w:val="-3"/>
              <w:sz w:val="20"/>
              <w:szCs w:val="20"/>
            </w:rPr>
          </w:rPrChange>
        </w:rPr>
        <w:t xml:space="preserve">Local Emergency Call List </w:t>
      </w:r>
    </w:p>
    <w:p w:rsidR="00F21FC2" w:rsidRPr="004338A9" w:rsidRDefault="00F21FC2" w:rsidP="00F21FC2">
      <w:pPr>
        <w:numPr>
          <w:ilvl w:val="0"/>
          <w:numId w:val="56"/>
        </w:numPr>
        <w:tabs>
          <w:tab w:val="clear" w:pos="720"/>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firstLine="0"/>
        <w:jc w:val="both"/>
        <w:rPr>
          <w:rFonts w:asciiTheme="majorHAnsi" w:hAnsiTheme="majorHAnsi" w:cs="Arial"/>
          <w:spacing w:val="-3"/>
          <w:sz w:val="20"/>
          <w:szCs w:val="20"/>
          <w:rPrChange w:id="341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418" w:author="dbecker" w:date="2016-01-07T14:58:00Z">
            <w:rPr>
              <w:rFonts w:ascii="Arial" w:hAnsi="Arial" w:cs="Arial"/>
              <w:spacing w:val="-3"/>
              <w:sz w:val="20"/>
              <w:szCs w:val="20"/>
            </w:rPr>
          </w:rPrChange>
        </w:rPr>
        <w:t xml:space="preserve">Local </w:t>
      </w:r>
      <w:del w:id="3419" w:author="dbecker" w:date="2016-01-07T13:24:00Z">
        <w:r w:rsidRPr="004338A9" w:rsidDel="001A235C">
          <w:rPr>
            <w:rFonts w:asciiTheme="majorHAnsi" w:hAnsiTheme="majorHAnsi" w:cs="Arial"/>
            <w:spacing w:val="-3"/>
            <w:sz w:val="20"/>
            <w:szCs w:val="20"/>
            <w:rPrChange w:id="3420" w:author="dbecker" w:date="2016-01-07T14:58:00Z">
              <w:rPr>
                <w:rFonts w:ascii="Arial" w:hAnsi="Arial" w:cs="Arial"/>
                <w:spacing w:val="-3"/>
                <w:sz w:val="20"/>
                <w:szCs w:val="20"/>
              </w:rPr>
            </w:rPrChange>
          </w:rPr>
          <w:delText>Special Needs</w:delText>
        </w:r>
      </w:del>
      <w:ins w:id="3421" w:author="dbecker" w:date="2016-01-07T13:24:00Z">
        <w:r w:rsidR="001A235C" w:rsidRPr="004338A9">
          <w:rPr>
            <w:rFonts w:asciiTheme="majorHAnsi" w:hAnsiTheme="majorHAnsi" w:cs="Arial"/>
            <w:spacing w:val="-3"/>
            <w:sz w:val="20"/>
            <w:szCs w:val="20"/>
            <w:rPrChange w:id="3422"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423" w:author="dbecker" w:date="2016-01-07T14:58:00Z">
            <w:rPr>
              <w:rFonts w:ascii="Arial" w:hAnsi="Arial" w:cs="Arial"/>
              <w:spacing w:val="-3"/>
              <w:sz w:val="20"/>
              <w:szCs w:val="20"/>
            </w:rPr>
          </w:rPrChange>
        </w:rPr>
        <w:t xml:space="preserve"> List</w:t>
      </w:r>
    </w:p>
    <w:p w:rsidR="00891198" w:rsidRPr="004338A9" w:rsidRDefault="00891198" w:rsidP="00891198">
      <w:pPr>
        <w:numPr>
          <w:ilvl w:val="0"/>
          <w:numId w:val="56"/>
        </w:numPr>
        <w:tabs>
          <w:tab w:val="clear" w:pos="720"/>
          <w:tab w:val="num" w:pos="1080"/>
        </w:tabs>
        <w:ind w:left="1080"/>
        <w:rPr>
          <w:rFonts w:asciiTheme="majorHAnsi" w:hAnsiTheme="majorHAnsi" w:cs="Arial"/>
          <w:iCs/>
          <w:sz w:val="20"/>
          <w:rPrChange w:id="3424" w:author="dbecker" w:date="2016-01-07T14:58:00Z">
            <w:rPr>
              <w:rFonts w:ascii="Arial" w:hAnsi="Arial" w:cs="Arial"/>
              <w:iCs/>
              <w:sz w:val="20"/>
            </w:rPr>
          </w:rPrChange>
        </w:rPr>
      </w:pPr>
      <w:r w:rsidRPr="004338A9">
        <w:rPr>
          <w:rFonts w:asciiTheme="majorHAnsi" w:hAnsiTheme="majorHAnsi" w:cs="Arial"/>
          <w:iCs/>
          <w:sz w:val="20"/>
          <w:rPrChange w:id="3425" w:author="dbecker" w:date="2016-01-07T14:58:00Z">
            <w:rPr>
              <w:rFonts w:ascii="Arial" w:hAnsi="Arial" w:cs="Arial"/>
              <w:iCs/>
              <w:sz w:val="20"/>
            </w:rPr>
          </w:rPrChange>
        </w:rPr>
        <w:t>Form 120A, Chronological Event Log, or use of Disaster Management Software Position Log</w:t>
      </w:r>
    </w:p>
    <w:p w:rsidR="008A3797" w:rsidRPr="004338A9" w:rsidRDefault="008A3797" w:rsidP="00F21FC2">
      <w:pPr>
        <w:numPr>
          <w:ilvl w:val="0"/>
          <w:numId w:val="56"/>
        </w:numPr>
        <w:tabs>
          <w:tab w:val="clear" w:pos="720"/>
          <w:tab w:val="left" w:pos="-720"/>
          <w:tab w:val="left" w:pos="1080"/>
        </w:tabs>
        <w:suppressAutoHyphens/>
        <w:ind w:firstLine="0"/>
        <w:jc w:val="both"/>
        <w:rPr>
          <w:rFonts w:asciiTheme="majorHAnsi" w:hAnsiTheme="majorHAnsi" w:cs="Arial"/>
          <w:spacing w:val="-3"/>
          <w:sz w:val="20"/>
          <w:szCs w:val="20"/>
          <w:rPrChange w:id="342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427" w:author="dbecker" w:date="2016-01-07T14:58:00Z">
            <w:rPr>
              <w:rFonts w:ascii="Arial" w:hAnsi="Arial" w:cs="Arial"/>
              <w:spacing w:val="-3"/>
              <w:sz w:val="20"/>
              <w:szCs w:val="20"/>
            </w:rPr>
          </w:rPrChange>
        </w:rPr>
        <w:t>Traffic Management Manual (Seabrook Station/Vermont Yankee)</w:t>
      </w:r>
    </w:p>
    <w:p w:rsidR="00F21FC2" w:rsidRPr="004338A9" w:rsidRDefault="00F21FC2" w:rsidP="00F21FC2">
      <w:pPr>
        <w:numPr>
          <w:ilvl w:val="0"/>
          <w:numId w:val="56"/>
        </w:numPr>
        <w:tabs>
          <w:tab w:val="clear" w:pos="720"/>
          <w:tab w:val="left" w:pos="1080"/>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firstLine="0"/>
        <w:jc w:val="both"/>
        <w:rPr>
          <w:rFonts w:asciiTheme="majorHAnsi" w:hAnsiTheme="majorHAnsi" w:cs="Arial"/>
          <w:spacing w:val="-3"/>
          <w:sz w:val="20"/>
          <w:szCs w:val="20"/>
          <w:rPrChange w:id="342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429" w:author="dbecker" w:date="2016-01-07T14:58:00Z">
            <w:rPr>
              <w:rFonts w:ascii="Arial" w:hAnsi="Arial" w:cs="Arial"/>
              <w:spacing w:val="-3"/>
              <w:sz w:val="20"/>
              <w:szCs w:val="20"/>
            </w:rPr>
          </w:rPrChange>
        </w:rPr>
        <w:t>Form 301B, Status Report (Vermont Yankee), 300B (Seabrook Station)</w:t>
      </w:r>
    </w:p>
    <w:p w:rsidR="00986F25" w:rsidRPr="004338A9" w:rsidRDefault="00986F25" w:rsidP="00986F25">
      <w:pPr>
        <w:jc w:val="both"/>
        <w:rPr>
          <w:rFonts w:asciiTheme="majorHAnsi" w:hAnsiTheme="majorHAnsi" w:cs="Arial"/>
          <w:sz w:val="20"/>
          <w:szCs w:val="20"/>
          <w:rPrChange w:id="3430" w:author="dbecker" w:date="2016-01-07T14:58:00Z">
            <w:rPr>
              <w:rFonts w:ascii="Arial" w:hAnsi="Arial" w:cs="Arial"/>
              <w:sz w:val="20"/>
              <w:szCs w:val="20"/>
            </w:rPr>
          </w:rPrChange>
        </w:rPr>
      </w:pPr>
    </w:p>
    <w:p w:rsidR="00986F25" w:rsidRPr="004338A9" w:rsidRDefault="00986F25" w:rsidP="00986F25">
      <w:pPr>
        <w:jc w:val="both"/>
        <w:rPr>
          <w:rFonts w:asciiTheme="majorHAnsi" w:hAnsiTheme="majorHAnsi" w:cs="Arial"/>
          <w:sz w:val="20"/>
          <w:szCs w:val="20"/>
          <w:rPrChange w:id="3431" w:author="dbecker" w:date="2016-01-07T14:58:00Z">
            <w:rPr>
              <w:rFonts w:ascii="Arial" w:hAnsi="Arial" w:cs="Arial"/>
              <w:sz w:val="20"/>
              <w:szCs w:val="20"/>
            </w:rPr>
          </w:rPrChange>
        </w:rPr>
      </w:pPr>
    </w:p>
    <w:p w:rsidR="00F21FC2" w:rsidRPr="004338A9" w:rsidRDefault="00F21FC2" w:rsidP="00F21FC2">
      <w:pPr>
        <w:numPr>
          <w:ilvl w:val="0"/>
          <w:numId w:val="50"/>
        </w:numPr>
        <w:jc w:val="both"/>
        <w:rPr>
          <w:rFonts w:asciiTheme="majorHAnsi" w:hAnsiTheme="majorHAnsi" w:cs="Arial"/>
          <w:b/>
          <w:spacing w:val="-3"/>
          <w:sz w:val="20"/>
          <w:szCs w:val="20"/>
          <w:rPrChange w:id="3432"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433"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F21FC2" w:rsidRPr="004338A9" w:rsidRDefault="00F21FC2" w:rsidP="00F21FC2">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720"/>
        <w:jc w:val="both"/>
        <w:rPr>
          <w:rFonts w:asciiTheme="majorHAnsi" w:hAnsiTheme="majorHAnsi" w:cs="Arial"/>
          <w:spacing w:val="-3"/>
          <w:sz w:val="20"/>
          <w:szCs w:val="20"/>
          <w:rPrChange w:id="3434" w:author="dbecker" w:date="2016-01-07T14:58:00Z">
            <w:rPr>
              <w:rFonts w:ascii="Arial" w:hAnsi="Arial" w:cs="Arial"/>
              <w:spacing w:val="-3"/>
              <w:sz w:val="20"/>
              <w:szCs w:val="20"/>
            </w:rPr>
          </w:rPrChange>
        </w:rPr>
      </w:pPr>
    </w:p>
    <w:p w:rsidR="00F21FC2" w:rsidRPr="004338A9" w:rsidRDefault="00F21FC2" w:rsidP="00F21FC2">
      <w:pPr>
        <w:ind w:firstLine="720"/>
        <w:jc w:val="both"/>
        <w:rPr>
          <w:rFonts w:asciiTheme="majorHAnsi" w:hAnsiTheme="majorHAnsi" w:cs="Arial"/>
          <w:b/>
          <w:sz w:val="20"/>
          <w:szCs w:val="20"/>
          <w:rPrChange w:id="3435" w:author="dbecker" w:date="2016-01-07T14:58:00Z">
            <w:rPr>
              <w:rFonts w:ascii="Arial" w:hAnsi="Arial" w:cs="Arial"/>
              <w:b/>
              <w:sz w:val="20"/>
              <w:szCs w:val="20"/>
            </w:rPr>
          </w:rPrChange>
        </w:rPr>
      </w:pPr>
      <w:r w:rsidRPr="004338A9">
        <w:rPr>
          <w:rFonts w:asciiTheme="majorHAnsi" w:hAnsiTheme="majorHAnsi" w:cs="Arial"/>
          <w:b/>
          <w:sz w:val="20"/>
          <w:szCs w:val="20"/>
          <w:rPrChange w:id="3436" w:author="dbecker" w:date="2016-01-07T14:58:00Z">
            <w:rPr>
              <w:rFonts w:ascii="Arial" w:hAnsi="Arial" w:cs="Arial"/>
              <w:b/>
              <w:sz w:val="20"/>
              <w:szCs w:val="20"/>
            </w:rPr>
          </w:rPrChange>
        </w:rPr>
        <w:t>Unusual Event</w:t>
      </w:r>
    </w:p>
    <w:p w:rsidR="00F21FC2" w:rsidRPr="004338A9" w:rsidRDefault="00F21FC2" w:rsidP="00F21FC2">
      <w:pPr>
        <w:numPr>
          <w:ilvl w:val="1"/>
          <w:numId w:val="50"/>
        </w:numPr>
        <w:jc w:val="both"/>
        <w:rPr>
          <w:rFonts w:asciiTheme="majorHAnsi" w:hAnsiTheme="majorHAnsi" w:cs="Arial"/>
          <w:sz w:val="20"/>
          <w:szCs w:val="20"/>
          <w:rPrChange w:id="3437" w:author="dbecker" w:date="2016-01-07T14:58:00Z">
            <w:rPr>
              <w:rFonts w:ascii="Arial" w:hAnsi="Arial" w:cs="Arial"/>
              <w:sz w:val="20"/>
              <w:szCs w:val="20"/>
            </w:rPr>
          </w:rPrChange>
        </w:rPr>
      </w:pPr>
      <w:r w:rsidRPr="004338A9">
        <w:rPr>
          <w:rFonts w:asciiTheme="majorHAnsi" w:hAnsiTheme="majorHAnsi" w:cs="Arial"/>
          <w:sz w:val="20"/>
          <w:szCs w:val="20"/>
          <w:rPrChange w:id="3438" w:author="dbecker" w:date="2016-01-07T14:58:00Z">
            <w:rPr>
              <w:rFonts w:ascii="Arial" w:hAnsi="Arial" w:cs="Arial"/>
              <w:sz w:val="20"/>
              <w:szCs w:val="20"/>
            </w:rPr>
          </w:rPrChange>
        </w:rPr>
        <w:t xml:space="preserve">Receive notification of ECL that UE has been declared.  </w:t>
      </w:r>
    </w:p>
    <w:p w:rsidR="00F21FC2" w:rsidRPr="004338A9" w:rsidRDefault="00F21FC2" w:rsidP="00F21FC2">
      <w:pPr>
        <w:numPr>
          <w:ilvl w:val="1"/>
          <w:numId w:val="50"/>
        </w:numPr>
        <w:jc w:val="both"/>
        <w:rPr>
          <w:rFonts w:asciiTheme="majorHAnsi" w:hAnsiTheme="majorHAnsi" w:cs="Arial"/>
          <w:sz w:val="20"/>
          <w:szCs w:val="20"/>
          <w:rPrChange w:id="3439" w:author="dbecker" w:date="2016-01-07T14:58:00Z">
            <w:rPr>
              <w:rFonts w:ascii="Arial" w:hAnsi="Arial" w:cs="Arial"/>
              <w:sz w:val="20"/>
              <w:szCs w:val="20"/>
            </w:rPr>
          </w:rPrChange>
        </w:rPr>
      </w:pPr>
      <w:r w:rsidRPr="004338A9">
        <w:rPr>
          <w:rFonts w:asciiTheme="majorHAnsi" w:hAnsiTheme="majorHAnsi" w:cs="Arial"/>
          <w:sz w:val="20"/>
          <w:szCs w:val="20"/>
          <w:rPrChange w:id="3440" w:author="dbecker" w:date="2016-01-07T14:58:00Z">
            <w:rPr>
              <w:rFonts w:ascii="Arial" w:hAnsi="Arial" w:cs="Arial"/>
              <w:sz w:val="20"/>
              <w:szCs w:val="20"/>
            </w:rPr>
          </w:rPrChange>
        </w:rPr>
        <w:t>Continue to monitor situation until notification that UE has been terminated or incident has been reclassified to high ECL.</w:t>
      </w:r>
    </w:p>
    <w:p w:rsidR="00F21FC2" w:rsidRPr="004338A9" w:rsidRDefault="00F21FC2" w:rsidP="00F21FC2">
      <w:pPr>
        <w:jc w:val="both"/>
        <w:rPr>
          <w:rFonts w:asciiTheme="majorHAnsi" w:hAnsiTheme="majorHAnsi" w:cs="Arial"/>
          <w:sz w:val="20"/>
          <w:szCs w:val="20"/>
          <w:rPrChange w:id="3441" w:author="dbecker" w:date="2016-01-07T14:58:00Z">
            <w:rPr>
              <w:rFonts w:ascii="Arial" w:hAnsi="Arial" w:cs="Arial"/>
              <w:sz w:val="20"/>
              <w:szCs w:val="20"/>
            </w:rPr>
          </w:rPrChange>
        </w:rPr>
      </w:pPr>
    </w:p>
    <w:p w:rsidR="000465DF" w:rsidRPr="004338A9" w:rsidRDefault="00F21FC2" w:rsidP="00F21FC2">
      <w:pPr>
        <w:ind w:left="720"/>
        <w:jc w:val="both"/>
        <w:rPr>
          <w:rFonts w:asciiTheme="majorHAnsi" w:hAnsiTheme="majorHAnsi" w:cs="Arial"/>
          <w:b/>
          <w:sz w:val="20"/>
          <w:szCs w:val="20"/>
          <w:rPrChange w:id="3442" w:author="dbecker" w:date="2016-01-07T14:58:00Z">
            <w:rPr>
              <w:rFonts w:ascii="Arial" w:hAnsi="Arial" w:cs="Arial"/>
              <w:b/>
              <w:sz w:val="20"/>
              <w:szCs w:val="20"/>
            </w:rPr>
          </w:rPrChange>
        </w:rPr>
      </w:pPr>
      <w:r w:rsidRPr="004338A9">
        <w:rPr>
          <w:rFonts w:asciiTheme="majorHAnsi" w:hAnsiTheme="majorHAnsi" w:cs="Arial"/>
          <w:b/>
          <w:sz w:val="20"/>
          <w:szCs w:val="20"/>
          <w:rPrChange w:id="3443" w:author="dbecker" w:date="2016-01-07T14:58:00Z">
            <w:rPr>
              <w:rFonts w:ascii="Arial" w:hAnsi="Arial" w:cs="Arial"/>
              <w:b/>
              <w:sz w:val="20"/>
              <w:szCs w:val="20"/>
            </w:rPr>
          </w:rPrChange>
        </w:rPr>
        <w:t>Alert</w:t>
      </w:r>
    </w:p>
    <w:p w:rsidR="00F21FC2" w:rsidRPr="004338A9" w:rsidRDefault="00F21FC2" w:rsidP="00F21FC2">
      <w:pPr>
        <w:numPr>
          <w:ilvl w:val="0"/>
          <w:numId w:val="54"/>
        </w:numPr>
        <w:jc w:val="both"/>
        <w:rPr>
          <w:rFonts w:asciiTheme="majorHAnsi" w:hAnsiTheme="majorHAnsi" w:cs="Arial"/>
          <w:b/>
          <w:sz w:val="20"/>
          <w:szCs w:val="20"/>
          <w:rPrChange w:id="3444" w:author="dbecker" w:date="2016-01-07T14:58:00Z">
            <w:rPr>
              <w:rFonts w:ascii="Arial" w:hAnsi="Arial" w:cs="Arial"/>
              <w:b/>
              <w:sz w:val="20"/>
              <w:szCs w:val="20"/>
            </w:rPr>
          </w:rPrChange>
        </w:rPr>
      </w:pPr>
      <w:r w:rsidRPr="004338A9">
        <w:rPr>
          <w:rFonts w:asciiTheme="majorHAnsi" w:hAnsiTheme="majorHAnsi" w:cs="Arial"/>
          <w:sz w:val="20"/>
          <w:szCs w:val="20"/>
          <w:rPrChange w:id="3445" w:author="dbecker" w:date="2016-01-07T14:58:00Z">
            <w:rPr>
              <w:rFonts w:ascii="Arial" w:hAnsi="Arial" w:cs="Arial"/>
              <w:sz w:val="20"/>
              <w:szCs w:val="20"/>
            </w:rPr>
          </w:rPrChange>
        </w:rPr>
        <w:t xml:space="preserve">Receive notification of ECL from Fire Chief or designee.  Standby for further instructions.  </w:t>
      </w:r>
    </w:p>
    <w:p w:rsidR="00F21FC2" w:rsidRPr="004338A9" w:rsidRDefault="00F21FC2" w:rsidP="00F21FC2">
      <w:pPr>
        <w:numPr>
          <w:ilvl w:val="0"/>
          <w:numId w:val="54"/>
        </w:numPr>
        <w:jc w:val="both"/>
        <w:rPr>
          <w:rFonts w:asciiTheme="majorHAnsi" w:hAnsiTheme="majorHAnsi" w:cs="Arial"/>
          <w:b/>
          <w:sz w:val="20"/>
          <w:szCs w:val="20"/>
          <w:rPrChange w:id="3446" w:author="dbecker" w:date="2016-01-07T14:58:00Z">
            <w:rPr>
              <w:rFonts w:ascii="Arial" w:hAnsi="Arial" w:cs="Arial"/>
              <w:b/>
              <w:sz w:val="20"/>
              <w:szCs w:val="20"/>
            </w:rPr>
          </w:rPrChange>
        </w:rPr>
      </w:pPr>
      <w:r w:rsidRPr="004338A9">
        <w:rPr>
          <w:rFonts w:asciiTheme="majorHAnsi" w:hAnsiTheme="majorHAnsi" w:cs="Arial"/>
          <w:sz w:val="20"/>
          <w:szCs w:val="20"/>
          <w:rPrChange w:id="3447" w:author="dbecker" w:date="2016-01-07T14:58:00Z">
            <w:rPr>
              <w:rFonts w:ascii="Arial" w:hAnsi="Arial" w:cs="Arial"/>
              <w:sz w:val="20"/>
              <w:szCs w:val="20"/>
            </w:rPr>
          </w:rPrChange>
        </w:rPr>
        <w:t>Review plans and check equipment.</w:t>
      </w:r>
    </w:p>
    <w:p w:rsidR="0019525E" w:rsidRPr="004338A9" w:rsidRDefault="0019525E" w:rsidP="00F21FC2">
      <w:pPr>
        <w:numPr>
          <w:ilvl w:val="0"/>
          <w:numId w:val="54"/>
        </w:numPr>
        <w:jc w:val="both"/>
        <w:rPr>
          <w:rFonts w:asciiTheme="majorHAnsi" w:hAnsiTheme="majorHAnsi" w:cs="Arial"/>
          <w:b/>
          <w:sz w:val="20"/>
          <w:szCs w:val="20"/>
          <w:rPrChange w:id="3448" w:author="dbecker" w:date="2016-01-07T14:58:00Z">
            <w:rPr>
              <w:rFonts w:ascii="Arial" w:hAnsi="Arial" w:cs="Arial"/>
              <w:b/>
              <w:sz w:val="20"/>
              <w:szCs w:val="20"/>
            </w:rPr>
          </w:rPrChange>
        </w:rPr>
      </w:pPr>
      <w:r w:rsidRPr="004338A9">
        <w:rPr>
          <w:rFonts w:asciiTheme="majorHAnsi" w:hAnsiTheme="majorHAnsi" w:cs="Arial"/>
          <w:sz w:val="20"/>
          <w:szCs w:val="20"/>
          <w:rPrChange w:id="3449" w:author="dbecker" w:date="2016-01-07T14:58:00Z">
            <w:rPr>
              <w:rFonts w:ascii="Arial" w:hAnsi="Arial" w:cs="Arial"/>
              <w:sz w:val="20"/>
              <w:szCs w:val="20"/>
            </w:rPr>
          </w:rPrChange>
        </w:rPr>
        <w:t>Determine equipment and personnel availability.</w:t>
      </w:r>
    </w:p>
    <w:p w:rsidR="00F21FC2" w:rsidRPr="004338A9" w:rsidRDefault="00F21FC2" w:rsidP="00F21FC2">
      <w:pPr>
        <w:numPr>
          <w:ilvl w:val="0"/>
          <w:numId w:val="54"/>
        </w:numPr>
        <w:jc w:val="both"/>
        <w:rPr>
          <w:rFonts w:asciiTheme="majorHAnsi" w:hAnsiTheme="majorHAnsi" w:cs="Arial"/>
          <w:b/>
          <w:sz w:val="20"/>
          <w:szCs w:val="20"/>
          <w:rPrChange w:id="3450" w:author="dbecker" w:date="2016-01-07T14:58:00Z">
            <w:rPr>
              <w:rFonts w:ascii="Arial" w:hAnsi="Arial" w:cs="Arial"/>
              <w:b/>
              <w:sz w:val="20"/>
              <w:szCs w:val="20"/>
            </w:rPr>
          </w:rPrChange>
        </w:rPr>
      </w:pPr>
      <w:r w:rsidRPr="004338A9">
        <w:rPr>
          <w:rFonts w:asciiTheme="majorHAnsi" w:hAnsiTheme="majorHAnsi" w:cs="Arial"/>
          <w:sz w:val="20"/>
          <w:szCs w:val="20"/>
          <w:rPrChange w:id="3451" w:author="dbecker" w:date="2016-01-07T14:58:00Z">
            <w:rPr>
              <w:rFonts w:ascii="Arial" w:hAnsi="Arial" w:cs="Arial"/>
              <w:sz w:val="20"/>
              <w:szCs w:val="20"/>
            </w:rPr>
          </w:rPrChange>
        </w:rPr>
        <w:t>Continue to monitor situation until notification that ALERT has been terminated or incident has been reclassified to a higher level.</w:t>
      </w:r>
    </w:p>
    <w:p w:rsidR="00F21FC2" w:rsidRPr="004338A9" w:rsidRDefault="00F21FC2" w:rsidP="00F21FC2">
      <w:pPr>
        <w:jc w:val="both"/>
        <w:rPr>
          <w:rFonts w:asciiTheme="majorHAnsi" w:hAnsiTheme="majorHAnsi" w:cs="Arial"/>
          <w:sz w:val="20"/>
          <w:szCs w:val="20"/>
          <w:rPrChange w:id="3452" w:author="dbecker" w:date="2016-01-07T14:58:00Z">
            <w:rPr>
              <w:rFonts w:ascii="Arial" w:hAnsi="Arial" w:cs="Arial"/>
              <w:sz w:val="20"/>
              <w:szCs w:val="20"/>
            </w:rPr>
          </w:rPrChange>
        </w:rPr>
      </w:pPr>
    </w:p>
    <w:p w:rsidR="00F21FC2" w:rsidRPr="004338A9" w:rsidRDefault="00F21FC2" w:rsidP="00F21FC2">
      <w:pPr>
        <w:ind w:left="720"/>
        <w:jc w:val="both"/>
        <w:rPr>
          <w:rFonts w:asciiTheme="majorHAnsi" w:hAnsiTheme="majorHAnsi" w:cs="Arial"/>
          <w:b/>
          <w:sz w:val="20"/>
          <w:szCs w:val="20"/>
          <w:rPrChange w:id="3453" w:author="dbecker" w:date="2016-01-07T14:58:00Z">
            <w:rPr>
              <w:rFonts w:ascii="Arial" w:hAnsi="Arial" w:cs="Arial"/>
              <w:b/>
              <w:sz w:val="20"/>
              <w:szCs w:val="20"/>
            </w:rPr>
          </w:rPrChange>
        </w:rPr>
      </w:pPr>
      <w:r w:rsidRPr="004338A9">
        <w:rPr>
          <w:rFonts w:asciiTheme="majorHAnsi" w:hAnsiTheme="majorHAnsi" w:cs="Arial"/>
          <w:b/>
          <w:sz w:val="20"/>
          <w:szCs w:val="20"/>
          <w:rPrChange w:id="3454" w:author="dbecker" w:date="2016-01-07T14:58:00Z">
            <w:rPr>
              <w:rFonts w:ascii="Arial" w:hAnsi="Arial" w:cs="Arial"/>
              <w:b/>
              <w:sz w:val="20"/>
              <w:szCs w:val="20"/>
            </w:rPr>
          </w:rPrChange>
        </w:rPr>
        <w:t>Site Area Emergency/General Emergency</w:t>
      </w:r>
    </w:p>
    <w:p w:rsidR="00F21FC2" w:rsidRPr="004338A9" w:rsidRDefault="00F21FC2" w:rsidP="009257F9">
      <w:pPr>
        <w:numPr>
          <w:ilvl w:val="0"/>
          <w:numId w:val="57"/>
        </w:numPr>
        <w:tabs>
          <w:tab w:val="clear" w:pos="1080"/>
          <w:tab w:val="num" w:pos="1440"/>
        </w:tabs>
        <w:ind w:left="1440"/>
        <w:jc w:val="both"/>
        <w:rPr>
          <w:rFonts w:asciiTheme="majorHAnsi" w:hAnsiTheme="majorHAnsi" w:cs="Arial"/>
          <w:b/>
          <w:sz w:val="20"/>
          <w:szCs w:val="20"/>
          <w:rPrChange w:id="3455" w:author="dbecker" w:date="2016-01-07T14:58:00Z">
            <w:rPr>
              <w:rFonts w:ascii="Arial" w:hAnsi="Arial" w:cs="Arial"/>
              <w:b/>
              <w:sz w:val="20"/>
              <w:szCs w:val="20"/>
            </w:rPr>
          </w:rPrChange>
        </w:rPr>
      </w:pPr>
      <w:r w:rsidRPr="004338A9">
        <w:rPr>
          <w:rFonts w:asciiTheme="majorHAnsi" w:hAnsiTheme="majorHAnsi" w:cs="Arial"/>
          <w:sz w:val="20"/>
          <w:szCs w:val="20"/>
          <w:rPrChange w:id="3456" w:author="dbecker" w:date="2016-01-07T14:58:00Z">
            <w:rPr>
              <w:rFonts w:ascii="Arial" w:hAnsi="Arial" w:cs="Arial"/>
              <w:sz w:val="20"/>
              <w:szCs w:val="20"/>
            </w:rPr>
          </w:rPrChange>
        </w:rPr>
        <w:t>Receive notification from Fire Chief (or alternate), of ECL declaration.  Notification may also be by HSEM, NOAA weather radio or EAS radio system.</w:t>
      </w:r>
    </w:p>
    <w:p w:rsidR="000C6950" w:rsidRPr="004338A9" w:rsidRDefault="000C6950" w:rsidP="009257F9">
      <w:pPr>
        <w:numPr>
          <w:ilvl w:val="0"/>
          <w:numId w:val="57"/>
        </w:numPr>
        <w:tabs>
          <w:tab w:val="clear" w:pos="1080"/>
          <w:tab w:val="num" w:pos="1440"/>
        </w:tabs>
        <w:ind w:left="1440"/>
        <w:jc w:val="both"/>
        <w:rPr>
          <w:rFonts w:asciiTheme="majorHAnsi" w:hAnsiTheme="majorHAnsi" w:cs="Arial"/>
          <w:b/>
          <w:sz w:val="20"/>
          <w:szCs w:val="20"/>
          <w:rPrChange w:id="3457" w:author="dbecker" w:date="2016-01-07T14:58:00Z">
            <w:rPr>
              <w:rFonts w:ascii="Arial" w:hAnsi="Arial" w:cs="Arial"/>
              <w:b/>
              <w:sz w:val="20"/>
              <w:szCs w:val="20"/>
            </w:rPr>
          </w:rPrChange>
        </w:rPr>
      </w:pPr>
      <w:r w:rsidRPr="004338A9">
        <w:rPr>
          <w:rFonts w:asciiTheme="majorHAnsi" w:hAnsiTheme="majorHAnsi" w:cs="Arial"/>
          <w:sz w:val="20"/>
          <w:szCs w:val="20"/>
          <w:rPrChange w:id="3458" w:author="dbecker" w:date="2016-01-07T14:58:00Z">
            <w:rPr>
              <w:rFonts w:ascii="Arial" w:hAnsi="Arial" w:cs="Arial"/>
              <w:sz w:val="20"/>
              <w:szCs w:val="20"/>
            </w:rPr>
          </w:rPrChange>
        </w:rPr>
        <w:t xml:space="preserve">Report to EOC and institute position log.  Assume duties and responsibilities of EMD if neither the EMD nor member of the Board of Selectmen </w:t>
      </w:r>
      <w:r w:rsidR="008B4932" w:rsidRPr="004338A9">
        <w:rPr>
          <w:rFonts w:asciiTheme="majorHAnsi" w:hAnsiTheme="majorHAnsi" w:cs="Arial"/>
          <w:sz w:val="20"/>
          <w:szCs w:val="20"/>
          <w:rPrChange w:id="3459" w:author="dbecker" w:date="2016-01-07T14:58:00Z">
            <w:rPr>
              <w:rFonts w:ascii="Arial" w:hAnsi="Arial" w:cs="Arial"/>
              <w:sz w:val="20"/>
              <w:szCs w:val="20"/>
            </w:rPr>
          </w:rPrChange>
        </w:rPr>
        <w:t>is</w:t>
      </w:r>
      <w:r w:rsidRPr="004338A9">
        <w:rPr>
          <w:rFonts w:asciiTheme="majorHAnsi" w:hAnsiTheme="majorHAnsi" w:cs="Arial"/>
          <w:sz w:val="20"/>
          <w:szCs w:val="20"/>
          <w:rPrChange w:id="3460" w:author="dbecker" w:date="2016-01-07T14:58:00Z">
            <w:rPr>
              <w:rFonts w:ascii="Arial" w:hAnsi="Arial" w:cs="Arial"/>
              <w:sz w:val="20"/>
              <w:szCs w:val="20"/>
            </w:rPr>
          </w:rPrChange>
        </w:rPr>
        <w:t xml:space="preserve"> present.</w:t>
      </w:r>
    </w:p>
    <w:p w:rsidR="000C6950"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61" w:author="dbecker" w:date="2016-01-07T14:58:00Z">
            <w:rPr>
              <w:rFonts w:ascii="Arial" w:hAnsi="Arial" w:cs="Arial"/>
              <w:b/>
              <w:sz w:val="20"/>
              <w:szCs w:val="20"/>
            </w:rPr>
          </w:rPrChange>
        </w:rPr>
      </w:pPr>
      <w:r w:rsidRPr="004338A9">
        <w:rPr>
          <w:rFonts w:asciiTheme="majorHAnsi" w:hAnsiTheme="majorHAnsi" w:cs="Arial"/>
          <w:sz w:val="20"/>
          <w:szCs w:val="20"/>
          <w:rPrChange w:id="3462" w:author="dbecker" w:date="2016-01-07T14:58:00Z">
            <w:rPr>
              <w:rFonts w:ascii="Arial" w:hAnsi="Arial" w:cs="Arial"/>
              <w:sz w:val="20"/>
              <w:szCs w:val="20"/>
            </w:rPr>
          </w:rPrChange>
        </w:rPr>
        <w:t>Advise police personnel to obtain dosimeters, Potassium Iodide (KI), and instructions in their use from town RADEF Officer (or designee).  This should be done prior to dispatching personnel to work locations.</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63" w:author="dbecker" w:date="2016-01-07T14:58:00Z">
            <w:rPr>
              <w:rFonts w:ascii="Arial" w:hAnsi="Arial" w:cs="Arial"/>
              <w:b/>
              <w:sz w:val="20"/>
              <w:szCs w:val="20"/>
            </w:rPr>
          </w:rPrChange>
        </w:rPr>
      </w:pPr>
      <w:r w:rsidRPr="004338A9">
        <w:rPr>
          <w:rFonts w:asciiTheme="majorHAnsi" w:hAnsiTheme="majorHAnsi" w:cs="Arial"/>
          <w:sz w:val="20"/>
          <w:szCs w:val="20"/>
          <w:rPrChange w:id="3464" w:author="dbecker" w:date="2016-01-07T14:58:00Z">
            <w:rPr>
              <w:rFonts w:ascii="Arial" w:hAnsi="Arial" w:cs="Arial"/>
              <w:sz w:val="20"/>
              <w:szCs w:val="20"/>
            </w:rPr>
          </w:rPrChange>
        </w:rPr>
        <w:t>Inventory number of police service personnel and vehicles available.</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65" w:author="dbecker" w:date="2016-01-07T14:58:00Z">
            <w:rPr>
              <w:rFonts w:ascii="Arial" w:hAnsi="Arial" w:cs="Arial"/>
              <w:b/>
              <w:sz w:val="20"/>
              <w:szCs w:val="20"/>
            </w:rPr>
          </w:rPrChange>
        </w:rPr>
      </w:pPr>
      <w:r w:rsidRPr="004338A9">
        <w:rPr>
          <w:rFonts w:asciiTheme="majorHAnsi" w:hAnsiTheme="majorHAnsi" w:cs="Arial"/>
          <w:sz w:val="20"/>
          <w:szCs w:val="20"/>
          <w:rPrChange w:id="3466" w:author="dbecker" w:date="2016-01-07T14:58:00Z">
            <w:rPr>
              <w:rFonts w:ascii="Arial" w:hAnsi="Arial" w:cs="Arial"/>
              <w:sz w:val="20"/>
              <w:szCs w:val="20"/>
            </w:rPr>
          </w:rPrChange>
        </w:rPr>
        <w:t>Assist Chair of Board of Selectmen (or designee) in notifying remaining members of police service to report to EOC.</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67" w:author="dbecker" w:date="2016-01-07T14:58:00Z">
            <w:rPr>
              <w:rFonts w:ascii="Arial" w:hAnsi="Arial" w:cs="Arial"/>
              <w:b/>
              <w:sz w:val="20"/>
              <w:szCs w:val="20"/>
            </w:rPr>
          </w:rPrChange>
        </w:rPr>
      </w:pPr>
      <w:r w:rsidRPr="004338A9">
        <w:rPr>
          <w:rFonts w:asciiTheme="majorHAnsi" w:hAnsiTheme="majorHAnsi" w:cs="Arial"/>
          <w:sz w:val="20"/>
          <w:szCs w:val="20"/>
          <w:rPrChange w:id="3468" w:author="dbecker" w:date="2016-01-07T14:58:00Z">
            <w:rPr>
              <w:rFonts w:ascii="Arial" w:hAnsi="Arial" w:cs="Arial"/>
              <w:sz w:val="20"/>
              <w:szCs w:val="20"/>
            </w:rPr>
          </w:rPrChange>
        </w:rPr>
        <w:t xml:space="preserve">Review list of traffic and access control points needing local personnel. </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69" w:author="dbecker" w:date="2016-01-07T14:58:00Z">
            <w:rPr>
              <w:rFonts w:ascii="Arial" w:hAnsi="Arial" w:cs="Arial"/>
              <w:b/>
              <w:sz w:val="20"/>
              <w:szCs w:val="20"/>
            </w:rPr>
          </w:rPrChange>
        </w:rPr>
      </w:pPr>
      <w:r w:rsidRPr="004338A9">
        <w:rPr>
          <w:rFonts w:asciiTheme="majorHAnsi" w:hAnsiTheme="majorHAnsi" w:cs="Arial"/>
          <w:sz w:val="20"/>
          <w:szCs w:val="20"/>
          <w:rPrChange w:id="3470" w:author="dbecker" w:date="2016-01-07T14:58:00Z">
            <w:rPr>
              <w:rFonts w:ascii="Arial" w:hAnsi="Arial" w:cs="Arial"/>
              <w:sz w:val="20"/>
              <w:szCs w:val="20"/>
            </w:rPr>
          </w:rPrChange>
        </w:rPr>
        <w:t>Work with EMD and Fire Chief in assigning necessary personnel to traffic control and public notification tasks and ensure 24-hour capabilities.</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71" w:author="dbecker" w:date="2016-01-07T14:58:00Z">
            <w:rPr>
              <w:rFonts w:ascii="Arial" w:hAnsi="Arial" w:cs="Arial"/>
              <w:b/>
              <w:sz w:val="20"/>
              <w:szCs w:val="20"/>
            </w:rPr>
          </w:rPrChange>
        </w:rPr>
      </w:pPr>
      <w:r w:rsidRPr="004338A9">
        <w:rPr>
          <w:rFonts w:asciiTheme="majorHAnsi" w:hAnsiTheme="majorHAnsi" w:cs="Arial"/>
          <w:sz w:val="20"/>
          <w:szCs w:val="20"/>
          <w:rPrChange w:id="3472" w:author="dbecker" w:date="2016-01-07T14:58:00Z">
            <w:rPr>
              <w:rFonts w:ascii="Arial" w:hAnsi="Arial" w:cs="Arial"/>
              <w:sz w:val="20"/>
              <w:szCs w:val="20"/>
            </w:rPr>
          </w:rPrChange>
        </w:rPr>
        <w:t>If evacuation is recommended, send workers to traffic and access control points, if advisable.  (</w:t>
      </w:r>
      <w:proofErr w:type="gramStart"/>
      <w:r w:rsidRPr="004338A9">
        <w:rPr>
          <w:rFonts w:asciiTheme="majorHAnsi" w:hAnsiTheme="majorHAnsi" w:cs="Arial"/>
          <w:sz w:val="20"/>
          <w:szCs w:val="20"/>
          <w:rPrChange w:id="3473" w:author="dbecker" w:date="2016-01-07T14:58:00Z">
            <w:rPr>
              <w:rFonts w:ascii="Arial" w:hAnsi="Arial" w:cs="Arial"/>
              <w:sz w:val="20"/>
              <w:szCs w:val="20"/>
            </w:rPr>
          </w:rPrChange>
        </w:rPr>
        <w:t>if</w:t>
      </w:r>
      <w:proofErr w:type="gramEnd"/>
      <w:r w:rsidRPr="004338A9">
        <w:rPr>
          <w:rFonts w:asciiTheme="majorHAnsi" w:hAnsiTheme="majorHAnsi" w:cs="Arial"/>
          <w:sz w:val="20"/>
          <w:szCs w:val="20"/>
          <w:rPrChange w:id="3474" w:author="dbecker" w:date="2016-01-07T14:58:00Z">
            <w:rPr>
              <w:rFonts w:ascii="Arial" w:hAnsi="Arial" w:cs="Arial"/>
              <w:sz w:val="20"/>
              <w:szCs w:val="20"/>
            </w:rPr>
          </w:rPrChange>
        </w:rPr>
        <w:t xml:space="preserve"> the state implements access control to the EPZ, a State Police Trooper will be at this location for access control).  </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75" w:author="dbecker" w:date="2016-01-07T14:58:00Z">
            <w:rPr>
              <w:rFonts w:ascii="Arial" w:hAnsi="Arial" w:cs="Arial"/>
              <w:b/>
              <w:sz w:val="20"/>
              <w:szCs w:val="20"/>
            </w:rPr>
          </w:rPrChange>
        </w:rPr>
      </w:pPr>
      <w:r w:rsidRPr="004338A9">
        <w:rPr>
          <w:rFonts w:asciiTheme="majorHAnsi" w:hAnsiTheme="majorHAnsi" w:cs="Arial"/>
          <w:sz w:val="20"/>
          <w:szCs w:val="20"/>
          <w:rPrChange w:id="3476" w:author="dbecker" w:date="2016-01-07T14:58:00Z">
            <w:rPr>
              <w:rFonts w:ascii="Arial" w:hAnsi="Arial" w:cs="Arial"/>
              <w:sz w:val="20"/>
              <w:szCs w:val="20"/>
            </w:rPr>
          </w:rPrChange>
        </w:rPr>
        <w:t>Be prepared to establish security patrols for providing security during evacuation.  Ensure EMD coordinates this with HSEM Local Liaison.</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77" w:author="dbecker" w:date="2016-01-07T14:58:00Z">
            <w:rPr>
              <w:rFonts w:ascii="Arial" w:hAnsi="Arial" w:cs="Arial"/>
              <w:b/>
              <w:sz w:val="20"/>
              <w:szCs w:val="20"/>
            </w:rPr>
          </w:rPrChange>
        </w:rPr>
      </w:pPr>
      <w:r w:rsidRPr="004338A9">
        <w:rPr>
          <w:rFonts w:asciiTheme="majorHAnsi" w:hAnsiTheme="majorHAnsi" w:cs="Arial"/>
          <w:sz w:val="20"/>
          <w:szCs w:val="20"/>
          <w:rPrChange w:id="3478" w:author="dbecker" w:date="2016-01-07T14:58:00Z">
            <w:rPr>
              <w:rFonts w:ascii="Arial" w:hAnsi="Arial" w:cs="Arial"/>
              <w:sz w:val="20"/>
              <w:szCs w:val="20"/>
            </w:rPr>
          </w:rPrChange>
        </w:rPr>
        <w:t xml:space="preserve">Keep EMD informed of police service assignments and problems.  </w:t>
      </w:r>
    </w:p>
    <w:p w:rsidR="008B4932" w:rsidRPr="004338A9" w:rsidRDefault="008B4932" w:rsidP="009257F9">
      <w:pPr>
        <w:numPr>
          <w:ilvl w:val="0"/>
          <w:numId w:val="57"/>
        </w:numPr>
        <w:tabs>
          <w:tab w:val="clear" w:pos="1080"/>
          <w:tab w:val="num" w:pos="1440"/>
        </w:tabs>
        <w:ind w:left="1440"/>
        <w:jc w:val="both"/>
        <w:rPr>
          <w:rFonts w:asciiTheme="majorHAnsi" w:hAnsiTheme="majorHAnsi" w:cs="Arial"/>
          <w:b/>
          <w:sz w:val="20"/>
          <w:szCs w:val="20"/>
          <w:rPrChange w:id="3479" w:author="dbecker" w:date="2016-01-07T14:58:00Z">
            <w:rPr>
              <w:rFonts w:ascii="Arial" w:hAnsi="Arial" w:cs="Arial"/>
              <w:b/>
              <w:sz w:val="20"/>
              <w:szCs w:val="20"/>
            </w:rPr>
          </w:rPrChange>
        </w:rPr>
      </w:pPr>
      <w:r w:rsidRPr="004338A9">
        <w:rPr>
          <w:rFonts w:asciiTheme="majorHAnsi" w:hAnsiTheme="majorHAnsi" w:cs="Arial"/>
          <w:sz w:val="20"/>
          <w:szCs w:val="20"/>
          <w:rPrChange w:id="3480" w:author="dbecker" w:date="2016-01-07T14:58:00Z">
            <w:rPr>
              <w:rFonts w:ascii="Arial" w:hAnsi="Arial" w:cs="Arial"/>
              <w:sz w:val="20"/>
              <w:szCs w:val="20"/>
            </w:rPr>
          </w:rPrChange>
        </w:rPr>
        <w:t xml:space="preserve">If leaving EOC, ensure duties are assumed by another and inform EMD of </w:t>
      </w:r>
      <w:r w:rsidR="00CE54E3" w:rsidRPr="004338A9">
        <w:rPr>
          <w:rFonts w:asciiTheme="majorHAnsi" w:hAnsiTheme="majorHAnsi" w:cs="Arial"/>
          <w:sz w:val="20"/>
          <w:szCs w:val="20"/>
          <w:rPrChange w:id="3481" w:author="dbecker" w:date="2016-01-07T14:58:00Z">
            <w:rPr>
              <w:rFonts w:ascii="Arial" w:hAnsi="Arial" w:cs="Arial"/>
              <w:sz w:val="20"/>
              <w:szCs w:val="20"/>
            </w:rPr>
          </w:rPrChange>
        </w:rPr>
        <w:t>change of personnel.</w:t>
      </w:r>
    </w:p>
    <w:p w:rsidR="0019525E" w:rsidRPr="004338A9" w:rsidRDefault="0019525E" w:rsidP="009257F9">
      <w:pPr>
        <w:numPr>
          <w:ilvl w:val="0"/>
          <w:numId w:val="57"/>
        </w:numPr>
        <w:tabs>
          <w:tab w:val="clear" w:pos="1080"/>
          <w:tab w:val="num" w:pos="1440"/>
        </w:tabs>
        <w:ind w:left="1440"/>
        <w:jc w:val="both"/>
        <w:rPr>
          <w:rFonts w:asciiTheme="majorHAnsi" w:hAnsiTheme="majorHAnsi" w:cs="Arial"/>
          <w:b/>
          <w:sz w:val="20"/>
          <w:szCs w:val="20"/>
          <w:rPrChange w:id="3482" w:author="dbecker" w:date="2016-01-07T14:58:00Z">
            <w:rPr>
              <w:rFonts w:ascii="Arial" w:hAnsi="Arial" w:cs="Arial"/>
              <w:b/>
              <w:sz w:val="20"/>
              <w:szCs w:val="20"/>
            </w:rPr>
          </w:rPrChange>
        </w:rPr>
      </w:pPr>
      <w:r w:rsidRPr="004338A9">
        <w:rPr>
          <w:rFonts w:asciiTheme="majorHAnsi" w:hAnsiTheme="majorHAnsi" w:cs="Arial"/>
          <w:sz w:val="20"/>
          <w:szCs w:val="20"/>
          <w:rPrChange w:id="3483" w:author="dbecker" w:date="2016-01-07T14:58:00Z">
            <w:rPr>
              <w:rFonts w:ascii="Arial" w:hAnsi="Arial" w:cs="Arial"/>
              <w:sz w:val="20"/>
              <w:szCs w:val="20"/>
            </w:rPr>
          </w:rPrChange>
        </w:rPr>
        <w:t>If evacuation is required, ensure plan and personnel are identified, trained and able to perform security within evacuated areas, as necessary.</w:t>
      </w:r>
    </w:p>
    <w:p w:rsidR="0019525E" w:rsidRPr="004338A9" w:rsidRDefault="0019525E" w:rsidP="009257F9">
      <w:pPr>
        <w:numPr>
          <w:ilvl w:val="0"/>
          <w:numId w:val="57"/>
        </w:numPr>
        <w:tabs>
          <w:tab w:val="clear" w:pos="1080"/>
          <w:tab w:val="num" w:pos="1440"/>
        </w:tabs>
        <w:ind w:left="1440"/>
        <w:jc w:val="both"/>
        <w:rPr>
          <w:rFonts w:asciiTheme="majorHAnsi" w:hAnsiTheme="majorHAnsi" w:cs="Arial"/>
          <w:b/>
          <w:sz w:val="20"/>
          <w:szCs w:val="20"/>
          <w:rPrChange w:id="3484" w:author="dbecker" w:date="2016-01-07T14:58:00Z">
            <w:rPr>
              <w:rFonts w:ascii="Arial" w:hAnsi="Arial" w:cs="Arial"/>
              <w:b/>
              <w:sz w:val="20"/>
              <w:szCs w:val="20"/>
            </w:rPr>
          </w:rPrChange>
        </w:rPr>
      </w:pPr>
      <w:r w:rsidRPr="004338A9">
        <w:rPr>
          <w:rFonts w:asciiTheme="majorHAnsi" w:hAnsiTheme="majorHAnsi" w:cs="Arial"/>
          <w:sz w:val="20"/>
          <w:szCs w:val="20"/>
          <w:rPrChange w:id="3485" w:author="dbecker" w:date="2016-01-07T14:58:00Z">
            <w:rPr>
              <w:rFonts w:ascii="Arial" w:hAnsi="Arial" w:cs="Arial"/>
              <w:sz w:val="20"/>
              <w:szCs w:val="20"/>
            </w:rPr>
          </w:rPrChange>
        </w:rPr>
        <w:t>Ensure police duties are ready to be assumed from a headquarters outside the EPZ (Host Community).</w:t>
      </w:r>
    </w:p>
    <w:p w:rsidR="007B01D8" w:rsidRPr="004338A9" w:rsidRDefault="007B01D8" w:rsidP="009257F9">
      <w:pPr>
        <w:numPr>
          <w:ilvl w:val="0"/>
          <w:numId w:val="57"/>
        </w:numPr>
        <w:tabs>
          <w:tab w:val="clear" w:pos="1080"/>
          <w:tab w:val="num" w:pos="1440"/>
        </w:tabs>
        <w:ind w:left="1440"/>
        <w:jc w:val="both"/>
        <w:rPr>
          <w:rFonts w:asciiTheme="majorHAnsi" w:hAnsiTheme="majorHAnsi" w:cs="Arial"/>
          <w:b/>
          <w:sz w:val="20"/>
          <w:szCs w:val="20"/>
          <w:rPrChange w:id="3486" w:author="dbecker" w:date="2016-01-07T14:58:00Z">
            <w:rPr>
              <w:rFonts w:ascii="Arial" w:hAnsi="Arial" w:cs="Arial"/>
              <w:b/>
              <w:sz w:val="20"/>
              <w:szCs w:val="20"/>
            </w:rPr>
          </w:rPrChange>
        </w:rPr>
      </w:pPr>
      <w:r w:rsidRPr="004338A9">
        <w:rPr>
          <w:rFonts w:asciiTheme="majorHAnsi" w:hAnsiTheme="majorHAnsi" w:cs="Arial"/>
          <w:sz w:val="20"/>
          <w:szCs w:val="20"/>
          <w:rPrChange w:id="3487" w:author="dbecker" w:date="2016-01-07T14:58:00Z">
            <w:rPr>
              <w:rFonts w:ascii="Arial" w:hAnsi="Arial" w:cs="Arial"/>
              <w:sz w:val="20"/>
              <w:szCs w:val="20"/>
            </w:rPr>
          </w:rPrChange>
        </w:rPr>
        <w:t>Termination of the emergency will be issued by the SEOC.  Direct local police staff to restore emergency equipment to normal readiness state.  Collect all emergency documentation.  Ensure that disaster management software</w:t>
      </w:r>
      <w:r w:rsidR="0019525E" w:rsidRPr="004338A9">
        <w:rPr>
          <w:rFonts w:asciiTheme="majorHAnsi" w:hAnsiTheme="majorHAnsi" w:cs="Arial"/>
          <w:sz w:val="20"/>
          <w:szCs w:val="20"/>
          <w:rPrChange w:id="3488" w:author="dbecker" w:date="2016-01-07T14:58:00Z">
            <w:rPr>
              <w:rFonts w:ascii="Arial" w:hAnsi="Arial" w:cs="Arial"/>
              <w:sz w:val="20"/>
              <w:szCs w:val="20"/>
            </w:rPr>
          </w:rPrChange>
        </w:rPr>
        <w:t xml:space="preserve"> and status logs</w:t>
      </w:r>
      <w:r w:rsidRPr="004338A9">
        <w:rPr>
          <w:rFonts w:asciiTheme="majorHAnsi" w:hAnsiTheme="majorHAnsi" w:cs="Arial"/>
          <w:sz w:val="20"/>
          <w:szCs w:val="20"/>
          <w:rPrChange w:id="3489" w:author="dbecker" w:date="2016-01-07T14:58:00Z">
            <w:rPr>
              <w:rFonts w:ascii="Arial" w:hAnsi="Arial" w:cs="Arial"/>
              <w:sz w:val="20"/>
              <w:szCs w:val="20"/>
            </w:rPr>
          </w:rPrChange>
        </w:rPr>
        <w:t xml:space="preserve"> ha</w:t>
      </w:r>
      <w:r w:rsidR="0019525E" w:rsidRPr="004338A9">
        <w:rPr>
          <w:rFonts w:asciiTheme="majorHAnsi" w:hAnsiTheme="majorHAnsi" w:cs="Arial"/>
          <w:sz w:val="20"/>
          <w:szCs w:val="20"/>
          <w:rPrChange w:id="3490" w:author="dbecker" w:date="2016-01-07T14:58:00Z">
            <w:rPr>
              <w:rFonts w:ascii="Arial" w:hAnsi="Arial" w:cs="Arial"/>
              <w:sz w:val="20"/>
              <w:szCs w:val="20"/>
            </w:rPr>
          </w:rPrChange>
        </w:rPr>
        <w:t>ve</w:t>
      </w:r>
      <w:r w:rsidRPr="004338A9">
        <w:rPr>
          <w:rFonts w:asciiTheme="majorHAnsi" w:hAnsiTheme="majorHAnsi" w:cs="Arial"/>
          <w:sz w:val="20"/>
          <w:szCs w:val="20"/>
          <w:rPrChange w:id="3491" w:author="dbecker" w:date="2016-01-07T14:58:00Z">
            <w:rPr>
              <w:rFonts w:ascii="Arial" w:hAnsi="Arial" w:cs="Arial"/>
              <w:sz w:val="20"/>
              <w:szCs w:val="20"/>
            </w:rPr>
          </w:rPrChange>
        </w:rPr>
        <w:t xml:space="preserve"> been kept current and records are appropriate and updated (if available).</w:t>
      </w:r>
    </w:p>
    <w:p w:rsidR="00003E0F" w:rsidRPr="004338A9" w:rsidRDefault="00003E0F" w:rsidP="00003E0F">
      <w:pPr>
        <w:jc w:val="both"/>
        <w:rPr>
          <w:rFonts w:asciiTheme="majorHAnsi" w:hAnsiTheme="majorHAnsi" w:cs="Arial"/>
          <w:sz w:val="20"/>
          <w:szCs w:val="20"/>
          <w:rPrChange w:id="3492" w:author="dbecker" w:date="2016-01-07T14:58:00Z">
            <w:rPr>
              <w:rFonts w:ascii="Arial" w:hAnsi="Arial" w:cs="Arial"/>
              <w:sz w:val="20"/>
              <w:szCs w:val="20"/>
            </w:rPr>
          </w:rPrChange>
        </w:rPr>
      </w:pPr>
    </w:p>
    <w:p w:rsidR="00003E0F" w:rsidRPr="004338A9" w:rsidRDefault="00003E0F" w:rsidP="00003E0F">
      <w:pPr>
        <w:ind w:left="720"/>
        <w:jc w:val="both"/>
        <w:rPr>
          <w:rFonts w:asciiTheme="majorHAnsi" w:hAnsiTheme="majorHAnsi" w:cs="Arial"/>
          <w:b/>
          <w:sz w:val="20"/>
          <w:szCs w:val="20"/>
          <w:rPrChange w:id="3493" w:author="dbecker" w:date="2016-01-07T14:58:00Z">
            <w:rPr>
              <w:rFonts w:ascii="Arial" w:hAnsi="Arial" w:cs="Arial"/>
              <w:b/>
              <w:sz w:val="20"/>
              <w:szCs w:val="20"/>
            </w:rPr>
          </w:rPrChange>
        </w:rPr>
      </w:pPr>
      <w:r w:rsidRPr="004338A9">
        <w:rPr>
          <w:rFonts w:asciiTheme="majorHAnsi" w:hAnsiTheme="majorHAnsi" w:cs="Arial"/>
          <w:b/>
          <w:sz w:val="20"/>
          <w:szCs w:val="20"/>
          <w:rPrChange w:id="3494" w:author="dbecker" w:date="2016-01-07T14:58:00Z">
            <w:rPr>
              <w:rFonts w:ascii="Arial" w:hAnsi="Arial" w:cs="Arial"/>
              <w:b/>
              <w:sz w:val="20"/>
              <w:szCs w:val="20"/>
            </w:rPr>
          </w:rPrChange>
        </w:rPr>
        <w:t>Sample Message from Dispatch to Local Police Departments:</w:t>
      </w:r>
    </w:p>
    <w:p w:rsidR="00003E0F" w:rsidRPr="004338A9" w:rsidRDefault="00003E0F" w:rsidP="00003E0F">
      <w:pPr>
        <w:ind w:left="720"/>
        <w:jc w:val="both"/>
        <w:rPr>
          <w:rFonts w:asciiTheme="majorHAnsi" w:hAnsiTheme="majorHAnsi" w:cs="Arial"/>
          <w:b/>
          <w:sz w:val="20"/>
          <w:szCs w:val="20"/>
          <w:rPrChange w:id="3495" w:author="dbecker" w:date="2016-01-07T14:58:00Z">
            <w:rPr>
              <w:rFonts w:ascii="Arial" w:hAnsi="Arial" w:cs="Arial"/>
              <w:b/>
              <w:sz w:val="20"/>
              <w:szCs w:val="20"/>
            </w:rPr>
          </w:rPrChange>
        </w:rPr>
      </w:pPr>
    </w:p>
    <w:p w:rsidR="00003E0F" w:rsidRPr="004338A9" w:rsidRDefault="00003E0F" w:rsidP="00003E0F">
      <w:pPr>
        <w:ind w:left="720"/>
        <w:jc w:val="both"/>
        <w:rPr>
          <w:rFonts w:asciiTheme="majorHAnsi" w:hAnsiTheme="majorHAnsi" w:cs="Arial"/>
          <w:sz w:val="20"/>
          <w:szCs w:val="20"/>
          <w:rPrChange w:id="3496" w:author="dbecker" w:date="2016-01-07T14:58:00Z">
            <w:rPr>
              <w:rFonts w:ascii="Arial" w:hAnsi="Arial" w:cs="Arial"/>
              <w:sz w:val="20"/>
              <w:szCs w:val="20"/>
            </w:rPr>
          </w:rPrChange>
        </w:rPr>
      </w:pPr>
      <w:r w:rsidRPr="004338A9">
        <w:rPr>
          <w:rFonts w:asciiTheme="majorHAnsi" w:hAnsiTheme="majorHAnsi" w:cs="Arial"/>
          <w:sz w:val="20"/>
          <w:szCs w:val="20"/>
          <w:rPrChange w:id="3497" w:author="dbecker" w:date="2016-01-07T14:58:00Z">
            <w:rPr>
              <w:rFonts w:ascii="Arial" w:hAnsi="Arial" w:cs="Arial"/>
              <w:sz w:val="20"/>
              <w:szCs w:val="20"/>
            </w:rPr>
          </w:rPrChange>
        </w:rPr>
        <w:t>Alert tones will be sounded and the following message broadcast on the dispatch police frequency:</w:t>
      </w:r>
    </w:p>
    <w:p w:rsidR="008B4932" w:rsidRPr="004338A9" w:rsidRDefault="008B4932" w:rsidP="007B01D8">
      <w:pPr>
        <w:jc w:val="both"/>
        <w:rPr>
          <w:rFonts w:asciiTheme="majorHAnsi" w:hAnsiTheme="majorHAnsi" w:cs="Arial"/>
          <w:b/>
          <w:sz w:val="20"/>
          <w:szCs w:val="20"/>
          <w:rPrChange w:id="3498" w:author="dbecker" w:date="2016-01-07T14:58:00Z">
            <w:rPr>
              <w:rFonts w:ascii="Arial" w:hAnsi="Arial" w:cs="Arial"/>
              <w:b/>
              <w:sz w:val="20"/>
              <w:szCs w:val="20"/>
            </w:rPr>
          </w:rPrChange>
        </w:rPr>
      </w:pPr>
    </w:p>
    <w:p w:rsidR="00003E0F" w:rsidRPr="004338A9" w:rsidRDefault="00003E0F" w:rsidP="00003E0F">
      <w:pPr>
        <w:numPr>
          <w:ilvl w:val="12"/>
          <w:numId w:val="0"/>
        </w:numPr>
        <w:ind w:left="720" w:right="720"/>
        <w:jc w:val="both"/>
        <w:rPr>
          <w:rFonts w:asciiTheme="majorHAnsi" w:hAnsiTheme="majorHAnsi" w:cs="Arial"/>
          <w:sz w:val="20"/>
          <w:szCs w:val="20"/>
          <w:rPrChange w:id="3499" w:author="dbecker" w:date="2016-01-07T14:58:00Z">
            <w:rPr>
              <w:rFonts w:ascii="Arial" w:hAnsi="Arial" w:cs="Arial"/>
              <w:sz w:val="20"/>
              <w:szCs w:val="20"/>
            </w:rPr>
          </w:rPrChange>
        </w:rPr>
      </w:pPr>
      <w:r w:rsidRPr="004338A9">
        <w:rPr>
          <w:rFonts w:asciiTheme="majorHAnsi" w:hAnsiTheme="majorHAnsi" w:cs="Arial"/>
          <w:sz w:val="20"/>
          <w:szCs w:val="20"/>
          <w:rPrChange w:id="3500" w:author="dbecker" w:date="2016-01-07T14:58:00Z">
            <w:rPr>
              <w:rFonts w:ascii="Arial" w:hAnsi="Arial" w:cs="Arial"/>
              <w:sz w:val="20"/>
              <w:szCs w:val="20"/>
            </w:rPr>
          </w:rPrChange>
        </w:rPr>
        <w:t>“ATTENTION ALL UNITS AND STATIONS IN THE VERMONT YANKEE/SEABROOK STATION EMERGENCY PLANNING ZONE – STANDY BY FOR AN EMERGENCY MESSAGE.”</w:t>
      </w:r>
    </w:p>
    <w:p w:rsidR="00003E0F" w:rsidRPr="004338A9" w:rsidRDefault="00003E0F" w:rsidP="00003E0F">
      <w:pPr>
        <w:numPr>
          <w:ilvl w:val="12"/>
          <w:numId w:val="0"/>
        </w:numPr>
        <w:ind w:right="720"/>
        <w:rPr>
          <w:rFonts w:asciiTheme="majorHAnsi" w:hAnsiTheme="majorHAnsi" w:cs="Arial"/>
          <w:sz w:val="20"/>
          <w:szCs w:val="20"/>
          <w:rPrChange w:id="3501" w:author="dbecker" w:date="2016-01-07T14:58:00Z">
            <w:rPr>
              <w:rFonts w:ascii="Arial" w:hAnsi="Arial" w:cs="Arial"/>
              <w:sz w:val="20"/>
              <w:szCs w:val="20"/>
            </w:rPr>
          </w:rPrChange>
        </w:rPr>
      </w:pPr>
    </w:p>
    <w:p w:rsidR="00003E0F" w:rsidRPr="004338A9" w:rsidRDefault="00003E0F" w:rsidP="00003E0F">
      <w:pPr>
        <w:numPr>
          <w:ilvl w:val="12"/>
          <w:numId w:val="0"/>
        </w:numPr>
        <w:ind w:left="720" w:right="720"/>
        <w:jc w:val="both"/>
        <w:rPr>
          <w:rFonts w:asciiTheme="majorHAnsi" w:hAnsiTheme="majorHAnsi" w:cs="Arial"/>
          <w:sz w:val="20"/>
          <w:szCs w:val="20"/>
          <w:rPrChange w:id="3502" w:author="dbecker" w:date="2016-01-07T14:58:00Z">
            <w:rPr>
              <w:rFonts w:ascii="Arial" w:hAnsi="Arial" w:cs="Arial"/>
              <w:sz w:val="20"/>
              <w:szCs w:val="20"/>
            </w:rPr>
          </w:rPrChange>
        </w:rPr>
      </w:pPr>
      <w:r w:rsidRPr="004338A9">
        <w:rPr>
          <w:rFonts w:asciiTheme="majorHAnsi" w:hAnsiTheme="majorHAnsi" w:cs="Arial"/>
          <w:sz w:val="20"/>
          <w:szCs w:val="20"/>
          <w:rPrChange w:id="3503" w:author="dbecker" w:date="2016-01-07T14:58:00Z">
            <w:rPr>
              <w:rFonts w:ascii="Arial" w:hAnsi="Arial" w:cs="Arial"/>
              <w:sz w:val="20"/>
              <w:szCs w:val="20"/>
            </w:rPr>
          </w:rPrChange>
        </w:rPr>
        <w:t>“ATTENTION ALL UNITS AND STATIONS IN THE VERMONT YANKEE/SEABROOK STATION EMERGENCY PLANNING ZONE – VERMONT YANKEE/SEABROOK STATION HAS DECLARED AN (circle one) UNUSUAL EVENT / ALERT / SITE AREA EMERGENCY / GENERAL EMERGENCY. STAND BY TO ACKNOWLEDGE THIS MESSAGE, AND THEN PROCEED ACCORDING TO INDIVIDUAL COMMUNITY PROCEDURES.”</w:t>
      </w:r>
    </w:p>
    <w:p w:rsidR="00003E0F" w:rsidRPr="004338A9" w:rsidRDefault="00003E0F" w:rsidP="00003E0F">
      <w:pPr>
        <w:numPr>
          <w:ilvl w:val="12"/>
          <w:numId w:val="0"/>
        </w:numPr>
        <w:ind w:right="720"/>
        <w:rPr>
          <w:rFonts w:asciiTheme="majorHAnsi" w:hAnsiTheme="majorHAnsi" w:cs="Arial"/>
          <w:sz w:val="20"/>
          <w:szCs w:val="20"/>
          <w:rPrChange w:id="3504" w:author="dbecker" w:date="2016-01-07T14:58:00Z">
            <w:rPr>
              <w:rFonts w:ascii="Arial" w:hAnsi="Arial" w:cs="Arial"/>
              <w:sz w:val="20"/>
              <w:szCs w:val="20"/>
            </w:rPr>
          </w:rPrChange>
        </w:rPr>
      </w:pPr>
    </w:p>
    <w:p w:rsidR="00003E0F" w:rsidRPr="004338A9" w:rsidRDefault="00003E0F" w:rsidP="00003E0F">
      <w:pPr>
        <w:numPr>
          <w:ilvl w:val="12"/>
          <w:numId w:val="0"/>
        </w:numPr>
        <w:ind w:left="720" w:right="720"/>
        <w:rPr>
          <w:rFonts w:asciiTheme="majorHAnsi" w:hAnsiTheme="majorHAnsi" w:cs="Arial"/>
          <w:sz w:val="20"/>
          <w:szCs w:val="20"/>
          <w:rPrChange w:id="3505" w:author="dbecker" w:date="2016-01-07T14:58:00Z">
            <w:rPr>
              <w:rFonts w:ascii="Arial" w:hAnsi="Arial" w:cs="Arial"/>
              <w:sz w:val="20"/>
              <w:szCs w:val="20"/>
            </w:rPr>
          </w:rPrChange>
        </w:rPr>
      </w:pPr>
      <w:r w:rsidRPr="004338A9">
        <w:rPr>
          <w:rFonts w:asciiTheme="majorHAnsi" w:hAnsiTheme="majorHAnsi" w:cs="Arial"/>
          <w:sz w:val="20"/>
          <w:szCs w:val="20"/>
          <w:rPrChange w:id="3506" w:author="dbecker" w:date="2016-01-07T14:58:00Z">
            <w:rPr>
              <w:rFonts w:ascii="Arial" w:hAnsi="Arial" w:cs="Arial"/>
              <w:sz w:val="20"/>
              <w:szCs w:val="20"/>
            </w:rPr>
          </w:rPrChange>
        </w:rPr>
        <w:t>“THIS IS NOT A TEST. – I REPEAT, – THIS IS NOT A TEST.”</w:t>
      </w:r>
    </w:p>
    <w:p w:rsidR="00003E0F" w:rsidRPr="004338A9" w:rsidRDefault="00003E0F" w:rsidP="00003E0F">
      <w:pPr>
        <w:ind w:right="720"/>
        <w:rPr>
          <w:rFonts w:asciiTheme="majorHAnsi" w:hAnsiTheme="majorHAnsi" w:cs="Arial"/>
          <w:sz w:val="20"/>
          <w:szCs w:val="20"/>
          <w:rPrChange w:id="3507" w:author="dbecker" w:date="2016-01-07T14:58:00Z">
            <w:rPr>
              <w:rFonts w:ascii="Arial" w:hAnsi="Arial" w:cs="Arial"/>
              <w:sz w:val="20"/>
              <w:szCs w:val="20"/>
            </w:rPr>
          </w:rPrChange>
        </w:rPr>
      </w:pPr>
    </w:p>
    <w:p w:rsidR="00003E0F" w:rsidRPr="004338A9" w:rsidRDefault="00003E0F" w:rsidP="00003E0F">
      <w:pPr>
        <w:numPr>
          <w:ilvl w:val="12"/>
          <w:numId w:val="0"/>
        </w:numPr>
        <w:ind w:left="720" w:right="720"/>
        <w:rPr>
          <w:rFonts w:asciiTheme="majorHAnsi" w:hAnsiTheme="majorHAnsi" w:cs="Arial"/>
          <w:sz w:val="20"/>
          <w:szCs w:val="20"/>
          <w:rPrChange w:id="3508" w:author="dbecker" w:date="2016-01-07T14:58:00Z">
            <w:rPr>
              <w:rFonts w:ascii="Arial" w:hAnsi="Arial" w:cs="Arial"/>
              <w:sz w:val="20"/>
              <w:szCs w:val="20"/>
            </w:rPr>
          </w:rPrChange>
        </w:rPr>
      </w:pPr>
      <w:r w:rsidRPr="004338A9">
        <w:rPr>
          <w:rFonts w:asciiTheme="majorHAnsi" w:hAnsiTheme="majorHAnsi" w:cs="Arial"/>
          <w:sz w:val="20"/>
          <w:szCs w:val="20"/>
          <w:rPrChange w:id="3509" w:author="dbecker" w:date="2016-01-07T14:58:00Z">
            <w:rPr>
              <w:rFonts w:ascii="Arial" w:hAnsi="Arial" w:cs="Arial"/>
              <w:sz w:val="20"/>
              <w:szCs w:val="20"/>
            </w:rPr>
          </w:rPrChange>
        </w:rPr>
        <w:t>“ALL UNITS AND STATIONS – PLEASE ACKNOWLEDGE WITH YOUR COMMUNITY’S NAME AS I CALL YOU.”</w:t>
      </w:r>
    </w:p>
    <w:p w:rsidR="000465DF" w:rsidRPr="004338A9" w:rsidRDefault="00F035F3" w:rsidP="007A1541">
      <w:pPr>
        <w:pStyle w:val="Heading2"/>
        <w:numPr>
          <w:ilvl w:val="0"/>
          <w:numId w:val="70"/>
        </w:numPr>
        <w:rPr>
          <w:rFonts w:asciiTheme="majorHAnsi" w:hAnsiTheme="majorHAnsi"/>
          <w:i w:val="0"/>
          <w:iCs w:val="0"/>
          <w:color w:val="0070C0"/>
          <w:sz w:val="20"/>
          <w:szCs w:val="20"/>
          <w:rPrChange w:id="3510" w:author="dbecker" w:date="2016-01-07T14:58:00Z">
            <w:rPr>
              <w:i w:val="0"/>
              <w:iCs w:val="0"/>
              <w:sz w:val="20"/>
              <w:szCs w:val="20"/>
            </w:rPr>
          </w:rPrChange>
        </w:rPr>
      </w:pPr>
      <w:bookmarkStart w:id="3511" w:name="_Toc431372834"/>
      <w:r w:rsidRPr="004338A9">
        <w:rPr>
          <w:rFonts w:asciiTheme="majorHAnsi" w:hAnsiTheme="majorHAnsi"/>
          <w:i w:val="0"/>
          <w:iCs w:val="0"/>
          <w:color w:val="0070C0"/>
          <w:sz w:val="20"/>
          <w:szCs w:val="20"/>
          <w:rPrChange w:id="3512" w:author="dbecker" w:date="2016-01-07T14:58:00Z">
            <w:rPr>
              <w:i w:val="0"/>
              <w:iCs w:val="0"/>
              <w:sz w:val="20"/>
              <w:szCs w:val="20"/>
            </w:rPr>
          </w:rPrChange>
        </w:rPr>
        <w:t>Fire Chief</w:t>
      </w:r>
      <w:bookmarkEnd w:id="3511"/>
    </w:p>
    <w:p w:rsidR="00F035F3" w:rsidRPr="004338A9" w:rsidRDefault="00F035F3" w:rsidP="00F035F3">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51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14" w:author="dbecker" w:date="2016-01-07T14:58:00Z">
            <w:rPr>
              <w:rFonts w:ascii="Arial" w:hAnsi="Arial" w:cs="Arial"/>
              <w:spacing w:val="-3"/>
              <w:sz w:val="20"/>
              <w:szCs w:val="20"/>
            </w:rPr>
          </w:rPrChange>
        </w:rPr>
        <w:t xml:space="preserve">The Fire Chief is responsible for ensuring 24-hour coverage of a radio on the area dispatch frequency.  The primary means of initial notification of an UNUSUAL EVENT, ALERT, SITE AREA EMERGENCY, or GENERAL EMERGENCY is via mutual aid dispatch radio (police and fire frequencies).  </w:t>
      </w:r>
    </w:p>
    <w:p w:rsidR="00F035F3" w:rsidRPr="004338A9" w:rsidRDefault="00F035F3" w:rsidP="00F035F3">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51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16" w:author="dbecker" w:date="2016-01-07T14:58:00Z">
            <w:rPr>
              <w:rFonts w:ascii="Arial" w:hAnsi="Arial" w:cs="Arial"/>
              <w:spacing w:val="-3"/>
              <w:sz w:val="20"/>
              <w:szCs w:val="20"/>
            </w:rPr>
          </w:rPrChange>
        </w:rPr>
        <w:t>Initial notification will contain one of four Emergency Classification Levels (ECLs):  UNUSUAL EVENT, ALERT, SITE AREA EMERGENCY, or GENERAL EMERGENCY.  Checklists for each ECL represent the minimum actions the Fire Chief or alternate is required to fulfill.  Duties may be delegated as the situation dictates.</w:t>
      </w:r>
    </w:p>
    <w:p w:rsidR="00F035F3" w:rsidRPr="004338A9" w:rsidRDefault="00F035F3" w:rsidP="00F035F3">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517" w:author="dbecker" w:date="2016-01-07T14:58:00Z">
            <w:rPr>
              <w:rFonts w:ascii="Arial" w:hAnsi="Arial" w:cs="Arial"/>
              <w:spacing w:val="-3"/>
              <w:sz w:val="20"/>
              <w:szCs w:val="20"/>
            </w:rPr>
          </w:rPrChange>
        </w:rPr>
      </w:pPr>
    </w:p>
    <w:p w:rsidR="00F035F3" w:rsidRPr="004338A9" w:rsidRDefault="00F035F3" w:rsidP="00F035F3">
      <w:pPr>
        <w:pStyle w:val="BodyText2"/>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pacing w:line="240" w:lineRule="auto"/>
        <w:ind w:left="720" w:hanging="720"/>
        <w:rPr>
          <w:rFonts w:asciiTheme="majorHAnsi" w:hAnsiTheme="majorHAnsi" w:cs="Arial"/>
          <w:sz w:val="20"/>
          <w:szCs w:val="20"/>
          <w:rPrChange w:id="3518" w:author="dbecker" w:date="2016-01-07T14:58:00Z">
            <w:rPr>
              <w:rFonts w:ascii="Arial" w:hAnsi="Arial" w:cs="Arial"/>
              <w:sz w:val="20"/>
              <w:szCs w:val="20"/>
            </w:rPr>
          </w:rPrChange>
        </w:rPr>
      </w:pPr>
      <w:r w:rsidRPr="004338A9">
        <w:rPr>
          <w:rFonts w:asciiTheme="majorHAnsi" w:hAnsiTheme="majorHAnsi" w:cs="Arial"/>
          <w:spacing w:val="-3"/>
          <w:sz w:val="20"/>
          <w:szCs w:val="20"/>
          <w:rPrChange w:id="3519" w:author="dbecker" w:date="2016-01-07T14:58:00Z">
            <w:rPr>
              <w:rFonts w:ascii="Arial" w:hAnsi="Arial" w:cs="Arial"/>
              <w:spacing w:val="-3"/>
              <w:sz w:val="20"/>
              <w:szCs w:val="20"/>
            </w:rPr>
          </w:rPrChange>
        </w:rPr>
        <w:tab/>
        <w:t>The Fire Chief is responsible for notifying the department’s respective firefighters, and ensuring that they are available to the Emergency Management Director if needed.</w:t>
      </w:r>
      <w:r w:rsidRPr="004338A9">
        <w:rPr>
          <w:rFonts w:asciiTheme="majorHAnsi" w:hAnsiTheme="majorHAnsi"/>
          <w:rPrChange w:id="3520" w:author="dbecker" w:date="2016-01-07T14:58:00Z">
            <w:rPr/>
          </w:rPrChange>
        </w:rPr>
        <w:t xml:space="preserve"> </w:t>
      </w:r>
      <w:r w:rsidRPr="004338A9">
        <w:rPr>
          <w:rFonts w:asciiTheme="majorHAnsi" w:hAnsiTheme="majorHAnsi" w:cs="Arial"/>
          <w:sz w:val="20"/>
          <w:szCs w:val="20"/>
          <w:rPrChange w:id="3521" w:author="dbecker" w:date="2016-01-07T14:58:00Z">
            <w:rPr>
              <w:rFonts w:ascii="Arial" w:hAnsi="Arial" w:cs="Arial"/>
              <w:sz w:val="20"/>
              <w:szCs w:val="20"/>
            </w:rPr>
          </w:rPrChange>
        </w:rPr>
        <w:t>In the event that the Fire Chief cannot be contacted, or is otherwise unavailable, his duties and responsibilities shall be taken over by one of the following persons, listed in order of succession:</w:t>
      </w:r>
    </w:p>
    <w:p w:rsidR="00F035F3" w:rsidRPr="004338A9" w:rsidRDefault="00F035F3" w:rsidP="00F035F3">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522" w:author="dbecker" w:date="2016-01-07T14:58:00Z">
            <w:rPr>
              <w:rFonts w:ascii="Arial" w:hAnsi="Arial" w:cs="Arial"/>
              <w:spacing w:val="-3"/>
              <w:sz w:val="20"/>
              <w:szCs w:val="20"/>
            </w:rPr>
          </w:rPrChange>
        </w:rPr>
      </w:pPr>
    </w:p>
    <w:p w:rsidR="00F035F3" w:rsidRPr="004338A9" w:rsidRDefault="00F035F3" w:rsidP="00F035F3">
      <w:pPr>
        <w:tabs>
          <w:tab w:val="left" w:pos="748"/>
          <w:tab w:val="left" w:pos="1404"/>
          <w:tab w:val="left" w:pos="162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1620"/>
        <w:jc w:val="both"/>
        <w:rPr>
          <w:rFonts w:asciiTheme="majorHAnsi" w:hAnsiTheme="majorHAnsi" w:cs="Arial"/>
          <w:spacing w:val="-3"/>
          <w:sz w:val="20"/>
          <w:szCs w:val="20"/>
          <w:rPrChange w:id="352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24" w:author="dbecker" w:date="2016-01-07T14:58:00Z">
            <w:rPr>
              <w:rFonts w:ascii="Arial" w:hAnsi="Arial" w:cs="Arial"/>
              <w:spacing w:val="-3"/>
              <w:sz w:val="20"/>
              <w:szCs w:val="20"/>
            </w:rPr>
          </w:rPrChange>
        </w:rPr>
        <w:tab/>
        <w:t>(1)</w:t>
      </w:r>
      <w:r w:rsidRPr="004338A9">
        <w:rPr>
          <w:rFonts w:asciiTheme="majorHAnsi" w:hAnsiTheme="majorHAnsi" w:cs="Arial"/>
          <w:spacing w:val="-3"/>
          <w:sz w:val="20"/>
          <w:szCs w:val="20"/>
          <w:rPrChange w:id="3525" w:author="dbecker" w:date="2016-01-07T14:58:00Z">
            <w:rPr>
              <w:rFonts w:ascii="Arial" w:hAnsi="Arial" w:cs="Arial"/>
              <w:spacing w:val="-3"/>
              <w:sz w:val="20"/>
              <w:szCs w:val="20"/>
            </w:rPr>
          </w:rPrChange>
        </w:rPr>
        <w:tab/>
        <w:t>Deputy Fire Chief</w:t>
      </w:r>
    </w:p>
    <w:p w:rsidR="00F035F3" w:rsidRPr="004338A9" w:rsidRDefault="00F035F3" w:rsidP="00F035F3">
      <w:pPr>
        <w:tabs>
          <w:tab w:val="left" w:pos="748"/>
          <w:tab w:val="left" w:pos="1404"/>
          <w:tab w:val="left" w:pos="162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1620"/>
        <w:jc w:val="both"/>
        <w:rPr>
          <w:rFonts w:asciiTheme="majorHAnsi" w:hAnsiTheme="majorHAnsi" w:cs="Arial"/>
          <w:spacing w:val="-3"/>
          <w:sz w:val="20"/>
          <w:szCs w:val="20"/>
          <w:rPrChange w:id="352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27" w:author="dbecker" w:date="2016-01-07T14:58:00Z">
            <w:rPr>
              <w:rFonts w:ascii="Arial" w:hAnsi="Arial" w:cs="Arial"/>
              <w:spacing w:val="-3"/>
              <w:sz w:val="20"/>
              <w:szCs w:val="20"/>
            </w:rPr>
          </w:rPrChange>
        </w:rPr>
        <w:tab/>
        <w:t>(2)</w:t>
      </w:r>
      <w:r w:rsidRPr="004338A9">
        <w:rPr>
          <w:rFonts w:asciiTheme="majorHAnsi" w:hAnsiTheme="majorHAnsi" w:cs="Arial"/>
          <w:spacing w:val="-3"/>
          <w:sz w:val="20"/>
          <w:szCs w:val="20"/>
          <w:rPrChange w:id="3528" w:author="dbecker" w:date="2016-01-07T14:58:00Z">
            <w:rPr>
              <w:rFonts w:ascii="Arial" w:hAnsi="Arial" w:cs="Arial"/>
              <w:spacing w:val="-3"/>
              <w:sz w:val="20"/>
              <w:szCs w:val="20"/>
            </w:rPr>
          </w:rPrChange>
        </w:rPr>
        <w:tab/>
        <w:t>Captain of the Fire Department</w:t>
      </w:r>
    </w:p>
    <w:p w:rsidR="00F035F3" w:rsidRPr="004338A9" w:rsidRDefault="00F035F3" w:rsidP="00F035F3">
      <w:pPr>
        <w:tabs>
          <w:tab w:val="left" w:pos="748"/>
          <w:tab w:val="left" w:pos="1404"/>
          <w:tab w:val="left" w:pos="1620"/>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1620"/>
        <w:jc w:val="both"/>
        <w:rPr>
          <w:rFonts w:asciiTheme="majorHAnsi" w:hAnsiTheme="majorHAnsi" w:cs="Arial"/>
          <w:spacing w:val="-3"/>
          <w:sz w:val="20"/>
          <w:szCs w:val="20"/>
          <w:rPrChange w:id="352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30" w:author="dbecker" w:date="2016-01-07T14:58:00Z">
            <w:rPr>
              <w:rFonts w:ascii="Arial" w:hAnsi="Arial" w:cs="Arial"/>
              <w:spacing w:val="-3"/>
              <w:sz w:val="20"/>
              <w:szCs w:val="20"/>
            </w:rPr>
          </w:rPrChange>
        </w:rPr>
        <w:tab/>
        <w:t>(3)</w:t>
      </w:r>
      <w:r w:rsidRPr="004338A9">
        <w:rPr>
          <w:rFonts w:asciiTheme="majorHAnsi" w:hAnsiTheme="majorHAnsi" w:cs="Arial"/>
          <w:spacing w:val="-3"/>
          <w:sz w:val="20"/>
          <w:szCs w:val="20"/>
          <w:rPrChange w:id="3531" w:author="dbecker" w:date="2016-01-07T14:58:00Z">
            <w:rPr>
              <w:rFonts w:ascii="Arial" w:hAnsi="Arial" w:cs="Arial"/>
              <w:spacing w:val="-3"/>
              <w:sz w:val="20"/>
              <w:szCs w:val="20"/>
            </w:rPr>
          </w:rPrChange>
        </w:rPr>
        <w:tab/>
        <w:t>Another member of the Fire Department</w:t>
      </w:r>
    </w:p>
    <w:p w:rsidR="00F5019F" w:rsidRPr="004338A9" w:rsidRDefault="00F5019F" w:rsidP="00F035F3">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532" w:author="dbecker" w:date="2016-01-07T14:58:00Z">
            <w:rPr>
              <w:rFonts w:ascii="Arial" w:hAnsi="Arial" w:cs="Arial"/>
              <w:spacing w:val="-3"/>
              <w:sz w:val="20"/>
              <w:szCs w:val="20"/>
            </w:rPr>
          </w:rPrChange>
        </w:rPr>
      </w:pPr>
    </w:p>
    <w:p w:rsidR="00F035F3" w:rsidRPr="004338A9" w:rsidRDefault="00F035F3" w:rsidP="00F035F3">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u w:val="single"/>
          <w:rPrChange w:id="3533" w:author="dbecker" w:date="2016-01-07T14:58:00Z">
            <w:rPr>
              <w:rFonts w:ascii="Arial" w:hAnsi="Arial" w:cs="Arial"/>
              <w:spacing w:val="-3"/>
              <w:sz w:val="20"/>
              <w:szCs w:val="20"/>
              <w:u w:val="single"/>
            </w:rPr>
          </w:rPrChange>
        </w:rPr>
      </w:pPr>
      <w:r w:rsidRPr="004338A9">
        <w:rPr>
          <w:rFonts w:asciiTheme="majorHAnsi" w:hAnsiTheme="majorHAnsi" w:cs="Arial"/>
          <w:spacing w:val="-3"/>
          <w:sz w:val="20"/>
          <w:szCs w:val="20"/>
          <w:rPrChange w:id="3534" w:author="dbecker" w:date="2016-01-07T14:58:00Z">
            <w:rPr>
              <w:rFonts w:ascii="Arial" w:hAnsi="Arial" w:cs="Arial"/>
              <w:spacing w:val="-3"/>
              <w:sz w:val="20"/>
              <w:szCs w:val="20"/>
            </w:rPr>
          </w:rPrChange>
        </w:rPr>
        <w:tab/>
      </w:r>
      <w:r w:rsidRPr="004338A9">
        <w:rPr>
          <w:rFonts w:asciiTheme="majorHAnsi" w:hAnsiTheme="majorHAnsi" w:cs="Arial"/>
          <w:spacing w:val="-3"/>
          <w:sz w:val="20"/>
          <w:szCs w:val="20"/>
          <w:u w:val="single"/>
          <w:rPrChange w:id="3535" w:author="dbecker" w:date="2016-01-07T14:58:00Z">
            <w:rPr>
              <w:rFonts w:ascii="Arial" w:hAnsi="Arial" w:cs="Arial"/>
              <w:spacing w:val="-3"/>
              <w:sz w:val="20"/>
              <w:szCs w:val="20"/>
              <w:u w:val="single"/>
            </w:rPr>
          </w:rPrChange>
        </w:rPr>
        <w:t>Supporting Documents:</w:t>
      </w:r>
    </w:p>
    <w:p w:rsidR="00F035F3" w:rsidRPr="004338A9" w:rsidRDefault="00F035F3" w:rsidP="003B7B2F">
      <w:pPr>
        <w:numPr>
          <w:ilvl w:val="0"/>
          <w:numId w:val="96"/>
        </w:num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53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37" w:author="dbecker" w:date="2016-01-07T14:58:00Z">
            <w:rPr>
              <w:rFonts w:ascii="Arial" w:hAnsi="Arial" w:cs="Arial"/>
              <w:spacing w:val="-3"/>
              <w:sz w:val="20"/>
              <w:szCs w:val="20"/>
            </w:rPr>
          </w:rPrChange>
        </w:rPr>
        <w:t>Local Emergency Call List</w:t>
      </w:r>
    </w:p>
    <w:p w:rsidR="00891198" w:rsidRPr="004338A9" w:rsidRDefault="00891198" w:rsidP="003B7B2F">
      <w:pPr>
        <w:numPr>
          <w:ilvl w:val="0"/>
          <w:numId w:val="96"/>
        </w:numPr>
        <w:rPr>
          <w:rFonts w:asciiTheme="majorHAnsi" w:hAnsiTheme="majorHAnsi" w:cs="Arial"/>
          <w:iCs/>
          <w:sz w:val="20"/>
          <w:rPrChange w:id="3538" w:author="dbecker" w:date="2016-01-07T14:58:00Z">
            <w:rPr>
              <w:rFonts w:ascii="Arial" w:hAnsi="Arial" w:cs="Arial"/>
              <w:iCs/>
              <w:sz w:val="20"/>
            </w:rPr>
          </w:rPrChange>
        </w:rPr>
      </w:pPr>
      <w:r w:rsidRPr="004338A9">
        <w:rPr>
          <w:rFonts w:asciiTheme="majorHAnsi" w:hAnsiTheme="majorHAnsi" w:cs="Arial"/>
          <w:iCs/>
          <w:sz w:val="20"/>
          <w:rPrChange w:id="3539" w:author="dbecker" w:date="2016-01-07T14:58:00Z">
            <w:rPr>
              <w:rFonts w:ascii="Arial" w:hAnsi="Arial" w:cs="Arial"/>
              <w:iCs/>
              <w:sz w:val="20"/>
            </w:rPr>
          </w:rPrChange>
        </w:rPr>
        <w:t>Form 120A, Chronological Event Log, or use of Disaster Management Software Position Log</w:t>
      </w:r>
    </w:p>
    <w:p w:rsidR="00EF1626" w:rsidRPr="004338A9" w:rsidRDefault="00EF1626" w:rsidP="003B7B2F">
      <w:pPr>
        <w:numPr>
          <w:ilvl w:val="0"/>
          <w:numId w:val="96"/>
        </w:num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54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541" w:author="dbecker" w:date="2016-01-07T14:58:00Z">
            <w:rPr>
              <w:rFonts w:ascii="Arial" w:hAnsi="Arial" w:cs="Arial"/>
              <w:spacing w:val="-3"/>
              <w:sz w:val="20"/>
              <w:szCs w:val="20"/>
            </w:rPr>
          </w:rPrChange>
        </w:rPr>
        <w:t>Siren Activation Procedures (as appropriate)</w:t>
      </w:r>
    </w:p>
    <w:p w:rsidR="00F035F3" w:rsidRPr="004338A9" w:rsidRDefault="00F035F3" w:rsidP="00F035F3">
      <w:pPr>
        <w:ind w:left="360"/>
        <w:rPr>
          <w:rFonts w:asciiTheme="majorHAnsi" w:hAnsiTheme="majorHAnsi"/>
          <w:rPrChange w:id="3542" w:author="dbecker" w:date="2016-01-07T14:58:00Z">
            <w:rPr/>
          </w:rPrChange>
        </w:rPr>
      </w:pPr>
    </w:p>
    <w:p w:rsidR="00F035F3" w:rsidRPr="004338A9" w:rsidRDefault="00F035F3" w:rsidP="00F035F3">
      <w:pPr>
        <w:numPr>
          <w:ilvl w:val="0"/>
          <w:numId w:val="50"/>
        </w:numPr>
        <w:jc w:val="both"/>
        <w:rPr>
          <w:rFonts w:asciiTheme="majorHAnsi" w:hAnsiTheme="majorHAnsi" w:cs="Arial"/>
          <w:b/>
          <w:spacing w:val="-3"/>
          <w:sz w:val="20"/>
          <w:szCs w:val="20"/>
          <w:rPrChange w:id="3543"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544"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F035F3" w:rsidRPr="004338A9" w:rsidRDefault="00F035F3" w:rsidP="00F035F3">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s>
        <w:suppressAutoHyphens/>
        <w:ind w:left="720"/>
        <w:jc w:val="both"/>
        <w:rPr>
          <w:rFonts w:asciiTheme="majorHAnsi" w:hAnsiTheme="majorHAnsi" w:cs="Arial"/>
          <w:spacing w:val="-3"/>
          <w:sz w:val="20"/>
          <w:szCs w:val="20"/>
          <w:rPrChange w:id="3545" w:author="dbecker" w:date="2016-01-07T14:58:00Z">
            <w:rPr>
              <w:rFonts w:ascii="Arial" w:hAnsi="Arial" w:cs="Arial"/>
              <w:spacing w:val="-3"/>
              <w:sz w:val="20"/>
              <w:szCs w:val="20"/>
            </w:rPr>
          </w:rPrChange>
        </w:rPr>
      </w:pPr>
    </w:p>
    <w:p w:rsidR="00F035F3" w:rsidRPr="004338A9" w:rsidRDefault="00F035F3" w:rsidP="00F035F3">
      <w:pPr>
        <w:ind w:firstLine="720"/>
        <w:jc w:val="both"/>
        <w:rPr>
          <w:rFonts w:asciiTheme="majorHAnsi" w:hAnsiTheme="majorHAnsi" w:cs="Arial"/>
          <w:b/>
          <w:sz w:val="20"/>
          <w:szCs w:val="20"/>
          <w:rPrChange w:id="3546" w:author="dbecker" w:date="2016-01-07T14:58:00Z">
            <w:rPr>
              <w:rFonts w:ascii="Arial" w:hAnsi="Arial" w:cs="Arial"/>
              <w:b/>
              <w:sz w:val="20"/>
              <w:szCs w:val="20"/>
            </w:rPr>
          </w:rPrChange>
        </w:rPr>
      </w:pPr>
      <w:r w:rsidRPr="004338A9">
        <w:rPr>
          <w:rFonts w:asciiTheme="majorHAnsi" w:hAnsiTheme="majorHAnsi" w:cs="Arial"/>
          <w:b/>
          <w:sz w:val="20"/>
          <w:szCs w:val="20"/>
          <w:rPrChange w:id="3547" w:author="dbecker" w:date="2016-01-07T14:58:00Z">
            <w:rPr>
              <w:rFonts w:ascii="Arial" w:hAnsi="Arial" w:cs="Arial"/>
              <w:b/>
              <w:sz w:val="20"/>
              <w:szCs w:val="20"/>
            </w:rPr>
          </w:rPrChange>
        </w:rPr>
        <w:t>Unusual Event</w:t>
      </w:r>
    </w:p>
    <w:p w:rsidR="00F035F3" w:rsidRPr="004338A9" w:rsidRDefault="00F035F3" w:rsidP="00F035F3">
      <w:pPr>
        <w:numPr>
          <w:ilvl w:val="1"/>
          <w:numId w:val="50"/>
        </w:numPr>
        <w:jc w:val="both"/>
        <w:rPr>
          <w:rFonts w:asciiTheme="majorHAnsi" w:hAnsiTheme="majorHAnsi" w:cs="Arial"/>
          <w:sz w:val="20"/>
          <w:szCs w:val="20"/>
          <w:rPrChange w:id="3548" w:author="dbecker" w:date="2016-01-07T14:58:00Z">
            <w:rPr>
              <w:rFonts w:ascii="Arial" w:hAnsi="Arial" w:cs="Arial"/>
              <w:sz w:val="20"/>
              <w:szCs w:val="20"/>
            </w:rPr>
          </w:rPrChange>
        </w:rPr>
      </w:pPr>
      <w:r w:rsidRPr="004338A9">
        <w:rPr>
          <w:rFonts w:asciiTheme="majorHAnsi" w:hAnsiTheme="majorHAnsi" w:cs="Arial"/>
          <w:sz w:val="20"/>
          <w:szCs w:val="20"/>
          <w:rPrChange w:id="3549" w:author="dbecker" w:date="2016-01-07T14:58:00Z">
            <w:rPr>
              <w:rFonts w:ascii="Arial" w:hAnsi="Arial" w:cs="Arial"/>
              <w:sz w:val="20"/>
              <w:szCs w:val="20"/>
            </w:rPr>
          </w:rPrChange>
        </w:rPr>
        <w:t>Receive notification of ECL that UE has been declared. Verify with area dispatch.</w:t>
      </w:r>
    </w:p>
    <w:p w:rsidR="00F035F3" w:rsidRPr="004338A9" w:rsidRDefault="00F035F3" w:rsidP="00F035F3">
      <w:pPr>
        <w:numPr>
          <w:ilvl w:val="1"/>
          <w:numId w:val="50"/>
        </w:numPr>
        <w:jc w:val="both"/>
        <w:rPr>
          <w:rFonts w:asciiTheme="majorHAnsi" w:hAnsiTheme="majorHAnsi" w:cs="Arial"/>
          <w:sz w:val="20"/>
          <w:szCs w:val="20"/>
          <w:rPrChange w:id="3550" w:author="dbecker" w:date="2016-01-07T14:58:00Z">
            <w:rPr>
              <w:rFonts w:ascii="Arial" w:hAnsi="Arial" w:cs="Arial"/>
              <w:sz w:val="20"/>
              <w:szCs w:val="20"/>
            </w:rPr>
          </w:rPrChange>
        </w:rPr>
      </w:pPr>
      <w:r w:rsidRPr="004338A9">
        <w:rPr>
          <w:rFonts w:asciiTheme="majorHAnsi" w:hAnsiTheme="majorHAnsi" w:cs="Arial"/>
          <w:sz w:val="20"/>
          <w:szCs w:val="20"/>
          <w:rPrChange w:id="3551" w:author="dbecker" w:date="2016-01-07T14:58:00Z">
            <w:rPr>
              <w:rFonts w:ascii="Arial" w:hAnsi="Arial" w:cs="Arial"/>
              <w:sz w:val="20"/>
              <w:szCs w:val="20"/>
            </w:rPr>
          </w:rPrChange>
        </w:rPr>
        <w:t>Call local officials listed in Local Emergency Call List.  Verify they have received notification or inform them of contents of message.</w:t>
      </w:r>
    </w:p>
    <w:p w:rsidR="00F035F3" w:rsidRPr="004338A9" w:rsidRDefault="00F035F3" w:rsidP="00F035F3">
      <w:pPr>
        <w:numPr>
          <w:ilvl w:val="1"/>
          <w:numId w:val="50"/>
        </w:numPr>
        <w:jc w:val="both"/>
        <w:rPr>
          <w:rFonts w:asciiTheme="majorHAnsi" w:hAnsiTheme="majorHAnsi" w:cs="Arial"/>
          <w:sz w:val="20"/>
          <w:szCs w:val="20"/>
          <w:rPrChange w:id="3552" w:author="dbecker" w:date="2016-01-07T14:58:00Z">
            <w:rPr>
              <w:rFonts w:ascii="Arial" w:hAnsi="Arial" w:cs="Arial"/>
              <w:sz w:val="20"/>
              <w:szCs w:val="20"/>
            </w:rPr>
          </w:rPrChange>
        </w:rPr>
      </w:pPr>
      <w:r w:rsidRPr="004338A9">
        <w:rPr>
          <w:rFonts w:asciiTheme="majorHAnsi" w:hAnsiTheme="majorHAnsi" w:cs="Arial"/>
          <w:sz w:val="20"/>
          <w:szCs w:val="20"/>
          <w:rPrChange w:id="3553" w:author="dbecker" w:date="2016-01-07T14:58:00Z">
            <w:rPr>
              <w:rFonts w:ascii="Arial" w:hAnsi="Arial" w:cs="Arial"/>
              <w:sz w:val="20"/>
              <w:szCs w:val="20"/>
            </w:rPr>
          </w:rPrChange>
        </w:rPr>
        <w:t>Continue to monitor situation until notification that UE has been terminated or incident has been reclassified to high ECL.</w:t>
      </w:r>
      <w:r w:rsidR="00162523" w:rsidRPr="004338A9">
        <w:rPr>
          <w:rFonts w:asciiTheme="majorHAnsi" w:hAnsiTheme="majorHAnsi" w:cs="Arial"/>
          <w:sz w:val="20"/>
          <w:szCs w:val="20"/>
          <w:rPrChange w:id="3554" w:author="dbecker" w:date="2016-01-07T14:58:00Z">
            <w:rPr>
              <w:rFonts w:ascii="Arial" w:hAnsi="Arial" w:cs="Arial"/>
              <w:sz w:val="20"/>
              <w:szCs w:val="20"/>
            </w:rPr>
          </w:rPrChange>
        </w:rPr>
        <w:t xml:space="preserve">  Ensure verification is made.  Once verification has been made, call local officials listed on the Local Emergency Call List and inform them of termination of ECL.</w:t>
      </w:r>
    </w:p>
    <w:p w:rsidR="00F035F3" w:rsidRPr="004338A9" w:rsidRDefault="00F035F3" w:rsidP="00F035F3">
      <w:pPr>
        <w:jc w:val="both"/>
        <w:rPr>
          <w:rFonts w:asciiTheme="majorHAnsi" w:hAnsiTheme="majorHAnsi" w:cs="Arial"/>
          <w:sz w:val="20"/>
          <w:szCs w:val="20"/>
          <w:rPrChange w:id="3555" w:author="dbecker" w:date="2016-01-07T14:58:00Z">
            <w:rPr>
              <w:rFonts w:ascii="Arial" w:hAnsi="Arial" w:cs="Arial"/>
              <w:sz w:val="20"/>
              <w:szCs w:val="20"/>
            </w:rPr>
          </w:rPrChange>
        </w:rPr>
      </w:pPr>
    </w:p>
    <w:p w:rsidR="00F035F3" w:rsidRPr="004338A9" w:rsidRDefault="00F035F3" w:rsidP="00F035F3">
      <w:pPr>
        <w:ind w:left="720"/>
        <w:jc w:val="both"/>
        <w:rPr>
          <w:rFonts w:asciiTheme="majorHAnsi" w:hAnsiTheme="majorHAnsi" w:cs="Arial"/>
          <w:b/>
          <w:sz w:val="20"/>
          <w:szCs w:val="20"/>
          <w:rPrChange w:id="3556" w:author="dbecker" w:date="2016-01-07T14:58:00Z">
            <w:rPr>
              <w:rFonts w:ascii="Arial" w:hAnsi="Arial" w:cs="Arial"/>
              <w:b/>
              <w:sz w:val="20"/>
              <w:szCs w:val="20"/>
            </w:rPr>
          </w:rPrChange>
        </w:rPr>
      </w:pPr>
      <w:r w:rsidRPr="004338A9">
        <w:rPr>
          <w:rFonts w:asciiTheme="majorHAnsi" w:hAnsiTheme="majorHAnsi" w:cs="Arial"/>
          <w:b/>
          <w:sz w:val="20"/>
          <w:szCs w:val="20"/>
          <w:rPrChange w:id="3557" w:author="dbecker" w:date="2016-01-07T14:58:00Z">
            <w:rPr>
              <w:rFonts w:ascii="Arial" w:hAnsi="Arial" w:cs="Arial"/>
              <w:b/>
              <w:sz w:val="20"/>
              <w:szCs w:val="20"/>
            </w:rPr>
          </w:rPrChange>
        </w:rPr>
        <w:t>Alert</w:t>
      </w:r>
    </w:p>
    <w:p w:rsidR="00F035F3" w:rsidRPr="004338A9" w:rsidRDefault="00F035F3" w:rsidP="00F035F3">
      <w:pPr>
        <w:numPr>
          <w:ilvl w:val="0"/>
          <w:numId w:val="54"/>
        </w:numPr>
        <w:jc w:val="both"/>
        <w:rPr>
          <w:rFonts w:asciiTheme="majorHAnsi" w:hAnsiTheme="majorHAnsi" w:cs="Arial"/>
          <w:b/>
          <w:sz w:val="20"/>
          <w:szCs w:val="20"/>
          <w:rPrChange w:id="3558" w:author="dbecker" w:date="2016-01-07T14:58:00Z">
            <w:rPr>
              <w:rFonts w:ascii="Arial" w:hAnsi="Arial" w:cs="Arial"/>
              <w:b/>
              <w:sz w:val="20"/>
              <w:szCs w:val="20"/>
            </w:rPr>
          </w:rPrChange>
        </w:rPr>
      </w:pPr>
      <w:r w:rsidRPr="004338A9">
        <w:rPr>
          <w:rFonts w:asciiTheme="majorHAnsi" w:hAnsiTheme="majorHAnsi" w:cs="Arial"/>
          <w:sz w:val="20"/>
          <w:szCs w:val="20"/>
          <w:rPrChange w:id="3559" w:author="dbecker" w:date="2016-01-07T14:58:00Z">
            <w:rPr>
              <w:rFonts w:ascii="Arial" w:hAnsi="Arial" w:cs="Arial"/>
              <w:sz w:val="20"/>
              <w:szCs w:val="20"/>
            </w:rPr>
          </w:rPrChange>
        </w:rPr>
        <w:t xml:space="preserve">Receive notification of ECL from </w:t>
      </w:r>
      <w:r w:rsidR="00162523" w:rsidRPr="004338A9">
        <w:rPr>
          <w:rFonts w:asciiTheme="majorHAnsi" w:hAnsiTheme="majorHAnsi" w:cs="Arial"/>
          <w:sz w:val="20"/>
          <w:szCs w:val="20"/>
          <w:rPrChange w:id="3560" w:author="dbecker" w:date="2016-01-07T14:58:00Z">
            <w:rPr>
              <w:rFonts w:ascii="Arial" w:hAnsi="Arial" w:cs="Arial"/>
              <w:sz w:val="20"/>
              <w:szCs w:val="20"/>
            </w:rPr>
          </w:rPrChange>
        </w:rPr>
        <w:t>area dispatch</w:t>
      </w:r>
      <w:r w:rsidRPr="004338A9">
        <w:rPr>
          <w:rFonts w:asciiTheme="majorHAnsi" w:hAnsiTheme="majorHAnsi" w:cs="Arial"/>
          <w:sz w:val="20"/>
          <w:szCs w:val="20"/>
          <w:rPrChange w:id="3561" w:author="dbecker" w:date="2016-01-07T14:58:00Z">
            <w:rPr>
              <w:rFonts w:ascii="Arial" w:hAnsi="Arial" w:cs="Arial"/>
              <w:sz w:val="20"/>
              <w:szCs w:val="20"/>
            </w:rPr>
          </w:rPrChange>
        </w:rPr>
        <w:t xml:space="preserve">. </w:t>
      </w:r>
      <w:r w:rsidR="00162523" w:rsidRPr="004338A9">
        <w:rPr>
          <w:rFonts w:asciiTheme="majorHAnsi" w:hAnsiTheme="majorHAnsi" w:cs="Arial"/>
          <w:sz w:val="20"/>
          <w:szCs w:val="20"/>
          <w:rPrChange w:id="3562" w:author="dbecker" w:date="2016-01-07T14:58:00Z">
            <w:rPr>
              <w:rFonts w:ascii="Arial" w:hAnsi="Arial" w:cs="Arial"/>
              <w:sz w:val="20"/>
              <w:szCs w:val="20"/>
            </w:rPr>
          </w:rPrChange>
        </w:rPr>
        <w:t>Verify contents of message and s</w:t>
      </w:r>
      <w:r w:rsidRPr="004338A9">
        <w:rPr>
          <w:rFonts w:asciiTheme="majorHAnsi" w:hAnsiTheme="majorHAnsi" w:cs="Arial"/>
          <w:sz w:val="20"/>
          <w:szCs w:val="20"/>
          <w:rPrChange w:id="3563" w:author="dbecker" w:date="2016-01-07T14:58:00Z">
            <w:rPr>
              <w:rFonts w:ascii="Arial" w:hAnsi="Arial" w:cs="Arial"/>
              <w:sz w:val="20"/>
              <w:szCs w:val="20"/>
            </w:rPr>
          </w:rPrChange>
        </w:rPr>
        <w:t xml:space="preserve">tandby for further instructions.  </w:t>
      </w:r>
      <w:r w:rsidR="00162523" w:rsidRPr="004338A9">
        <w:rPr>
          <w:rFonts w:asciiTheme="majorHAnsi" w:hAnsiTheme="majorHAnsi" w:cs="Arial"/>
          <w:sz w:val="20"/>
          <w:szCs w:val="20"/>
          <w:rPrChange w:id="3564" w:author="dbecker" w:date="2016-01-07T14:58:00Z">
            <w:rPr>
              <w:rFonts w:ascii="Arial" w:hAnsi="Arial" w:cs="Arial"/>
              <w:sz w:val="20"/>
              <w:szCs w:val="20"/>
            </w:rPr>
          </w:rPrChange>
        </w:rPr>
        <w:t>Notify local officials on Local Emergency Call List.</w:t>
      </w:r>
    </w:p>
    <w:p w:rsidR="007F5A7B" w:rsidRPr="004338A9" w:rsidRDefault="007F5A7B" w:rsidP="00F035F3">
      <w:pPr>
        <w:numPr>
          <w:ilvl w:val="0"/>
          <w:numId w:val="54"/>
        </w:numPr>
        <w:jc w:val="both"/>
        <w:rPr>
          <w:rFonts w:asciiTheme="majorHAnsi" w:hAnsiTheme="majorHAnsi" w:cs="Arial"/>
          <w:b/>
          <w:sz w:val="20"/>
          <w:szCs w:val="20"/>
          <w:rPrChange w:id="3565" w:author="dbecker" w:date="2016-01-07T14:58:00Z">
            <w:rPr>
              <w:rFonts w:ascii="Arial" w:hAnsi="Arial" w:cs="Arial"/>
              <w:b/>
              <w:sz w:val="20"/>
              <w:szCs w:val="20"/>
            </w:rPr>
          </w:rPrChange>
        </w:rPr>
      </w:pPr>
      <w:r w:rsidRPr="004338A9">
        <w:rPr>
          <w:rFonts w:asciiTheme="majorHAnsi" w:hAnsiTheme="majorHAnsi" w:cs="Arial"/>
          <w:sz w:val="20"/>
          <w:szCs w:val="20"/>
          <w:rPrChange w:id="3566" w:author="dbecker" w:date="2016-01-07T14:58:00Z">
            <w:rPr>
              <w:rFonts w:ascii="Arial" w:hAnsi="Arial" w:cs="Arial"/>
              <w:sz w:val="20"/>
              <w:szCs w:val="20"/>
            </w:rPr>
          </w:rPrChange>
        </w:rPr>
        <w:t>Establish contact with local or regional dispatch centers.</w:t>
      </w:r>
    </w:p>
    <w:p w:rsidR="007F5A7B" w:rsidRPr="004338A9" w:rsidRDefault="007F5A7B" w:rsidP="00F035F3">
      <w:pPr>
        <w:numPr>
          <w:ilvl w:val="0"/>
          <w:numId w:val="54"/>
        </w:numPr>
        <w:jc w:val="both"/>
        <w:rPr>
          <w:rFonts w:asciiTheme="majorHAnsi" w:hAnsiTheme="majorHAnsi" w:cs="Arial"/>
          <w:b/>
          <w:sz w:val="20"/>
          <w:szCs w:val="20"/>
          <w:rPrChange w:id="3567" w:author="dbecker" w:date="2016-01-07T14:58:00Z">
            <w:rPr>
              <w:rFonts w:ascii="Arial" w:hAnsi="Arial" w:cs="Arial"/>
              <w:b/>
              <w:sz w:val="20"/>
              <w:szCs w:val="20"/>
            </w:rPr>
          </w:rPrChange>
        </w:rPr>
      </w:pPr>
      <w:r w:rsidRPr="004338A9">
        <w:rPr>
          <w:rFonts w:asciiTheme="majorHAnsi" w:hAnsiTheme="majorHAnsi" w:cs="Arial"/>
          <w:sz w:val="20"/>
          <w:szCs w:val="20"/>
          <w:rPrChange w:id="3568" w:author="dbecker" w:date="2016-01-07T14:58:00Z">
            <w:rPr>
              <w:rFonts w:ascii="Arial" w:hAnsi="Arial" w:cs="Arial"/>
              <w:sz w:val="20"/>
              <w:szCs w:val="20"/>
            </w:rPr>
          </w:rPrChange>
        </w:rPr>
        <w:t>Review Fire Dept. roster to establish personnel availability.</w:t>
      </w:r>
    </w:p>
    <w:p w:rsidR="00F035F3" w:rsidRPr="004338A9" w:rsidRDefault="00F035F3" w:rsidP="00F035F3">
      <w:pPr>
        <w:numPr>
          <w:ilvl w:val="0"/>
          <w:numId w:val="54"/>
        </w:numPr>
        <w:jc w:val="both"/>
        <w:rPr>
          <w:rFonts w:asciiTheme="majorHAnsi" w:hAnsiTheme="majorHAnsi" w:cs="Arial"/>
          <w:b/>
          <w:sz w:val="20"/>
          <w:szCs w:val="20"/>
          <w:rPrChange w:id="3569" w:author="dbecker" w:date="2016-01-07T14:58:00Z">
            <w:rPr>
              <w:rFonts w:ascii="Arial" w:hAnsi="Arial" w:cs="Arial"/>
              <w:b/>
              <w:sz w:val="20"/>
              <w:szCs w:val="20"/>
            </w:rPr>
          </w:rPrChange>
        </w:rPr>
      </w:pPr>
      <w:r w:rsidRPr="004338A9">
        <w:rPr>
          <w:rFonts w:asciiTheme="majorHAnsi" w:hAnsiTheme="majorHAnsi" w:cs="Arial"/>
          <w:sz w:val="20"/>
          <w:szCs w:val="20"/>
          <w:rPrChange w:id="3570" w:author="dbecker" w:date="2016-01-07T14:58:00Z">
            <w:rPr>
              <w:rFonts w:ascii="Arial" w:hAnsi="Arial" w:cs="Arial"/>
              <w:sz w:val="20"/>
              <w:szCs w:val="20"/>
            </w:rPr>
          </w:rPrChange>
        </w:rPr>
        <w:t>Review plans and check equipment.</w:t>
      </w:r>
    </w:p>
    <w:p w:rsidR="007F5A7B" w:rsidRPr="004338A9" w:rsidRDefault="007F5A7B" w:rsidP="00F035F3">
      <w:pPr>
        <w:numPr>
          <w:ilvl w:val="0"/>
          <w:numId w:val="54"/>
        </w:numPr>
        <w:jc w:val="both"/>
        <w:rPr>
          <w:rFonts w:asciiTheme="majorHAnsi" w:hAnsiTheme="majorHAnsi" w:cs="Arial"/>
          <w:b/>
          <w:sz w:val="20"/>
          <w:szCs w:val="20"/>
          <w:rPrChange w:id="3571" w:author="dbecker" w:date="2016-01-07T14:58:00Z">
            <w:rPr>
              <w:rFonts w:ascii="Arial" w:hAnsi="Arial" w:cs="Arial"/>
              <w:b/>
              <w:sz w:val="20"/>
              <w:szCs w:val="20"/>
            </w:rPr>
          </w:rPrChange>
        </w:rPr>
      </w:pPr>
      <w:r w:rsidRPr="004338A9">
        <w:rPr>
          <w:rFonts w:asciiTheme="majorHAnsi" w:hAnsiTheme="majorHAnsi" w:cs="Arial"/>
          <w:sz w:val="20"/>
          <w:szCs w:val="20"/>
          <w:rPrChange w:id="3572" w:author="dbecker" w:date="2016-01-07T14:58:00Z">
            <w:rPr>
              <w:rFonts w:ascii="Arial" w:hAnsi="Arial" w:cs="Arial"/>
              <w:sz w:val="20"/>
              <w:szCs w:val="20"/>
            </w:rPr>
          </w:rPrChange>
        </w:rPr>
        <w:t>Make any special notifications and implement any unique procedures that may be required (beach, recreation areas, etc.)</w:t>
      </w:r>
    </w:p>
    <w:p w:rsidR="00F035F3" w:rsidRPr="004338A9" w:rsidRDefault="00F035F3" w:rsidP="00F035F3">
      <w:pPr>
        <w:numPr>
          <w:ilvl w:val="0"/>
          <w:numId w:val="54"/>
        </w:numPr>
        <w:jc w:val="both"/>
        <w:rPr>
          <w:rFonts w:asciiTheme="majorHAnsi" w:hAnsiTheme="majorHAnsi" w:cs="Arial"/>
          <w:b/>
          <w:sz w:val="20"/>
          <w:szCs w:val="20"/>
          <w:rPrChange w:id="3573" w:author="dbecker" w:date="2016-01-07T14:58:00Z">
            <w:rPr>
              <w:rFonts w:ascii="Arial" w:hAnsi="Arial" w:cs="Arial"/>
              <w:b/>
              <w:sz w:val="20"/>
              <w:szCs w:val="20"/>
            </w:rPr>
          </w:rPrChange>
        </w:rPr>
      </w:pPr>
      <w:r w:rsidRPr="004338A9">
        <w:rPr>
          <w:rFonts w:asciiTheme="majorHAnsi" w:hAnsiTheme="majorHAnsi" w:cs="Arial"/>
          <w:sz w:val="20"/>
          <w:szCs w:val="20"/>
          <w:rPrChange w:id="3574" w:author="dbecker" w:date="2016-01-07T14:58:00Z">
            <w:rPr>
              <w:rFonts w:ascii="Arial" w:hAnsi="Arial" w:cs="Arial"/>
              <w:sz w:val="20"/>
              <w:szCs w:val="20"/>
            </w:rPr>
          </w:rPrChange>
        </w:rPr>
        <w:t>Continue to monitor situation until notification that ALERT has been terminated or incident has been reclassified to a higher level.</w:t>
      </w:r>
    </w:p>
    <w:p w:rsidR="00F035F3" w:rsidRPr="004338A9" w:rsidRDefault="00F035F3" w:rsidP="00F035F3">
      <w:pPr>
        <w:jc w:val="both"/>
        <w:rPr>
          <w:rFonts w:asciiTheme="majorHAnsi" w:hAnsiTheme="majorHAnsi" w:cs="Arial"/>
          <w:sz w:val="20"/>
          <w:szCs w:val="20"/>
          <w:rPrChange w:id="3575" w:author="dbecker" w:date="2016-01-07T14:58:00Z">
            <w:rPr>
              <w:rFonts w:ascii="Arial" w:hAnsi="Arial" w:cs="Arial"/>
              <w:sz w:val="20"/>
              <w:szCs w:val="20"/>
            </w:rPr>
          </w:rPrChange>
        </w:rPr>
      </w:pPr>
    </w:p>
    <w:p w:rsidR="00F035F3" w:rsidRPr="004338A9" w:rsidRDefault="00F035F3" w:rsidP="00F035F3">
      <w:pPr>
        <w:ind w:left="720"/>
        <w:jc w:val="both"/>
        <w:rPr>
          <w:rFonts w:asciiTheme="majorHAnsi" w:hAnsiTheme="majorHAnsi" w:cs="Arial"/>
          <w:b/>
          <w:sz w:val="20"/>
          <w:szCs w:val="20"/>
          <w:rPrChange w:id="3576" w:author="dbecker" w:date="2016-01-07T14:58:00Z">
            <w:rPr>
              <w:rFonts w:ascii="Arial" w:hAnsi="Arial" w:cs="Arial"/>
              <w:b/>
              <w:sz w:val="20"/>
              <w:szCs w:val="20"/>
            </w:rPr>
          </w:rPrChange>
        </w:rPr>
      </w:pPr>
      <w:r w:rsidRPr="004338A9">
        <w:rPr>
          <w:rFonts w:asciiTheme="majorHAnsi" w:hAnsiTheme="majorHAnsi" w:cs="Arial"/>
          <w:b/>
          <w:sz w:val="20"/>
          <w:szCs w:val="20"/>
          <w:rPrChange w:id="3577" w:author="dbecker" w:date="2016-01-07T14:58:00Z">
            <w:rPr>
              <w:rFonts w:ascii="Arial" w:hAnsi="Arial" w:cs="Arial"/>
              <w:b/>
              <w:sz w:val="20"/>
              <w:szCs w:val="20"/>
            </w:rPr>
          </w:rPrChange>
        </w:rPr>
        <w:t>Site Area Emergency/General Emergency</w:t>
      </w:r>
    </w:p>
    <w:p w:rsidR="00F035F3"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578" w:author="dbecker" w:date="2016-01-07T14:58:00Z">
            <w:rPr>
              <w:rFonts w:ascii="Arial" w:hAnsi="Arial" w:cs="Arial"/>
              <w:b/>
              <w:sz w:val="20"/>
              <w:szCs w:val="20"/>
            </w:rPr>
          </w:rPrChange>
        </w:rPr>
      </w:pPr>
      <w:r w:rsidRPr="004338A9">
        <w:rPr>
          <w:rFonts w:asciiTheme="majorHAnsi" w:hAnsiTheme="majorHAnsi" w:cs="Arial"/>
          <w:sz w:val="20"/>
          <w:szCs w:val="20"/>
          <w:rPrChange w:id="3579" w:author="dbecker" w:date="2016-01-07T14:58:00Z">
            <w:rPr>
              <w:rFonts w:ascii="Arial" w:hAnsi="Arial" w:cs="Arial"/>
              <w:sz w:val="20"/>
              <w:szCs w:val="20"/>
            </w:rPr>
          </w:rPrChange>
        </w:rPr>
        <w:t xml:space="preserve">Receive notification from </w:t>
      </w:r>
      <w:r w:rsidR="00162523" w:rsidRPr="004338A9">
        <w:rPr>
          <w:rFonts w:asciiTheme="majorHAnsi" w:hAnsiTheme="majorHAnsi" w:cs="Arial"/>
          <w:sz w:val="20"/>
          <w:szCs w:val="20"/>
          <w:rPrChange w:id="3580" w:author="dbecker" w:date="2016-01-07T14:58:00Z">
            <w:rPr>
              <w:rFonts w:ascii="Arial" w:hAnsi="Arial" w:cs="Arial"/>
              <w:sz w:val="20"/>
              <w:szCs w:val="20"/>
            </w:rPr>
          </w:rPrChange>
        </w:rPr>
        <w:t>area dispatch</w:t>
      </w:r>
      <w:r w:rsidRPr="004338A9">
        <w:rPr>
          <w:rFonts w:asciiTheme="majorHAnsi" w:hAnsiTheme="majorHAnsi" w:cs="Arial"/>
          <w:sz w:val="20"/>
          <w:szCs w:val="20"/>
          <w:rPrChange w:id="3581" w:author="dbecker" w:date="2016-01-07T14:58:00Z">
            <w:rPr>
              <w:rFonts w:ascii="Arial" w:hAnsi="Arial" w:cs="Arial"/>
              <w:sz w:val="20"/>
              <w:szCs w:val="20"/>
            </w:rPr>
          </w:rPrChange>
        </w:rPr>
        <w:t xml:space="preserve"> of ECL declaration.  Notification may also be by HSEM, NOAA weather radio or EAS radio system.</w:t>
      </w:r>
      <w:r w:rsidR="00162523" w:rsidRPr="004338A9">
        <w:rPr>
          <w:rFonts w:asciiTheme="majorHAnsi" w:hAnsiTheme="majorHAnsi" w:cs="Arial"/>
          <w:sz w:val="20"/>
          <w:szCs w:val="20"/>
          <w:rPrChange w:id="3582" w:author="dbecker" w:date="2016-01-07T14:58:00Z">
            <w:rPr>
              <w:rFonts w:ascii="Arial" w:hAnsi="Arial" w:cs="Arial"/>
              <w:sz w:val="20"/>
              <w:szCs w:val="20"/>
            </w:rPr>
          </w:rPrChange>
        </w:rPr>
        <w:t xml:space="preserve">  Verify notification.</w:t>
      </w:r>
    </w:p>
    <w:p w:rsidR="00162523" w:rsidRPr="004338A9" w:rsidRDefault="00162523" w:rsidP="009257F9">
      <w:pPr>
        <w:numPr>
          <w:ilvl w:val="0"/>
          <w:numId w:val="57"/>
        </w:numPr>
        <w:tabs>
          <w:tab w:val="clear" w:pos="1080"/>
          <w:tab w:val="num" w:pos="1440"/>
        </w:tabs>
        <w:ind w:left="1440"/>
        <w:jc w:val="both"/>
        <w:rPr>
          <w:rFonts w:asciiTheme="majorHAnsi" w:hAnsiTheme="majorHAnsi" w:cs="Arial"/>
          <w:b/>
          <w:sz w:val="20"/>
          <w:szCs w:val="20"/>
          <w:rPrChange w:id="3583" w:author="dbecker" w:date="2016-01-07T14:58:00Z">
            <w:rPr>
              <w:rFonts w:ascii="Arial" w:hAnsi="Arial" w:cs="Arial"/>
              <w:b/>
              <w:sz w:val="20"/>
              <w:szCs w:val="20"/>
            </w:rPr>
          </w:rPrChange>
        </w:rPr>
      </w:pPr>
      <w:r w:rsidRPr="004338A9">
        <w:rPr>
          <w:rFonts w:asciiTheme="majorHAnsi" w:hAnsiTheme="majorHAnsi" w:cs="Arial"/>
          <w:sz w:val="20"/>
          <w:szCs w:val="20"/>
          <w:rPrChange w:id="3584" w:author="dbecker" w:date="2016-01-07T14:58:00Z">
            <w:rPr>
              <w:rFonts w:ascii="Arial" w:hAnsi="Arial" w:cs="Arial"/>
              <w:sz w:val="20"/>
              <w:szCs w:val="20"/>
            </w:rPr>
          </w:rPrChange>
        </w:rPr>
        <w:t>After verification made, contact local officials on Local Emergency Call List.</w:t>
      </w:r>
      <w:r w:rsidR="00CE351B" w:rsidRPr="004338A9">
        <w:rPr>
          <w:rFonts w:asciiTheme="majorHAnsi" w:hAnsiTheme="majorHAnsi" w:cs="Arial"/>
          <w:sz w:val="20"/>
          <w:szCs w:val="20"/>
          <w:rPrChange w:id="3585" w:author="dbecker" w:date="2016-01-07T14:58:00Z">
            <w:rPr>
              <w:rFonts w:ascii="Arial" w:hAnsi="Arial" w:cs="Arial"/>
              <w:sz w:val="20"/>
              <w:szCs w:val="20"/>
            </w:rPr>
          </w:rPrChange>
        </w:rPr>
        <w:t xml:space="preserve"> Based upon guidance from EMD, have them report to EOC.  Assign another member of Fire Dept. to continue to attempt contact, if needed.</w:t>
      </w:r>
    </w:p>
    <w:p w:rsidR="00162523" w:rsidRPr="004338A9" w:rsidRDefault="00162523" w:rsidP="009257F9">
      <w:pPr>
        <w:numPr>
          <w:ilvl w:val="0"/>
          <w:numId w:val="57"/>
        </w:numPr>
        <w:tabs>
          <w:tab w:val="clear" w:pos="1080"/>
          <w:tab w:val="num" w:pos="1440"/>
        </w:tabs>
        <w:ind w:left="1440"/>
        <w:jc w:val="both"/>
        <w:rPr>
          <w:rFonts w:asciiTheme="majorHAnsi" w:hAnsiTheme="majorHAnsi" w:cs="Arial"/>
          <w:b/>
          <w:sz w:val="20"/>
          <w:szCs w:val="20"/>
          <w:rPrChange w:id="3586" w:author="dbecker" w:date="2016-01-07T14:58:00Z">
            <w:rPr>
              <w:rFonts w:ascii="Arial" w:hAnsi="Arial" w:cs="Arial"/>
              <w:b/>
              <w:sz w:val="20"/>
              <w:szCs w:val="20"/>
            </w:rPr>
          </w:rPrChange>
        </w:rPr>
      </w:pPr>
      <w:r w:rsidRPr="004338A9">
        <w:rPr>
          <w:rFonts w:asciiTheme="majorHAnsi" w:hAnsiTheme="majorHAnsi" w:cs="Arial"/>
          <w:sz w:val="20"/>
          <w:szCs w:val="20"/>
          <w:rPrChange w:id="3587" w:author="dbecker" w:date="2016-01-07T14:58:00Z">
            <w:rPr>
              <w:rFonts w:ascii="Arial" w:hAnsi="Arial" w:cs="Arial"/>
              <w:sz w:val="20"/>
              <w:szCs w:val="20"/>
            </w:rPr>
          </w:rPrChange>
        </w:rPr>
        <w:t>Review plans and check</w:t>
      </w:r>
      <w:r w:rsidR="00CE351B" w:rsidRPr="004338A9">
        <w:rPr>
          <w:rFonts w:asciiTheme="majorHAnsi" w:hAnsiTheme="majorHAnsi" w:cs="Arial"/>
          <w:sz w:val="20"/>
          <w:szCs w:val="20"/>
          <w:rPrChange w:id="3588" w:author="dbecker" w:date="2016-01-07T14:58:00Z">
            <w:rPr>
              <w:rFonts w:ascii="Arial" w:hAnsi="Arial" w:cs="Arial"/>
              <w:sz w:val="20"/>
              <w:szCs w:val="20"/>
            </w:rPr>
          </w:rPrChange>
        </w:rPr>
        <w:t>/inventory</w:t>
      </w:r>
      <w:r w:rsidRPr="004338A9">
        <w:rPr>
          <w:rFonts w:asciiTheme="majorHAnsi" w:hAnsiTheme="majorHAnsi" w:cs="Arial"/>
          <w:sz w:val="20"/>
          <w:szCs w:val="20"/>
          <w:rPrChange w:id="3589" w:author="dbecker" w:date="2016-01-07T14:58:00Z">
            <w:rPr>
              <w:rFonts w:ascii="Arial" w:hAnsi="Arial" w:cs="Arial"/>
              <w:sz w:val="20"/>
              <w:szCs w:val="20"/>
            </w:rPr>
          </w:rPrChange>
        </w:rPr>
        <w:t xml:space="preserve"> equipment</w:t>
      </w:r>
      <w:r w:rsidR="00CE351B" w:rsidRPr="004338A9">
        <w:rPr>
          <w:rFonts w:asciiTheme="majorHAnsi" w:hAnsiTheme="majorHAnsi" w:cs="Arial"/>
          <w:sz w:val="20"/>
          <w:szCs w:val="20"/>
          <w:rPrChange w:id="3590" w:author="dbecker" w:date="2016-01-07T14:58:00Z">
            <w:rPr>
              <w:rFonts w:ascii="Arial" w:hAnsi="Arial" w:cs="Arial"/>
              <w:sz w:val="20"/>
              <w:szCs w:val="20"/>
            </w:rPr>
          </w:rPrChange>
        </w:rPr>
        <w:t xml:space="preserve"> and personnel</w:t>
      </w:r>
      <w:r w:rsidRPr="004338A9">
        <w:rPr>
          <w:rFonts w:asciiTheme="majorHAnsi" w:hAnsiTheme="majorHAnsi" w:cs="Arial"/>
          <w:sz w:val="20"/>
          <w:szCs w:val="20"/>
          <w:rPrChange w:id="3591" w:author="dbecker" w:date="2016-01-07T14:58:00Z">
            <w:rPr>
              <w:rFonts w:ascii="Arial" w:hAnsi="Arial" w:cs="Arial"/>
              <w:sz w:val="20"/>
              <w:szCs w:val="20"/>
            </w:rPr>
          </w:rPrChange>
        </w:rPr>
        <w:t>.</w:t>
      </w:r>
    </w:p>
    <w:p w:rsidR="00F035F3"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592" w:author="dbecker" w:date="2016-01-07T14:58:00Z">
            <w:rPr>
              <w:rFonts w:ascii="Arial" w:hAnsi="Arial" w:cs="Arial"/>
              <w:b/>
              <w:sz w:val="20"/>
              <w:szCs w:val="20"/>
            </w:rPr>
          </w:rPrChange>
        </w:rPr>
      </w:pPr>
      <w:r w:rsidRPr="004338A9">
        <w:rPr>
          <w:rFonts w:asciiTheme="majorHAnsi" w:hAnsiTheme="majorHAnsi" w:cs="Arial"/>
          <w:sz w:val="20"/>
          <w:szCs w:val="20"/>
          <w:rPrChange w:id="3593" w:author="dbecker" w:date="2016-01-07T14:58:00Z">
            <w:rPr>
              <w:rFonts w:ascii="Arial" w:hAnsi="Arial" w:cs="Arial"/>
              <w:sz w:val="20"/>
              <w:szCs w:val="20"/>
            </w:rPr>
          </w:rPrChange>
        </w:rPr>
        <w:t xml:space="preserve">Report to EOC and institute position log.  Assume duties and responsibilities of </w:t>
      </w:r>
      <w:r w:rsidR="00E12346" w:rsidRPr="004338A9">
        <w:rPr>
          <w:rFonts w:asciiTheme="majorHAnsi" w:hAnsiTheme="majorHAnsi" w:cs="Arial"/>
          <w:sz w:val="20"/>
          <w:szCs w:val="20"/>
          <w:rPrChange w:id="3594" w:author="dbecker" w:date="2016-01-07T14:58:00Z">
            <w:rPr>
              <w:rFonts w:ascii="Arial" w:hAnsi="Arial" w:cs="Arial"/>
              <w:sz w:val="20"/>
              <w:szCs w:val="20"/>
            </w:rPr>
          </w:rPrChange>
        </w:rPr>
        <w:t>Police Chief or Road Agent</w:t>
      </w:r>
      <w:r w:rsidRPr="004338A9">
        <w:rPr>
          <w:rFonts w:asciiTheme="majorHAnsi" w:hAnsiTheme="majorHAnsi" w:cs="Arial"/>
          <w:sz w:val="20"/>
          <w:szCs w:val="20"/>
          <w:rPrChange w:id="3595" w:author="dbecker" w:date="2016-01-07T14:58:00Z">
            <w:rPr>
              <w:rFonts w:ascii="Arial" w:hAnsi="Arial" w:cs="Arial"/>
              <w:sz w:val="20"/>
              <w:szCs w:val="20"/>
            </w:rPr>
          </w:rPrChange>
        </w:rPr>
        <w:t xml:space="preserve"> if neither </w:t>
      </w:r>
      <w:r w:rsidR="00E12346" w:rsidRPr="004338A9">
        <w:rPr>
          <w:rFonts w:asciiTheme="majorHAnsi" w:hAnsiTheme="majorHAnsi" w:cs="Arial"/>
          <w:sz w:val="20"/>
          <w:szCs w:val="20"/>
          <w:rPrChange w:id="3596" w:author="dbecker" w:date="2016-01-07T14:58:00Z">
            <w:rPr>
              <w:rFonts w:ascii="Arial" w:hAnsi="Arial" w:cs="Arial"/>
              <w:sz w:val="20"/>
              <w:szCs w:val="20"/>
            </w:rPr>
          </w:rPrChange>
        </w:rPr>
        <w:t>i</w:t>
      </w:r>
      <w:r w:rsidRPr="004338A9">
        <w:rPr>
          <w:rFonts w:asciiTheme="majorHAnsi" w:hAnsiTheme="majorHAnsi" w:cs="Arial"/>
          <w:sz w:val="20"/>
          <w:szCs w:val="20"/>
          <w:rPrChange w:id="3597" w:author="dbecker" w:date="2016-01-07T14:58:00Z">
            <w:rPr>
              <w:rFonts w:ascii="Arial" w:hAnsi="Arial" w:cs="Arial"/>
              <w:sz w:val="20"/>
              <w:szCs w:val="20"/>
            </w:rPr>
          </w:rPrChange>
        </w:rPr>
        <w:t>s present.</w:t>
      </w:r>
    </w:p>
    <w:p w:rsidR="00F035F3"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598" w:author="dbecker" w:date="2016-01-07T14:58:00Z">
            <w:rPr>
              <w:rFonts w:ascii="Arial" w:hAnsi="Arial" w:cs="Arial"/>
              <w:b/>
              <w:sz w:val="20"/>
              <w:szCs w:val="20"/>
            </w:rPr>
          </w:rPrChange>
        </w:rPr>
      </w:pPr>
      <w:r w:rsidRPr="004338A9">
        <w:rPr>
          <w:rFonts w:asciiTheme="majorHAnsi" w:hAnsiTheme="majorHAnsi" w:cs="Arial"/>
          <w:sz w:val="20"/>
          <w:szCs w:val="20"/>
          <w:rPrChange w:id="3599" w:author="dbecker" w:date="2016-01-07T14:58:00Z">
            <w:rPr>
              <w:rFonts w:ascii="Arial" w:hAnsi="Arial" w:cs="Arial"/>
              <w:sz w:val="20"/>
              <w:szCs w:val="20"/>
            </w:rPr>
          </w:rPrChange>
        </w:rPr>
        <w:t>Advise police personnel to obtain dosimeters, Potassium Iodide (KI), and instructions in their use from town RADEF Officer (or designee).  This should be done prior to dispatching personnel to work locations.</w:t>
      </w:r>
    </w:p>
    <w:p w:rsidR="00CE351B" w:rsidRPr="004338A9" w:rsidRDefault="00CE351B" w:rsidP="009257F9">
      <w:pPr>
        <w:numPr>
          <w:ilvl w:val="0"/>
          <w:numId w:val="57"/>
        </w:numPr>
        <w:tabs>
          <w:tab w:val="clear" w:pos="1080"/>
          <w:tab w:val="num" w:pos="1440"/>
        </w:tabs>
        <w:ind w:left="1440"/>
        <w:jc w:val="both"/>
        <w:rPr>
          <w:rFonts w:asciiTheme="majorHAnsi" w:hAnsiTheme="majorHAnsi" w:cs="Arial"/>
          <w:b/>
          <w:sz w:val="20"/>
          <w:szCs w:val="20"/>
          <w:rPrChange w:id="3600" w:author="dbecker" w:date="2016-01-07T14:58:00Z">
            <w:rPr>
              <w:rFonts w:ascii="Arial" w:hAnsi="Arial" w:cs="Arial"/>
              <w:b/>
              <w:sz w:val="20"/>
              <w:szCs w:val="20"/>
            </w:rPr>
          </w:rPrChange>
        </w:rPr>
      </w:pPr>
      <w:r w:rsidRPr="004338A9">
        <w:rPr>
          <w:rFonts w:asciiTheme="majorHAnsi" w:hAnsiTheme="majorHAnsi" w:cs="Arial"/>
          <w:sz w:val="20"/>
          <w:szCs w:val="20"/>
          <w:rPrChange w:id="3601" w:author="dbecker" w:date="2016-01-07T14:58:00Z">
            <w:rPr>
              <w:rFonts w:ascii="Arial" w:hAnsi="Arial" w:cs="Arial"/>
              <w:sz w:val="20"/>
              <w:szCs w:val="20"/>
            </w:rPr>
          </w:rPrChange>
        </w:rPr>
        <w:t>In the event of inclement weather, estimate number of town personnel that have special equipment which could carry out notification or evacuation assistance, if needed.</w:t>
      </w:r>
    </w:p>
    <w:p w:rsidR="00CE351B"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602" w:author="dbecker" w:date="2016-01-07T14:58:00Z">
            <w:rPr>
              <w:rFonts w:ascii="Arial" w:hAnsi="Arial" w:cs="Arial"/>
              <w:b/>
              <w:sz w:val="20"/>
              <w:szCs w:val="20"/>
            </w:rPr>
          </w:rPrChange>
        </w:rPr>
      </w:pPr>
      <w:r w:rsidRPr="004338A9">
        <w:rPr>
          <w:rFonts w:asciiTheme="majorHAnsi" w:hAnsiTheme="majorHAnsi" w:cs="Arial"/>
          <w:sz w:val="20"/>
          <w:szCs w:val="20"/>
          <w:rPrChange w:id="3603" w:author="dbecker" w:date="2016-01-07T14:58:00Z">
            <w:rPr>
              <w:rFonts w:ascii="Arial" w:hAnsi="Arial" w:cs="Arial"/>
              <w:sz w:val="20"/>
              <w:szCs w:val="20"/>
            </w:rPr>
          </w:rPrChange>
        </w:rPr>
        <w:t xml:space="preserve">Review </w:t>
      </w:r>
      <w:r w:rsidR="00CE351B" w:rsidRPr="004338A9">
        <w:rPr>
          <w:rFonts w:asciiTheme="majorHAnsi" w:hAnsiTheme="majorHAnsi" w:cs="Arial"/>
          <w:sz w:val="20"/>
          <w:szCs w:val="20"/>
          <w:rPrChange w:id="3604" w:author="dbecker" w:date="2016-01-07T14:58:00Z">
            <w:rPr>
              <w:rFonts w:ascii="Arial" w:hAnsi="Arial" w:cs="Arial"/>
              <w:sz w:val="20"/>
              <w:szCs w:val="20"/>
            </w:rPr>
          </w:rPrChange>
        </w:rPr>
        <w:t>situation with EMD, Local Select Chair and Police Chief.  Based upon needs and available equipment and personnel, assist EMD in assigning members of the Fire Department to assist with the following tasks as needed and in ensuring 24-hour operational capability:</w:t>
      </w:r>
    </w:p>
    <w:p w:rsidR="00CE351B" w:rsidRPr="004338A9" w:rsidRDefault="00CE351B" w:rsidP="00CE351B">
      <w:pPr>
        <w:numPr>
          <w:ilvl w:val="0"/>
          <w:numId w:val="58"/>
        </w:numPr>
        <w:jc w:val="both"/>
        <w:rPr>
          <w:rFonts w:asciiTheme="majorHAnsi" w:hAnsiTheme="majorHAnsi" w:cs="Arial"/>
          <w:b/>
          <w:sz w:val="20"/>
          <w:szCs w:val="20"/>
          <w:rPrChange w:id="3605" w:author="dbecker" w:date="2016-01-07T14:58:00Z">
            <w:rPr>
              <w:rFonts w:ascii="Arial" w:hAnsi="Arial" w:cs="Arial"/>
              <w:b/>
              <w:sz w:val="20"/>
              <w:szCs w:val="20"/>
            </w:rPr>
          </w:rPrChange>
        </w:rPr>
      </w:pPr>
      <w:r w:rsidRPr="004338A9">
        <w:rPr>
          <w:rFonts w:asciiTheme="majorHAnsi" w:hAnsiTheme="majorHAnsi" w:cs="Arial"/>
          <w:sz w:val="20"/>
          <w:szCs w:val="20"/>
          <w:rPrChange w:id="3606" w:author="dbecker" w:date="2016-01-07T14:58:00Z">
            <w:rPr>
              <w:rFonts w:ascii="Arial" w:hAnsi="Arial" w:cs="Arial"/>
              <w:sz w:val="20"/>
              <w:szCs w:val="20"/>
            </w:rPr>
          </w:rPrChange>
        </w:rPr>
        <w:t>Response to fire using normal procedures.</w:t>
      </w:r>
    </w:p>
    <w:p w:rsidR="00CE351B" w:rsidRPr="004338A9" w:rsidRDefault="00CE351B" w:rsidP="00CE351B">
      <w:pPr>
        <w:numPr>
          <w:ilvl w:val="0"/>
          <w:numId w:val="58"/>
        </w:numPr>
        <w:jc w:val="both"/>
        <w:rPr>
          <w:rFonts w:asciiTheme="majorHAnsi" w:hAnsiTheme="majorHAnsi" w:cs="Arial"/>
          <w:b/>
          <w:sz w:val="20"/>
          <w:szCs w:val="20"/>
          <w:rPrChange w:id="3607" w:author="dbecker" w:date="2016-01-07T14:58:00Z">
            <w:rPr>
              <w:rFonts w:ascii="Arial" w:hAnsi="Arial" w:cs="Arial"/>
              <w:b/>
              <w:sz w:val="20"/>
              <w:szCs w:val="20"/>
            </w:rPr>
          </w:rPrChange>
        </w:rPr>
      </w:pPr>
      <w:r w:rsidRPr="004338A9">
        <w:rPr>
          <w:rFonts w:asciiTheme="majorHAnsi" w:hAnsiTheme="majorHAnsi" w:cs="Arial"/>
          <w:sz w:val="20"/>
          <w:szCs w:val="20"/>
          <w:rPrChange w:id="3608" w:author="dbecker" w:date="2016-01-07T14:58:00Z">
            <w:rPr>
              <w:rFonts w:ascii="Arial" w:hAnsi="Arial" w:cs="Arial"/>
              <w:sz w:val="20"/>
              <w:szCs w:val="20"/>
            </w:rPr>
          </w:rPrChange>
        </w:rPr>
        <w:t>Providing public notification.</w:t>
      </w:r>
    </w:p>
    <w:p w:rsidR="00CE351B" w:rsidRPr="004338A9" w:rsidRDefault="00CE351B" w:rsidP="00CE351B">
      <w:pPr>
        <w:numPr>
          <w:ilvl w:val="0"/>
          <w:numId w:val="58"/>
        </w:numPr>
        <w:jc w:val="both"/>
        <w:rPr>
          <w:rFonts w:asciiTheme="majorHAnsi" w:hAnsiTheme="majorHAnsi" w:cs="Arial"/>
          <w:b/>
          <w:sz w:val="20"/>
          <w:szCs w:val="20"/>
          <w:rPrChange w:id="3609" w:author="dbecker" w:date="2016-01-07T14:58:00Z">
            <w:rPr>
              <w:rFonts w:ascii="Arial" w:hAnsi="Arial" w:cs="Arial"/>
              <w:b/>
              <w:sz w:val="20"/>
              <w:szCs w:val="20"/>
            </w:rPr>
          </w:rPrChange>
        </w:rPr>
      </w:pPr>
      <w:r w:rsidRPr="004338A9">
        <w:rPr>
          <w:rFonts w:asciiTheme="majorHAnsi" w:hAnsiTheme="majorHAnsi" w:cs="Arial"/>
          <w:sz w:val="20"/>
          <w:szCs w:val="20"/>
          <w:rPrChange w:id="3610" w:author="dbecker" w:date="2016-01-07T14:58:00Z">
            <w:rPr>
              <w:rFonts w:ascii="Arial" w:hAnsi="Arial" w:cs="Arial"/>
              <w:sz w:val="20"/>
              <w:szCs w:val="20"/>
            </w:rPr>
          </w:rPrChange>
        </w:rPr>
        <w:t>Assisting with rescue operations</w:t>
      </w:r>
    </w:p>
    <w:p w:rsidR="00CE351B" w:rsidRPr="004338A9" w:rsidRDefault="00CE351B" w:rsidP="00CE351B">
      <w:pPr>
        <w:numPr>
          <w:ilvl w:val="0"/>
          <w:numId w:val="58"/>
        </w:numPr>
        <w:jc w:val="both"/>
        <w:rPr>
          <w:rFonts w:asciiTheme="majorHAnsi" w:hAnsiTheme="majorHAnsi" w:cs="Arial"/>
          <w:b/>
          <w:sz w:val="20"/>
          <w:szCs w:val="20"/>
          <w:rPrChange w:id="3611" w:author="dbecker" w:date="2016-01-07T14:58:00Z">
            <w:rPr>
              <w:rFonts w:ascii="Arial" w:hAnsi="Arial" w:cs="Arial"/>
              <w:b/>
              <w:sz w:val="20"/>
              <w:szCs w:val="20"/>
            </w:rPr>
          </w:rPrChange>
        </w:rPr>
      </w:pPr>
      <w:r w:rsidRPr="004338A9">
        <w:rPr>
          <w:rFonts w:asciiTheme="majorHAnsi" w:hAnsiTheme="majorHAnsi" w:cs="Arial"/>
          <w:sz w:val="20"/>
          <w:szCs w:val="20"/>
          <w:rPrChange w:id="3612" w:author="dbecker" w:date="2016-01-07T14:58:00Z">
            <w:rPr>
              <w:rFonts w:ascii="Arial" w:hAnsi="Arial" w:cs="Arial"/>
              <w:sz w:val="20"/>
              <w:szCs w:val="20"/>
            </w:rPr>
          </w:rPrChange>
        </w:rPr>
        <w:t>Ensuring local persons who require special assistance are provided for</w:t>
      </w:r>
    </w:p>
    <w:p w:rsidR="00CE351B" w:rsidRPr="004338A9" w:rsidRDefault="00CE351B" w:rsidP="00CE351B">
      <w:pPr>
        <w:numPr>
          <w:ilvl w:val="0"/>
          <w:numId w:val="58"/>
        </w:numPr>
        <w:jc w:val="both"/>
        <w:rPr>
          <w:rFonts w:asciiTheme="majorHAnsi" w:hAnsiTheme="majorHAnsi" w:cs="Arial"/>
          <w:b/>
          <w:sz w:val="20"/>
          <w:szCs w:val="20"/>
          <w:rPrChange w:id="3613" w:author="dbecker" w:date="2016-01-07T14:58:00Z">
            <w:rPr>
              <w:rFonts w:ascii="Arial" w:hAnsi="Arial" w:cs="Arial"/>
              <w:b/>
              <w:sz w:val="20"/>
              <w:szCs w:val="20"/>
            </w:rPr>
          </w:rPrChange>
        </w:rPr>
      </w:pPr>
      <w:r w:rsidRPr="004338A9">
        <w:rPr>
          <w:rFonts w:asciiTheme="majorHAnsi" w:hAnsiTheme="majorHAnsi" w:cs="Arial"/>
          <w:sz w:val="20"/>
          <w:szCs w:val="20"/>
          <w:rPrChange w:id="3614" w:author="dbecker" w:date="2016-01-07T14:58:00Z">
            <w:rPr>
              <w:rFonts w:ascii="Arial" w:hAnsi="Arial" w:cs="Arial"/>
              <w:sz w:val="20"/>
              <w:szCs w:val="20"/>
            </w:rPr>
          </w:rPrChange>
        </w:rPr>
        <w:t>Assisting police service in controlling traffic</w:t>
      </w:r>
    </w:p>
    <w:p w:rsidR="00CE351B" w:rsidRPr="004338A9" w:rsidRDefault="00CE351B" w:rsidP="00CE351B">
      <w:pPr>
        <w:numPr>
          <w:ilvl w:val="0"/>
          <w:numId w:val="58"/>
        </w:numPr>
        <w:jc w:val="both"/>
        <w:rPr>
          <w:rFonts w:asciiTheme="majorHAnsi" w:hAnsiTheme="majorHAnsi" w:cs="Arial"/>
          <w:b/>
          <w:sz w:val="20"/>
          <w:szCs w:val="20"/>
          <w:rPrChange w:id="3615" w:author="dbecker" w:date="2016-01-07T14:58:00Z">
            <w:rPr>
              <w:rFonts w:ascii="Arial" w:hAnsi="Arial" w:cs="Arial"/>
              <w:b/>
              <w:sz w:val="20"/>
              <w:szCs w:val="20"/>
            </w:rPr>
          </w:rPrChange>
        </w:rPr>
      </w:pPr>
      <w:r w:rsidRPr="004338A9">
        <w:rPr>
          <w:rFonts w:asciiTheme="majorHAnsi" w:hAnsiTheme="majorHAnsi" w:cs="Arial"/>
          <w:sz w:val="20"/>
          <w:szCs w:val="20"/>
          <w:rPrChange w:id="3616" w:author="dbecker" w:date="2016-01-07T14:58:00Z">
            <w:rPr>
              <w:rFonts w:ascii="Arial" w:hAnsi="Arial" w:cs="Arial"/>
              <w:sz w:val="20"/>
              <w:szCs w:val="20"/>
            </w:rPr>
          </w:rPrChange>
        </w:rPr>
        <w:t>Assisting other local emergency response services as requested by the EMD.</w:t>
      </w:r>
    </w:p>
    <w:p w:rsidR="00F035F3" w:rsidRPr="004338A9" w:rsidRDefault="00CE351B" w:rsidP="009257F9">
      <w:pPr>
        <w:numPr>
          <w:ilvl w:val="0"/>
          <w:numId w:val="57"/>
        </w:numPr>
        <w:tabs>
          <w:tab w:val="clear" w:pos="1080"/>
          <w:tab w:val="num" w:pos="1440"/>
        </w:tabs>
        <w:ind w:left="1440"/>
        <w:jc w:val="both"/>
        <w:rPr>
          <w:rFonts w:asciiTheme="majorHAnsi" w:hAnsiTheme="majorHAnsi" w:cs="Arial"/>
          <w:b/>
          <w:sz w:val="20"/>
          <w:szCs w:val="20"/>
          <w:rPrChange w:id="3617" w:author="dbecker" w:date="2016-01-07T14:58:00Z">
            <w:rPr>
              <w:rFonts w:ascii="Arial" w:hAnsi="Arial" w:cs="Arial"/>
              <w:b/>
              <w:sz w:val="20"/>
              <w:szCs w:val="20"/>
            </w:rPr>
          </w:rPrChange>
        </w:rPr>
      </w:pPr>
      <w:r w:rsidRPr="004338A9">
        <w:rPr>
          <w:rFonts w:asciiTheme="majorHAnsi" w:hAnsiTheme="majorHAnsi" w:cs="Arial"/>
          <w:sz w:val="20"/>
          <w:szCs w:val="20"/>
          <w:rPrChange w:id="3618" w:author="dbecker" w:date="2016-01-07T14:58:00Z">
            <w:rPr>
              <w:rFonts w:ascii="Arial" w:hAnsi="Arial" w:cs="Arial"/>
              <w:sz w:val="20"/>
              <w:szCs w:val="20"/>
            </w:rPr>
          </w:rPrChange>
        </w:rPr>
        <w:t>Keep the EMD informed of all Fire Department assignments and periodically brief EOC personnel.</w:t>
      </w:r>
    </w:p>
    <w:p w:rsidR="00F035F3"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619" w:author="dbecker" w:date="2016-01-07T14:58:00Z">
            <w:rPr>
              <w:rFonts w:ascii="Arial" w:hAnsi="Arial" w:cs="Arial"/>
              <w:b/>
              <w:sz w:val="20"/>
              <w:szCs w:val="20"/>
            </w:rPr>
          </w:rPrChange>
        </w:rPr>
      </w:pPr>
      <w:r w:rsidRPr="004338A9">
        <w:rPr>
          <w:rFonts w:asciiTheme="majorHAnsi" w:hAnsiTheme="majorHAnsi" w:cs="Arial"/>
          <w:sz w:val="20"/>
          <w:szCs w:val="20"/>
          <w:rPrChange w:id="3620" w:author="dbecker" w:date="2016-01-07T14:58:00Z">
            <w:rPr>
              <w:rFonts w:ascii="Arial" w:hAnsi="Arial" w:cs="Arial"/>
              <w:sz w:val="20"/>
              <w:szCs w:val="20"/>
            </w:rPr>
          </w:rPrChange>
        </w:rPr>
        <w:t xml:space="preserve">Be prepared to </w:t>
      </w:r>
      <w:r w:rsidR="00BE7B63" w:rsidRPr="004338A9">
        <w:rPr>
          <w:rFonts w:asciiTheme="majorHAnsi" w:hAnsiTheme="majorHAnsi" w:cs="Arial"/>
          <w:sz w:val="20"/>
          <w:szCs w:val="20"/>
          <w:rPrChange w:id="3621" w:author="dbecker" w:date="2016-01-07T14:58:00Z">
            <w:rPr>
              <w:rFonts w:ascii="Arial" w:hAnsi="Arial" w:cs="Arial"/>
              <w:sz w:val="20"/>
              <w:szCs w:val="20"/>
            </w:rPr>
          </w:rPrChange>
        </w:rPr>
        <w:t xml:space="preserve">assist in </w:t>
      </w:r>
      <w:r w:rsidRPr="004338A9">
        <w:rPr>
          <w:rFonts w:asciiTheme="majorHAnsi" w:hAnsiTheme="majorHAnsi" w:cs="Arial"/>
          <w:sz w:val="20"/>
          <w:szCs w:val="20"/>
          <w:rPrChange w:id="3622" w:author="dbecker" w:date="2016-01-07T14:58:00Z">
            <w:rPr>
              <w:rFonts w:ascii="Arial" w:hAnsi="Arial" w:cs="Arial"/>
              <w:sz w:val="20"/>
              <w:szCs w:val="20"/>
            </w:rPr>
          </w:rPrChange>
        </w:rPr>
        <w:t>establish</w:t>
      </w:r>
      <w:r w:rsidR="00BE7B63" w:rsidRPr="004338A9">
        <w:rPr>
          <w:rFonts w:asciiTheme="majorHAnsi" w:hAnsiTheme="majorHAnsi" w:cs="Arial"/>
          <w:sz w:val="20"/>
          <w:szCs w:val="20"/>
          <w:rPrChange w:id="3623" w:author="dbecker" w:date="2016-01-07T14:58:00Z">
            <w:rPr>
              <w:rFonts w:ascii="Arial" w:hAnsi="Arial" w:cs="Arial"/>
              <w:sz w:val="20"/>
              <w:szCs w:val="20"/>
            </w:rPr>
          </w:rPrChange>
        </w:rPr>
        <w:t>ment of</w:t>
      </w:r>
      <w:r w:rsidRPr="004338A9">
        <w:rPr>
          <w:rFonts w:asciiTheme="majorHAnsi" w:hAnsiTheme="majorHAnsi" w:cs="Arial"/>
          <w:sz w:val="20"/>
          <w:szCs w:val="20"/>
          <w:rPrChange w:id="3624" w:author="dbecker" w:date="2016-01-07T14:58:00Z">
            <w:rPr>
              <w:rFonts w:ascii="Arial" w:hAnsi="Arial" w:cs="Arial"/>
              <w:sz w:val="20"/>
              <w:szCs w:val="20"/>
            </w:rPr>
          </w:rPrChange>
        </w:rPr>
        <w:t xml:space="preserve"> security patrols for providing security during evacuation.  </w:t>
      </w:r>
    </w:p>
    <w:p w:rsidR="00F035F3"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625" w:author="dbecker" w:date="2016-01-07T14:58:00Z">
            <w:rPr>
              <w:rFonts w:ascii="Arial" w:hAnsi="Arial" w:cs="Arial"/>
              <w:b/>
              <w:sz w:val="20"/>
              <w:szCs w:val="20"/>
            </w:rPr>
          </w:rPrChange>
        </w:rPr>
      </w:pPr>
      <w:r w:rsidRPr="004338A9">
        <w:rPr>
          <w:rFonts w:asciiTheme="majorHAnsi" w:hAnsiTheme="majorHAnsi" w:cs="Arial"/>
          <w:sz w:val="20"/>
          <w:szCs w:val="20"/>
          <w:rPrChange w:id="3626" w:author="dbecker" w:date="2016-01-07T14:58:00Z">
            <w:rPr>
              <w:rFonts w:ascii="Arial" w:hAnsi="Arial" w:cs="Arial"/>
              <w:sz w:val="20"/>
              <w:szCs w:val="20"/>
            </w:rPr>
          </w:rPrChange>
        </w:rPr>
        <w:t>If leaving EOC, ensure duties are assumed by another and inform EMD of change of personnel.</w:t>
      </w:r>
    </w:p>
    <w:p w:rsidR="00F035F3" w:rsidRPr="004338A9" w:rsidRDefault="00F035F3" w:rsidP="009257F9">
      <w:pPr>
        <w:numPr>
          <w:ilvl w:val="0"/>
          <w:numId w:val="57"/>
        </w:numPr>
        <w:tabs>
          <w:tab w:val="clear" w:pos="1080"/>
          <w:tab w:val="num" w:pos="1440"/>
        </w:tabs>
        <w:ind w:left="1440"/>
        <w:jc w:val="both"/>
        <w:rPr>
          <w:rFonts w:asciiTheme="majorHAnsi" w:hAnsiTheme="majorHAnsi" w:cs="Arial"/>
          <w:b/>
          <w:sz w:val="20"/>
          <w:szCs w:val="20"/>
          <w:rPrChange w:id="3627" w:author="dbecker" w:date="2016-01-07T14:58:00Z">
            <w:rPr>
              <w:rFonts w:ascii="Arial" w:hAnsi="Arial" w:cs="Arial"/>
              <w:b/>
              <w:sz w:val="20"/>
              <w:szCs w:val="20"/>
            </w:rPr>
          </w:rPrChange>
        </w:rPr>
      </w:pPr>
      <w:r w:rsidRPr="004338A9">
        <w:rPr>
          <w:rFonts w:asciiTheme="majorHAnsi" w:hAnsiTheme="majorHAnsi" w:cs="Arial"/>
          <w:sz w:val="20"/>
          <w:szCs w:val="20"/>
          <w:rPrChange w:id="3628" w:author="dbecker" w:date="2016-01-07T14:58:00Z">
            <w:rPr>
              <w:rFonts w:ascii="Arial" w:hAnsi="Arial" w:cs="Arial"/>
              <w:sz w:val="20"/>
              <w:szCs w:val="20"/>
            </w:rPr>
          </w:rPrChange>
        </w:rPr>
        <w:t xml:space="preserve">Termination of the emergency will be issued by the SEOC.  Direct local </w:t>
      </w:r>
      <w:r w:rsidR="00BE7B63" w:rsidRPr="004338A9">
        <w:rPr>
          <w:rFonts w:asciiTheme="majorHAnsi" w:hAnsiTheme="majorHAnsi" w:cs="Arial"/>
          <w:sz w:val="20"/>
          <w:szCs w:val="20"/>
          <w:rPrChange w:id="3629" w:author="dbecker" w:date="2016-01-07T14:58:00Z">
            <w:rPr>
              <w:rFonts w:ascii="Arial" w:hAnsi="Arial" w:cs="Arial"/>
              <w:sz w:val="20"/>
              <w:szCs w:val="20"/>
            </w:rPr>
          </w:rPrChange>
        </w:rPr>
        <w:t>fire department</w:t>
      </w:r>
      <w:r w:rsidRPr="004338A9">
        <w:rPr>
          <w:rFonts w:asciiTheme="majorHAnsi" w:hAnsiTheme="majorHAnsi" w:cs="Arial"/>
          <w:sz w:val="20"/>
          <w:szCs w:val="20"/>
          <w:rPrChange w:id="3630" w:author="dbecker" w:date="2016-01-07T14:58:00Z">
            <w:rPr>
              <w:rFonts w:ascii="Arial" w:hAnsi="Arial" w:cs="Arial"/>
              <w:sz w:val="20"/>
              <w:szCs w:val="20"/>
            </w:rPr>
          </w:rPrChange>
        </w:rPr>
        <w:t xml:space="preserve"> staff to restore emergency equipment to normal readiness state.  Collect all emergency documentation.  Ensure that disaster management software has been kept current and records are appropriate and updated (if available).</w:t>
      </w:r>
    </w:p>
    <w:p w:rsidR="00213C68" w:rsidRPr="004338A9" w:rsidRDefault="007A1541" w:rsidP="00213C68">
      <w:pPr>
        <w:pStyle w:val="Heading2"/>
        <w:ind w:left="360"/>
        <w:rPr>
          <w:rFonts w:asciiTheme="majorHAnsi" w:hAnsiTheme="majorHAnsi"/>
          <w:i w:val="0"/>
          <w:iCs w:val="0"/>
          <w:color w:val="0070C0"/>
          <w:sz w:val="20"/>
          <w:rPrChange w:id="3631" w:author="dbecker" w:date="2016-01-07T14:58:00Z">
            <w:rPr>
              <w:i w:val="0"/>
              <w:iCs w:val="0"/>
              <w:sz w:val="20"/>
            </w:rPr>
          </w:rPrChange>
        </w:rPr>
      </w:pPr>
      <w:bookmarkStart w:id="3632" w:name="_Toc431372835"/>
      <w:r w:rsidRPr="004338A9">
        <w:rPr>
          <w:rFonts w:asciiTheme="majorHAnsi" w:hAnsiTheme="majorHAnsi"/>
          <w:i w:val="0"/>
          <w:iCs w:val="0"/>
          <w:color w:val="0070C0"/>
          <w:sz w:val="20"/>
          <w:rPrChange w:id="3633" w:author="dbecker" w:date="2016-01-07T14:58:00Z">
            <w:rPr>
              <w:i w:val="0"/>
              <w:iCs w:val="0"/>
              <w:sz w:val="20"/>
            </w:rPr>
          </w:rPrChange>
        </w:rPr>
        <w:t>F</w:t>
      </w:r>
      <w:r w:rsidR="00213C68" w:rsidRPr="004338A9">
        <w:rPr>
          <w:rFonts w:asciiTheme="majorHAnsi" w:hAnsiTheme="majorHAnsi"/>
          <w:i w:val="0"/>
          <w:iCs w:val="0"/>
          <w:color w:val="0070C0"/>
          <w:sz w:val="20"/>
          <w:rPrChange w:id="3634" w:author="dbecker" w:date="2016-01-07T14:58:00Z">
            <w:rPr>
              <w:i w:val="0"/>
              <w:iCs w:val="0"/>
              <w:sz w:val="20"/>
            </w:rPr>
          </w:rPrChange>
        </w:rPr>
        <w:t xml:space="preserve">.  </w:t>
      </w:r>
      <w:r w:rsidRPr="004338A9">
        <w:rPr>
          <w:rFonts w:asciiTheme="majorHAnsi" w:hAnsiTheme="majorHAnsi"/>
          <w:i w:val="0"/>
          <w:iCs w:val="0"/>
          <w:color w:val="0070C0"/>
          <w:sz w:val="20"/>
          <w:rPrChange w:id="3635" w:author="dbecker" w:date="2016-01-07T14:58:00Z">
            <w:rPr>
              <w:i w:val="0"/>
              <w:iCs w:val="0"/>
              <w:sz w:val="20"/>
            </w:rPr>
          </w:rPrChange>
        </w:rPr>
        <w:t xml:space="preserve"> </w:t>
      </w:r>
      <w:r w:rsidR="00213C68" w:rsidRPr="004338A9">
        <w:rPr>
          <w:rFonts w:asciiTheme="majorHAnsi" w:hAnsiTheme="majorHAnsi"/>
          <w:i w:val="0"/>
          <w:iCs w:val="0"/>
          <w:color w:val="0070C0"/>
          <w:sz w:val="20"/>
          <w:rPrChange w:id="3636" w:author="dbecker" w:date="2016-01-07T14:58:00Z">
            <w:rPr>
              <w:i w:val="0"/>
              <w:iCs w:val="0"/>
              <w:sz w:val="20"/>
            </w:rPr>
          </w:rPrChange>
        </w:rPr>
        <w:t>Road Agent</w:t>
      </w:r>
      <w:r w:rsidR="001A27E8" w:rsidRPr="004338A9">
        <w:rPr>
          <w:rFonts w:asciiTheme="majorHAnsi" w:hAnsiTheme="majorHAnsi"/>
          <w:i w:val="0"/>
          <w:iCs w:val="0"/>
          <w:color w:val="0070C0"/>
          <w:sz w:val="20"/>
          <w:rPrChange w:id="3637" w:author="dbecker" w:date="2016-01-07T14:58:00Z">
            <w:rPr>
              <w:i w:val="0"/>
              <w:iCs w:val="0"/>
              <w:sz w:val="20"/>
            </w:rPr>
          </w:rPrChange>
        </w:rPr>
        <w:t xml:space="preserve"> (may also be Public Works Director and/or Transportation Coordinator)</w:t>
      </w:r>
      <w:bookmarkEnd w:id="3632"/>
    </w:p>
    <w:p w:rsidR="00213C68" w:rsidRPr="004338A9" w:rsidRDefault="00213C68" w:rsidP="00213C68">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63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639" w:author="dbecker" w:date="2016-01-07T14:58:00Z">
            <w:rPr>
              <w:rFonts w:ascii="Arial" w:hAnsi="Arial" w:cs="Arial"/>
              <w:spacing w:val="-3"/>
              <w:sz w:val="20"/>
              <w:szCs w:val="20"/>
            </w:rPr>
          </w:rPrChange>
        </w:rPr>
        <w:t>This section covers the functions of the Road Agent.  In the event the Road Agent is unavailable, his duties and responsibilities shall be assigned by the Emergency Management Director.</w:t>
      </w:r>
    </w:p>
    <w:p w:rsidR="00213C68" w:rsidRPr="004338A9" w:rsidRDefault="00213C68" w:rsidP="00213C68">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640" w:author="dbecker" w:date="2016-01-07T14:58:00Z">
            <w:rPr>
              <w:rFonts w:ascii="Arial" w:hAnsi="Arial" w:cs="Arial"/>
              <w:spacing w:val="-3"/>
              <w:sz w:val="20"/>
              <w:szCs w:val="20"/>
            </w:rPr>
          </w:rPrChange>
        </w:rPr>
      </w:pPr>
    </w:p>
    <w:p w:rsidR="00213C68" w:rsidRPr="004338A9" w:rsidRDefault="00213C68" w:rsidP="00213C68">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64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642" w:author="dbecker" w:date="2016-01-07T14:58:00Z">
            <w:rPr>
              <w:rFonts w:ascii="Arial" w:hAnsi="Arial" w:cs="Arial"/>
              <w:spacing w:val="-3"/>
              <w:sz w:val="20"/>
              <w:szCs w:val="20"/>
            </w:rPr>
          </w:rPrChange>
        </w:rPr>
        <w:tab/>
        <w:t>Initial notification will contain one of four Emergency Classification Levels (ECLs): UNUSUAL EVENT, ALERT, SITE AREA EMERGENCY, or GENERAL EMERGENCY.  Checklists for each ECL represent the minimum actions the Road Agent is required to fulfill.  Duties may be delegated as the situation dictates.</w:t>
      </w:r>
    </w:p>
    <w:p w:rsidR="00213C68" w:rsidRPr="004338A9" w:rsidRDefault="00213C68" w:rsidP="00213C68">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643" w:author="dbecker" w:date="2016-01-07T14:58:00Z">
            <w:rPr>
              <w:rFonts w:ascii="Arial" w:hAnsi="Arial" w:cs="Arial"/>
              <w:spacing w:val="-3"/>
              <w:sz w:val="20"/>
              <w:szCs w:val="20"/>
            </w:rPr>
          </w:rPrChange>
        </w:rPr>
      </w:pPr>
    </w:p>
    <w:p w:rsidR="00213C68" w:rsidRPr="004338A9" w:rsidRDefault="00213C68" w:rsidP="00213C68">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64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645" w:author="dbecker" w:date="2016-01-07T14:58:00Z">
            <w:rPr>
              <w:rFonts w:ascii="Arial" w:hAnsi="Arial" w:cs="Arial"/>
              <w:spacing w:val="-3"/>
              <w:sz w:val="20"/>
              <w:szCs w:val="20"/>
            </w:rPr>
          </w:rPrChange>
        </w:rPr>
        <w:tab/>
      </w:r>
      <w:r w:rsidRPr="004338A9">
        <w:rPr>
          <w:rFonts w:asciiTheme="majorHAnsi" w:hAnsiTheme="majorHAnsi" w:cs="Arial"/>
          <w:spacing w:val="-3"/>
          <w:sz w:val="20"/>
          <w:szCs w:val="20"/>
          <w:u w:val="single"/>
          <w:rPrChange w:id="3646" w:author="dbecker" w:date="2016-01-07T14:58:00Z">
            <w:rPr>
              <w:rFonts w:ascii="Arial" w:hAnsi="Arial" w:cs="Arial"/>
              <w:spacing w:val="-3"/>
              <w:sz w:val="20"/>
              <w:szCs w:val="20"/>
              <w:u w:val="single"/>
            </w:rPr>
          </w:rPrChange>
        </w:rPr>
        <w:t>Supporting Documents</w:t>
      </w:r>
      <w:r w:rsidRPr="004338A9">
        <w:rPr>
          <w:rFonts w:asciiTheme="majorHAnsi" w:hAnsiTheme="majorHAnsi" w:cs="Arial"/>
          <w:spacing w:val="-3"/>
          <w:sz w:val="20"/>
          <w:szCs w:val="20"/>
          <w:rPrChange w:id="3647" w:author="dbecker" w:date="2016-01-07T14:58:00Z">
            <w:rPr>
              <w:rFonts w:ascii="Arial" w:hAnsi="Arial" w:cs="Arial"/>
              <w:spacing w:val="-3"/>
              <w:sz w:val="20"/>
              <w:szCs w:val="20"/>
            </w:rPr>
          </w:rPrChange>
        </w:rPr>
        <w:t>:</w:t>
      </w:r>
    </w:p>
    <w:p w:rsidR="00213C68" w:rsidRPr="004338A9" w:rsidRDefault="00213C68" w:rsidP="003B7B2F">
      <w:pPr>
        <w:numPr>
          <w:ilvl w:val="0"/>
          <w:numId w:val="97"/>
        </w:num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64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649" w:author="dbecker" w:date="2016-01-07T14:58:00Z">
            <w:rPr>
              <w:rFonts w:ascii="Arial" w:hAnsi="Arial" w:cs="Arial"/>
              <w:spacing w:val="-3"/>
              <w:sz w:val="20"/>
              <w:szCs w:val="20"/>
            </w:rPr>
          </w:rPrChange>
        </w:rPr>
        <w:t>Local Emergency Phone List</w:t>
      </w:r>
    </w:p>
    <w:p w:rsidR="00891198" w:rsidRPr="004338A9" w:rsidRDefault="00891198" w:rsidP="003B7B2F">
      <w:pPr>
        <w:numPr>
          <w:ilvl w:val="0"/>
          <w:numId w:val="97"/>
        </w:numPr>
        <w:rPr>
          <w:rFonts w:asciiTheme="majorHAnsi" w:hAnsiTheme="majorHAnsi" w:cs="Arial"/>
          <w:iCs/>
          <w:sz w:val="20"/>
          <w:rPrChange w:id="3650" w:author="dbecker" w:date="2016-01-07T14:58:00Z">
            <w:rPr>
              <w:rFonts w:ascii="Arial" w:hAnsi="Arial" w:cs="Arial"/>
              <w:iCs/>
              <w:sz w:val="20"/>
            </w:rPr>
          </w:rPrChange>
        </w:rPr>
      </w:pPr>
      <w:r w:rsidRPr="004338A9">
        <w:rPr>
          <w:rFonts w:asciiTheme="majorHAnsi" w:hAnsiTheme="majorHAnsi" w:cs="Arial"/>
          <w:iCs/>
          <w:sz w:val="20"/>
          <w:rPrChange w:id="3651" w:author="dbecker" w:date="2016-01-07T14:58:00Z">
            <w:rPr>
              <w:rFonts w:ascii="Arial" w:hAnsi="Arial" w:cs="Arial"/>
              <w:iCs/>
              <w:sz w:val="20"/>
            </w:rPr>
          </w:rPrChange>
        </w:rPr>
        <w:t>Form 120A, Chronological Event Log, or use of Disaster Management Software Position Log</w:t>
      </w:r>
    </w:p>
    <w:p w:rsidR="00891198" w:rsidRPr="004338A9" w:rsidRDefault="00891198" w:rsidP="00962CF3">
      <w:pPr>
        <w:tabs>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652" w:author="dbecker" w:date="2016-01-07T14:58:00Z">
            <w:rPr>
              <w:rFonts w:ascii="Arial" w:hAnsi="Arial" w:cs="Arial"/>
              <w:spacing w:val="-3"/>
              <w:sz w:val="20"/>
              <w:szCs w:val="20"/>
            </w:rPr>
          </w:rPrChange>
        </w:rPr>
      </w:pPr>
    </w:p>
    <w:p w:rsidR="000465DF" w:rsidRPr="004338A9" w:rsidRDefault="000465DF" w:rsidP="00DE1AEC">
      <w:pPr>
        <w:jc w:val="both"/>
        <w:rPr>
          <w:rFonts w:asciiTheme="majorHAnsi" w:hAnsiTheme="majorHAnsi" w:cs="Arial"/>
          <w:b/>
          <w:sz w:val="20"/>
          <w:szCs w:val="20"/>
          <w:rPrChange w:id="3653" w:author="dbecker" w:date="2016-01-07T14:58:00Z">
            <w:rPr>
              <w:rFonts w:ascii="Arial" w:hAnsi="Arial" w:cs="Arial"/>
              <w:b/>
              <w:sz w:val="20"/>
              <w:szCs w:val="20"/>
            </w:rPr>
          </w:rPrChange>
        </w:rPr>
      </w:pPr>
    </w:p>
    <w:p w:rsidR="00213C68" w:rsidRPr="004338A9" w:rsidRDefault="00213C68" w:rsidP="00213C68">
      <w:pPr>
        <w:numPr>
          <w:ilvl w:val="0"/>
          <w:numId w:val="50"/>
        </w:numPr>
        <w:jc w:val="both"/>
        <w:rPr>
          <w:rFonts w:asciiTheme="majorHAnsi" w:hAnsiTheme="majorHAnsi" w:cs="Arial"/>
          <w:b/>
          <w:spacing w:val="-3"/>
          <w:sz w:val="20"/>
          <w:szCs w:val="20"/>
          <w:rPrChange w:id="3654"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655"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213C68" w:rsidRPr="004338A9" w:rsidRDefault="00213C68" w:rsidP="00DE1AEC">
      <w:pPr>
        <w:jc w:val="both"/>
        <w:rPr>
          <w:rFonts w:asciiTheme="majorHAnsi" w:hAnsiTheme="majorHAnsi" w:cs="Arial"/>
          <w:b/>
          <w:sz w:val="20"/>
          <w:szCs w:val="20"/>
          <w:rPrChange w:id="3656" w:author="dbecker" w:date="2016-01-07T14:58:00Z">
            <w:rPr>
              <w:rFonts w:ascii="Arial" w:hAnsi="Arial" w:cs="Arial"/>
              <w:b/>
              <w:sz w:val="20"/>
              <w:szCs w:val="20"/>
            </w:rPr>
          </w:rPrChange>
        </w:rPr>
      </w:pPr>
    </w:p>
    <w:p w:rsidR="0007634F" w:rsidRPr="004338A9" w:rsidRDefault="00213C68" w:rsidP="00213C68">
      <w:pPr>
        <w:ind w:left="720"/>
        <w:jc w:val="both"/>
        <w:rPr>
          <w:rFonts w:asciiTheme="majorHAnsi" w:hAnsiTheme="majorHAnsi" w:cs="Arial"/>
          <w:b/>
          <w:sz w:val="20"/>
          <w:szCs w:val="20"/>
          <w:rPrChange w:id="3657" w:author="dbecker" w:date="2016-01-07T14:58:00Z">
            <w:rPr>
              <w:rFonts w:ascii="Arial" w:hAnsi="Arial" w:cs="Arial"/>
              <w:b/>
              <w:sz w:val="20"/>
              <w:szCs w:val="20"/>
            </w:rPr>
          </w:rPrChange>
        </w:rPr>
      </w:pPr>
      <w:r w:rsidRPr="004338A9">
        <w:rPr>
          <w:rFonts w:asciiTheme="majorHAnsi" w:hAnsiTheme="majorHAnsi" w:cs="Arial"/>
          <w:b/>
          <w:sz w:val="20"/>
          <w:szCs w:val="20"/>
          <w:rPrChange w:id="3658" w:author="dbecker" w:date="2016-01-07T14:58:00Z">
            <w:rPr>
              <w:rFonts w:ascii="Arial" w:hAnsi="Arial" w:cs="Arial"/>
              <w:b/>
              <w:sz w:val="20"/>
              <w:szCs w:val="20"/>
            </w:rPr>
          </w:rPrChange>
        </w:rPr>
        <w:t>Unusual Event</w:t>
      </w:r>
    </w:p>
    <w:p w:rsidR="00213C68" w:rsidRPr="004338A9" w:rsidRDefault="00213C68" w:rsidP="009257F9">
      <w:pPr>
        <w:numPr>
          <w:ilvl w:val="0"/>
          <w:numId w:val="59"/>
        </w:numPr>
        <w:tabs>
          <w:tab w:val="clear" w:pos="1080"/>
          <w:tab w:val="num" w:pos="1440"/>
        </w:tabs>
        <w:ind w:left="1440"/>
        <w:jc w:val="both"/>
        <w:rPr>
          <w:rFonts w:asciiTheme="majorHAnsi" w:hAnsiTheme="majorHAnsi" w:cs="Arial"/>
          <w:b/>
          <w:sz w:val="20"/>
          <w:szCs w:val="20"/>
          <w:rPrChange w:id="3659" w:author="dbecker" w:date="2016-01-07T14:58:00Z">
            <w:rPr>
              <w:rFonts w:ascii="Arial" w:hAnsi="Arial" w:cs="Arial"/>
              <w:b/>
              <w:sz w:val="20"/>
              <w:szCs w:val="20"/>
            </w:rPr>
          </w:rPrChange>
        </w:rPr>
      </w:pPr>
      <w:r w:rsidRPr="004338A9">
        <w:rPr>
          <w:rFonts w:asciiTheme="majorHAnsi" w:hAnsiTheme="majorHAnsi" w:cs="Arial"/>
          <w:sz w:val="20"/>
          <w:szCs w:val="20"/>
          <w:rPrChange w:id="3660" w:author="dbecker" w:date="2016-01-07T14:58:00Z">
            <w:rPr>
              <w:rFonts w:ascii="Arial" w:hAnsi="Arial" w:cs="Arial"/>
              <w:sz w:val="20"/>
              <w:szCs w:val="20"/>
            </w:rPr>
          </w:rPrChange>
        </w:rPr>
        <w:t>No action is required at this ECL.</w:t>
      </w:r>
    </w:p>
    <w:p w:rsidR="00213C68" w:rsidRPr="004338A9" w:rsidRDefault="00213C68" w:rsidP="00213C68">
      <w:pPr>
        <w:jc w:val="both"/>
        <w:rPr>
          <w:rFonts w:asciiTheme="majorHAnsi" w:hAnsiTheme="majorHAnsi" w:cs="Arial"/>
          <w:sz w:val="20"/>
          <w:szCs w:val="20"/>
          <w:rPrChange w:id="3661" w:author="dbecker" w:date="2016-01-07T14:58:00Z">
            <w:rPr>
              <w:rFonts w:ascii="Arial" w:hAnsi="Arial" w:cs="Arial"/>
              <w:sz w:val="20"/>
              <w:szCs w:val="20"/>
            </w:rPr>
          </w:rPrChange>
        </w:rPr>
      </w:pPr>
    </w:p>
    <w:p w:rsidR="00213C68" w:rsidRPr="004338A9" w:rsidRDefault="00213C68" w:rsidP="00213C68">
      <w:pPr>
        <w:ind w:left="720"/>
        <w:jc w:val="both"/>
        <w:rPr>
          <w:rFonts w:asciiTheme="majorHAnsi" w:hAnsiTheme="majorHAnsi" w:cs="Arial"/>
          <w:b/>
          <w:sz w:val="20"/>
          <w:szCs w:val="20"/>
          <w:rPrChange w:id="3662" w:author="dbecker" w:date="2016-01-07T14:58:00Z">
            <w:rPr>
              <w:rFonts w:ascii="Arial" w:hAnsi="Arial" w:cs="Arial"/>
              <w:b/>
              <w:sz w:val="20"/>
              <w:szCs w:val="20"/>
            </w:rPr>
          </w:rPrChange>
        </w:rPr>
      </w:pPr>
      <w:r w:rsidRPr="004338A9">
        <w:rPr>
          <w:rFonts w:asciiTheme="majorHAnsi" w:hAnsiTheme="majorHAnsi" w:cs="Arial"/>
          <w:b/>
          <w:sz w:val="20"/>
          <w:szCs w:val="20"/>
          <w:rPrChange w:id="3663" w:author="dbecker" w:date="2016-01-07T14:58:00Z">
            <w:rPr>
              <w:rFonts w:ascii="Arial" w:hAnsi="Arial" w:cs="Arial"/>
              <w:b/>
              <w:sz w:val="20"/>
              <w:szCs w:val="20"/>
            </w:rPr>
          </w:rPrChange>
        </w:rPr>
        <w:t>Alert</w:t>
      </w:r>
    </w:p>
    <w:p w:rsidR="00213C68" w:rsidRPr="004338A9" w:rsidRDefault="00213C68" w:rsidP="009257F9">
      <w:pPr>
        <w:numPr>
          <w:ilvl w:val="0"/>
          <w:numId w:val="59"/>
        </w:numPr>
        <w:tabs>
          <w:tab w:val="clear" w:pos="1080"/>
          <w:tab w:val="num" w:pos="1440"/>
        </w:tabs>
        <w:ind w:left="1440"/>
        <w:jc w:val="both"/>
        <w:rPr>
          <w:rFonts w:asciiTheme="majorHAnsi" w:hAnsiTheme="majorHAnsi" w:cs="Arial"/>
          <w:b/>
          <w:sz w:val="20"/>
          <w:szCs w:val="20"/>
          <w:rPrChange w:id="3664" w:author="dbecker" w:date="2016-01-07T14:58:00Z">
            <w:rPr>
              <w:rFonts w:ascii="Arial" w:hAnsi="Arial" w:cs="Arial"/>
              <w:b/>
              <w:sz w:val="20"/>
              <w:szCs w:val="20"/>
            </w:rPr>
          </w:rPrChange>
        </w:rPr>
      </w:pPr>
      <w:r w:rsidRPr="004338A9">
        <w:rPr>
          <w:rFonts w:asciiTheme="majorHAnsi" w:hAnsiTheme="majorHAnsi" w:cs="Arial"/>
          <w:sz w:val="20"/>
          <w:szCs w:val="20"/>
          <w:rPrChange w:id="3665" w:author="dbecker" w:date="2016-01-07T14:58:00Z">
            <w:rPr>
              <w:rFonts w:ascii="Arial" w:hAnsi="Arial" w:cs="Arial"/>
              <w:sz w:val="20"/>
              <w:szCs w:val="20"/>
            </w:rPr>
          </w:rPrChange>
        </w:rPr>
        <w:t>Receive notification from the Fire Chief, or alternate, of ECL.</w:t>
      </w:r>
    </w:p>
    <w:p w:rsidR="00213C68" w:rsidRPr="004338A9" w:rsidRDefault="00213C68" w:rsidP="009257F9">
      <w:pPr>
        <w:numPr>
          <w:ilvl w:val="0"/>
          <w:numId w:val="59"/>
        </w:numPr>
        <w:tabs>
          <w:tab w:val="clear" w:pos="1080"/>
          <w:tab w:val="num" w:pos="1440"/>
        </w:tabs>
        <w:ind w:left="1440"/>
        <w:jc w:val="both"/>
        <w:rPr>
          <w:rFonts w:asciiTheme="majorHAnsi" w:hAnsiTheme="majorHAnsi" w:cs="Arial"/>
          <w:b/>
          <w:sz w:val="20"/>
          <w:szCs w:val="20"/>
          <w:rPrChange w:id="3666" w:author="dbecker" w:date="2016-01-07T14:58:00Z">
            <w:rPr>
              <w:rFonts w:ascii="Arial" w:hAnsi="Arial" w:cs="Arial"/>
              <w:b/>
              <w:sz w:val="20"/>
              <w:szCs w:val="20"/>
            </w:rPr>
          </w:rPrChange>
        </w:rPr>
      </w:pPr>
      <w:r w:rsidRPr="004338A9">
        <w:rPr>
          <w:rFonts w:asciiTheme="majorHAnsi" w:hAnsiTheme="majorHAnsi" w:cs="Arial"/>
          <w:sz w:val="20"/>
          <w:szCs w:val="20"/>
          <w:rPrChange w:id="3667" w:author="dbecker" w:date="2016-01-07T14:58:00Z">
            <w:rPr>
              <w:rFonts w:ascii="Arial" w:hAnsi="Arial" w:cs="Arial"/>
              <w:sz w:val="20"/>
              <w:szCs w:val="20"/>
            </w:rPr>
          </w:rPrChange>
        </w:rPr>
        <w:t>Standby for further instructions or receive notification of termination of event and no further action will be required or, the incident has been reclassified to higher ECL.</w:t>
      </w:r>
    </w:p>
    <w:p w:rsidR="00213C68" w:rsidRPr="004338A9" w:rsidRDefault="00213C68" w:rsidP="00213C68">
      <w:pPr>
        <w:jc w:val="both"/>
        <w:rPr>
          <w:rFonts w:asciiTheme="majorHAnsi" w:hAnsiTheme="majorHAnsi" w:cs="Arial"/>
          <w:sz w:val="20"/>
          <w:szCs w:val="20"/>
          <w:rPrChange w:id="3668" w:author="dbecker" w:date="2016-01-07T14:58:00Z">
            <w:rPr>
              <w:rFonts w:ascii="Arial" w:hAnsi="Arial" w:cs="Arial"/>
              <w:sz w:val="20"/>
              <w:szCs w:val="20"/>
            </w:rPr>
          </w:rPrChange>
        </w:rPr>
      </w:pPr>
    </w:p>
    <w:p w:rsidR="00213C68" w:rsidRPr="004338A9" w:rsidRDefault="00213C68" w:rsidP="00FB7CEF">
      <w:pPr>
        <w:ind w:left="720"/>
        <w:jc w:val="both"/>
        <w:rPr>
          <w:rFonts w:asciiTheme="majorHAnsi" w:hAnsiTheme="majorHAnsi" w:cs="Arial"/>
          <w:b/>
          <w:sz w:val="20"/>
          <w:szCs w:val="20"/>
          <w:rPrChange w:id="3669" w:author="dbecker" w:date="2016-01-07T14:58:00Z">
            <w:rPr>
              <w:rFonts w:ascii="Arial" w:hAnsi="Arial" w:cs="Arial"/>
              <w:b/>
              <w:sz w:val="20"/>
              <w:szCs w:val="20"/>
            </w:rPr>
          </w:rPrChange>
        </w:rPr>
      </w:pPr>
      <w:r w:rsidRPr="004338A9">
        <w:rPr>
          <w:rFonts w:asciiTheme="majorHAnsi" w:hAnsiTheme="majorHAnsi" w:cs="Arial"/>
          <w:b/>
          <w:sz w:val="20"/>
          <w:szCs w:val="20"/>
          <w:rPrChange w:id="3670" w:author="dbecker" w:date="2016-01-07T14:58:00Z">
            <w:rPr>
              <w:rFonts w:ascii="Arial" w:hAnsi="Arial" w:cs="Arial"/>
              <w:b/>
              <w:sz w:val="20"/>
              <w:szCs w:val="20"/>
            </w:rPr>
          </w:rPrChange>
        </w:rPr>
        <w:t>Site Area Emergency/General Emergency</w:t>
      </w:r>
    </w:p>
    <w:p w:rsidR="00FB7CEF" w:rsidRPr="004338A9" w:rsidRDefault="00FB7CEF" w:rsidP="00FB7CEF">
      <w:pPr>
        <w:numPr>
          <w:ilvl w:val="0"/>
          <w:numId w:val="60"/>
        </w:numPr>
        <w:jc w:val="both"/>
        <w:rPr>
          <w:rFonts w:asciiTheme="majorHAnsi" w:hAnsiTheme="majorHAnsi" w:cs="Arial"/>
          <w:b/>
          <w:sz w:val="20"/>
          <w:szCs w:val="20"/>
          <w:rPrChange w:id="3671" w:author="dbecker" w:date="2016-01-07T14:58:00Z">
            <w:rPr>
              <w:rFonts w:ascii="Arial" w:hAnsi="Arial" w:cs="Arial"/>
              <w:b/>
              <w:sz w:val="20"/>
              <w:szCs w:val="20"/>
            </w:rPr>
          </w:rPrChange>
        </w:rPr>
      </w:pPr>
      <w:r w:rsidRPr="004338A9">
        <w:rPr>
          <w:rFonts w:asciiTheme="majorHAnsi" w:hAnsiTheme="majorHAnsi" w:cs="Arial"/>
          <w:sz w:val="20"/>
          <w:szCs w:val="20"/>
          <w:rPrChange w:id="3672" w:author="dbecker" w:date="2016-01-07T14:58:00Z">
            <w:rPr>
              <w:rFonts w:ascii="Arial" w:hAnsi="Arial" w:cs="Arial"/>
              <w:sz w:val="20"/>
              <w:szCs w:val="20"/>
            </w:rPr>
          </w:rPrChange>
        </w:rPr>
        <w:t>Receive notification from Fire Chief, or alternate, of ECL.</w:t>
      </w:r>
    </w:p>
    <w:p w:rsidR="00FB7CEF" w:rsidRPr="004338A9" w:rsidRDefault="00FB7CEF" w:rsidP="00FB7CEF">
      <w:pPr>
        <w:numPr>
          <w:ilvl w:val="0"/>
          <w:numId w:val="60"/>
        </w:numPr>
        <w:jc w:val="both"/>
        <w:rPr>
          <w:rFonts w:asciiTheme="majorHAnsi" w:hAnsiTheme="majorHAnsi" w:cs="Arial"/>
          <w:b/>
          <w:sz w:val="20"/>
          <w:szCs w:val="20"/>
          <w:rPrChange w:id="3673" w:author="dbecker" w:date="2016-01-07T14:58:00Z">
            <w:rPr>
              <w:rFonts w:ascii="Arial" w:hAnsi="Arial" w:cs="Arial"/>
              <w:b/>
              <w:sz w:val="20"/>
              <w:szCs w:val="20"/>
            </w:rPr>
          </w:rPrChange>
        </w:rPr>
      </w:pPr>
      <w:r w:rsidRPr="004338A9">
        <w:rPr>
          <w:rFonts w:asciiTheme="majorHAnsi" w:hAnsiTheme="majorHAnsi" w:cs="Arial"/>
          <w:sz w:val="20"/>
          <w:szCs w:val="20"/>
          <w:rPrChange w:id="3674" w:author="dbecker" w:date="2016-01-07T14:58:00Z">
            <w:rPr>
              <w:rFonts w:ascii="Arial" w:hAnsi="Arial" w:cs="Arial"/>
              <w:sz w:val="20"/>
              <w:szCs w:val="20"/>
            </w:rPr>
          </w:rPrChange>
        </w:rPr>
        <w:t>Report to local EOC and institute position log.</w:t>
      </w:r>
    </w:p>
    <w:p w:rsidR="00FB7CEF" w:rsidRPr="004338A9" w:rsidRDefault="00FB7CEF" w:rsidP="00FB7CEF">
      <w:pPr>
        <w:numPr>
          <w:ilvl w:val="0"/>
          <w:numId w:val="60"/>
        </w:numPr>
        <w:jc w:val="both"/>
        <w:rPr>
          <w:rFonts w:asciiTheme="majorHAnsi" w:hAnsiTheme="majorHAnsi" w:cs="Arial"/>
          <w:b/>
          <w:sz w:val="20"/>
          <w:szCs w:val="20"/>
          <w:rPrChange w:id="3675" w:author="dbecker" w:date="2016-01-07T14:58:00Z">
            <w:rPr>
              <w:rFonts w:ascii="Arial" w:hAnsi="Arial" w:cs="Arial"/>
              <w:b/>
              <w:sz w:val="20"/>
              <w:szCs w:val="20"/>
            </w:rPr>
          </w:rPrChange>
        </w:rPr>
      </w:pPr>
      <w:r w:rsidRPr="004338A9">
        <w:rPr>
          <w:rFonts w:asciiTheme="majorHAnsi" w:hAnsiTheme="majorHAnsi" w:cs="Arial"/>
          <w:sz w:val="20"/>
          <w:szCs w:val="20"/>
          <w:rPrChange w:id="3676" w:author="dbecker" w:date="2016-01-07T14:58:00Z">
            <w:rPr>
              <w:rFonts w:ascii="Arial" w:hAnsi="Arial" w:cs="Arial"/>
              <w:sz w:val="20"/>
              <w:szCs w:val="20"/>
            </w:rPr>
          </w:rPrChange>
        </w:rPr>
        <w:t>Notify all road crew personnel.  They should be placed on standby or to report to the EOC, if the EMD determines the situation warrants their presence.</w:t>
      </w:r>
    </w:p>
    <w:p w:rsidR="00FB7CEF" w:rsidRPr="004338A9" w:rsidRDefault="00FB7CEF" w:rsidP="00FB7CEF">
      <w:pPr>
        <w:numPr>
          <w:ilvl w:val="0"/>
          <w:numId w:val="60"/>
        </w:numPr>
        <w:jc w:val="both"/>
        <w:rPr>
          <w:rFonts w:asciiTheme="majorHAnsi" w:hAnsiTheme="majorHAnsi" w:cs="Arial"/>
          <w:b/>
          <w:sz w:val="20"/>
          <w:szCs w:val="20"/>
          <w:rPrChange w:id="3677" w:author="dbecker" w:date="2016-01-07T14:58:00Z">
            <w:rPr>
              <w:rFonts w:ascii="Arial" w:hAnsi="Arial" w:cs="Arial"/>
              <w:b/>
              <w:sz w:val="20"/>
              <w:szCs w:val="20"/>
            </w:rPr>
          </w:rPrChange>
        </w:rPr>
      </w:pPr>
      <w:r w:rsidRPr="004338A9">
        <w:rPr>
          <w:rFonts w:asciiTheme="majorHAnsi" w:hAnsiTheme="majorHAnsi" w:cs="Arial"/>
          <w:sz w:val="20"/>
          <w:szCs w:val="20"/>
          <w:rPrChange w:id="3678" w:author="dbecker" w:date="2016-01-07T14:58:00Z">
            <w:rPr>
              <w:rFonts w:ascii="Arial" w:hAnsi="Arial" w:cs="Arial"/>
              <w:sz w:val="20"/>
              <w:szCs w:val="20"/>
            </w:rPr>
          </w:rPrChange>
        </w:rPr>
        <w:t>Inventory the number of available road crews and equipment.</w:t>
      </w:r>
    </w:p>
    <w:p w:rsidR="00FB7CEF" w:rsidRPr="004338A9" w:rsidRDefault="00FB7CEF" w:rsidP="00FB7CEF">
      <w:pPr>
        <w:numPr>
          <w:ilvl w:val="0"/>
          <w:numId w:val="60"/>
        </w:numPr>
        <w:jc w:val="both"/>
        <w:rPr>
          <w:rFonts w:asciiTheme="majorHAnsi" w:hAnsiTheme="majorHAnsi" w:cs="Arial"/>
          <w:b/>
          <w:sz w:val="20"/>
          <w:szCs w:val="20"/>
          <w:rPrChange w:id="3679" w:author="dbecker" w:date="2016-01-07T14:58:00Z">
            <w:rPr>
              <w:rFonts w:ascii="Arial" w:hAnsi="Arial" w:cs="Arial"/>
              <w:b/>
              <w:sz w:val="20"/>
              <w:szCs w:val="20"/>
            </w:rPr>
          </w:rPrChange>
        </w:rPr>
      </w:pPr>
      <w:r w:rsidRPr="004338A9">
        <w:rPr>
          <w:rFonts w:asciiTheme="majorHAnsi" w:hAnsiTheme="majorHAnsi" w:cs="Arial"/>
          <w:sz w:val="20"/>
          <w:szCs w:val="20"/>
          <w:rPrChange w:id="3680" w:author="dbecker" w:date="2016-01-07T14:58:00Z">
            <w:rPr>
              <w:rFonts w:ascii="Arial" w:hAnsi="Arial" w:cs="Arial"/>
              <w:sz w:val="20"/>
              <w:szCs w:val="20"/>
            </w:rPr>
          </w:rPrChange>
        </w:rPr>
        <w:t>Assist EMD in assigning manpower tasks to road crew personnel and ensuring 24-hour operational capability.</w:t>
      </w:r>
    </w:p>
    <w:p w:rsidR="00FB7CEF" w:rsidRPr="004338A9" w:rsidRDefault="00FB7CEF" w:rsidP="00FB7CEF">
      <w:pPr>
        <w:numPr>
          <w:ilvl w:val="0"/>
          <w:numId w:val="60"/>
        </w:numPr>
        <w:jc w:val="both"/>
        <w:rPr>
          <w:rFonts w:asciiTheme="majorHAnsi" w:hAnsiTheme="majorHAnsi" w:cs="Arial"/>
          <w:b/>
          <w:sz w:val="20"/>
          <w:szCs w:val="20"/>
          <w:rPrChange w:id="3681" w:author="dbecker" w:date="2016-01-07T14:58:00Z">
            <w:rPr>
              <w:rFonts w:ascii="Arial" w:hAnsi="Arial" w:cs="Arial"/>
              <w:b/>
              <w:sz w:val="20"/>
              <w:szCs w:val="20"/>
            </w:rPr>
          </w:rPrChange>
        </w:rPr>
      </w:pPr>
      <w:r w:rsidRPr="004338A9">
        <w:rPr>
          <w:rFonts w:asciiTheme="majorHAnsi" w:hAnsiTheme="majorHAnsi" w:cs="Arial"/>
          <w:sz w:val="20"/>
          <w:szCs w:val="20"/>
          <w:rPrChange w:id="3682" w:author="dbecker" w:date="2016-01-07T14:58:00Z">
            <w:rPr>
              <w:rFonts w:ascii="Arial" w:hAnsi="Arial" w:cs="Arial"/>
              <w:sz w:val="20"/>
              <w:szCs w:val="20"/>
            </w:rPr>
          </w:rPrChange>
        </w:rPr>
        <w:t>Advise road crew personnel to obtain dosimeters, Potassium Iodide (KI), and instructions in their use from the RADEF Officer trained in radiological monitoring at the EOC prior to reporting to work locations.</w:t>
      </w:r>
    </w:p>
    <w:p w:rsidR="00FB7CEF" w:rsidRPr="004338A9" w:rsidRDefault="00FB7CEF" w:rsidP="00FB7CEF">
      <w:pPr>
        <w:numPr>
          <w:ilvl w:val="0"/>
          <w:numId w:val="60"/>
        </w:numPr>
        <w:jc w:val="both"/>
        <w:rPr>
          <w:rFonts w:asciiTheme="majorHAnsi" w:hAnsiTheme="majorHAnsi" w:cs="Arial"/>
          <w:b/>
          <w:sz w:val="20"/>
          <w:szCs w:val="20"/>
          <w:rPrChange w:id="3683" w:author="dbecker" w:date="2016-01-07T14:58:00Z">
            <w:rPr>
              <w:rFonts w:ascii="Arial" w:hAnsi="Arial" w:cs="Arial"/>
              <w:b/>
              <w:sz w:val="20"/>
              <w:szCs w:val="20"/>
            </w:rPr>
          </w:rPrChange>
        </w:rPr>
      </w:pPr>
      <w:r w:rsidRPr="004338A9">
        <w:rPr>
          <w:rFonts w:asciiTheme="majorHAnsi" w:hAnsiTheme="majorHAnsi" w:cs="Arial"/>
          <w:sz w:val="20"/>
          <w:szCs w:val="20"/>
          <w:rPrChange w:id="3684" w:author="dbecker" w:date="2016-01-07T14:58:00Z">
            <w:rPr>
              <w:rFonts w:ascii="Arial" w:hAnsi="Arial" w:cs="Arial"/>
              <w:sz w:val="20"/>
              <w:szCs w:val="20"/>
            </w:rPr>
          </w:rPrChange>
        </w:rPr>
        <w:t>Respond to local requests for emergency removal of vehicles or road maintenance informing the EMD of assignment of road crew personnel.  Keep members of the EOC aware of road crew activities and issues.</w:t>
      </w:r>
    </w:p>
    <w:p w:rsidR="00FB7CEF" w:rsidRPr="004338A9" w:rsidRDefault="00FB7CEF" w:rsidP="00FB7CEF">
      <w:pPr>
        <w:numPr>
          <w:ilvl w:val="0"/>
          <w:numId w:val="60"/>
        </w:numPr>
        <w:jc w:val="both"/>
        <w:rPr>
          <w:rFonts w:asciiTheme="majorHAnsi" w:hAnsiTheme="majorHAnsi" w:cs="Arial"/>
          <w:b/>
          <w:sz w:val="20"/>
          <w:szCs w:val="20"/>
          <w:rPrChange w:id="3685" w:author="dbecker" w:date="2016-01-07T14:58:00Z">
            <w:rPr>
              <w:rFonts w:ascii="Arial" w:hAnsi="Arial" w:cs="Arial"/>
              <w:b/>
              <w:sz w:val="20"/>
              <w:szCs w:val="20"/>
            </w:rPr>
          </w:rPrChange>
        </w:rPr>
      </w:pPr>
      <w:r w:rsidRPr="004338A9">
        <w:rPr>
          <w:rFonts w:asciiTheme="majorHAnsi" w:hAnsiTheme="majorHAnsi" w:cs="Arial"/>
          <w:sz w:val="20"/>
          <w:szCs w:val="20"/>
          <w:rPrChange w:id="3686" w:author="dbecker" w:date="2016-01-07T14:58:00Z">
            <w:rPr>
              <w:rFonts w:ascii="Arial" w:hAnsi="Arial" w:cs="Arial"/>
              <w:sz w:val="20"/>
              <w:szCs w:val="20"/>
            </w:rPr>
          </w:rPrChange>
        </w:rPr>
        <w:t>Request support through mutual aid arrangements or, if needed, from the SEOC.</w:t>
      </w:r>
    </w:p>
    <w:p w:rsidR="00FB7CEF" w:rsidRPr="004338A9" w:rsidRDefault="00FB7CEF" w:rsidP="00FB7CEF">
      <w:pPr>
        <w:numPr>
          <w:ilvl w:val="0"/>
          <w:numId w:val="60"/>
        </w:numPr>
        <w:jc w:val="both"/>
        <w:rPr>
          <w:rFonts w:asciiTheme="majorHAnsi" w:hAnsiTheme="majorHAnsi" w:cs="Arial"/>
          <w:b/>
          <w:sz w:val="20"/>
          <w:szCs w:val="20"/>
          <w:rPrChange w:id="3687" w:author="dbecker" w:date="2016-01-07T14:58:00Z">
            <w:rPr>
              <w:rFonts w:ascii="Arial" w:hAnsi="Arial" w:cs="Arial"/>
              <w:b/>
              <w:sz w:val="20"/>
              <w:szCs w:val="20"/>
            </w:rPr>
          </w:rPrChange>
        </w:rPr>
      </w:pPr>
      <w:r w:rsidRPr="004338A9">
        <w:rPr>
          <w:rFonts w:asciiTheme="majorHAnsi" w:hAnsiTheme="majorHAnsi" w:cs="Arial"/>
          <w:sz w:val="20"/>
          <w:szCs w:val="20"/>
          <w:rPrChange w:id="3688" w:author="dbecker" w:date="2016-01-07T14:58:00Z">
            <w:rPr>
              <w:rFonts w:ascii="Arial" w:hAnsi="Arial" w:cs="Arial"/>
              <w:sz w:val="20"/>
              <w:szCs w:val="20"/>
            </w:rPr>
          </w:rPrChange>
        </w:rPr>
        <w:t>Assist other services of the local Emergency Response Organization with normal or emergency services, as directed by the EMD.</w:t>
      </w:r>
    </w:p>
    <w:p w:rsidR="00086AE6" w:rsidRPr="004338A9" w:rsidDel="0000185D" w:rsidRDefault="00086AE6" w:rsidP="009C734F">
      <w:pPr>
        <w:ind w:left="1080"/>
        <w:jc w:val="both"/>
        <w:rPr>
          <w:del w:id="3689" w:author="dbecker" w:date="2015-11-09T13:47:00Z"/>
          <w:rFonts w:asciiTheme="majorHAnsi" w:hAnsiTheme="majorHAnsi" w:cs="Arial"/>
          <w:b/>
          <w:sz w:val="20"/>
          <w:szCs w:val="20"/>
          <w:rPrChange w:id="3690" w:author="dbecker" w:date="2016-01-07T14:58:00Z">
            <w:rPr>
              <w:del w:id="3691" w:author="dbecker" w:date="2015-11-09T13:47:00Z"/>
              <w:rFonts w:ascii="Arial" w:hAnsi="Arial" w:cs="Arial"/>
              <w:b/>
              <w:sz w:val="20"/>
              <w:szCs w:val="20"/>
            </w:rPr>
          </w:rPrChange>
        </w:rPr>
      </w:pPr>
    </w:p>
    <w:p w:rsidR="009C734F" w:rsidRPr="004338A9" w:rsidRDefault="007A1541" w:rsidP="009C734F">
      <w:pPr>
        <w:pStyle w:val="Heading2"/>
        <w:ind w:left="360"/>
        <w:rPr>
          <w:rFonts w:asciiTheme="majorHAnsi" w:hAnsiTheme="majorHAnsi"/>
          <w:i w:val="0"/>
          <w:iCs w:val="0"/>
          <w:color w:val="0070C0"/>
          <w:sz w:val="20"/>
          <w:szCs w:val="20"/>
          <w:rPrChange w:id="3692" w:author="dbecker" w:date="2016-01-07T14:58:00Z">
            <w:rPr>
              <w:i w:val="0"/>
              <w:iCs w:val="0"/>
              <w:sz w:val="20"/>
              <w:szCs w:val="20"/>
            </w:rPr>
          </w:rPrChange>
        </w:rPr>
      </w:pPr>
      <w:bookmarkStart w:id="3693" w:name="_Toc431372836"/>
      <w:r w:rsidRPr="004338A9">
        <w:rPr>
          <w:rFonts w:asciiTheme="majorHAnsi" w:hAnsiTheme="majorHAnsi"/>
          <w:i w:val="0"/>
          <w:iCs w:val="0"/>
          <w:color w:val="0070C0"/>
          <w:sz w:val="20"/>
          <w:szCs w:val="20"/>
          <w:rPrChange w:id="3694" w:author="dbecker" w:date="2016-01-07T14:58:00Z">
            <w:rPr>
              <w:i w:val="0"/>
              <w:iCs w:val="0"/>
              <w:sz w:val="20"/>
              <w:szCs w:val="20"/>
            </w:rPr>
          </w:rPrChange>
        </w:rPr>
        <w:t>G</w:t>
      </w:r>
      <w:r w:rsidR="009C734F" w:rsidRPr="004338A9">
        <w:rPr>
          <w:rFonts w:asciiTheme="majorHAnsi" w:hAnsiTheme="majorHAnsi"/>
          <w:i w:val="0"/>
          <w:iCs w:val="0"/>
          <w:color w:val="0070C0"/>
          <w:sz w:val="20"/>
          <w:szCs w:val="20"/>
          <w:rPrChange w:id="3695" w:author="dbecker" w:date="2016-01-07T14:58:00Z">
            <w:rPr>
              <w:i w:val="0"/>
              <w:iCs w:val="0"/>
              <w:sz w:val="20"/>
              <w:szCs w:val="20"/>
            </w:rPr>
          </w:rPrChange>
        </w:rPr>
        <w:t>.</w:t>
      </w:r>
      <w:r w:rsidR="008127CB" w:rsidRPr="004338A9">
        <w:rPr>
          <w:rFonts w:asciiTheme="majorHAnsi" w:hAnsiTheme="majorHAnsi"/>
          <w:i w:val="0"/>
          <w:iCs w:val="0"/>
          <w:color w:val="0070C0"/>
          <w:sz w:val="20"/>
          <w:szCs w:val="20"/>
          <w:rPrChange w:id="3696" w:author="dbecker" w:date="2016-01-07T14:58:00Z">
            <w:rPr>
              <w:i w:val="0"/>
              <w:iCs w:val="0"/>
              <w:sz w:val="20"/>
              <w:szCs w:val="20"/>
            </w:rPr>
          </w:rPrChange>
        </w:rPr>
        <w:t xml:space="preserve"> </w:t>
      </w:r>
      <w:r w:rsidR="009C734F" w:rsidRPr="004338A9">
        <w:rPr>
          <w:rFonts w:asciiTheme="majorHAnsi" w:hAnsiTheme="majorHAnsi"/>
          <w:i w:val="0"/>
          <w:iCs w:val="0"/>
          <w:color w:val="0070C0"/>
          <w:sz w:val="20"/>
          <w:szCs w:val="20"/>
          <w:rPrChange w:id="3697" w:author="dbecker" w:date="2016-01-07T14:58:00Z">
            <w:rPr>
              <w:i w:val="0"/>
              <w:iCs w:val="0"/>
              <w:sz w:val="20"/>
              <w:szCs w:val="20"/>
            </w:rPr>
          </w:rPrChange>
        </w:rPr>
        <w:t xml:space="preserve"> </w:t>
      </w:r>
      <w:ins w:id="3698" w:author="dbecker" w:date="2015-11-09T13:47:00Z">
        <w:r w:rsidR="0000185D" w:rsidRPr="004338A9">
          <w:rPr>
            <w:rFonts w:asciiTheme="majorHAnsi" w:hAnsiTheme="majorHAnsi"/>
            <w:i w:val="0"/>
            <w:iCs w:val="0"/>
            <w:color w:val="0070C0"/>
            <w:sz w:val="20"/>
            <w:szCs w:val="20"/>
            <w:rPrChange w:id="3699" w:author="dbecker" w:date="2016-01-07T14:58:00Z">
              <w:rPr>
                <w:rFonts w:ascii="Cambria" w:hAnsi="Cambria"/>
                <w:i w:val="0"/>
                <w:iCs w:val="0"/>
                <w:color w:val="0070C0"/>
                <w:sz w:val="20"/>
                <w:szCs w:val="20"/>
              </w:rPr>
            </w:rPrChange>
          </w:rPr>
          <w:t xml:space="preserve">  </w:t>
        </w:r>
      </w:ins>
      <w:r w:rsidR="009C734F" w:rsidRPr="004338A9">
        <w:rPr>
          <w:rFonts w:asciiTheme="majorHAnsi" w:hAnsiTheme="majorHAnsi"/>
          <w:i w:val="0"/>
          <w:iCs w:val="0"/>
          <w:color w:val="0070C0"/>
          <w:sz w:val="20"/>
          <w:szCs w:val="20"/>
          <w:rPrChange w:id="3700" w:author="dbecker" w:date="2016-01-07T14:58:00Z">
            <w:rPr>
              <w:i w:val="0"/>
              <w:iCs w:val="0"/>
              <w:sz w:val="20"/>
              <w:szCs w:val="20"/>
            </w:rPr>
          </w:rPrChange>
        </w:rPr>
        <w:t>RADEF Officer</w:t>
      </w:r>
      <w:bookmarkEnd w:id="3693"/>
    </w:p>
    <w:p w:rsidR="00213C68" w:rsidRPr="004338A9" w:rsidRDefault="00213C68" w:rsidP="00213C68">
      <w:pPr>
        <w:jc w:val="both"/>
        <w:rPr>
          <w:rFonts w:asciiTheme="majorHAnsi" w:hAnsiTheme="majorHAnsi" w:cs="Arial"/>
          <w:b/>
          <w:sz w:val="20"/>
          <w:szCs w:val="20"/>
          <w:rPrChange w:id="3701" w:author="dbecker" w:date="2016-01-07T14:58:00Z">
            <w:rPr>
              <w:rFonts w:ascii="Arial" w:hAnsi="Arial" w:cs="Arial"/>
              <w:b/>
              <w:sz w:val="20"/>
              <w:szCs w:val="20"/>
            </w:rPr>
          </w:rPrChange>
        </w:rPr>
      </w:pPr>
    </w:p>
    <w:p w:rsidR="009C734F" w:rsidRPr="004338A9" w:rsidRDefault="009C734F" w:rsidP="008127CB">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70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03" w:author="dbecker" w:date="2016-01-07T14:58:00Z">
            <w:rPr>
              <w:rFonts w:ascii="Arial" w:hAnsi="Arial" w:cs="Arial"/>
              <w:spacing w:val="-3"/>
              <w:sz w:val="20"/>
              <w:szCs w:val="20"/>
            </w:rPr>
          </w:rPrChange>
        </w:rPr>
        <w:t>This section provides a checklist procedure for the RADEF Officer to be used in the event an emergency is declared at a nuclear power facility.  The RADEF Officer is responsible for issuing radiological monitoring equipment and dosimeters and maintaining emergency worker exposure records.  This step-by-step procedure is written to guide the RADEF Officer.  In doubtful situations, common sense should dictate appropriate actions.</w:t>
      </w:r>
    </w:p>
    <w:p w:rsidR="009C734F" w:rsidRPr="004338A9" w:rsidRDefault="009C734F" w:rsidP="008127CB">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704" w:author="dbecker" w:date="2016-01-07T14:58:00Z">
            <w:rPr>
              <w:rFonts w:ascii="Arial" w:hAnsi="Arial" w:cs="Arial"/>
              <w:spacing w:val="-3"/>
              <w:sz w:val="20"/>
              <w:szCs w:val="20"/>
            </w:rPr>
          </w:rPrChange>
        </w:rPr>
      </w:pPr>
    </w:p>
    <w:p w:rsidR="009C734F" w:rsidRPr="004338A9" w:rsidRDefault="009C734F" w:rsidP="008127CB">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70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06" w:author="dbecker" w:date="2016-01-07T14:58:00Z">
            <w:rPr>
              <w:rFonts w:ascii="Arial" w:hAnsi="Arial" w:cs="Arial"/>
              <w:spacing w:val="-3"/>
              <w:sz w:val="20"/>
              <w:szCs w:val="20"/>
            </w:rPr>
          </w:rPrChange>
        </w:rPr>
        <w:t>Initial notification of a potentia</w:t>
      </w:r>
      <w:r w:rsidR="008127CB" w:rsidRPr="004338A9">
        <w:rPr>
          <w:rFonts w:asciiTheme="majorHAnsi" w:hAnsiTheme="majorHAnsi" w:cs="Arial"/>
          <w:spacing w:val="-3"/>
          <w:sz w:val="20"/>
          <w:szCs w:val="20"/>
          <w:rPrChange w:id="3707" w:author="dbecker" w:date="2016-01-07T14:58:00Z">
            <w:rPr>
              <w:rFonts w:ascii="Arial" w:hAnsi="Arial" w:cs="Arial"/>
              <w:spacing w:val="-3"/>
              <w:sz w:val="20"/>
              <w:szCs w:val="20"/>
            </w:rPr>
          </w:rPrChange>
        </w:rPr>
        <w:t xml:space="preserve">l or actual emergency condition </w:t>
      </w:r>
      <w:r w:rsidRPr="004338A9">
        <w:rPr>
          <w:rFonts w:asciiTheme="majorHAnsi" w:hAnsiTheme="majorHAnsi" w:cs="Arial"/>
          <w:spacing w:val="-3"/>
          <w:sz w:val="20"/>
          <w:szCs w:val="20"/>
          <w:rPrChange w:id="3708" w:author="dbecker" w:date="2016-01-07T14:58:00Z">
            <w:rPr>
              <w:rFonts w:ascii="Arial" w:hAnsi="Arial" w:cs="Arial"/>
              <w:spacing w:val="-3"/>
              <w:sz w:val="20"/>
              <w:szCs w:val="20"/>
            </w:rPr>
          </w:rPrChange>
        </w:rPr>
        <w:t>will contain one of the Emergency Classification Levels (ECLs):  UNUSUAL EVENT, ALERT, SITE AREA EMERGENCY, or GENERAL EMERGENCY.  The following procedure checklists for each ECL represent the minimum actions the RADEF Officer is required to fulfill.  Additional instructions, if any, will be provided by the Selectmen.</w:t>
      </w:r>
    </w:p>
    <w:p w:rsidR="009C734F" w:rsidRPr="004338A9" w:rsidRDefault="009C734F" w:rsidP="009C734F">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09" w:author="dbecker" w:date="2016-01-07T14:58:00Z">
            <w:rPr>
              <w:rFonts w:ascii="Arial" w:hAnsi="Arial" w:cs="Arial"/>
              <w:spacing w:val="-3"/>
              <w:sz w:val="20"/>
              <w:szCs w:val="20"/>
            </w:rPr>
          </w:rPrChange>
        </w:rPr>
      </w:pPr>
    </w:p>
    <w:p w:rsidR="009C734F" w:rsidRPr="004338A9" w:rsidRDefault="009C734F" w:rsidP="009C734F">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1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11" w:author="dbecker" w:date="2016-01-07T14:58:00Z">
            <w:rPr>
              <w:rFonts w:ascii="Arial" w:hAnsi="Arial" w:cs="Arial"/>
              <w:spacing w:val="-3"/>
              <w:sz w:val="20"/>
              <w:szCs w:val="20"/>
            </w:rPr>
          </w:rPrChange>
        </w:rPr>
        <w:tab/>
      </w:r>
      <w:r w:rsidRPr="004338A9">
        <w:rPr>
          <w:rFonts w:asciiTheme="majorHAnsi" w:hAnsiTheme="majorHAnsi" w:cs="Arial"/>
          <w:spacing w:val="-3"/>
          <w:sz w:val="20"/>
          <w:szCs w:val="20"/>
          <w:u w:val="single"/>
          <w:rPrChange w:id="3712" w:author="dbecker" w:date="2016-01-07T14:58:00Z">
            <w:rPr>
              <w:rFonts w:ascii="Arial" w:hAnsi="Arial" w:cs="Arial"/>
              <w:spacing w:val="-3"/>
              <w:sz w:val="20"/>
              <w:szCs w:val="20"/>
              <w:u w:val="single"/>
            </w:rPr>
          </w:rPrChange>
        </w:rPr>
        <w:t>Supporting Documents</w:t>
      </w:r>
      <w:r w:rsidRPr="004338A9">
        <w:rPr>
          <w:rFonts w:asciiTheme="majorHAnsi" w:hAnsiTheme="majorHAnsi" w:cs="Arial"/>
          <w:spacing w:val="-3"/>
          <w:sz w:val="20"/>
          <w:szCs w:val="20"/>
          <w:rPrChange w:id="3713" w:author="dbecker" w:date="2016-01-07T14:58:00Z">
            <w:rPr>
              <w:rFonts w:ascii="Arial" w:hAnsi="Arial" w:cs="Arial"/>
              <w:spacing w:val="-3"/>
              <w:sz w:val="20"/>
              <w:szCs w:val="20"/>
            </w:rPr>
          </w:rPrChange>
        </w:rPr>
        <w:t>:</w:t>
      </w:r>
    </w:p>
    <w:p w:rsidR="009C734F" w:rsidRPr="004338A9" w:rsidRDefault="008127CB" w:rsidP="00962CF3">
      <w:pPr>
        <w:numPr>
          <w:ilvl w:val="1"/>
          <w:numId w:val="50"/>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1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15" w:author="dbecker" w:date="2016-01-07T14:58:00Z">
            <w:rPr>
              <w:rFonts w:ascii="Arial" w:hAnsi="Arial" w:cs="Arial"/>
              <w:spacing w:val="-3"/>
              <w:sz w:val="20"/>
              <w:szCs w:val="20"/>
            </w:rPr>
          </w:rPrChange>
        </w:rPr>
        <w:t>Local</w:t>
      </w:r>
      <w:r w:rsidR="009C734F" w:rsidRPr="004338A9">
        <w:rPr>
          <w:rFonts w:asciiTheme="majorHAnsi" w:hAnsiTheme="majorHAnsi" w:cs="Arial"/>
          <w:spacing w:val="-3"/>
          <w:sz w:val="20"/>
          <w:szCs w:val="20"/>
          <w:rPrChange w:id="3716" w:author="dbecker" w:date="2016-01-07T14:58:00Z">
            <w:rPr>
              <w:rFonts w:ascii="Arial" w:hAnsi="Arial" w:cs="Arial"/>
              <w:spacing w:val="-3"/>
              <w:sz w:val="20"/>
              <w:szCs w:val="20"/>
            </w:rPr>
          </w:rPrChange>
        </w:rPr>
        <w:t xml:space="preserve"> Emergency Phone List</w:t>
      </w:r>
    </w:p>
    <w:p w:rsidR="009C734F" w:rsidRPr="004338A9" w:rsidRDefault="009C734F" w:rsidP="00962CF3">
      <w:pPr>
        <w:numPr>
          <w:ilvl w:val="1"/>
          <w:numId w:val="50"/>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1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18" w:author="dbecker" w:date="2016-01-07T14:58:00Z">
            <w:rPr>
              <w:rFonts w:ascii="Arial" w:hAnsi="Arial" w:cs="Arial"/>
              <w:spacing w:val="-3"/>
              <w:sz w:val="20"/>
              <w:szCs w:val="20"/>
            </w:rPr>
          </w:rPrChange>
        </w:rPr>
        <w:t>Dosimetry Equipm</w:t>
      </w:r>
      <w:r w:rsidR="008127CB" w:rsidRPr="004338A9">
        <w:rPr>
          <w:rFonts w:asciiTheme="majorHAnsi" w:hAnsiTheme="majorHAnsi" w:cs="Arial"/>
          <w:spacing w:val="-3"/>
          <w:sz w:val="20"/>
          <w:szCs w:val="20"/>
          <w:rPrChange w:id="3719" w:author="dbecker" w:date="2016-01-07T14:58:00Z">
            <w:rPr>
              <w:rFonts w:ascii="Arial" w:hAnsi="Arial" w:cs="Arial"/>
              <w:spacing w:val="-3"/>
              <w:sz w:val="20"/>
              <w:szCs w:val="20"/>
            </w:rPr>
          </w:rPrChange>
        </w:rPr>
        <w:t>ent and Procedures</w:t>
      </w:r>
    </w:p>
    <w:p w:rsidR="00072D94" w:rsidRPr="004338A9" w:rsidRDefault="00072D94" w:rsidP="00962CF3">
      <w:pPr>
        <w:numPr>
          <w:ilvl w:val="1"/>
          <w:numId w:val="50"/>
        </w:numPr>
        <w:rPr>
          <w:rFonts w:asciiTheme="majorHAnsi" w:hAnsiTheme="majorHAnsi" w:cs="Arial"/>
          <w:iCs/>
          <w:sz w:val="20"/>
          <w:rPrChange w:id="3720" w:author="dbecker" w:date="2016-01-07T14:58:00Z">
            <w:rPr>
              <w:rFonts w:ascii="Arial" w:hAnsi="Arial" w:cs="Arial"/>
              <w:iCs/>
              <w:sz w:val="20"/>
            </w:rPr>
          </w:rPrChange>
        </w:rPr>
      </w:pPr>
      <w:r w:rsidRPr="004338A9">
        <w:rPr>
          <w:rFonts w:asciiTheme="majorHAnsi" w:hAnsiTheme="majorHAnsi" w:cs="Arial"/>
          <w:iCs/>
          <w:sz w:val="20"/>
          <w:rPrChange w:id="3721" w:author="dbecker" w:date="2016-01-07T14:58:00Z">
            <w:rPr>
              <w:rFonts w:ascii="Arial" w:hAnsi="Arial" w:cs="Arial"/>
              <w:iCs/>
              <w:sz w:val="20"/>
            </w:rPr>
          </w:rPrChange>
        </w:rPr>
        <w:t>Form 120A, Chronological Event Log, or use of Disaster Management Software Position Log</w:t>
      </w:r>
    </w:p>
    <w:p w:rsidR="009C734F" w:rsidRPr="004338A9" w:rsidRDefault="009C734F" w:rsidP="00962CF3">
      <w:pPr>
        <w:numPr>
          <w:ilvl w:val="1"/>
          <w:numId w:val="50"/>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2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23" w:author="dbecker" w:date="2016-01-07T14:58:00Z">
            <w:rPr>
              <w:rFonts w:ascii="Arial" w:hAnsi="Arial" w:cs="Arial"/>
              <w:spacing w:val="-3"/>
              <w:sz w:val="20"/>
              <w:szCs w:val="20"/>
            </w:rPr>
          </w:rPrChange>
        </w:rPr>
        <w:t>Form 120L, Dosimetry Log Sheet</w:t>
      </w:r>
    </w:p>
    <w:p w:rsidR="009C734F" w:rsidRPr="004338A9" w:rsidRDefault="009C734F" w:rsidP="00962CF3">
      <w:pPr>
        <w:numPr>
          <w:ilvl w:val="1"/>
          <w:numId w:val="50"/>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2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25" w:author="dbecker" w:date="2016-01-07T14:58:00Z">
            <w:rPr>
              <w:rFonts w:ascii="Arial" w:hAnsi="Arial" w:cs="Arial"/>
              <w:spacing w:val="-3"/>
              <w:sz w:val="20"/>
              <w:szCs w:val="20"/>
            </w:rPr>
          </w:rPrChange>
        </w:rPr>
        <w:t>Form 135A, Potassium Iodide Acknowledgement Form</w:t>
      </w:r>
      <w:r w:rsidRPr="004338A9">
        <w:rPr>
          <w:rFonts w:asciiTheme="majorHAnsi" w:hAnsiTheme="majorHAnsi" w:cs="Arial"/>
          <w:spacing w:val="-3"/>
          <w:sz w:val="20"/>
          <w:szCs w:val="20"/>
          <w:rPrChange w:id="3726" w:author="dbecker" w:date="2016-01-07T14:58:00Z">
            <w:rPr>
              <w:rFonts w:ascii="Arial" w:hAnsi="Arial" w:cs="Arial"/>
              <w:spacing w:val="-3"/>
              <w:sz w:val="20"/>
              <w:szCs w:val="20"/>
            </w:rPr>
          </w:rPrChange>
        </w:rPr>
        <w:tab/>
      </w:r>
    </w:p>
    <w:p w:rsidR="009C734F" w:rsidRPr="004338A9" w:rsidRDefault="009C734F" w:rsidP="00962CF3">
      <w:pPr>
        <w:numPr>
          <w:ilvl w:val="1"/>
          <w:numId w:val="50"/>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2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28" w:author="dbecker" w:date="2016-01-07T14:58:00Z">
            <w:rPr>
              <w:rFonts w:ascii="Arial" w:hAnsi="Arial" w:cs="Arial"/>
              <w:spacing w:val="-3"/>
              <w:sz w:val="20"/>
              <w:szCs w:val="20"/>
            </w:rPr>
          </w:rPrChange>
        </w:rPr>
        <w:t>Form 300Y</w:t>
      </w:r>
      <w:r w:rsidR="00F02D6B" w:rsidRPr="004338A9">
        <w:rPr>
          <w:rFonts w:asciiTheme="majorHAnsi" w:hAnsiTheme="majorHAnsi" w:cs="Arial"/>
          <w:spacing w:val="-3"/>
          <w:sz w:val="20"/>
          <w:szCs w:val="20"/>
          <w:rPrChange w:id="3729" w:author="dbecker" w:date="2016-01-07T14:58:00Z">
            <w:rPr>
              <w:rFonts w:ascii="Arial" w:hAnsi="Arial" w:cs="Arial"/>
              <w:spacing w:val="-3"/>
              <w:sz w:val="20"/>
              <w:szCs w:val="20"/>
            </w:rPr>
          </w:rPrChange>
        </w:rPr>
        <w:t xml:space="preserve"> </w:t>
      </w:r>
      <w:r w:rsidRPr="004338A9">
        <w:rPr>
          <w:rFonts w:asciiTheme="majorHAnsi" w:hAnsiTheme="majorHAnsi" w:cs="Arial"/>
          <w:spacing w:val="-3"/>
          <w:sz w:val="20"/>
          <w:szCs w:val="20"/>
          <w:rPrChange w:id="3730" w:author="dbecker" w:date="2016-01-07T14:58:00Z">
            <w:rPr>
              <w:rFonts w:ascii="Arial" w:hAnsi="Arial" w:cs="Arial"/>
              <w:spacing w:val="-3"/>
              <w:sz w:val="20"/>
              <w:szCs w:val="20"/>
            </w:rPr>
          </w:rPrChange>
        </w:rPr>
        <w:t>, Individual Cumulative Exposure Report</w:t>
      </w:r>
    </w:p>
    <w:p w:rsidR="009C734F" w:rsidRPr="004338A9" w:rsidRDefault="009C734F" w:rsidP="00962CF3">
      <w:pPr>
        <w:numPr>
          <w:ilvl w:val="1"/>
          <w:numId w:val="50"/>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jc w:val="both"/>
        <w:rPr>
          <w:rFonts w:asciiTheme="majorHAnsi" w:hAnsiTheme="majorHAnsi" w:cs="Arial"/>
          <w:spacing w:val="-3"/>
          <w:sz w:val="20"/>
          <w:szCs w:val="20"/>
          <w:rPrChange w:id="373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32" w:author="dbecker" w:date="2016-01-07T14:58:00Z">
            <w:rPr>
              <w:rFonts w:ascii="Arial" w:hAnsi="Arial" w:cs="Arial"/>
              <w:spacing w:val="-3"/>
              <w:sz w:val="20"/>
              <w:szCs w:val="20"/>
            </w:rPr>
          </w:rPrChange>
        </w:rPr>
        <w:t>Form 302A</w:t>
      </w:r>
      <w:r w:rsidR="00F02D6B" w:rsidRPr="004338A9">
        <w:rPr>
          <w:rFonts w:asciiTheme="majorHAnsi" w:hAnsiTheme="majorHAnsi" w:cs="Arial"/>
          <w:spacing w:val="-3"/>
          <w:sz w:val="20"/>
          <w:szCs w:val="20"/>
          <w:rPrChange w:id="3733" w:author="dbecker" w:date="2016-01-07T14:58:00Z">
            <w:rPr>
              <w:rFonts w:ascii="Arial" w:hAnsi="Arial" w:cs="Arial"/>
              <w:spacing w:val="-3"/>
              <w:sz w:val="20"/>
              <w:szCs w:val="20"/>
            </w:rPr>
          </w:rPrChange>
        </w:rPr>
        <w:t xml:space="preserve"> (VY)/300A (SS)</w:t>
      </w:r>
      <w:r w:rsidRPr="004338A9">
        <w:rPr>
          <w:rFonts w:asciiTheme="majorHAnsi" w:hAnsiTheme="majorHAnsi" w:cs="Arial"/>
          <w:spacing w:val="-3"/>
          <w:sz w:val="20"/>
          <w:szCs w:val="20"/>
          <w:rPrChange w:id="3734" w:author="dbecker" w:date="2016-01-07T14:58:00Z">
            <w:rPr>
              <w:rFonts w:ascii="Arial" w:hAnsi="Arial" w:cs="Arial"/>
              <w:spacing w:val="-3"/>
              <w:sz w:val="20"/>
              <w:szCs w:val="20"/>
            </w:rPr>
          </w:rPrChange>
        </w:rPr>
        <w:t>, Emergency Worker Cumulative Exposure Report</w:t>
      </w:r>
    </w:p>
    <w:p w:rsidR="009C734F" w:rsidRPr="004338A9" w:rsidRDefault="009C734F" w:rsidP="00962CF3">
      <w:pPr>
        <w:numPr>
          <w:ilvl w:val="1"/>
          <w:numId w:val="50"/>
        </w:numPr>
        <w:rPr>
          <w:rFonts w:asciiTheme="majorHAnsi" w:hAnsiTheme="majorHAnsi" w:cs="Arial"/>
          <w:spacing w:val="-3"/>
          <w:sz w:val="20"/>
          <w:szCs w:val="20"/>
          <w:rPrChange w:id="373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736" w:author="dbecker" w:date="2016-01-07T14:58:00Z">
            <w:rPr>
              <w:rFonts w:ascii="Arial" w:hAnsi="Arial" w:cs="Arial"/>
              <w:spacing w:val="-3"/>
              <w:sz w:val="20"/>
              <w:szCs w:val="20"/>
            </w:rPr>
          </w:rPrChange>
        </w:rPr>
        <w:t xml:space="preserve">Form 305A, Dosimetry-KI Report Form (multi-part) </w:t>
      </w:r>
    </w:p>
    <w:p w:rsidR="008127CB" w:rsidRPr="004338A9" w:rsidRDefault="008127CB" w:rsidP="009C734F">
      <w:pPr>
        <w:rPr>
          <w:rFonts w:asciiTheme="majorHAnsi" w:hAnsiTheme="majorHAnsi" w:cs="Arial"/>
          <w:spacing w:val="-3"/>
          <w:sz w:val="20"/>
          <w:szCs w:val="20"/>
          <w:rPrChange w:id="3737" w:author="dbecker" w:date="2016-01-07T14:58:00Z">
            <w:rPr>
              <w:rFonts w:ascii="Arial" w:hAnsi="Arial" w:cs="Arial"/>
              <w:spacing w:val="-3"/>
              <w:sz w:val="20"/>
              <w:szCs w:val="20"/>
            </w:rPr>
          </w:rPrChange>
        </w:rPr>
      </w:pPr>
    </w:p>
    <w:p w:rsidR="00101AF6" w:rsidRPr="004338A9" w:rsidRDefault="00101AF6" w:rsidP="00101AF6">
      <w:pPr>
        <w:numPr>
          <w:ilvl w:val="0"/>
          <w:numId w:val="50"/>
        </w:numPr>
        <w:jc w:val="both"/>
        <w:rPr>
          <w:rFonts w:asciiTheme="majorHAnsi" w:hAnsiTheme="majorHAnsi" w:cs="Arial"/>
          <w:b/>
          <w:spacing w:val="-3"/>
          <w:sz w:val="20"/>
          <w:szCs w:val="20"/>
          <w:rPrChange w:id="3738"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739"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8127CB" w:rsidRPr="004338A9" w:rsidRDefault="008127CB" w:rsidP="009C734F">
      <w:pPr>
        <w:rPr>
          <w:rFonts w:asciiTheme="majorHAnsi" w:hAnsiTheme="majorHAnsi" w:cs="Arial"/>
          <w:spacing w:val="-3"/>
          <w:sz w:val="20"/>
          <w:szCs w:val="20"/>
          <w:rPrChange w:id="3740" w:author="dbecker" w:date="2016-01-07T14:58:00Z">
            <w:rPr>
              <w:rFonts w:ascii="Arial" w:hAnsi="Arial" w:cs="Arial"/>
              <w:spacing w:val="-3"/>
              <w:sz w:val="20"/>
              <w:szCs w:val="20"/>
            </w:rPr>
          </w:rPrChange>
        </w:rPr>
      </w:pPr>
    </w:p>
    <w:p w:rsidR="008127CB" w:rsidRPr="004338A9" w:rsidRDefault="008127CB" w:rsidP="008127CB">
      <w:pPr>
        <w:ind w:left="720"/>
        <w:rPr>
          <w:rFonts w:asciiTheme="majorHAnsi" w:hAnsiTheme="majorHAnsi" w:cs="Arial"/>
          <w:b/>
          <w:spacing w:val="-3"/>
          <w:sz w:val="20"/>
          <w:szCs w:val="20"/>
          <w:rPrChange w:id="3741"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742" w:author="dbecker" w:date="2016-01-07T14:58:00Z">
            <w:rPr>
              <w:rFonts w:ascii="Arial" w:hAnsi="Arial" w:cs="Arial"/>
              <w:b/>
              <w:spacing w:val="-3"/>
              <w:sz w:val="20"/>
              <w:szCs w:val="20"/>
            </w:rPr>
          </w:rPrChange>
        </w:rPr>
        <w:t>Unusual Event</w:t>
      </w:r>
    </w:p>
    <w:p w:rsidR="008127CB" w:rsidRPr="004338A9" w:rsidRDefault="008127CB" w:rsidP="008127CB">
      <w:pPr>
        <w:numPr>
          <w:ilvl w:val="0"/>
          <w:numId w:val="61"/>
        </w:numPr>
        <w:rPr>
          <w:rFonts w:asciiTheme="majorHAnsi" w:hAnsiTheme="majorHAnsi" w:cs="Arial"/>
          <w:b/>
          <w:spacing w:val="-3"/>
          <w:sz w:val="20"/>
          <w:szCs w:val="20"/>
          <w:rPrChange w:id="3743"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44" w:author="dbecker" w:date="2016-01-07T14:58:00Z">
            <w:rPr>
              <w:rFonts w:ascii="Arial" w:hAnsi="Arial" w:cs="Arial"/>
              <w:spacing w:val="-3"/>
              <w:sz w:val="20"/>
              <w:szCs w:val="20"/>
            </w:rPr>
          </w:rPrChange>
        </w:rPr>
        <w:t>No action is required at this ECL.</w:t>
      </w:r>
    </w:p>
    <w:p w:rsidR="001A0F38" w:rsidRPr="004338A9" w:rsidRDefault="001A0F38" w:rsidP="008127CB">
      <w:pPr>
        <w:rPr>
          <w:rFonts w:asciiTheme="majorHAnsi" w:hAnsiTheme="majorHAnsi" w:cs="Arial"/>
          <w:spacing w:val="-3"/>
          <w:sz w:val="20"/>
          <w:szCs w:val="20"/>
          <w:rPrChange w:id="3745" w:author="dbecker" w:date="2016-01-07T14:58:00Z">
            <w:rPr>
              <w:rFonts w:ascii="Arial" w:hAnsi="Arial" w:cs="Arial"/>
              <w:spacing w:val="-3"/>
              <w:sz w:val="20"/>
              <w:szCs w:val="20"/>
            </w:rPr>
          </w:rPrChange>
        </w:rPr>
      </w:pPr>
    </w:p>
    <w:p w:rsidR="008127CB" w:rsidRPr="004338A9" w:rsidRDefault="008127CB" w:rsidP="008127CB">
      <w:pPr>
        <w:ind w:left="720"/>
        <w:rPr>
          <w:rFonts w:asciiTheme="majorHAnsi" w:hAnsiTheme="majorHAnsi" w:cs="Arial"/>
          <w:b/>
          <w:spacing w:val="-3"/>
          <w:sz w:val="20"/>
          <w:szCs w:val="20"/>
          <w:rPrChange w:id="3746"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747" w:author="dbecker" w:date="2016-01-07T14:58:00Z">
            <w:rPr>
              <w:rFonts w:ascii="Arial" w:hAnsi="Arial" w:cs="Arial"/>
              <w:b/>
              <w:spacing w:val="-3"/>
              <w:sz w:val="20"/>
              <w:szCs w:val="20"/>
            </w:rPr>
          </w:rPrChange>
        </w:rPr>
        <w:t>Alert</w:t>
      </w:r>
    </w:p>
    <w:p w:rsidR="008127CB" w:rsidRPr="004338A9" w:rsidRDefault="008127CB" w:rsidP="008127CB">
      <w:pPr>
        <w:numPr>
          <w:ilvl w:val="0"/>
          <w:numId w:val="61"/>
        </w:numPr>
        <w:rPr>
          <w:rFonts w:asciiTheme="majorHAnsi" w:hAnsiTheme="majorHAnsi" w:cs="Arial"/>
          <w:b/>
          <w:spacing w:val="-3"/>
          <w:sz w:val="20"/>
          <w:szCs w:val="20"/>
          <w:rPrChange w:id="3748"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49" w:author="dbecker" w:date="2016-01-07T14:58:00Z">
            <w:rPr>
              <w:rFonts w:ascii="Arial" w:hAnsi="Arial" w:cs="Arial"/>
              <w:spacing w:val="-3"/>
              <w:sz w:val="20"/>
              <w:szCs w:val="20"/>
            </w:rPr>
          </w:rPrChange>
        </w:rPr>
        <w:t>Receive notification of ECL and report to EOC.  Institute and maintain position log.</w:t>
      </w:r>
    </w:p>
    <w:p w:rsidR="008127CB" w:rsidRPr="004338A9" w:rsidRDefault="008127CB" w:rsidP="008127CB">
      <w:pPr>
        <w:numPr>
          <w:ilvl w:val="0"/>
          <w:numId w:val="61"/>
        </w:numPr>
        <w:rPr>
          <w:rFonts w:asciiTheme="majorHAnsi" w:hAnsiTheme="majorHAnsi" w:cs="Arial"/>
          <w:b/>
          <w:spacing w:val="-3"/>
          <w:sz w:val="20"/>
          <w:szCs w:val="20"/>
          <w:rPrChange w:id="3750"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51" w:author="dbecker" w:date="2016-01-07T14:58:00Z">
            <w:rPr>
              <w:rFonts w:ascii="Arial" w:hAnsi="Arial" w:cs="Arial"/>
              <w:spacing w:val="-3"/>
              <w:sz w:val="20"/>
              <w:szCs w:val="20"/>
            </w:rPr>
          </w:rPrChange>
        </w:rPr>
        <w:t>Verify inventory and conduct operational checks of radiological equipment in accordance with procedures/directions.  Inform EMD of any deficiencies.</w:t>
      </w:r>
    </w:p>
    <w:p w:rsidR="008127CB" w:rsidRPr="004338A9" w:rsidRDefault="008127CB" w:rsidP="008127CB">
      <w:pPr>
        <w:numPr>
          <w:ilvl w:val="0"/>
          <w:numId w:val="61"/>
        </w:numPr>
        <w:rPr>
          <w:rFonts w:asciiTheme="majorHAnsi" w:hAnsiTheme="majorHAnsi" w:cs="Arial"/>
          <w:b/>
          <w:spacing w:val="-3"/>
          <w:sz w:val="20"/>
          <w:szCs w:val="20"/>
          <w:rPrChange w:id="3752"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53" w:author="dbecker" w:date="2016-01-07T14:58:00Z">
            <w:rPr>
              <w:rFonts w:ascii="Arial" w:hAnsi="Arial" w:cs="Arial"/>
              <w:spacing w:val="-3"/>
              <w:sz w:val="20"/>
              <w:szCs w:val="20"/>
            </w:rPr>
          </w:rPrChange>
        </w:rPr>
        <w:t>Request additional dosimetry equipment or KI as necessary from HSEM Local Liaison.  RADEF Officer has discretion to issue dosimetry to individual or groups as the situation warrants.</w:t>
      </w:r>
    </w:p>
    <w:p w:rsidR="008127CB" w:rsidRPr="004338A9" w:rsidRDefault="008127CB" w:rsidP="008127CB">
      <w:pPr>
        <w:numPr>
          <w:ilvl w:val="0"/>
          <w:numId w:val="61"/>
        </w:numPr>
        <w:rPr>
          <w:rFonts w:asciiTheme="majorHAnsi" w:hAnsiTheme="majorHAnsi" w:cs="Arial"/>
          <w:b/>
          <w:spacing w:val="-3"/>
          <w:sz w:val="20"/>
          <w:szCs w:val="20"/>
          <w:rPrChange w:id="3754"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55" w:author="dbecker" w:date="2016-01-07T14:58:00Z">
            <w:rPr>
              <w:rFonts w:ascii="Arial" w:hAnsi="Arial" w:cs="Arial"/>
              <w:spacing w:val="-3"/>
              <w:sz w:val="20"/>
              <w:szCs w:val="20"/>
            </w:rPr>
          </w:rPrChange>
        </w:rPr>
        <w:t>Support EMD, as requested.</w:t>
      </w:r>
    </w:p>
    <w:p w:rsidR="008127CB" w:rsidRPr="004338A9" w:rsidRDefault="008127CB" w:rsidP="008127CB">
      <w:pPr>
        <w:numPr>
          <w:ilvl w:val="0"/>
          <w:numId w:val="61"/>
        </w:numPr>
        <w:rPr>
          <w:rFonts w:asciiTheme="majorHAnsi" w:hAnsiTheme="majorHAnsi" w:cs="Arial"/>
          <w:b/>
          <w:spacing w:val="-3"/>
          <w:sz w:val="20"/>
          <w:szCs w:val="20"/>
          <w:rPrChange w:id="3756"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57" w:author="dbecker" w:date="2016-01-07T14:58:00Z">
            <w:rPr>
              <w:rFonts w:ascii="Arial" w:hAnsi="Arial" w:cs="Arial"/>
              <w:spacing w:val="-3"/>
              <w:sz w:val="20"/>
              <w:szCs w:val="20"/>
            </w:rPr>
          </w:rPrChange>
        </w:rPr>
        <w:t>Receive notification that ECL has been terminated or has been reclassified to higher level.</w:t>
      </w:r>
    </w:p>
    <w:p w:rsidR="008127CB" w:rsidRPr="004338A9" w:rsidRDefault="008127CB" w:rsidP="008127CB">
      <w:pPr>
        <w:rPr>
          <w:rFonts w:asciiTheme="majorHAnsi" w:hAnsiTheme="majorHAnsi" w:cs="Arial"/>
          <w:spacing w:val="-3"/>
          <w:sz w:val="20"/>
          <w:szCs w:val="20"/>
          <w:rPrChange w:id="3758" w:author="dbecker" w:date="2016-01-07T14:58:00Z">
            <w:rPr>
              <w:rFonts w:ascii="Arial" w:hAnsi="Arial" w:cs="Arial"/>
              <w:spacing w:val="-3"/>
              <w:sz w:val="20"/>
              <w:szCs w:val="20"/>
            </w:rPr>
          </w:rPrChange>
        </w:rPr>
      </w:pPr>
    </w:p>
    <w:p w:rsidR="008127CB" w:rsidRPr="004338A9" w:rsidRDefault="008127CB" w:rsidP="008127CB">
      <w:pPr>
        <w:ind w:left="720"/>
        <w:rPr>
          <w:rFonts w:asciiTheme="majorHAnsi" w:hAnsiTheme="majorHAnsi" w:cs="Arial"/>
          <w:b/>
          <w:spacing w:val="-3"/>
          <w:sz w:val="20"/>
          <w:szCs w:val="20"/>
          <w:rPrChange w:id="3759"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760" w:author="dbecker" w:date="2016-01-07T14:58:00Z">
            <w:rPr>
              <w:rFonts w:ascii="Arial" w:hAnsi="Arial" w:cs="Arial"/>
              <w:b/>
              <w:spacing w:val="-3"/>
              <w:sz w:val="20"/>
              <w:szCs w:val="20"/>
            </w:rPr>
          </w:rPrChange>
        </w:rPr>
        <w:t>Site Area Emergency/General Emergency</w:t>
      </w:r>
    </w:p>
    <w:p w:rsidR="008127CB" w:rsidRPr="004338A9" w:rsidRDefault="008127CB" w:rsidP="008127CB">
      <w:pPr>
        <w:numPr>
          <w:ilvl w:val="0"/>
          <w:numId w:val="62"/>
        </w:numPr>
        <w:rPr>
          <w:rFonts w:asciiTheme="majorHAnsi" w:hAnsiTheme="majorHAnsi" w:cs="Arial"/>
          <w:b/>
          <w:spacing w:val="-3"/>
          <w:sz w:val="20"/>
          <w:szCs w:val="20"/>
          <w:rPrChange w:id="3761"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62" w:author="dbecker" w:date="2016-01-07T14:58:00Z">
            <w:rPr>
              <w:rFonts w:ascii="Arial" w:hAnsi="Arial" w:cs="Arial"/>
              <w:spacing w:val="-3"/>
              <w:sz w:val="20"/>
              <w:szCs w:val="20"/>
            </w:rPr>
          </w:rPrChange>
        </w:rPr>
        <w:t>Receive notification of ECL and report to EOC.  Institute and maintain position log.</w:t>
      </w:r>
    </w:p>
    <w:p w:rsidR="008127CB" w:rsidRPr="004338A9" w:rsidRDefault="008127CB" w:rsidP="008127CB">
      <w:pPr>
        <w:numPr>
          <w:ilvl w:val="0"/>
          <w:numId w:val="62"/>
        </w:numPr>
        <w:rPr>
          <w:rFonts w:asciiTheme="majorHAnsi" w:hAnsiTheme="majorHAnsi" w:cs="Arial"/>
          <w:b/>
          <w:spacing w:val="-3"/>
          <w:sz w:val="20"/>
          <w:szCs w:val="20"/>
          <w:rPrChange w:id="3763"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64" w:author="dbecker" w:date="2016-01-07T14:58:00Z">
            <w:rPr>
              <w:rFonts w:ascii="Arial" w:hAnsi="Arial" w:cs="Arial"/>
              <w:spacing w:val="-3"/>
              <w:sz w:val="20"/>
              <w:szCs w:val="20"/>
            </w:rPr>
          </w:rPrChange>
        </w:rPr>
        <w:t>Verify inventory and conduct operational checks of radiological equipment in accordance with procedures/directions.  Inform EMD of any deficiencies.</w:t>
      </w:r>
    </w:p>
    <w:p w:rsidR="008127CB" w:rsidRPr="004338A9" w:rsidRDefault="00620491" w:rsidP="008127CB">
      <w:pPr>
        <w:numPr>
          <w:ilvl w:val="0"/>
          <w:numId w:val="62"/>
        </w:numPr>
        <w:rPr>
          <w:rFonts w:asciiTheme="majorHAnsi" w:hAnsiTheme="majorHAnsi" w:cs="Arial"/>
          <w:b/>
          <w:spacing w:val="-3"/>
          <w:sz w:val="20"/>
          <w:szCs w:val="20"/>
          <w:rPrChange w:id="3765"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66" w:author="dbecker" w:date="2016-01-07T14:58:00Z">
            <w:rPr>
              <w:rFonts w:ascii="Arial" w:hAnsi="Arial" w:cs="Arial"/>
              <w:spacing w:val="-3"/>
              <w:sz w:val="20"/>
              <w:szCs w:val="20"/>
            </w:rPr>
          </w:rPrChange>
        </w:rPr>
        <w:t>Coordinate need for additional dosimetry through HSEM Local Liaison.  Issue dosimetry to school bus drivers and emergency workers, as needed.</w:t>
      </w:r>
    </w:p>
    <w:p w:rsidR="00620491" w:rsidRPr="004338A9" w:rsidRDefault="00620491" w:rsidP="008127CB">
      <w:pPr>
        <w:numPr>
          <w:ilvl w:val="0"/>
          <w:numId w:val="62"/>
        </w:numPr>
        <w:rPr>
          <w:rFonts w:asciiTheme="majorHAnsi" w:hAnsiTheme="majorHAnsi" w:cs="Arial"/>
          <w:b/>
          <w:spacing w:val="-3"/>
          <w:sz w:val="20"/>
          <w:szCs w:val="20"/>
          <w:rPrChange w:id="3767"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68" w:author="dbecker" w:date="2016-01-07T14:58:00Z">
            <w:rPr>
              <w:rFonts w:ascii="Arial" w:hAnsi="Arial" w:cs="Arial"/>
              <w:spacing w:val="-3"/>
              <w:sz w:val="20"/>
              <w:szCs w:val="20"/>
            </w:rPr>
          </w:rPrChange>
        </w:rPr>
        <w:t>When notified a radioactive release is in progress:</w:t>
      </w:r>
    </w:p>
    <w:p w:rsidR="00620491" w:rsidRPr="004338A9" w:rsidRDefault="00620491" w:rsidP="00620491">
      <w:pPr>
        <w:numPr>
          <w:ilvl w:val="1"/>
          <w:numId w:val="62"/>
        </w:numPr>
        <w:rPr>
          <w:rFonts w:asciiTheme="majorHAnsi" w:hAnsiTheme="majorHAnsi" w:cs="Arial"/>
          <w:b/>
          <w:spacing w:val="-3"/>
          <w:sz w:val="20"/>
          <w:szCs w:val="20"/>
          <w:rPrChange w:id="3769"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70" w:author="dbecker" w:date="2016-01-07T14:58:00Z">
            <w:rPr>
              <w:rFonts w:ascii="Arial" w:hAnsi="Arial" w:cs="Arial"/>
              <w:spacing w:val="-3"/>
              <w:sz w:val="20"/>
              <w:szCs w:val="20"/>
            </w:rPr>
          </w:rPrChange>
        </w:rPr>
        <w:t>Instruct all emergency workers to begin reading their dosimeters at 15-minute intervals.</w:t>
      </w:r>
    </w:p>
    <w:p w:rsidR="00620491" w:rsidRPr="004338A9" w:rsidRDefault="00620491" w:rsidP="00620491">
      <w:pPr>
        <w:numPr>
          <w:ilvl w:val="1"/>
          <w:numId w:val="62"/>
        </w:numPr>
        <w:rPr>
          <w:rFonts w:asciiTheme="majorHAnsi" w:hAnsiTheme="majorHAnsi" w:cs="Arial"/>
          <w:b/>
          <w:spacing w:val="-3"/>
          <w:sz w:val="20"/>
          <w:szCs w:val="20"/>
          <w:rPrChange w:id="3771"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72" w:author="dbecker" w:date="2016-01-07T14:58:00Z">
            <w:rPr>
              <w:rFonts w:ascii="Arial" w:hAnsi="Arial" w:cs="Arial"/>
              <w:spacing w:val="-3"/>
              <w:sz w:val="20"/>
              <w:szCs w:val="20"/>
            </w:rPr>
          </w:rPrChange>
        </w:rPr>
        <w:t>Record emergency worker exposures on Form 300Y, Individual Cumulative Exposure Report.</w:t>
      </w:r>
    </w:p>
    <w:p w:rsidR="00620491" w:rsidRPr="004338A9" w:rsidRDefault="00620491" w:rsidP="00F44DA6">
      <w:pPr>
        <w:numPr>
          <w:ilvl w:val="1"/>
          <w:numId w:val="62"/>
        </w:numPr>
        <w:jc w:val="both"/>
        <w:rPr>
          <w:rFonts w:asciiTheme="majorHAnsi" w:hAnsiTheme="majorHAnsi" w:cs="Arial"/>
          <w:b/>
          <w:spacing w:val="-3"/>
          <w:sz w:val="20"/>
          <w:szCs w:val="20"/>
          <w:rPrChange w:id="3773"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74" w:author="dbecker" w:date="2016-01-07T14:58:00Z">
            <w:rPr>
              <w:rFonts w:ascii="Arial" w:hAnsi="Arial" w:cs="Arial"/>
              <w:spacing w:val="-3"/>
              <w:sz w:val="20"/>
              <w:szCs w:val="20"/>
            </w:rPr>
          </w:rPrChange>
        </w:rPr>
        <w:t>Begin making hourly reports to HSEM Local Liaison of number of emergency workers reporting at levels indicated on Form 300Y.  Emergency workers removed from a position due to dosimeter readings may be used at another position outside the affected area.  As soon as possible these workers should be sent to a reception center for monitoring and if necessary, decontamination.</w:t>
      </w:r>
    </w:p>
    <w:p w:rsidR="00620491" w:rsidRPr="004338A9" w:rsidRDefault="00620491" w:rsidP="00F44DA6">
      <w:pPr>
        <w:numPr>
          <w:ilvl w:val="1"/>
          <w:numId w:val="62"/>
        </w:numPr>
        <w:jc w:val="both"/>
        <w:rPr>
          <w:rFonts w:asciiTheme="majorHAnsi" w:hAnsiTheme="majorHAnsi" w:cs="Arial"/>
          <w:b/>
          <w:spacing w:val="-3"/>
          <w:sz w:val="20"/>
          <w:szCs w:val="20"/>
          <w:rPrChange w:id="3775"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76" w:author="dbecker" w:date="2016-01-07T14:58:00Z">
            <w:rPr>
              <w:rFonts w:ascii="Arial" w:hAnsi="Arial" w:cs="Arial"/>
              <w:spacing w:val="-3"/>
              <w:sz w:val="20"/>
              <w:szCs w:val="20"/>
            </w:rPr>
          </w:rPrChange>
        </w:rPr>
        <w:t>Each time an emergency worker reports an exposure on their dosimeter of 175mR the RADEF Officer and EMD must do the following:</w:t>
      </w:r>
    </w:p>
    <w:p w:rsidR="00620491" w:rsidRPr="004338A9" w:rsidRDefault="00620491" w:rsidP="00F44DA6">
      <w:pPr>
        <w:numPr>
          <w:ilvl w:val="2"/>
          <w:numId w:val="63"/>
        </w:numPr>
        <w:jc w:val="both"/>
        <w:rPr>
          <w:rFonts w:asciiTheme="majorHAnsi" w:hAnsiTheme="majorHAnsi" w:cs="Arial"/>
          <w:b/>
          <w:spacing w:val="-3"/>
          <w:sz w:val="20"/>
          <w:szCs w:val="20"/>
          <w:rPrChange w:id="3777"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78" w:author="dbecker" w:date="2016-01-07T14:58:00Z">
            <w:rPr>
              <w:rFonts w:ascii="Arial" w:hAnsi="Arial" w:cs="Arial"/>
              <w:spacing w:val="-3"/>
              <w:sz w:val="20"/>
              <w:szCs w:val="20"/>
            </w:rPr>
          </w:rPrChange>
        </w:rPr>
        <w:t>Determine if the position is still necessary for the response effort.  If they are no longer necessary, remove worker from affected area.</w:t>
      </w:r>
    </w:p>
    <w:p w:rsidR="00620491" w:rsidRPr="004338A9" w:rsidRDefault="00620491" w:rsidP="00F44DA6">
      <w:pPr>
        <w:numPr>
          <w:ilvl w:val="2"/>
          <w:numId w:val="63"/>
        </w:numPr>
        <w:jc w:val="both"/>
        <w:rPr>
          <w:rFonts w:asciiTheme="majorHAnsi" w:hAnsiTheme="majorHAnsi" w:cs="Arial"/>
          <w:b/>
          <w:spacing w:val="-3"/>
          <w:sz w:val="20"/>
          <w:szCs w:val="20"/>
          <w:rPrChange w:id="3779"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80" w:author="dbecker" w:date="2016-01-07T14:58:00Z">
            <w:rPr>
              <w:rFonts w:ascii="Arial" w:hAnsi="Arial" w:cs="Arial"/>
              <w:spacing w:val="-3"/>
              <w:sz w:val="20"/>
              <w:szCs w:val="20"/>
            </w:rPr>
          </w:rPrChange>
        </w:rPr>
        <w:t>If position is still necessary, determine if worker can be replaced.  If so, remove worker from affected area.  If not, advise the worker to begin reading their 0-20R dosimeter and report when it reaches 1R.</w:t>
      </w:r>
    </w:p>
    <w:p w:rsidR="00620491" w:rsidRPr="004338A9" w:rsidRDefault="00620491" w:rsidP="00F44DA6">
      <w:pPr>
        <w:numPr>
          <w:ilvl w:val="1"/>
          <w:numId w:val="63"/>
        </w:numPr>
        <w:jc w:val="both"/>
        <w:rPr>
          <w:rFonts w:asciiTheme="majorHAnsi" w:hAnsiTheme="majorHAnsi" w:cs="Arial"/>
          <w:b/>
          <w:spacing w:val="-3"/>
          <w:sz w:val="20"/>
          <w:szCs w:val="20"/>
          <w:rPrChange w:id="3781"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82" w:author="dbecker" w:date="2016-01-07T14:58:00Z">
            <w:rPr>
              <w:rFonts w:ascii="Arial" w:hAnsi="Arial" w:cs="Arial"/>
              <w:spacing w:val="-3"/>
              <w:sz w:val="20"/>
              <w:szCs w:val="20"/>
            </w:rPr>
          </w:rPrChange>
        </w:rPr>
        <w:t>Each time an emergency worker reports an exposure on their dosimeter of 1R (or higher if approved by DPHS), the RADEF Officer and the EMD must do the following:</w:t>
      </w:r>
    </w:p>
    <w:p w:rsidR="00620491" w:rsidRPr="004338A9" w:rsidRDefault="00620491" w:rsidP="00F44DA6">
      <w:pPr>
        <w:numPr>
          <w:ilvl w:val="2"/>
          <w:numId w:val="63"/>
        </w:numPr>
        <w:jc w:val="both"/>
        <w:rPr>
          <w:rFonts w:asciiTheme="majorHAnsi" w:hAnsiTheme="majorHAnsi" w:cs="Arial"/>
          <w:b/>
          <w:spacing w:val="-3"/>
          <w:sz w:val="20"/>
          <w:szCs w:val="20"/>
          <w:rPrChange w:id="3783"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84" w:author="dbecker" w:date="2016-01-07T14:58:00Z">
            <w:rPr>
              <w:rFonts w:ascii="Arial" w:hAnsi="Arial" w:cs="Arial"/>
              <w:spacing w:val="-3"/>
              <w:sz w:val="20"/>
              <w:szCs w:val="20"/>
            </w:rPr>
          </w:rPrChange>
        </w:rPr>
        <w:t>Determine if the position is still necessary for the response effort.  If not, remove the worker from the affected area.</w:t>
      </w:r>
    </w:p>
    <w:p w:rsidR="00620491" w:rsidRPr="004338A9" w:rsidRDefault="00620491" w:rsidP="00F44DA6">
      <w:pPr>
        <w:numPr>
          <w:ilvl w:val="2"/>
          <w:numId w:val="63"/>
        </w:numPr>
        <w:jc w:val="both"/>
        <w:rPr>
          <w:rFonts w:asciiTheme="majorHAnsi" w:hAnsiTheme="majorHAnsi" w:cs="Arial"/>
          <w:b/>
          <w:spacing w:val="-3"/>
          <w:sz w:val="20"/>
          <w:szCs w:val="20"/>
          <w:rPrChange w:id="3785"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86" w:author="dbecker" w:date="2016-01-07T14:58:00Z">
            <w:rPr>
              <w:rFonts w:ascii="Arial" w:hAnsi="Arial" w:cs="Arial"/>
              <w:spacing w:val="-3"/>
              <w:sz w:val="20"/>
              <w:szCs w:val="20"/>
            </w:rPr>
          </w:rPrChange>
        </w:rPr>
        <w:t>If position is still necessary, determine if worker can be replaced.  If so, remove worker from affected area.  If not, the RADEF Officer or EMD must immediately contact the HSEM Local Liaison and obtain DPHS authorization to assign the worker a new reporting level.</w:t>
      </w:r>
    </w:p>
    <w:p w:rsidR="00620491" w:rsidRPr="004338A9" w:rsidRDefault="00620491" w:rsidP="00F44DA6">
      <w:pPr>
        <w:numPr>
          <w:ilvl w:val="2"/>
          <w:numId w:val="63"/>
        </w:numPr>
        <w:jc w:val="both"/>
        <w:rPr>
          <w:rFonts w:asciiTheme="majorHAnsi" w:hAnsiTheme="majorHAnsi" w:cs="Arial"/>
          <w:b/>
          <w:spacing w:val="-3"/>
          <w:sz w:val="20"/>
          <w:szCs w:val="20"/>
          <w:rPrChange w:id="3787"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88" w:author="dbecker" w:date="2016-01-07T14:58:00Z">
            <w:rPr>
              <w:rFonts w:ascii="Arial" w:hAnsi="Arial" w:cs="Arial"/>
              <w:spacing w:val="-3"/>
              <w:sz w:val="20"/>
              <w:szCs w:val="20"/>
            </w:rPr>
          </w:rPrChange>
        </w:rPr>
        <w:t>If authorization for higher level is granted, notify the worker of the new reporting level and instruct the worker to report upon reaching that level.</w:t>
      </w:r>
    </w:p>
    <w:p w:rsidR="00620491" w:rsidRPr="004338A9" w:rsidRDefault="00620491" w:rsidP="00F44DA6">
      <w:pPr>
        <w:numPr>
          <w:ilvl w:val="2"/>
          <w:numId w:val="63"/>
        </w:numPr>
        <w:jc w:val="both"/>
        <w:rPr>
          <w:rFonts w:asciiTheme="majorHAnsi" w:hAnsiTheme="majorHAnsi" w:cs="Arial"/>
          <w:b/>
          <w:spacing w:val="-3"/>
          <w:sz w:val="20"/>
          <w:szCs w:val="20"/>
          <w:rPrChange w:id="3789"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90" w:author="dbecker" w:date="2016-01-07T14:58:00Z">
            <w:rPr>
              <w:rFonts w:ascii="Arial" w:hAnsi="Arial" w:cs="Arial"/>
              <w:spacing w:val="-3"/>
              <w:sz w:val="20"/>
              <w:szCs w:val="20"/>
            </w:rPr>
          </w:rPrChange>
        </w:rPr>
        <w:t>If permission is not granted, remove the worker from the affected area</w:t>
      </w:r>
      <w:r w:rsidR="00A21F81" w:rsidRPr="004338A9">
        <w:rPr>
          <w:rFonts w:asciiTheme="majorHAnsi" w:hAnsiTheme="majorHAnsi" w:cs="Arial"/>
          <w:spacing w:val="-3"/>
          <w:sz w:val="20"/>
          <w:szCs w:val="20"/>
          <w:rPrChange w:id="3791" w:author="dbecker" w:date="2016-01-07T14:58:00Z">
            <w:rPr>
              <w:rFonts w:ascii="Arial" w:hAnsi="Arial" w:cs="Arial"/>
              <w:spacing w:val="-3"/>
              <w:sz w:val="20"/>
              <w:szCs w:val="20"/>
            </w:rPr>
          </w:rPrChange>
        </w:rPr>
        <w:t xml:space="preserve"> (a short delay to permit replacement is acceptable.)</w:t>
      </w:r>
    </w:p>
    <w:p w:rsidR="00A21F81" w:rsidRPr="004338A9" w:rsidRDefault="00A21F81" w:rsidP="00F44DA6">
      <w:pPr>
        <w:numPr>
          <w:ilvl w:val="1"/>
          <w:numId w:val="63"/>
        </w:numPr>
        <w:jc w:val="both"/>
        <w:rPr>
          <w:rFonts w:asciiTheme="majorHAnsi" w:hAnsiTheme="majorHAnsi" w:cs="Arial"/>
          <w:b/>
          <w:spacing w:val="-3"/>
          <w:sz w:val="20"/>
          <w:szCs w:val="20"/>
          <w:rPrChange w:id="3792"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93" w:author="dbecker" w:date="2016-01-07T14:58:00Z">
            <w:rPr>
              <w:rFonts w:ascii="Arial" w:hAnsi="Arial" w:cs="Arial"/>
              <w:spacing w:val="-3"/>
              <w:sz w:val="20"/>
              <w:szCs w:val="20"/>
            </w:rPr>
          </w:rPrChange>
        </w:rPr>
        <w:t>If an emergency worker reports a dosimeter reading of 4R or more:</w:t>
      </w:r>
    </w:p>
    <w:p w:rsidR="00A21F81" w:rsidRPr="004338A9" w:rsidRDefault="00A21F81" w:rsidP="00F44DA6">
      <w:pPr>
        <w:numPr>
          <w:ilvl w:val="2"/>
          <w:numId w:val="63"/>
        </w:numPr>
        <w:jc w:val="both"/>
        <w:rPr>
          <w:rFonts w:asciiTheme="majorHAnsi" w:hAnsiTheme="majorHAnsi" w:cs="Arial"/>
          <w:b/>
          <w:spacing w:val="-3"/>
          <w:sz w:val="20"/>
          <w:szCs w:val="20"/>
          <w:rPrChange w:id="3794"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95" w:author="dbecker" w:date="2016-01-07T14:58:00Z">
            <w:rPr>
              <w:rFonts w:ascii="Arial" w:hAnsi="Arial" w:cs="Arial"/>
              <w:spacing w:val="-3"/>
              <w:sz w:val="20"/>
              <w:szCs w:val="20"/>
            </w:rPr>
          </w:rPrChange>
        </w:rPr>
        <w:t>Remove the worker from the affected area.</w:t>
      </w:r>
    </w:p>
    <w:p w:rsidR="00A21F81" w:rsidRPr="004338A9" w:rsidRDefault="00A21F81" w:rsidP="00F44DA6">
      <w:pPr>
        <w:numPr>
          <w:ilvl w:val="2"/>
          <w:numId w:val="63"/>
        </w:numPr>
        <w:jc w:val="both"/>
        <w:rPr>
          <w:rFonts w:asciiTheme="majorHAnsi" w:hAnsiTheme="majorHAnsi" w:cs="Arial"/>
          <w:b/>
          <w:spacing w:val="-3"/>
          <w:sz w:val="20"/>
          <w:szCs w:val="20"/>
          <w:rPrChange w:id="3796"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797" w:author="dbecker" w:date="2016-01-07T14:58:00Z">
            <w:rPr>
              <w:rFonts w:ascii="Arial" w:hAnsi="Arial" w:cs="Arial"/>
              <w:spacing w:val="-3"/>
              <w:sz w:val="20"/>
              <w:szCs w:val="20"/>
            </w:rPr>
          </w:rPrChange>
        </w:rPr>
        <w:t>If position is still necessary, replace the worker (ALL workers MUST be out of the affected area prior to a cumulative dosimeter reading of 5R).</w:t>
      </w:r>
    </w:p>
    <w:p w:rsidR="00A21F81" w:rsidRPr="004338A9" w:rsidRDefault="00A21F81" w:rsidP="00F44DA6">
      <w:pPr>
        <w:ind w:left="2520"/>
        <w:rPr>
          <w:rFonts w:asciiTheme="majorHAnsi" w:hAnsiTheme="majorHAnsi" w:cs="Arial"/>
          <w:b/>
          <w:spacing w:val="-3"/>
          <w:sz w:val="20"/>
          <w:szCs w:val="20"/>
          <w:rPrChange w:id="3798" w:author="dbecker" w:date="2016-01-07T14:58:00Z">
            <w:rPr>
              <w:rFonts w:ascii="Arial" w:hAnsi="Arial" w:cs="Arial"/>
              <w:b/>
              <w:spacing w:val="-3"/>
              <w:sz w:val="20"/>
              <w:szCs w:val="20"/>
            </w:rPr>
          </w:rPrChange>
        </w:rPr>
      </w:pPr>
    </w:p>
    <w:p w:rsidR="004560A6" w:rsidRPr="004338A9" w:rsidRDefault="00A21F81" w:rsidP="00F44DA6">
      <w:pPr>
        <w:ind w:left="2520"/>
        <w:jc w:val="both"/>
        <w:rPr>
          <w:rFonts w:asciiTheme="majorHAnsi" w:hAnsiTheme="majorHAnsi" w:cs="Arial"/>
          <w:spacing w:val="-3"/>
          <w:sz w:val="20"/>
          <w:szCs w:val="20"/>
          <w:rPrChange w:id="3799" w:author="dbecker" w:date="2016-01-07T14:58:00Z">
            <w:rPr>
              <w:rFonts w:ascii="Arial" w:hAnsi="Arial" w:cs="Arial"/>
              <w:spacing w:val="-3"/>
              <w:sz w:val="20"/>
              <w:szCs w:val="20"/>
            </w:rPr>
          </w:rPrChange>
        </w:rPr>
      </w:pPr>
      <w:r w:rsidRPr="004338A9">
        <w:rPr>
          <w:rFonts w:asciiTheme="majorHAnsi" w:hAnsiTheme="majorHAnsi" w:cs="Arial"/>
          <w:b/>
          <w:spacing w:val="-3"/>
          <w:sz w:val="20"/>
          <w:szCs w:val="20"/>
          <w:rPrChange w:id="3800" w:author="dbecker" w:date="2016-01-07T14:58:00Z">
            <w:rPr>
              <w:rFonts w:ascii="Arial" w:hAnsi="Arial" w:cs="Arial"/>
              <w:b/>
              <w:spacing w:val="-3"/>
              <w:sz w:val="20"/>
              <w:szCs w:val="20"/>
            </w:rPr>
          </w:rPrChange>
        </w:rPr>
        <w:t>For specific lifesaving missions only</w:t>
      </w:r>
      <w:r w:rsidRPr="004338A9">
        <w:rPr>
          <w:rFonts w:asciiTheme="majorHAnsi" w:hAnsiTheme="majorHAnsi" w:cs="Arial"/>
          <w:spacing w:val="-3"/>
          <w:sz w:val="20"/>
          <w:szCs w:val="20"/>
          <w:rPrChange w:id="3801" w:author="dbecker" w:date="2016-01-07T14:58:00Z">
            <w:rPr>
              <w:rFonts w:ascii="Arial" w:hAnsi="Arial" w:cs="Arial"/>
              <w:spacing w:val="-3"/>
              <w:sz w:val="20"/>
              <w:szCs w:val="20"/>
            </w:rPr>
          </w:rPrChange>
        </w:rPr>
        <w:t xml:space="preserve"> - To permit a knowledgeable, volunteer emergency worker to exceed a 5 R cumulative reading on a dosimeter contact the DPHS State Radiation Safety Officer (</w:t>
      </w:r>
      <w:r w:rsidR="00F077D6" w:rsidRPr="004338A9">
        <w:rPr>
          <w:rFonts w:asciiTheme="majorHAnsi" w:hAnsiTheme="majorHAnsi" w:cs="Arial"/>
          <w:spacing w:val="-3"/>
          <w:sz w:val="20"/>
          <w:szCs w:val="20"/>
          <w:rPrChange w:id="3802" w:author="dbecker" w:date="2016-01-07T14:58:00Z">
            <w:rPr>
              <w:rFonts w:ascii="Arial" w:hAnsi="Arial" w:cs="Arial"/>
              <w:spacing w:val="-3"/>
              <w:sz w:val="20"/>
              <w:szCs w:val="20"/>
            </w:rPr>
          </w:rPrChange>
        </w:rPr>
        <w:t xml:space="preserve">State </w:t>
      </w:r>
      <w:r w:rsidRPr="004338A9">
        <w:rPr>
          <w:rFonts w:asciiTheme="majorHAnsi" w:hAnsiTheme="majorHAnsi" w:cs="Arial"/>
          <w:spacing w:val="-3"/>
          <w:sz w:val="20"/>
          <w:szCs w:val="20"/>
          <w:rPrChange w:id="3803" w:author="dbecker" w:date="2016-01-07T14:58:00Z">
            <w:rPr>
              <w:rFonts w:ascii="Arial" w:hAnsi="Arial" w:cs="Arial"/>
              <w:spacing w:val="-3"/>
              <w:sz w:val="20"/>
              <w:szCs w:val="20"/>
            </w:rPr>
          </w:rPrChange>
        </w:rPr>
        <w:t xml:space="preserve">RSO) by the most expeditious means (DPHS State RSO must obtain case- by-case authorization from the DPHS Director and provide the worker(s) a briefing).  The State Radiation </w:t>
      </w:r>
      <w:r w:rsidR="005B316B" w:rsidRPr="004338A9">
        <w:rPr>
          <w:rFonts w:asciiTheme="majorHAnsi" w:hAnsiTheme="majorHAnsi" w:cs="Arial"/>
          <w:spacing w:val="-3"/>
          <w:sz w:val="20"/>
          <w:szCs w:val="20"/>
          <w:rPrChange w:id="3804" w:author="dbecker" w:date="2016-01-07T14:58:00Z">
            <w:rPr>
              <w:rFonts w:ascii="Arial" w:hAnsi="Arial" w:cs="Arial"/>
              <w:spacing w:val="-3"/>
              <w:sz w:val="20"/>
              <w:szCs w:val="20"/>
            </w:rPr>
          </w:rPrChange>
        </w:rPr>
        <w:t xml:space="preserve">Safety </w:t>
      </w:r>
      <w:r w:rsidRPr="004338A9">
        <w:rPr>
          <w:rFonts w:asciiTheme="majorHAnsi" w:hAnsiTheme="majorHAnsi" w:cs="Arial"/>
          <w:spacing w:val="-3"/>
          <w:sz w:val="20"/>
          <w:szCs w:val="20"/>
          <w:rPrChange w:id="3805" w:author="dbecker" w:date="2016-01-07T14:58:00Z">
            <w:rPr>
              <w:rFonts w:ascii="Arial" w:hAnsi="Arial" w:cs="Arial"/>
              <w:spacing w:val="-3"/>
              <w:sz w:val="20"/>
              <w:szCs w:val="20"/>
            </w:rPr>
          </w:rPrChange>
        </w:rPr>
        <w:t xml:space="preserve">Officer </w:t>
      </w:r>
      <w:r w:rsidR="00F44DA6" w:rsidRPr="004338A9">
        <w:rPr>
          <w:rFonts w:asciiTheme="majorHAnsi" w:hAnsiTheme="majorHAnsi" w:cs="Arial"/>
          <w:spacing w:val="-3"/>
          <w:sz w:val="20"/>
          <w:szCs w:val="20"/>
          <w:rPrChange w:id="3806" w:author="dbecker" w:date="2016-01-07T14:58:00Z">
            <w:rPr>
              <w:rFonts w:ascii="Arial" w:hAnsi="Arial" w:cs="Arial"/>
              <w:spacing w:val="-3"/>
              <w:sz w:val="20"/>
              <w:szCs w:val="20"/>
            </w:rPr>
          </w:rPrChange>
        </w:rPr>
        <w:t>can be contacted at the EOF.</w:t>
      </w:r>
    </w:p>
    <w:p w:rsidR="00F44DA6" w:rsidRPr="004338A9" w:rsidRDefault="00F44DA6" w:rsidP="00F44DA6">
      <w:pPr>
        <w:numPr>
          <w:ilvl w:val="1"/>
          <w:numId w:val="63"/>
        </w:numPr>
        <w:jc w:val="both"/>
        <w:rPr>
          <w:rFonts w:asciiTheme="majorHAnsi" w:hAnsiTheme="majorHAnsi" w:cs="Arial"/>
          <w:sz w:val="20"/>
          <w:szCs w:val="20"/>
          <w:rPrChange w:id="3807" w:author="dbecker" w:date="2016-01-07T14:58:00Z">
            <w:rPr>
              <w:rFonts w:ascii="Arial" w:hAnsi="Arial" w:cs="Arial"/>
              <w:sz w:val="20"/>
              <w:szCs w:val="20"/>
            </w:rPr>
          </w:rPrChange>
        </w:rPr>
      </w:pPr>
      <w:r w:rsidRPr="004338A9">
        <w:rPr>
          <w:rFonts w:asciiTheme="majorHAnsi" w:hAnsiTheme="majorHAnsi" w:cs="Arial"/>
          <w:spacing w:val="-3"/>
          <w:sz w:val="20"/>
          <w:szCs w:val="20"/>
          <w:rPrChange w:id="3808" w:author="dbecker" w:date="2016-01-07T14:58:00Z">
            <w:rPr>
              <w:rFonts w:ascii="Arial" w:hAnsi="Arial" w:cs="Arial"/>
              <w:spacing w:val="-3"/>
              <w:sz w:val="20"/>
              <w:szCs w:val="20"/>
            </w:rPr>
          </w:rPrChange>
        </w:rPr>
        <w:t>Maintain exposure records for all emergency workers.</w:t>
      </w:r>
    </w:p>
    <w:p w:rsidR="00F44DA6" w:rsidRPr="004338A9" w:rsidRDefault="00F44DA6" w:rsidP="00F44DA6">
      <w:pPr>
        <w:numPr>
          <w:ilvl w:val="1"/>
          <w:numId w:val="63"/>
        </w:numPr>
        <w:jc w:val="both"/>
        <w:rPr>
          <w:rFonts w:asciiTheme="majorHAnsi" w:hAnsiTheme="majorHAnsi" w:cs="Arial"/>
          <w:sz w:val="20"/>
          <w:szCs w:val="20"/>
          <w:rPrChange w:id="3809" w:author="dbecker" w:date="2016-01-07T14:58:00Z">
            <w:rPr>
              <w:rFonts w:ascii="Arial" w:hAnsi="Arial" w:cs="Arial"/>
              <w:sz w:val="20"/>
              <w:szCs w:val="20"/>
            </w:rPr>
          </w:rPrChange>
        </w:rPr>
      </w:pPr>
      <w:r w:rsidRPr="004338A9">
        <w:rPr>
          <w:rFonts w:asciiTheme="majorHAnsi" w:hAnsiTheme="majorHAnsi" w:cs="Arial"/>
          <w:spacing w:val="-3"/>
          <w:sz w:val="20"/>
          <w:szCs w:val="20"/>
          <w:rPrChange w:id="3810" w:author="dbecker" w:date="2016-01-07T14:58:00Z">
            <w:rPr>
              <w:rFonts w:ascii="Arial" w:hAnsi="Arial" w:cs="Arial"/>
              <w:spacing w:val="-3"/>
              <w:sz w:val="20"/>
              <w:szCs w:val="20"/>
            </w:rPr>
          </w:rPrChange>
        </w:rPr>
        <w:t>At termination of emergency, collect all unused KI and dosimetry.  Complete Form 305A, Dosimetry-KI Report Form from all emergency workers if their need for dosimetry has been discontinued.  Forward all forms to State RSO.</w:t>
      </w:r>
    </w:p>
    <w:p w:rsidR="00460781" w:rsidRPr="004338A9" w:rsidRDefault="00460781" w:rsidP="00460781">
      <w:pPr>
        <w:pStyle w:val="ListParagraph"/>
        <w:numPr>
          <w:ilvl w:val="0"/>
          <w:numId w:val="63"/>
        </w:numPr>
        <w:jc w:val="both"/>
        <w:rPr>
          <w:rFonts w:asciiTheme="majorHAnsi" w:hAnsiTheme="majorHAnsi" w:cs="Arial"/>
          <w:sz w:val="20"/>
          <w:szCs w:val="20"/>
          <w:rPrChange w:id="3811" w:author="dbecker" w:date="2016-01-07T14:58:00Z">
            <w:rPr>
              <w:rFonts w:ascii="Arial" w:hAnsi="Arial" w:cs="Arial"/>
              <w:sz w:val="20"/>
              <w:szCs w:val="20"/>
            </w:rPr>
          </w:rPrChange>
        </w:rPr>
      </w:pPr>
      <w:r w:rsidRPr="004338A9">
        <w:rPr>
          <w:rFonts w:asciiTheme="majorHAnsi" w:hAnsiTheme="majorHAnsi" w:cs="Arial"/>
          <w:sz w:val="20"/>
          <w:szCs w:val="20"/>
          <w:rPrChange w:id="3812" w:author="dbecker" w:date="2016-01-07T14:58:00Z">
            <w:rPr>
              <w:rFonts w:ascii="Arial" w:hAnsi="Arial" w:cs="Arial"/>
              <w:sz w:val="20"/>
              <w:szCs w:val="20"/>
            </w:rPr>
          </w:rPrChange>
        </w:rPr>
        <w:t>After all emergency worker dosimetry has been issued and the response phase has concluded; all control TLDs and remaining emergency worker TLDs will be collected and set aside in a low background area within their facility. The designated RADEF Officer will work with their supervisor/EMD to contact the State EOC through their designated local liaison and advise that dosimetry and associated paperwork is ready for pick up. If during the response phase additional dosimetry is needed, the same communications procedure should be followed.</w:t>
      </w:r>
    </w:p>
    <w:p w:rsidR="00101AF6" w:rsidRPr="004338A9" w:rsidRDefault="00FD75D9" w:rsidP="00101AF6">
      <w:pPr>
        <w:jc w:val="both"/>
        <w:rPr>
          <w:rFonts w:asciiTheme="majorHAnsi" w:hAnsiTheme="majorHAnsi" w:cs="Arial"/>
          <w:spacing w:val="-3"/>
          <w:sz w:val="20"/>
          <w:szCs w:val="20"/>
          <w:rPrChange w:id="381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14" w:author="dbecker" w:date="2016-01-07T14:58:00Z">
            <w:rPr>
              <w:rFonts w:ascii="Arial" w:hAnsi="Arial" w:cs="Arial"/>
              <w:spacing w:val="-3"/>
              <w:sz w:val="20"/>
              <w:szCs w:val="20"/>
            </w:rPr>
          </w:rPrChange>
        </w:rPr>
        <w:t xml:space="preserve"> </w:t>
      </w:r>
    </w:p>
    <w:p w:rsidR="00101AF6" w:rsidRPr="004338A9" w:rsidRDefault="007A1541" w:rsidP="00101AF6">
      <w:pPr>
        <w:pStyle w:val="Heading2"/>
        <w:ind w:left="360"/>
        <w:rPr>
          <w:rFonts w:asciiTheme="majorHAnsi" w:hAnsiTheme="majorHAnsi"/>
          <w:i w:val="0"/>
          <w:iCs w:val="0"/>
          <w:color w:val="0070C0"/>
          <w:sz w:val="20"/>
          <w:szCs w:val="20"/>
          <w:rPrChange w:id="3815" w:author="dbecker" w:date="2016-01-07T14:58:00Z">
            <w:rPr>
              <w:i w:val="0"/>
              <w:iCs w:val="0"/>
              <w:sz w:val="20"/>
              <w:szCs w:val="20"/>
            </w:rPr>
          </w:rPrChange>
        </w:rPr>
      </w:pPr>
      <w:bookmarkStart w:id="3816" w:name="_Toc431372837"/>
      <w:r w:rsidRPr="004338A9">
        <w:rPr>
          <w:rFonts w:asciiTheme="majorHAnsi" w:hAnsiTheme="majorHAnsi"/>
          <w:i w:val="0"/>
          <w:iCs w:val="0"/>
          <w:color w:val="0070C0"/>
          <w:sz w:val="20"/>
          <w:szCs w:val="20"/>
          <w:rPrChange w:id="3817" w:author="dbecker" w:date="2016-01-07T14:58:00Z">
            <w:rPr>
              <w:i w:val="0"/>
              <w:iCs w:val="0"/>
              <w:sz w:val="20"/>
              <w:szCs w:val="20"/>
            </w:rPr>
          </w:rPrChange>
        </w:rPr>
        <w:t>H</w:t>
      </w:r>
      <w:r w:rsidR="00101AF6" w:rsidRPr="004338A9">
        <w:rPr>
          <w:rFonts w:asciiTheme="majorHAnsi" w:hAnsiTheme="majorHAnsi"/>
          <w:i w:val="0"/>
          <w:iCs w:val="0"/>
          <w:color w:val="0070C0"/>
          <w:sz w:val="20"/>
          <w:szCs w:val="20"/>
          <w:rPrChange w:id="3818" w:author="dbecker" w:date="2016-01-07T14:58:00Z">
            <w:rPr>
              <w:i w:val="0"/>
              <w:iCs w:val="0"/>
              <w:sz w:val="20"/>
              <w:szCs w:val="20"/>
            </w:rPr>
          </w:rPrChange>
        </w:rPr>
        <w:t>.  Transportation Coordinator</w:t>
      </w:r>
      <w:r w:rsidR="0019525E" w:rsidRPr="004338A9">
        <w:rPr>
          <w:rFonts w:asciiTheme="majorHAnsi" w:hAnsiTheme="majorHAnsi"/>
          <w:i w:val="0"/>
          <w:iCs w:val="0"/>
          <w:color w:val="0070C0"/>
          <w:sz w:val="20"/>
          <w:szCs w:val="20"/>
          <w:rPrChange w:id="3819" w:author="dbecker" w:date="2016-01-07T14:58:00Z">
            <w:rPr>
              <w:i w:val="0"/>
              <w:iCs w:val="0"/>
              <w:sz w:val="20"/>
              <w:szCs w:val="20"/>
            </w:rPr>
          </w:rPrChange>
        </w:rPr>
        <w:t xml:space="preserve"> (may or may not be Public Works Director</w:t>
      </w:r>
      <w:r w:rsidR="001A27E8" w:rsidRPr="004338A9">
        <w:rPr>
          <w:rFonts w:asciiTheme="majorHAnsi" w:hAnsiTheme="majorHAnsi"/>
          <w:i w:val="0"/>
          <w:iCs w:val="0"/>
          <w:color w:val="0070C0"/>
          <w:sz w:val="20"/>
          <w:szCs w:val="20"/>
          <w:rPrChange w:id="3820" w:author="dbecker" w:date="2016-01-07T14:58:00Z">
            <w:rPr>
              <w:i w:val="0"/>
              <w:iCs w:val="0"/>
              <w:sz w:val="20"/>
              <w:szCs w:val="20"/>
            </w:rPr>
          </w:rPrChange>
        </w:rPr>
        <w:t xml:space="preserve"> or Road Agent</w:t>
      </w:r>
      <w:r w:rsidR="0019525E" w:rsidRPr="004338A9">
        <w:rPr>
          <w:rFonts w:asciiTheme="majorHAnsi" w:hAnsiTheme="majorHAnsi"/>
          <w:i w:val="0"/>
          <w:iCs w:val="0"/>
          <w:color w:val="0070C0"/>
          <w:sz w:val="20"/>
          <w:szCs w:val="20"/>
          <w:rPrChange w:id="3821" w:author="dbecker" w:date="2016-01-07T14:58:00Z">
            <w:rPr>
              <w:i w:val="0"/>
              <w:iCs w:val="0"/>
              <w:sz w:val="20"/>
              <w:szCs w:val="20"/>
            </w:rPr>
          </w:rPrChange>
        </w:rPr>
        <w:t>)</w:t>
      </w:r>
      <w:bookmarkEnd w:id="3816"/>
    </w:p>
    <w:p w:rsidR="004560A6" w:rsidRPr="004338A9" w:rsidRDefault="004560A6" w:rsidP="004560A6">
      <w:pPr>
        <w:jc w:val="both"/>
        <w:rPr>
          <w:rFonts w:asciiTheme="majorHAnsi" w:hAnsiTheme="majorHAnsi" w:cs="Arial"/>
          <w:sz w:val="20"/>
          <w:szCs w:val="20"/>
          <w:rPrChange w:id="3822" w:author="dbecker" w:date="2016-01-07T14:58:00Z">
            <w:rPr>
              <w:rFonts w:ascii="Arial" w:hAnsi="Arial" w:cs="Arial"/>
              <w:sz w:val="20"/>
              <w:szCs w:val="20"/>
            </w:rPr>
          </w:rPrChange>
        </w:rPr>
      </w:pPr>
    </w:p>
    <w:p w:rsidR="00101AF6" w:rsidRPr="004338A9" w:rsidRDefault="00101AF6" w:rsidP="00101AF6">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82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24" w:author="dbecker" w:date="2016-01-07T14:58:00Z">
            <w:rPr>
              <w:rFonts w:ascii="Arial" w:hAnsi="Arial" w:cs="Arial"/>
              <w:spacing w:val="-3"/>
              <w:sz w:val="20"/>
              <w:szCs w:val="20"/>
            </w:rPr>
          </w:rPrChange>
        </w:rPr>
        <w:t xml:space="preserve">This document provides a checklist procedure for the Transportation Coordinator to be used in the event an emergency is declared at a nuclear power station. The Transportation Coordinator is responsible for ensuring transportation is provided for special facilities, persons without automobiles, and persons with </w:t>
      </w:r>
      <w:del w:id="3825" w:author="dbecker" w:date="2016-01-07T13:24:00Z">
        <w:r w:rsidRPr="004338A9" w:rsidDel="001A235C">
          <w:rPr>
            <w:rFonts w:asciiTheme="majorHAnsi" w:hAnsiTheme="majorHAnsi" w:cs="Arial"/>
            <w:spacing w:val="-3"/>
            <w:sz w:val="20"/>
            <w:szCs w:val="20"/>
            <w:rPrChange w:id="3826" w:author="dbecker" w:date="2016-01-07T14:58:00Z">
              <w:rPr>
                <w:rFonts w:ascii="Arial" w:hAnsi="Arial" w:cs="Arial"/>
                <w:spacing w:val="-3"/>
                <w:sz w:val="20"/>
                <w:szCs w:val="20"/>
              </w:rPr>
            </w:rPrChange>
          </w:rPr>
          <w:delText>special needs</w:delText>
        </w:r>
      </w:del>
      <w:ins w:id="3827" w:author="dbecker" w:date="2016-01-07T13:24:00Z">
        <w:r w:rsidR="001A235C" w:rsidRPr="004338A9">
          <w:rPr>
            <w:rFonts w:asciiTheme="majorHAnsi" w:hAnsiTheme="majorHAnsi" w:cs="Arial"/>
            <w:spacing w:val="-3"/>
            <w:sz w:val="20"/>
            <w:szCs w:val="20"/>
            <w:rPrChange w:id="3828"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829" w:author="dbecker" w:date="2016-01-07T14:58:00Z">
            <w:rPr>
              <w:rFonts w:ascii="Arial" w:hAnsi="Arial" w:cs="Arial"/>
              <w:spacing w:val="-3"/>
              <w:sz w:val="20"/>
              <w:szCs w:val="20"/>
            </w:rPr>
          </w:rPrChange>
        </w:rPr>
        <w:t>.  This person also coordinates the use of emergency medical transportation needs in the local community.  This step-by-step procedure is written to guide the Transportation Coordinator. In doubtful situations, common sense should dictate appropriate actions.</w:t>
      </w:r>
    </w:p>
    <w:p w:rsidR="00101AF6" w:rsidRPr="004338A9" w:rsidRDefault="00101AF6" w:rsidP="00101AF6">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830" w:author="dbecker" w:date="2016-01-07T14:58:00Z">
            <w:rPr>
              <w:rFonts w:ascii="Arial" w:hAnsi="Arial" w:cs="Arial"/>
              <w:spacing w:val="-3"/>
              <w:sz w:val="20"/>
              <w:szCs w:val="20"/>
            </w:rPr>
          </w:rPrChange>
        </w:rPr>
      </w:pPr>
    </w:p>
    <w:p w:rsidR="00101AF6" w:rsidRPr="004338A9" w:rsidRDefault="00101AF6" w:rsidP="00101AF6">
      <w:pPr>
        <w:tabs>
          <w:tab w:val="left" w:pos="72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20"/>
        <w:jc w:val="both"/>
        <w:rPr>
          <w:rFonts w:asciiTheme="majorHAnsi" w:hAnsiTheme="majorHAnsi" w:cs="Arial"/>
          <w:spacing w:val="-3"/>
          <w:sz w:val="20"/>
          <w:szCs w:val="20"/>
          <w:rPrChange w:id="383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32" w:author="dbecker" w:date="2016-01-07T14:58:00Z">
            <w:rPr>
              <w:rFonts w:ascii="Arial" w:hAnsi="Arial" w:cs="Arial"/>
              <w:spacing w:val="-3"/>
              <w:sz w:val="20"/>
              <w:szCs w:val="20"/>
            </w:rPr>
          </w:rPrChange>
        </w:rPr>
        <w:t>Initial notification of a potential or actual emergency condition will contain one of the Emergency Classification Levels (ECLs):  UNUSUAL EVENT, ALERT, SITE AREA EMERGENCY, or GENERAL EMERGENCY.  The following procedure checklists for each ECL represent the minimum actions the Transportation Coordinator is required to fulfill.  Additional instructions will be provided by the Emergency Management Director.</w:t>
      </w:r>
    </w:p>
    <w:p w:rsidR="004560A6" w:rsidRPr="004338A9" w:rsidRDefault="004560A6" w:rsidP="004560A6">
      <w:pPr>
        <w:jc w:val="both"/>
        <w:rPr>
          <w:rFonts w:asciiTheme="majorHAnsi" w:hAnsiTheme="majorHAnsi" w:cs="Arial"/>
          <w:sz w:val="20"/>
          <w:szCs w:val="20"/>
          <w:rPrChange w:id="3833" w:author="dbecker" w:date="2016-01-07T14:58:00Z">
            <w:rPr>
              <w:rFonts w:ascii="Arial" w:hAnsi="Arial" w:cs="Arial"/>
              <w:sz w:val="20"/>
              <w:szCs w:val="20"/>
            </w:rPr>
          </w:rPrChange>
        </w:rPr>
      </w:pPr>
    </w:p>
    <w:p w:rsidR="00101AF6" w:rsidRPr="004338A9" w:rsidRDefault="00101AF6" w:rsidP="00101AF6">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firstLine="720"/>
        <w:jc w:val="both"/>
        <w:rPr>
          <w:rFonts w:asciiTheme="majorHAnsi" w:hAnsiTheme="majorHAnsi" w:cs="Arial"/>
          <w:spacing w:val="-3"/>
          <w:sz w:val="20"/>
          <w:szCs w:val="20"/>
          <w:rPrChange w:id="3834" w:author="dbecker" w:date="2016-01-07T14:58:00Z">
            <w:rPr>
              <w:rFonts w:ascii="Arial" w:hAnsi="Arial" w:cs="Arial"/>
              <w:spacing w:val="-3"/>
              <w:sz w:val="20"/>
              <w:szCs w:val="20"/>
            </w:rPr>
          </w:rPrChange>
        </w:rPr>
      </w:pPr>
      <w:r w:rsidRPr="004338A9">
        <w:rPr>
          <w:rFonts w:asciiTheme="majorHAnsi" w:hAnsiTheme="majorHAnsi" w:cs="Arial"/>
          <w:spacing w:val="-3"/>
          <w:sz w:val="20"/>
          <w:szCs w:val="20"/>
          <w:u w:val="single"/>
          <w:rPrChange w:id="3835" w:author="dbecker" w:date="2016-01-07T14:58:00Z">
            <w:rPr>
              <w:rFonts w:ascii="Arial" w:hAnsi="Arial" w:cs="Arial"/>
              <w:spacing w:val="-3"/>
              <w:sz w:val="20"/>
              <w:szCs w:val="20"/>
              <w:u w:val="single"/>
            </w:rPr>
          </w:rPrChange>
        </w:rPr>
        <w:t>Supporting Documents:</w:t>
      </w:r>
    </w:p>
    <w:p w:rsidR="00101AF6" w:rsidRPr="004338A9" w:rsidRDefault="00101AF6" w:rsidP="00101AF6">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49" w:firstLine="720"/>
        <w:jc w:val="both"/>
        <w:rPr>
          <w:rFonts w:asciiTheme="majorHAnsi" w:hAnsiTheme="majorHAnsi" w:cs="Arial"/>
          <w:spacing w:val="-3"/>
          <w:sz w:val="20"/>
          <w:szCs w:val="20"/>
          <w:rPrChange w:id="383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37" w:author="dbecker" w:date="2016-01-07T14:58:00Z">
            <w:rPr>
              <w:rFonts w:ascii="Arial" w:hAnsi="Arial" w:cs="Arial"/>
              <w:spacing w:val="-3"/>
              <w:sz w:val="20"/>
              <w:szCs w:val="20"/>
            </w:rPr>
          </w:rPrChange>
        </w:rPr>
        <w:tab/>
      </w:r>
    </w:p>
    <w:p w:rsidR="00101AF6" w:rsidRPr="004338A9" w:rsidRDefault="00101AF6" w:rsidP="003B7B2F">
      <w:pPr>
        <w:numPr>
          <w:ilvl w:val="1"/>
          <w:numId w:val="99"/>
        </w:numPr>
        <w:suppressAutoHyphens/>
        <w:ind w:left="1440"/>
        <w:jc w:val="both"/>
        <w:rPr>
          <w:rFonts w:asciiTheme="majorHAnsi" w:hAnsiTheme="majorHAnsi" w:cs="Arial"/>
          <w:spacing w:val="-3"/>
          <w:sz w:val="20"/>
          <w:szCs w:val="20"/>
          <w:rPrChange w:id="383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39" w:author="dbecker" w:date="2016-01-07T14:58:00Z">
            <w:rPr>
              <w:rFonts w:ascii="Arial" w:hAnsi="Arial" w:cs="Arial"/>
              <w:spacing w:val="-3"/>
              <w:sz w:val="20"/>
              <w:szCs w:val="20"/>
            </w:rPr>
          </w:rPrChange>
        </w:rPr>
        <w:t>Local Emergency Call List</w:t>
      </w:r>
    </w:p>
    <w:p w:rsidR="00101AF6" w:rsidRPr="004338A9" w:rsidRDefault="00101AF6" w:rsidP="003B7B2F">
      <w:pPr>
        <w:numPr>
          <w:ilvl w:val="1"/>
          <w:numId w:val="99"/>
        </w:numPr>
        <w:suppressAutoHyphens/>
        <w:ind w:left="1440"/>
        <w:jc w:val="both"/>
        <w:rPr>
          <w:rFonts w:asciiTheme="majorHAnsi" w:hAnsiTheme="majorHAnsi" w:cs="Arial"/>
          <w:spacing w:val="-3"/>
          <w:sz w:val="20"/>
          <w:szCs w:val="20"/>
          <w:rPrChange w:id="384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41" w:author="dbecker" w:date="2016-01-07T14:58:00Z">
            <w:rPr>
              <w:rFonts w:ascii="Arial" w:hAnsi="Arial" w:cs="Arial"/>
              <w:spacing w:val="-3"/>
              <w:sz w:val="20"/>
              <w:szCs w:val="20"/>
            </w:rPr>
          </w:rPrChange>
        </w:rPr>
        <w:t xml:space="preserve">Local </w:t>
      </w:r>
      <w:del w:id="3842" w:author="dbecker" w:date="2016-01-07T13:24:00Z">
        <w:r w:rsidRPr="004338A9" w:rsidDel="001A235C">
          <w:rPr>
            <w:rFonts w:asciiTheme="majorHAnsi" w:hAnsiTheme="majorHAnsi" w:cs="Arial"/>
            <w:spacing w:val="-3"/>
            <w:sz w:val="20"/>
            <w:szCs w:val="20"/>
            <w:rPrChange w:id="3843" w:author="dbecker" w:date="2016-01-07T14:58:00Z">
              <w:rPr>
                <w:rFonts w:ascii="Arial" w:hAnsi="Arial" w:cs="Arial"/>
                <w:spacing w:val="-3"/>
                <w:sz w:val="20"/>
                <w:szCs w:val="20"/>
              </w:rPr>
            </w:rPrChange>
          </w:rPr>
          <w:delText>Special Needs</w:delText>
        </w:r>
      </w:del>
      <w:ins w:id="3844" w:author="dbecker" w:date="2016-01-07T13:24:00Z">
        <w:r w:rsidR="001A235C" w:rsidRPr="004338A9">
          <w:rPr>
            <w:rFonts w:asciiTheme="majorHAnsi" w:hAnsiTheme="majorHAnsi" w:cs="Arial"/>
            <w:spacing w:val="-3"/>
            <w:sz w:val="20"/>
            <w:szCs w:val="20"/>
            <w:rPrChange w:id="3845"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846" w:author="dbecker" w:date="2016-01-07T14:58:00Z">
            <w:rPr>
              <w:rFonts w:ascii="Arial" w:hAnsi="Arial" w:cs="Arial"/>
              <w:spacing w:val="-3"/>
              <w:sz w:val="20"/>
              <w:szCs w:val="20"/>
            </w:rPr>
          </w:rPrChange>
        </w:rPr>
        <w:t xml:space="preserve"> List</w:t>
      </w:r>
      <w:r w:rsidR="000D21FE" w:rsidRPr="004338A9">
        <w:rPr>
          <w:rFonts w:asciiTheme="majorHAnsi" w:hAnsiTheme="majorHAnsi" w:cs="Arial"/>
          <w:spacing w:val="-3"/>
          <w:sz w:val="20"/>
          <w:szCs w:val="20"/>
          <w:rPrChange w:id="3847" w:author="dbecker" w:date="2016-01-07T14:58:00Z">
            <w:rPr>
              <w:rFonts w:ascii="Arial" w:hAnsi="Arial" w:cs="Arial"/>
              <w:spacing w:val="-3"/>
              <w:sz w:val="20"/>
              <w:szCs w:val="20"/>
            </w:rPr>
          </w:rPrChange>
        </w:rPr>
        <w:t xml:space="preserve"> (as provided through HSEM and local officials)</w:t>
      </w:r>
    </w:p>
    <w:p w:rsidR="00101AF6" w:rsidRPr="004338A9" w:rsidRDefault="00101AF6" w:rsidP="003B7B2F">
      <w:pPr>
        <w:numPr>
          <w:ilvl w:val="1"/>
          <w:numId w:val="99"/>
        </w:numPr>
        <w:suppressAutoHyphens/>
        <w:ind w:left="1440"/>
        <w:jc w:val="both"/>
        <w:rPr>
          <w:rFonts w:asciiTheme="majorHAnsi" w:hAnsiTheme="majorHAnsi" w:cs="Arial"/>
          <w:spacing w:val="-3"/>
          <w:sz w:val="20"/>
          <w:szCs w:val="20"/>
          <w:rPrChange w:id="384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49" w:author="dbecker" w:date="2016-01-07T14:58:00Z">
            <w:rPr>
              <w:rFonts w:ascii="Arial" w:hAnsi="Arial" w:cs="Arial"/>
              <w:spacing w:val="-3"/>
              <w:sz w:val="20"/>
              <w:szCs w:val="20"/>
            </w:rPr>
          </w:rPrChange>
        </w:rPr>
        <w:t>Transportation Requirements Worksheet</w:t>
      </w:r>
    </w:p>
    <w:p w:rsidR="000D21FE" w:rsidRPr="004338A9" w:rsidRDefault="000D21FE" w:rsidP="003B7B2F">
      <w:pPr>
        <w:numPr>
          <w:ilvl w:val="1"/>
          <w:numId w:val="99"/>
        </w:numPr>
        <w:suppressAutoHyphens/>
        <w:ind w:left="1440"/>
        <w:jc w:val="both"/>
        <w:rPr>
          <w:rFonts w:asciiTheme="majorHAnsi" w:hAnsiTheme="majorHAnsi" w:cs="Arial"/>
          <w:spacing w:val="-3"/>
          <w:sz w:val="20"/>
          <w:szCs w:val="20"/>
          <w:rPrChange w:id="385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51" w:author="dbecker" w:date="2016-01-07T14:58:00Z">
            <w:rPr>
              <w:rFonts w:ascii="Arial" w:hAnsi="Arial" w:cs="Arial"/>
              <w:spacing w:val="-3"/>
              <w:sz w:val="20"/>
              <w:szCs w:val="20"/>
            </w:rPr>
          </w:rPrChange>
        </w:rPr>
        <w:t>Listing of local schools/enrollment</w:t>
      </w:r>
    </w:p>
    <w:p w:rsidR="000D21FE" w:rsidRPr="004338A9" w:rsidRDefault="000D21FE" w:rsidP="003B7B2F">
      <w:pPr>
        <w:numPr>
          <w:ilvl w:val="1"/>
          <w:numId w:val="99"/>
        </w:num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1440"/>
        <w:jc w:val="both"/>
        <w:rPr>
          <w:rFonts w:asciiTheme="majorHAnsi" w:hAnsiTheme="majorHAnsi" w:cs="Arial"/>
          <w:spacing w:val="-3"/>
          <w:sz w:val="20"/>
          <w:szCs w:val="20"/>
          <w:rPrChange w:id="385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53" w:author="dbecker" w:date="2016-01-07T14:58:00Z">
            <w:rPr>
              <w:rFonts w:ascii="Arial" w:hAnsi="Arial" w:cs="Arial"/>
              <w:spacing w:val="-3"/>
              <w:sz w:val="20"/>
              <w:szCs w:val="20"/>
            </w:rPr>
          </w:rPrChange>
        </w:rPr>
        <w:t xml:space="preserve">Listing of </w:t>
      </w:r>
      <w:del w:id="3854" w:author="dbecker" w:date="2016-01-07T13:24:00Z">
        <w:r w:rsidRPr="004338A9" w:rsidDel="001A235C">
          <w:rPr>
            <w:rFonts w:asciiTheme="majorHAnsi" w:hAnsiTheme="majorHAnsi" w:cs="Arial"/>
            <w:spacing w:val="-3"/>
            <w:sz w:val="20"/>
            <w:szCs w:val="20"/>
            <w:rPrChange w:id="3855" w:author="dbecker" w:date="2016-01-07T14:58:00Z">
              <w:rPr>
                <w:rFonts w:ascii="Arial" w:hAnsi="Arial" w:cs="Arial"/>
                <w:spacing w:val="-3"/>
                <w:sz w:val="20"/>
                <w:szCs w:val="20"/>
              </w:rPr>
            </w:rPrChange>
          </w:rPr>
          <w:delText>Special Needs</w:delText>
        </w:r>
      </w:del>
      <w:ins w:id="3856" w:author="dbecker" w:date="2016-01-07T13:24:00Z">
        <w:r w:rsidR="001A235C" w:rsidRPr="004338A9">
          <w:rPr>
            <w:rFonts w:asciiTheme="majorHAnsi" w:hAnsiTheme="majorHAnsi" w:cs="Arial"/>
            <w:spacing w:val="-3"/>
            <w:sz w:val="20"/>
            <w:szCs w:val="20"/>
            <w:rPrChange w:id="3857"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858" w:author="dbecker" w:date="2016-01-07T14:58:00Z">
            <w:rPr>
              <w:rFonts w:ascii="Arial" w:hAnsi="Arial" w:cs="Arial"/>
              <w:spacing w:val="-3"/>
              <w:sz w:val="20"/>
              <w:szCs w:val="20"/>
            </w:rPr>
          </w:rPrChange>
        </w:rPr>
        <w:t xml:space="preserve"> Facilities (day cares, nursing homes, etc.)</w:t>
      </w:r>
    </w:p>
    <w:p w:rsidR="00460781" w:rsidRPr="004338A9" w:rsidRDefault="00460781" w:rsidP="003B7B2F">
      <w:pPr>
        <w:numPr>
          <w:ilvl w:val="1"/>
          <w:numId w:val="99"/>
        </w:numPr>
        <w:ind w:left="1440"/>
        <w:rPr>
          <w:rFonts w:asciiTheme="majorHAnsi" w:hAnsiTheme="majorHAnsi" w:cs="Arial"/>
          <w:iCs/>
          <w:sz w:val="20"/>
          <w:rPrChange w:id="3859" w:author="dbecker" w:date="2016-01-07T14:58:00Z">
            <w:rPr>
              <w:rFonts w:ascii="Arial" w:hAnsi="Arial" w:cs="Arial"/>
              <w:iCs/>
              <w:sz w:val="20"/>
            </w:rPr>
          </w:rPrChange>
        </w:rPr>
      </w:pPr>
      <w:r w:rsidRPr="004338A9">
        <w:rPr>
          <w:rFonts w:asciiTheme="majorHAnsi" w:hAnsiTheme="majorHAnsi" w:cs="Arial"/>
          <w:iCs/>
          <w:sz w:val="20"/>
          <w:rPrChange w:id="3860" w:author="dbecker" w:date="2016-01-07T14:58:00Z">
            <w:rPr>
              <w:rFonts w:ascii="Arial" w:hAnsi="Arial" w:cs="Arial"/>
              <w:iCs/>
              <w:sz w:val="20"/>
            </w:rPr>
          </w:rPrChange>
        </w:rPr>
        <w:t>Form 120A, Chronological Event Log, or use of Disaster Management Software Position Log</w:t>
      </w:r>
    </w:p>
    <w:p w:rsidR="00101AF6" w:rsidRPr="004338A9" w:rsidRDefault="00460781" w:rsidP="003B7B2F">
      <w:pPr>
        <w:numPr>
          <w:ilvl w:val="0"/>
          <w:numId w:val="99"/>
        </w:numPr>
        <w:suppressAutoHyphens/>
        <w:jc w:val="both"/>
        <w:rPr>
          <w:rFonts w:asciiTheme="majorHAnsi" w:hAnsiTheme="majorHAnsi" w:cs="Arial"/>
          <w:spacing w:val="-3"/>
          <w:sz w:val="20"/>
          <w:szCs w:val="20"/>
          <w:rPrChange w:id="386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62" w:author="dbecker" w:date="2016-01-07T14:58:00Z">
            <w:rPr>
              <w:rFonts w:ascii="Arial" w:hAnsi="Arial" w:cs="Arial"/>
              <w:spacing w:val="-3"/>
              <w:sz w:val="20"/>
              <w:szCs w:val="20"/>
            </w:rPr>
          </w:rPrChange>
        </w:rPr>
        <w:t>Fo</w:t>
      </w:r>
      <w:r w:rsidR="00101AF6" w:rsidRPr="004338A9">
        <w:rPr>
          <w:rFonts w:asciiTheme="majorHAnsi" w:hAnsiTheme="majorHAnsi" w:cs="Arial"/>
          <w:spacing w:val="-3"/>
          <w:sz w:val="20"/>
          <w:szCs w:val="20"/>
          <w:rPrChange w:id="3863" w:author="dbecker" w:date="2016-01-07T14:58:00Z">
            <w:rPr>
              <w:rFonts w:ascii="Arial" w:hAnsi="Arial" w:cs="Arial"/>
              <w:spacing w:val="-3"/>
              <w:sz w:val="20"/>
              <w:szCs w:val="20"/>
            </w:rPr>
          </w:rPrChange>
        </w:rPr>
        <w:t>rm 110D, Requests for Transportation Assistance from Individuals</w:t>
      </w:r>
    </w:p>
    <w:p w:rsidR="000D21FE" w:rsidRPr="004338A9" w:rsidRDefault="000D21FE" w:rsidP="003B7B2F">
      <w:pPr>
        <w:numPr>
          <w:ilvl w:val="0"/>
          <w:numId w:val="99"/>
        </w:numPr>
        <w:suppressAutoHyphens/>
        <w:jc w:val="both"/>
        <w:rPr>
          <w:rFonts w:asciiTheme="majorHAnsi" w:hAnsiTheme="majorHAnsi" w:cs="Arial"/>
          <w:spacing w:val="-3"/>
          <w:sz w:val="20"/>
          <w:szCs w:val="20"/>
          <w:rPrChange w:id="386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3865" w:author="dbecker" w:date="2016-01-07T14:58:00Z">
            <w:rPr>
              <w:rFonts w:ascii="Arial" w:hAnsi="Arial" w:cs="Arial"/>
              <w:spacing w:val="-3"/>
              <w:sz w:val="20"/>
              <w:szCs w:val="20"/>
            </w:rPr>
          </w:rPrChange>
        </w:rPr>
        <w:t>Form 120R, Local Transportation Staging Area Vehicle Log</w:t>
      </w:r>
    </w:p>
    <w:p w:rsidR="004560A6" w:rsidRPr="004338A9" w:rsidRDefault="004560A6" w:rsidP="004E23E3">
      <w:pPr>
        <w:ind w:firstLine="691"/>
        <w:jc w:val="both"/>
        <w:rPr>
          <w:rFonts w:asciiTheme="majorHAnsi" w:hAnsiTheme="majorHAnsi" w:cs="Arial"/>
          <w:sz w:val="20"/>
          <w:szCs w:val="20"/>
          <w:rPrChange w:id="3866" w:author="dbecker" w:date="2016-01-07T14:58:00Z">
            <w:rPr>
              <w:rFonts w:ascii="Arial" w:hAnsi="Arial" w:cs="Arial"/>
              <w:sz w:val="20"/>
              <w:szCs w:val="20"/>
            </w:rPr>
          </w:rPrChange>
        </w:rPr>
      </w:pPr>
    </w:p>
    <w:p w:rsidR="004913A6" w:rsidRPr="004338A9" w:rsidRDefault="004913A6" w:rsidP="004913A6">
      <w:pPr>
        <w:numPr>
          <w:ilvl w:val="0"/>
          <w:numId w:val="50"/>
        </w:numPr>
        <w:jc w:val="both"/>
        <w:rPr>
          <w:rFonts w:asciiTheme="majorHAnsi" w:hAnsiTheme="majorHAnsi" w:cs="Arial"/>
          <w:b/>
          <w:spacing w:val="-3"/>
          <w:sz w:val="20"/>
          <w:szCs w:val="20"/>
          <w:rPrChange w:id="3867"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868" w:author="dbecker" w:date="2016-01-07T14:58:00Z">
            <w:rPr>
              <w:rFonts w:ascii="Arial" w:hAnsi="Arial" w:cs="Arial"/>
              <w:b/>
              <w:spacing w:val="-3"/>
              <w:sz w:val="20"/>
              <w:szCs w:val="20"/>
            </w:rPr>
          </w:rPrChange>
        </w:rPr>
        <w:t xml:space="preserve">Please ensure that you complete all procedures from previous ECLs prior to beginning on next level. </w:t>
      </w:r>
    </w:p>
    <w:p w:rsidR="004913A6" w:rsidRPr="004338A9" w:rsidRDefault="004913A6" w:rsidP="00101AF6">
      <w:pPr>
        <w:ind w:left="720"/>
        <w:rPr>
          <w:rFonts w:asciiTheme="majorHAnsi" w:hAnsiTheme="majorHAnsi" w:cs="Arial"/>
          <w:b/>
          <w:spacing w:val="-3"/>
          <w:sz w:val="20"/>
          <w:szCs w:val="20"/>
          <w:rPrChange w:id="3869" w:author="dbecker" w:date="2016-01-07T14:58:00Z">
            <w:rPr>
              <w:rFonts w:ascii="Arial" w:hAnsi="Arial" w:cs="Arial"/>
              <w:b/>
              <w:spacing w:val="-3"/>
              <w:sz w:val="20"/>
              <w:szCs w:val="20"/>
            </w:rPr>
          </w:rPrChange>
        </w:rPr>
      </w:pPr>
    </w:p>
    <w:p w:rsidR="00101AF6" w:rsidRPr="004338A9" w:rsidRDefault="00101AF6" w:rsidP="00101AF6">
      <w:pPr>
        <w:ind w:left="720"/>
        <w:rPr>
          <w:rFonts w:asciiTheme="majorHAnsi" w:hAnsiTheme="majorHAnsi" w:cs="Arial"/>
          <w:b/>
          <w:spacing w:val="-3"/>
          <w:sz w:val="20"/>
          <w:szCs w:val="20"/>
          <w:rPrChange w:id="3870"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871" w:author="dbecker" w:date="2016-01-07T14:58:00Z">
            <w:rPr>
              <w:rFonts w:ascii="Arial" w:hAnsi="Arial" w:cs="Arial"/>
              <w:b/>
              <w:spacing w:val="-3"/>
              <w:sz w:val="20"/>
              <w:szCs w:val="20"/>
            </w:rPr>
          </w:rPrChange>
        </w:rPr>
        <w:t>Unusual Event</w:t>
      </w:r>
    </w:p>
    <w:p w:rsidR="00101AF6" w:rsidRPr="004338A9" w:rsidRDefault="00101AF6" w:rsidP="00101AF6">
      <w:pPr>
        <w:numPr>
          <w:ilvl w:val="0"/>
          <w:numId w:val="61"/>
        </w:numPr>
        <w:rPr>
          <w:rFonts w:asciiTheme="majorHAnsi" w:hAnsiTheme="majorHAnsi" w:cs="Arial"/>
          <w:b/>
          <w:spacing w:val="-3"/>
          <w:sz w:val="20"/>
          <w:szCs w:val="20"/>
          <w:rPrChange w:id="3872"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873" w:author="dbecker" w:date="2016-01-07T14:58:00Z">
            <w:rPr>
              <w:rFonts w:ascii="Arial" w:hAnsi="Arial" w:cs="Arial"/>
              <w:spacing w:val="-3"/>
              <w:sz w:val="20"/>
              <w:szCs w:val="20"/>
            </w:rPr>
          </w:rPrChange>
        </w:rPr>
        <w:t>No action is required at this ECL.</w:t>
      </w:r>
    </w:p>
    <w:p w:rsidR="009842AE" w:rsidRPr="004338A9" w:rsidRDefault="009842AE" w:rsidP="009842AE">
      <w:pPr>
        <w:rPr>
          <w:rFonts w:asciiTheme="majorHAnsi" w:hAnsiTheme="majorHAnsi" w:cs="Arial"/>
          <w:spacing w:val="-3"/>
          <w:sz w:val="20"/>
          <w:szCs w:val="20"/>
          <w:rPrChange w:id="3874" w:author="dbecker" w:date="2016-01-07T14:58:00Z">
            <w:rPr>
              <w:rFonts w:ascii="Arial" w:hAnsi="Arial" w:cs="Arial"/>
              <w:spacing w:val="-3"/>
              <w:sz w:val="20"/>
              <w:szCs w:val="20"/>
            </w:rPr>
          </w:rPrChange>
        </w:rPr>
      </w:pPr>
    </w:p>
    <w:p w:rsidR="009842AE" w:rsidRPr="004338A9" w:rsidRDefault="009842AE" w:rsidP="009842AE">
      <w:pPr>
        <w:ind w:left="720"/>
        <w:rPr>
          <w:rFonts w:asciiTheme="majorHAnsi" w:hAnsiTheme="majorHAnsi" w:cs="Arial"/>
          <w:b/>
          <w:spacing w:val="-3"/>
          <w:sz w:val="20"/>
          <w:szCs w:val="20"/>
          <w:rPrChange w:id="3875"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876" w:author="dbecker" w:date="2016-01-07T14:58:00Z">
            <w:rPr>
              <w:rFonts w:ascii="Arial" w:hAnsi="Arial" w:cs="Arial"/>
              <w:b/>
              <w:spacing w:val="-3"/>
              <w:sz w:val="20"/>
              <w:szCs w:val="20"/>
            </w:rPr>
          </w:rPrChange>
        </w:rPr>
        <w:t>Alert</w:t>
      </w:r>
    </w:p>
    <w:p w:rsidR="009842AE" w:rsidRPr="004338A9" w:rsidRDefault="009842AE" w:rsidP="00444290">
      <w:pPr>
        <w:numPr>
          <w:ilvl w:val="0"/>
          <w:numId w:val="61"/>
        </w:numPr>
        <w:jc w:val="both"/>
        <w:rPr>
          <w:rFonts w:asciiTheme="majorHAnsi" w:hAnsiTheme="majorHAnsi" w:cs="Arial"/>
          <w:b/>
          <w:spacing w:val="-3"/>
          <w:sz w:val="20"/>
          <w:szCs w:val="20"/>
          <w:rPrChange w:id="3877"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878" w:author="dbecker" w:date="2016-01-07T14:58:00Z">
            <w:rPr>
              <w:rFonts w:ascii="Arial" w:hAnsi="Arial" w:cs="Arial"/>
              <w:spacing w:val="-3"/>
              <w:sz w:val="20"/>
              <w:szCs w:val="20"/>
            </w:rPr>
          </w:rPrChange>
        </w:rPr>
        <w:t>Receive notification of the ECL.  If activated, report to local EOC and initiate and maintain position log.</w:t>
      </w:r>
    </w:p>
    <w:p w:rsidR="009842AE" w:rsidRPr="004338A9" w:rsidRDefault="009842AE" w:rsidP="00444290">
      <w:pPr>
        <w:numPr>
          <w:ilvl w:val="0"/>
          <w:numId w:val="61"/>
        </w:numPr>
        <w:jc w:val="both"/>
        <w:rPr>
          <w:rFonts w:asciiTheme="majorHAnsi" w:hAnsiTheme="majorHAnsi" w:cs="Arial"/>
          <w:b/>
          <w:spacing w:val="-3"/>
          <w:sz w:val="20"/>
          <w:szCs w:val="20"/>
          <w:rPrChange w:id="3879"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880" w:author="dbecker" w:date="2016-01-07T14:58:00Z">
            <w:rPr>
              <w:rFonts w:ascii="Arial" w:hAnsi="Arial" w:cs="Arial"/>
              <w:spacing w:val="-3"/>
              <w:sz w:val="20"/>
              <w:szCs w:val="20"/>
            </w:rPr>
          </w:rPrChange>
        </w:rPr>
        <w:t xml:space="preserve">Review </w:t>
      </w:r>
      <w:del w:id="3881" w:author="dbecker" w:date="2016-01-07T13:24:00Z">
        <w:r w:rsidRPr="004338A9" w:rsidDel="001A235C">
          <w:rPr>
            <w:rFonts w:asciiTheme="majorHAnsi" w:hAnsiTheme="majorHAnsi" w:cs="Arial"/>
            <w:spacing w:val="-3"/>
            <w:sz w:val="20"/>
            <w:szCs w:val="20"/>
            <w:rPrChange w:id="3882" w:author="dbecker" w:date="2016-01-07T14:58:00Z">
              <w:rPr>
                <w:rFonts w:ascii="Arial" w:hAnsi="Arial" w:cs="Arial"/>
                <w:spacing w:val="-3"/>
                <w:sz w:val="20"/>
                <w:szCs w:val="20"/>
              </w:rPr>
            </w:rPrChange>
          </w:rPr>
          <w:delText>Special Needs</w:delText>
        </w:r>
      </w:del>
      <w:ins w:id="3883" w:author="dbecker" w:date="2016-01-07T13:24:00Z">
        <w:r w:rsidR="001A235C" w:rsidRPr="004338A9">
          <w:rPr>
            <w:rFonts w:asciiTheme="majorHAnsi" w:hAnsiTheme="majorHAnsi" w:cs="Arial"/>
            <w:spacing w:val="-3"/>
            <w:sz w:val="20"/>
            <w:szCs w:val="20"/>
            <w:rPrChange w:id="3884"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885" w:author="dbecker" w:date="2016-01-07T14:58:00Z">
            <w:rPr>
              <w:rFonts w:ascii="Arial" w:hAnsi="Arial" w:cs="Arial"/>
              <w:spacing w:val="-3"/>
              <w:sz w:val="20"/>
              <w:szCs w:val="20"/>
            </w:rPr>
          </w:rPrChange>
        </w:rPr>
        <w:t xml:space="preserve"> List and vehicle needs and descriptions.</w:t>
      </w:r>
    </w:p>
    <w:p w:rsidR="0019525E" w:rsidRPr="004338A9" w:rsidRDefault="0019525E" w:rsidP="00444290">
      <w:pPr>
        <w:numPr>
          <w:ilvl w:val="0"/>
          <w:numId w:val="61"/>
        </w:numPr>
        <w:jc w:val="both"/>
        <w:rPr>
          <w:rFonts w:asciiTheme="majorHAnsi" w:hAnsiTheme="majorHAnsi" w:cs="Arial"/>
          <w:b/>
          <w:spacing w:val="-3"/>
          <w:sz w:val="20"/>
          <w:szCs w:val="20"/>
          <w:rPrChange w:id="3886"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887" w:author="dbecker" w:date="2016-01-07T14:58:00Z">
            <w:rPr>
              <w:rFonts w:ascii="Arial" w:hAnsi="Arial" w:cs="Arial"/>
              <w:spacing w:val="-3"/>
              <w:sz w:val="20"/>
              <w:szCs w:val="20"/>
            </w:rPr>
          </w:rPrChange>
        </w:rPr>
        <w:t>Review inventory of transportation equipment and personnel.</w:t>
      </w:r>
    </w:p>
    <w:p w:rsidR="009842AE" w:rsidRPr="004338A9" w:rsidRDefault="009842AE" w:rsidP="00444290">
      <w:pPr>
        <w:numPr>
          <w:ilvl w:val="0"/>
          <w:numId w:val="61"/>
        </w:numPr>
        <w:jc w:val="both"/>
        <w:rPr>
          <w:rFonts w:asciiTheme="majorHAnsi" w:hAnsiTheme="majorHAnsi" w:cs="Arial"/>
          <w:b/>
          <w:spacing w:val="-3"/>
          <w:sz w:val="20"/>
          <w:szCs w:val="20"/>
          <w:rPrChange w:id="3888"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889" w:author="dbecker" w:date="2016-01-07T14:58:00Z">
            <w:rPr>
              <w:rFonts w:ascii="Arial" w:hAnsi="Arial" w:cs="Arial"/>
              <w:spacing w:val="-3"/>
              <w:sz w:val="20"/>
              <w:szCs w:val="20"/>
            </w:rPr>
          </w:rPrChange>
        </w:rPr>
        <w:t xml:space="preserve">If required (using </w:t>
      </w:r>
      <w:del w:id="3890" w:author="dbecker" w:date="2016-01-07T13:24:00Z">
        <w:r w:rsidRPr="004338A9" w:rsidDel="001A235C">
          <w:rPr>
            <w:rFonts w:asciiTheme="majorHAnsi" w:hAnsiTheme="majorHAnsi" w:cs="Arial"/>
            <w:spacing w:val="-3"/>
            <w:sz w:val="20"/>
            <w:szCs w:val="20"/>
            <w:rPrChange w:id="3891" w:author="dbecker" w:date="2016-01-07T14:58:00Z">
              <w:rPr>
                <w:rFonts w:ascii="Arial" w:hAnsi="Arial" w:cs="Arial"/>
                <w:spacing w:val="-3"/>
                <w:sz w:val="20"/>
                <w:szCs w:val="20"/>
              </w:rPr>
            </w:rPrChange>
          </w:rPr>
          <w:delText>Special Needs</w:delText>
        </w:r>
      </w:del>
      <w:ins w:id="3892" w:author="dbecker" w:date="2016-01-07T13:24:00Z">
        <w:r w:rsidR="001A235C" w:rsidRPr="004338A9">
          <w:rPr>
            <w:rFonts w:asciiTheme="majorHAnsi" w:hAnsiTheme="majorHAnsi" w:cs="Arial"/>
            <w:spacing w:val="-3"/>
            <w:sz w:val="20"/>
            <w:szCs w:val="20"/>
            <w:rPrChange w:id="3893"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894" w:author="dbecker" w:date="2016-01-07T14:58:00Z">
            <w:rPr>
              <w:rFonts w:ascii="Arial" w:hAnsi="Arial" w:cs="Arial"/>
              <w:spacing w:val="-3"/>
              <w:sz w:val="20"/>
              <w:szCs w:val="20"/>
            </w:rPr>
          </w:rPrChange>
        </w:rPr>
        <w:t xml:space="preserve"> List), determine the most appropriate means of contacting individuals requiring special notification.</w:t>
      </w:r>
      <w:r w:rsidR="0019525E" w:rsidRPr="004338A9">
        <w:rPr>
          <w:rFonts w:asciiTheme="majorHAnsi" w:hAnsiTheme="majorHAnsi" w:cs="Arial"/>
          <w:spacing w:val="-3"/>
          <w:sz w:val="20"/>
          <w:szCs w:val="20"/>
          <w:rPrChange w:id="3895" w:author="dbecker" w:date="2016-01-07T14:58:00Z">
            <w:rPr>
              <w:rFonts w:ascii="Arial" w:hAnsi="Arial" w:cs="Arial"/>
              <w:spacing w:val="-3"/>
              <w:sz w:val="20"/>
              <w:szCs w:val="20"/>
            </w:rPr>
          </w:rPrChange>
        </w:rPr>
        <w:t xml:space="preserve">  If notification by Telecommunications Device for the Deaf (TDD) is required, request assistance from HSEM.</w:t>
      </w:r>
    </w:p>
    <w:p w:rsidR="009842AE" w:rsidRPr="004338A9" w:rsidRDefault="009842AE" w:rsidP="00444290">
      <w:pPr>
        <w:numPr>
          <w:ilvl w:val="0"/>
          <w:numId w:val="61"/>
        </w:numPr>
        <w:jc w:val="both"/>
        <w:rPr>
          <w:rFonts w:asciiTheme="majorHAnsi" w:hAnsiTheme="majorHAnsi" w:cs="Arial"/>
          <w:b/>
          <w:spacing w:val="-3"/>
          <w:sz w:val="20"/>
          <w:szCs w:val="20"/>
          <w:rPrChange w:id="3896"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897" w:author="dbecker" w:date="2016-01-07T14:58:00Z">
            <w:rPr>
              <w:rFonts w:ascii="Arial" w:hAnsi="Arial" w:cs="Arial"/>
              <w:spacing w:val="-3"/>
              <w:sz w:val="20"/>
              <w:szCs w:val="20"/>
            </w:rPr>
          </w:rPrChange>
        </w:rPr>
        <w:t>Working with Selectmen</w:t>
      </w:r>
      <w:r w:rsidR="0019525E" w:rsidRPr="004338A9">
        <w:rPr>
          <w:rFonts w:asciiTheme="majorHAnsi" w:hAnsiTheme="majorHAnsi" w:cs="Arial"/>
          <w:spacing w:val="-3"/>
          <w:sz w:val="20"/>
          <w:szCs w:val="20"/>
          <w:rPrChange w:id="3898" w:author="dbecker" w:date="2016-01-07T14:58:00Z">
            <w:rPr>
              <w:rFonts w:ascii="Arial" w:hAnsi="Arial" w:cs="Arial"/>
              <w:spacing w:val="-3"/>
              <w:sz w:val="20"/>
              <w:szCs w:val="20"/>
            </w:rPr>
          </w:rPrChange>
        </w:rPr>
        <w:t xml:space="preserve"> and EMD</w:t>
      </w:r>
      <w:r w:rsidRPr="004338A9">
        <w:rPr>
          <w:rFonts w:asciiTheme="majorHAnsi" w:hAnsiTheme="majorHAnsi" w:cs="Arial"/>
          <w:spacing w:val="-3"/>
          <w:sz w:val="20"/>
          <w:szCs w:val="20"/>
          <w:rPrChange w:id="3899" w:author="dbecker" w:date="2016-01-07T14:58:00Z">
            <w:rPr>
              <w:rFonts w:ascii="Arial" w:hAnsi="Arial" w:cs="Arial"/>
              <w:spacing w:val="-3"/>
              <w:sz w:val="20"/>
              <w:szCs w:val="20"/>
            </w:rPr>
          </w:rPrChange>
        </w:rPr>
        <w:t>, contact each school facility and special facility listed on local Transportation Requirements Worksheet.  Notify them of the ECL.  Determine attendance and other special requirements.</w:t>
      </w:r>
      <w:r w:rsidR="00B914BD" w:rsidRPr="004338A9">
        <w:rPr>
          <w:rFonts w:asciiTheme="majorHAnsi" w:hAnsiTheme="majorHAnsi" w:cs="Arial"/>
          <w:spacing w:val="-3"/>
          <w:sz w:val="20"/>
          <w:szCs w:val="20"/>
          <w:rPrChange w:id="3900" w:author="dbecker" w:date="2016-01-07T14:58:00Z">
            <w:rPr>
              <w:rFonts w:ascii="Arial" w:hAnsi="Arial" w:cs="Arial"/>
              <w:spacing w:val="-3"/>
              <w:sz w:val="20"/>
              <w:szCs w:val="20"/>
            </w:rPr>
          </w:rPrChange>
        </w:rPr>
        <w:t xml:space="preserve">  Transportation Requirements Worksheet establishes the order in which notifications are made and vehicles are dispatched.</w:t>
      </w:r>
    </w:p>
    <w:p w:rsidR="009842AE" w:rsidRPr="004338A9" w:rsidRDefault="009842AE" w:rsidP="00444290">
      <w:pPr>
        <w:numPr>
          <w:ilvl w:val="0"/>
          <w:numId w:val="61"/>
        </w:numPr>
        <w:jc w:val="both"/>
        <w:rPr>
          <w:rFonts w:asciiTheme="majorHAnsi" w:hAnsiTheme="majorHAnsi" w:cs="Arial"/>
          <w:b/>
          <w:spacing w:val="-3"/>
          <w:sz w:val="20"/>
          <w:szCs w:val="20"/>
          <w:rPrChange w:id="3901"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02" w:author="dbecker" w:date="2016-01-07T14:58:00Z">
            <w:rPr>
              <w:rFonts w:ascii="Arial" w:hAnsi="Arial" w:cs="Arial"/>
              <w:spacing w:val="-3"/>
              <w:sz w:val="20"/>
              <w:szCs w:val="20"/>
            </w:rPr>
          </w:rPrChange>
        </w:rPr>
        <w:t>Support Selectmen and EMD, as requested.</w:t>
      </w:r>
    </w:p>
    <w:p w:rsidR="009842AE" w:rsidRPr="004338A9" w:rsidRDefault="009842AE" w:rsidP="00444290">
      <w:pPr>
        <w:numPr>
          <w:ilvl w:val="0"/>
          <w:numId w:val="61"/>
        </w:numPr>
        <w:jc w:val="both"/>
        <w:rPr>
          <w:rFonts w:asciiTheme="majorHAnsi" w:hAnsiTheme="majorHAnsi" w:cs="Arial"/>
          <w:b/>
          <w:spacing w:val="-3"/>
          <w:sz w:val="20"/>
          <w:szCs w:val="20"/>
          <w:rPrChange w:id="3903"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04" w:author="dbecker" w:date="2016-01-07T14:58:00Z">
            <w:rPr>
              <w:rFonts w:ascii="Arial" w:hAnsi="Arial" w:cs="Arial"/>
              <w:spacing w:val="-3"/>
              <w:sz w:val="20"/>
              <w:szCs w:val="20"/>
            </w:rPr>
          </w:rPrChange>
        </w:rPr>
        <w:t>Standby for notice of escalation or termination of event.</w:t>
      </w:r>
    </w:p>
    <w:p w:rsidR="00B914BD" w:rsidRPr="004338A9" w:rsidRDefault="00B914BD" w:rsidP="00444290">
      <w:pPr>
        <w:jc w:val="both"/>
        <w:rPr>
          <w:rFonts w:asciiTheme="majorHAnsi" w:hAnsiTheme="majorHAnsi" w:cs="Arial"/>
          <w:spacing w:val="-3"/>
          <w:sz w:val="20"/>
          <w:szCs w:val="20"/>
          <w:rPrChange w:id="3905" w:author="dbecker" w:date="2016-01-07T14:58:00Z">
            <w:rPr>
              <w:rFonts w:ascii="Arial" w:hAnsi="Arial" w:cs="Arial"/>
              <w:spacing w:val="-3"/>
              <w:sz w:val="20"/>
              <w:szCs w:val="20"/>
            </w:rPr>
          </w:rPrChange>
        </w:rPr>
      </w:pPr>
    </w:p>
    <w:p w:rsidR="00B914BD" w:rsidRPr="004338A9" w:rsidRDefault="00B914BD" w:rsidP="00444290">
      <w:pPr>
        <w:ind w:left="720"/>
        <w:jc w:val="both"/>
        <w:rPr>
          <w:rFonts w:asciiTheme="majorHAnsi" w:hAnsiTheme="majorHAnsi" w:cs="Arial"/>
          <w:b/>
          <w:spacing w:val="-3"/>
          <w:sz w:val="20"/>
          <w:szCs w:val="20"/>
          <w:rPrChange w:id="3906"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3907" w:author="dbecker" w:date="2016-01-07T14:58:00Z">
            <w:rPr>
              <w:rFonts w:ascii="Arial" w:hAnsi="Arial" w:cs="Arial"/>
              <w:b/>
              <w:spacing w:val="-3"/>
              <w:sz w:val="20"/>
              <w:szCs w:val="20"/>
            </w:rPr>
          </w:rPrChange>
        </w:rPr>
        <w:t>Site Area Emergency/General Emergency</w:t>
      </w:r>
    </w:p>
    <w:p w:rsidR="00B914BD" w:rsidRPr="004338A9" w:rsidRDefault="00B914BD" w:rsidP="003B7B2F">
      <w:pPr>
        <w:numPr>
          <w:ilvl w:val="1"/>
          <w:numId w:val="71"/>
        </w:numPr>
        <w:jc w:val="both"/>
        <w:rPr>
          <w:rFonts w:asciiTheme="majorHAnsi" w:hAnsiTheme="majorHAnsi" w:cs="Arial"/>
          <w:b/>
          <w:spacing w:val="-3"/>
          <w:sz w:val="20"/>
          <w:szCs w:val="20"/>
          <w:rPrChange w:id="3908"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09" w:author="dbecker" w:date="2016-01-07T14:58:00Z">
            <w:rPr>
              <w:rFonts w:ascii="Arial" w:hAnsi="Arial" w:cs="Arial"/>
              <w:spacing w:val="-3"/>
              <w:sz w:val="20"/>
              <w:szCs w:val="20"/>
            </w:rPr>
          </w:rPrChange>
        </w:rPr>
        <w:t>Ensure previous steps are carried out.</w:t>
      </w:r>
    </w:p>
    <w:p w:rsidR="00B914BD" w:rsidRPr="004338A9" w:rsidRDefault="00B914BD" w:rsidP="003B7B2F">
      <w:pPr>
        <w:numPr>
          <w:ilvl w:val="1"/>
          <w:numId w:val="71"/>
        </w:numPr>
        <w:jc w:val="both"/>
        <w:rPr>
          <w:rFonts w:asciiTheme="majorHAnsi" w:hAnsiTheme="majorHAnsi" w:cs="Arial"/>
          <w:b/>
          <w:spacing w:val="-3"/>
          <w:sz w:val="20"/>
          <w:szCs w:val="20"/>
          <w:rPrChange w:id="3910"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11" w:author="dbecker" w:date="2016-01-07T14:58:00Z">
            <w:rPr>
              <w:rFonts w:ascii="Arial" w:hAnsi="Arial" w:cs="Arial"/>
              <w:spacing w:val="-3"/>
              <w:sz w:val="20"/>
              <w:szCs w:val="20"/>
            </w:rPr>
          </w:rPrChange>
        </w:rPr>
        <w:t>Inform each special facility/school that if an evacuation is recommended, the number of buses and transportation assets sent and ETA will be provided.  If unable to contact during normal hours of operation, assume the estimated need is the current need.</w:t>
      </w:r>
    </w:p>
    <w:p w:rsidR="00B914BD" w:rsidRPr="004338A9" w:rsidRDefault="00B914BD" w:rsidP="003B7B2F">
      <w:pPr>
        <w:numPr>
          <w:ilvl w:val="1"/>
          <w:numId w:val="71"/>
        </w:numPr>
        <w:jc w:val="both"/>
        <w:rPr>
          <w:rFonts w:asciiTheme="majorHAnsi" w:hAnsiTheme="majorHAnsi" w:cs="Arial"/>
          <w:b/>
          <w:spacing w:val="-3"/>
          <w:sz w:val="20"/>
          <w:szCs w:val="20"/>
          <w:rPrChange w:id="3912"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13" w:author="dbecker" w:date="2016-01-07T14:58:00Z">
            <w:rPr>
              <w:rFonts w:ascii="Arial" w:hAnsi="Arial" w:cs="Arial"/>
              <w:spacing w:val="-3"/>
              <w:sz w:val="20"/>
              <w:szCs w:val="20"/>
            </w:rPr>
          </w:rPrChange>
        </w:rPr>
        <w:t xml:space="preserve">Contact the people on the </w:t>
      </w:r>
      <w:del w:id="3914" w:author="dbecker" w:date="2016-01-07T13:24:00Z">
        <w:r w:rsidRPr="004338A9" w:rsidDel="001A235C">
          <w:rPr>
            <w:rFonts w:asciiTheme="majorHAnsi" w:hAnsiTheme="majorHAnsi" w:cs="Arial"/>
            <w:spacing w:val="-3"/>
            <w:sz w:val="20"/>
            <w:szCs w:val="20"/>
            <w:rPrChange w:id="3915" w:author="dbecker" w:date="2016-01-07T14:58:00Z">
              <w:rPr>
                <w:rFonts w:ascii="Arial" w:hAnsi="Arial" w:cs="Arial"/>
                <w:spacing w:val="-3"/>
                <w:sz w:val="20"/>
                <w:szCs w:val="20"/>
              </w:rPr>
            </w:rPrChange>
          </w:rPr>
          <w:delText>Special Needs</w:delText>
        </w:r>
      </w:del>
      <w:ins w:id="3916" w:author="dbecker" w:date="2016-01-07T13:24:00Z">
        <w:r w:rsidR="001A235C" w:rsidRPr="004338A9">
          <w:rPr>
            <w:rFonts w:asciiTheme="majorHAnsi" w:hAnsiTheme="majorHAnsi" w:cs="Arial"/>
            <w:spacing w:val="-3"/>
            <w:sz w:val="20"/>
            <w:szCs w:val="20"/>
            <w:rPrChange w:id="3917"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918" w:author="dbecker" w:date="2016-01-07T14:58:00Z">
            <w:rPr>
              <w:rFonts w:ascii="Arial" w:hAnsi="Arial" w:cs="Arial"/>
              <w:spacing w:val="-3"/>
              <w:sz w:val="20"/>
              <w:szCs w:val="20"/>
            </w:rPr>
          </w:rPrChange>
        </w:rPr>
        <w:t xml:space="preserve"> List to verify that they require assistance as indicated on the </w:t>
      </w:r>
      <w:del w:id="3919" w:author="dbecker" w:date="2016-01-07T13:24:00Z">
        <w:r w:rsidRPr="004338A9" w:rsidDel="001A235C">
          <w:rPr>
            <w:rFonts w:asciiTheme="majorHAnsi" w:hAnsiTheme="majorHAnsi" w:cs="Arial"/>
            <w:spacing w:val="-3"/>
            <w:sz w:val="20"/>
            <w:szCs w:val="20"/>
            <w:rPrChange w:id="3920" w:author="dbecker" w:date="2016-01-07T14:58:00Z">
              <w:rPr>
                <w:rFonts w:ascii="Arial" w:hAnsi="Arial" w:cs="Arial"/>
                <w:spacing w:val="-3"/>
                <w:sz w:val="20"/>
                <w:szCs w:val="20"/>
              </w:rPr>
            </w:rPrChange>
          </w:rPr>
          <w:delText>Special Needs</w:delText>
        </w:r>
      </w:del>
      <w:ins w:id="3921" w:author="dbecker" w:date="2016-01-07T13:24:00Z">
        <w:r w:rsidR="001A235C" w:rsidRPr="004338A9">
          <w:rPr>
            <w:rFonts w:asciiTheme="majorHAnsi" w:hAnsiTheme="majorHAnsi" w:cs="Arial"/>
            <w:spacing w:val="-3"/>
            <w:sz w:val="20"/>
            <w:szCs w:val="20"/>
            <w:rPrChange w:id="3922"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923" w:author="dbecker" w:date="2016-01-07T14:58:00Z">
            <w:rPr>
              <w:rFonts w:ascii="Arial" w:hAnsi="Arial" w:cs="Arial"/>
              <w:spacing w:val="-3"/>
              <w:sz w:val="20"/>
              <w:szCs w:val="20"/>
            </w:rPr>
          </w:rPrChange>
        </w:rPr>
        <w:t xml:space="preserve"> Survey.  </w:t>
      </w:r>
    </w:p>
    <w:p w:rsidR="00444290" w:rsidRPr="004338A9" w:rsidRDefault="00B914BD" w:rsidP="003B7B2F">
      <w:pPr>
        <w:numPr>
          <w:ilvl w:val="1"/>
          <w:numId w:val="71"/>
        </w:numPr>
        <w:jc w:val="both"/>
        <w:rPr>
          <w:rFonts w:asciiTheme="majorHAnsi" w:hAnsiTheme="majorHAnsi" w:cs="Arial"/>
          <w:b/>
          <w:spacing w:val="-3"/>
          <w:sz w:val="20"/>
          <w:szCs w:val="20"/>
          <w:rPrChange w:id="3924"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25" w:author="dbecker" w:date="2016-01-07T14:58:00Z">
            <w:rPr>
              <w:rFonts w:ascii="Arial" w:hAnsi="Arial" w:cs="Arial"/>
              <w:spacing w:val="-3"/>
              <w:sz w:val="20"/>
              <w:szCs w:val="20"/>
            </w:rPr>
          </w:rPrChange>
        </w:rPr>
        <w:t>Determine what type of transportation assistance is needed by individuals who telephone the EOC to make requests.</w:t>
      </w:r>
      <w:r w:rsidR="00444290" w:rsidRPr="004338A9">
        <w:rPr>
          <w:rFonts w:asciiTheme="majorHAnsi" w:hAnsiTheme="majorHAnsi" w:cs="Arial"/>
          <w:spacing w:val="-3"/>
          <w:sz w:val="20"/>
          <w:szCs w:val="20"/>
          <w:rPrChange w:id="3926" w:author="dbecker" w:date="2016-01-07T14:58:00Z">
            <w:rPr>
              <w:rFonts w:ascii="Arial" w:hAnsi="Arial" w:cs="Arial"/>
              <w:spacing w:val="-3"/>
              <w:sz w:val="20"/>
              <w:szCs w:val="20"/>
            </w:rPr>
          </w:rPrChange>
        </w:rPr>
        <w:t xml:space="preserve">  (They will be instructed to call the local EOC by the EAS message). Calculate “Actual Needs” by dividing “Current Number” by the number indicated on the worksheet and round up).  Obtain current number of people requiring special transportation from EMD to determine number of special transportation assets needed.  For </w:t>
      </w:r>
      <w:del w:id="3927" w:author="dbecker" w:date="2016-01-07T13:24:00Z">
        <w:r w:rsidR="00444290" w:rsidRPr="004338A9" w:rsidDel="001A235C">
          <w:rPr>
            <w:rFonts w:asciiTheme="majorHAnsi" w:hAnsiTheme="majorHAnsi" w:cs="Arial"/>
            <w:spacing w:val="-3"/>
            <w:sz w:val="20"/>
            <w:szCs w:val="20"/>
            <w:rPrChange w:id="3928" w:author="dbecker" w:date="2016-01-07T14:58:00Z">
              <w:rPr>
                <w:rFonts w:ascii="Arial" w:hAnsi="Arial" w:cs="Arial"/>
                <w:spacing w:val="-3"/>
                <w:sz w:val="20"/>
                <w:szCs w:val="20"/>
              </w:rPr>
            </w:rPrChange>
          </w:rPr>
          <w:delText>Special Needs</w:delText>
        </w:r>
      </w:del>
      <w:ins w:id="3929" w:author="dbecker" w:date="2016-01-07T13:24:00Z">
        <w:r w:rsidR="001A235C" w:rsidRPr="004338A9">
          <w:rPr>
            <w:rFonts w:asciiTheme="majorHAnsi" w:hAnsiTheme="majorHAnsi" w:cs="Arial"/>
            <w:spacing w:val="-3"/>
            <w:sz w:val="20"/>
            <w:szCs w:val="20"/>
            <w:rPrChange w:id="3930" w:author="dbecker" w:date="2016-01-07T14:58:00Z">
              <w:rPr>
                <w:rFonts w:ascii="Arial" w:hAnsi="Arial" w:cs="Arial"/>
                <w:spacing w:val="-3"/>
                <w:sz w:val="20"/>
                <w:szCs w:val="20"/>
              </w:rPr>
            </w:rPrChange>
          </w:rPr>
          <w:t>Access/functional needs</w:t>
        </w:r>
      </w:ins>
      <w:r w:rsidR="00444290" w:rsidRPr="004338A9">
        <w:rPr>
          <w:rFonts w:asciiTheme="majorHAnsi" w:hAnsiTheme="majorHAnsi" w:cs="Arial"/>
          <w:spacing w:val="-3"/>
          <w:sz w:val="20"/>
          <w:szCs w:val="20"/>
          <w:rPrChange w:id="3931" w:author="dbecker" w:date="2016-01-07T14:58:00Z">
            <w:rPr>
              <w:rFonts w:ascii="Arial" w:hAnsi="Arial" w:cs="Arial"/>
              <w:spacing w:val="-3"/>
              <w:sz w:val="20"/>
              <w:szCs w:val="20"/>
            </w:rPr>
          </w:rPrChange>
        </w:rPr>
        <w:t xml:space="preserve"> population, add to the figure shown in the “Number” column as additional people are identified.  Only reduce the figure if it can be verified that individuals no longer require transportation.</w:t>
      </w:r>
    </w:p>
    <w:p w:rsidR="00444290" w:rsidRPr="004338A9" w:rsidRDefault="00444290" w:rsidP="003B7B2F">
      <w:pPr>
        <w:numPr>
          <w:ilvl w:val="1"/>
          <w:numId w:val="71"/>
        </w:numPr>
        <w:jc w:val="both"/>
        <w:rPr>
          <w:rFonts w:asciiTheme="majorHAnsi" w:hAnsiTheme="majorHAnsi" w:cs="Arial"/>
          <w:b/>
          <w:spacing w:val="-3"/>
          <w:sz w:val="20"/>
          <w:szCs w:val="20"/>
          <w:rPrChange w:id="3932"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33" w:author="dbecker" w:date="2016-01-07T14:58:00Z">
            <w:rPr>
              <w:rFonts w:ascii="Arial" w:hAnsi="Arial" w:cs="Arial"/>
              <w:spacing w:val="-3"/>
              <w:sz w:val="20"/>
              <w:szCs w:val="20"/>
            </w:rPr>
          </w:rPrChange>
        </w:rPr>
        <w:t>Review transportation plan with Selectmen and EMD.</w:t>
      </w:r>
    </w:p>
    <w:p w:rsidR="00444290" w:rsidRPr="004338A9" w:rsidRDefault="00444290" w:rsidP="003B7B2F">
      <w:pPr>
        <w:numPr>
          <w:ilvl w:val="1"/>
          <w:numId w:val="71"/>
        </w:numPr>
        <w:jc w:val="both"/>
        <w:rPr>
          <w:rFonts w:asciiTheme="majorHAnsi" w:hAnsiTheme="majorHAnsi" w:cs="Arial"/>
          <w:b/>
          <w:spacing w:val="-3"/>
          <w:sz w:val="20"/>
          <w:szCs w:val="20"/>
          <w:rPrChange w:id="3934"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3935" w:author="dbecker" w:date="2016-01-07T14:58:00Z">
            <w:rPr>
              <w:rFonts w:ascii="Arial" w:hAnsi="Arial" w:cs="Arial"/>
              <w:spacing w:val="-3"/>
              <w:sz w:val="20"/>
              <w:szCs w:val="20"/>
            </w:rPr>
          </w:rPrChange>
        </w:rPr>
        <w:t>Contact HSEM Local Liaison and inform of requirements of town (will be passed to ESF#1-Transportation in SEOC).  Ask to be contacted with number of vehicles sent and ETA if evacuation is recommended.</w:t>
      </w:r>
    </w:p>
    <w:p w:rsidR="004560A6" w:rsidRPr="004338A9" w:rsidRDefault="00444290" w:rsidP="003B7B2F">
      <w:pPr>
        <w:numPr>
          <w:ilvl w:val="1"/>
          <w:numId w:val="71"/>
        </w:numPr>
        <w:jc w:val="both"/>
        <w:rPr>
          <w:rFonts w:asciiTheme="majorHAnsi" w:hAnsiTheme="majorHAnsi" w:cs="Arial"/>
          <w:sz w:val="20"/>
          <w:szCs w:val="20"/>
          <w:rPrChange w:id="3936" w:author="dbecker" w:date="2016-01-07T14:58:00Z">
            <w:rPr>
              <w:rFonts w:ascii="Arial" w:hAnsi="Arial" w:cs="Arial"/>
              <w:sz w:val="20"/>
              <w:szCs w:val="20"/>
            </w:rPr>
          </w:rPrChange>
        </w:rPr>
      </w:pPr>
      <w:r w:rsidRPr="004338A9">
        <w:rPr>
          <w:rFonts w:asciiTheme="majorHAnsi" w:hAnsiTheme="majorHAnsi" w:cs="Arial"/>
          <w:spacing w:val="-3"/>
          <w:sz w:val="20"/>
          <w:szCs w:val="20"/>
          <w:rPrChange w:id="3937" w:author="dbecker" w:date="2016-01-07T14:58:00Z">
            <w:rPr>
              <w:rFonts w:ascii="Arial" w:hAnsi="Arial" w:cs="Arial"/>
              <w:spacing w:val="-3"/>
              <w:sz w:val="20"/>
              <w:szCs w:val="20"/>
            </w:rPr>
          </w:rPrChange>
        </w:rPr>
        <w:t xml:space="preserve">If evacuation is recommended, vehicles designated for people with </w:t>
      </w:r>
      <w:del w:id="3938" w:author="dbecker" w:date="2016-01-07T13:24:00Z">
        <w:r w:rsidRPr="004338A9" w:rsidDel="001A235C">
          <w:rPr>
            <w:rFonts w:asciiTheme="majorHAnsi" w:hAnsiTheme="majorHAnsi" w:cs="Arial"/>
            <w:spacing w:val="-3"/>
            <w:sz w:val="20"/>
            <w:szCs w:val="20"/>
            <w:rPrChange w:id="3939" w:author="dbecker" w:date="2016-01-07T14:58:00Z">
              <w:rPr>
                <w:rFonts w:ascii="Arial" w:hAnsi="Arial" w:cs="Arial"/>
                <w:spacing w:val="-3"/>
                <w:sz w:val="20"/>
                <w:szCs w:val="20"/>
              </w:rPr>
            </w:rPrChange>
          </w:rPr>
          <w:delText>special needs</w:delText>
        </w:r>
      </w:del>
      <w:ins w:id="3940" w:author="dbecker" w:date="2016-01-07T13:24:00Z">
        <w:r w:rsidR="001A235C" w:rsidRPr="004338A9">
          <w:rPr>
            <w:rFonts w:asciiTheme="majorHAnsi" w:hAnsiTheme="majorHAnsi" w:cs="Arial"/>
            <w:spacing w:val="-3"/>
            <w:sz w:val="20"/>
            <w:szCs w:val="20"/>
            <w:rPrChange w:id="3941"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942" w:author="dbecker" w:date="2016-01-07T14:58:00Z">
            <w:rPr>
              <w:rFonts w:ascii="Arial" w:hAnsi="Arial" w:cs="Arial"/>
              <w:spacing w:val="-3"/>
              <w:sz w:val="20"/>
              <w:szCs w:val="20"/>
            </w:rPr>
          </w:rPrChange>
        </w:rPr>
        <w:t>:</w:t>
      </w:r>
    </w:p>
    <w:p w:rsidR="00444290" w:rsidRPr="004338A9" w:rsidRDefault="00444290" w:rsidP="001A27E8">
      <w:pPr>
        <w:numPr>
          <w:ilvl w:val="2"/>
          <w:numId w:val="50"/>
        </w:numPr>
        <w:jc w:val="both"/>
        <w:rPr>
          <w:rFonts w:asciiTheme="majorHAnsi" w:hAnsiTheme="majorHAnsi" w:cs="Arial"/>
          <w:sz w:val="20"/>
          <w:szCs w:val="20"/>
          <w:rPrChange w:id="3943" w:author="dbecker" w:date="2016-01-07T14:58:00Z">
            <w:rPr>
              <w:rFonts w:ascii="Arial" w:hAnsi="Arial" w:cs="Arial"/>
              <w:sz w:val="20"/>
              <w:szCs w:val="20"/>
            </w:rPr>
          </w:rPrChange>
        </w:rPr>
      </w:pPr>
      <w:r w:rsidRPr="004338A9">
        <w:rPr>
          <w:rFonts w:asciiTheme="majorHAnsi" w:hAnsiTheme="majorHAnsi" w:cs="Arial"/>
          <w:spacing w:val="-3"/>
          <w:sz w:val="20"/>
          <w:szCs w:val="20"/>
          <w:rPrChange w:id="3944" w:author="dbecker" w:date="2016-01-07T14:58:00Z">
            <w:rPr>
              <w:rFonts w:ascii="Arial" w:hAnsi="Arial" w:cs="Arial"/>
              <w:spacing w:val="-3"/>
              <w:sz w:val="20"/>
              <w:szCs w:val="20"/>
            </w:rPr>
          </w:rPrChange>
        </w:rPr>
        <w:t xml:space="preserve">Assign town emergency workers to report to homes or other locations of people with </w:t>
      </w:r>
      <w:del w:id="3945" w:author="dbecker" w:date="2016-01-07T13:24:00Z">
        <w:r w:rsidRPr="004338A9" w:rsidDel="001A235C">
          <w:rPr>
            <w:rFonts w:asciiTheme="majorHAnsi" w:hAnsiTheme="majorHAnsi" w:cs="Arial"/>
            <w:spacing w:val="-3"/>
            <w:sz w:val="20"/>
            <w:szCs w:val="20"/>
            <w:rPrChange w:id="3946" w:author="dbecker" w:date="2016-01-07T14:58:00Z">
              <w:rPr>
                <w:rFonts w:ascii="Arial" w:hAnsi="Arial" w:cs="Arial"/>
                <w:spacing w:val="-3"/>
                <w:sz w:val="20"/>
                <w:szCs w:val="20"/>
              </w:rPr>
            </w:rPrChange>
          </w:rPr>
          <w:delText>special needs</w:delText>
        </w:r>
      </w:del>
      <w:ins w:id="3947" w:author="dbecker" w:date="2016-01-07T13:24:00Z">
        <w:r w:rsidR="001A235C" w:rsidRPr="004338A9">
          <w:rPr>
            <w:rFonts w:asciiTheme="majorHAnsi" w:hAnsiTheme="majorHAnsi" w:cs="Arial"/>
            <w:spacing w:val="-3"/>
            <w:sz w:val="20"/>
            <w:szCs w:val="20"/>
            <w:rPrChange w:id="3948"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949" w:author="dbecker" w:date="2016-01-07T14:58:00Z">
            <w:rPr>
              <w:rFonts w:ascii="Arial" w:hAnsi="Arial" w:cs="Arial"/>
              <w:spacing w:val="-3"/>
              <w:sz w:val="20"/>
              <w:szCs w:val="20"/>
            </w:rPr>
          </w:rPrChange>
        </w:rPr>
        <w:t xml:space="preserve"> to assist them in boarding vehicles.  For emergency medical services</w:t>
      </w:r>
      <w:r w:rsidRPr="004338A9">
        <w:rPr>
          <w:rFonts w:asciiTheme="majorHAnsi" w:hAnsiTheme="majorHAnsi"/>
          <w:spacing w:val="-3"/>
          <w:rPrChange w:id="3950" w:author="dbecker" w:date="2016-01-07T14:58:00Z">
            <w:rPr>
              <w:spacing w:val="-3"/>
            </w:rPr>
          </w:rPrChange>
        </w:rPr>
        <w:t xml:space="preserve"> </w:t>
      </w:r>
      <w:r w:rsidRPr="004338A9">
        <w:rPr>
          <w:rFonts w:asciiTheme="majorHAnsi" w:hAnsiTheme="majorHAnsi" w:cs="Arial"/>
          <w:spacing w:val="-3"/>
          <w:sz w:val="20"/>
          <w:szCs w:val="20"/>
          <w:rPrChange w:id="3951" w:author="dbecker" w:date="2016-01-07T14:58:00Z">
            <w:rPr>
              <w:rFonts w:ascii="Arial" w:hAnsi="Arial" w:cs="Arial"/>
              <w:spacing w:val="-3"/>
              <w:sz w:val="20"/>
              <w:szCs w:val="20"/>
            </w:rPr>
          </w:rPrChange>
        </w:rPr>
        <w:t>vehicles reporting to homes of people requiring ambulance transport, provide directions.</w:t>
      </w:r>
    </w:p>
    <w:p w:rsidR="004560A6" w:rsidRPr="004338A9" w:rsidRDefault="00444290" w:rsidP="001A27E8">
      <w:pPr>
        <w:numPr>
          <w:ilvl w:val="2"/>
          <w:numId w:val="50"/>
        </w:numPr>
        <w:jc w:val="both"/>
        <w:rPr>
          <w:rFonts w:asciiTheme="majorHAnsi" w:hAnsiTheme="majorHAnsi" w:cs="Arial"/>
          <w:sz w:val="20"/>
          <w:szCs w:val="20"/>
          <w:rPrChange w:id="3952" w:author="dbecker" w:date="2016-01-07T14:58:00Z">
            <w:rPr>
              <w:rFonts w:ascii="Arial" w:hAnsi="Arial" w:cs="Arial"/>
              <w:sz w:val="20"/>
              <w:szCs w:val="20"/>
            </w:rPr>
          </w:rPrChange>
        </w:rPr>
      </w:pPr>
      <w:r w:rsidRPr="004338A9">
        <w:rPr>
          <w:rFonts w:asciiTheme="majorHAnsi" w:hAnsiTheme="majorHAnsi" w:cs="Arial"/>
          <w:spacing w:val="-3"/>
          <w:sz w:val="20"/>
          <w:szCs w:val="20"/>
          <w:rPrChange w:id="3953" w:author="dbecker" w:date="2016-01-07T14:58:00Z">
            <w:rPr>
              <w:rFonts w:ascii="Arial" w:hAnsi="Arial" w:cs="Arial"/>
              <w:spacing w:val="-3"/>
              <w:sz w:val="20"/>
              <w:szCs w:val="20"/>
            </w:rPr>
          </w:rPrChange>
        </w:rPr>
        <w:t xml:space="preserve">Dispatch vehicles, as appropriate, for evacuation of people with </w:t>
      </w:r>
      <w:del w:id="3954" w:author="dbecker" w:date="2016-01-07T13:24:00Z">
        <w:r w:rsidRPr="004338A9" w:rsidDel="001A235C">
          <w:rPr>
            <w:rFonts w:asciiTheme="majorHAnsi" w:hAnsiTheme="majorHAnsi" w:cs="Arial"/>
            <w:spacing w:val="-3"/>
            <w:sz w:val="20"/>
            <w:szCs w:val="20"/>
            <w:rPrChange w:id="3955" w:author="dbecker" w:date="2016-01-07T14:58:00Z">
              <w:rPr>
                <w:rFonts w:ascii="Arial" w:hAnsi="Arial" w:cs="Arial"/>
                <w:spacing w:val="-3"/>
                <w:sz w:val="20"/>
                <w:szCs w:val="20"/>
              </w:rPr>
            </w:rPrChange>
          </w:rPr>
          <w:delText>special needs</w:delText>
        </w:r>
      </w:del>
      <w:ins w:id="3956" w:author="dbecker" w:date="2016-01-07T13:24:00Z">
        <w:r w:rsidR="001A235C" w:rsidRPr="004338A9">
          <w:rPr>
            <w:rFonts w:asciiTheme="majorHAnsi" w:hAnsiTheme="majorHAnsi" w:cs="Arial"/>
            <w:spacing w:val="-3"/>
            <w:sz w:val="20"/>
            <w:szCs w:val="20"/>
            <w:rPrChange w:id="3957"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3958" w:author="dbecker" w:date="2016-01-07T14:58:00Z">
            <w:rPr>
              <w:rFonts w:ascii="Arial" w:hAnsi="Arial" w:cs="Arial"/>
              <w:spacing w:val="-3"/>
              <w:sz w:val="20"/>
              <w:szCs w:val="20"/>
            </w:rPr>
          </w:rPrChange>
        </w:rPr>
        <w:t xml:space="preserve"> to the reception center</w:t>
      </w:r>
      <w:r w:rsidR="00B16CF4" w:rsidRPr="004338A9">
        <w:rPr>
          <w:rFonts w:asciiTheme="majorHAnsi" w:hAnsiTheme="majorHAnsi" w:cs="Arial"/>
          <w:spacing w:val="-3"/>
          <w:sz w:val="20"/>
          <w:szCs w:val="20"/>
          <w:rPrChange w:id="3959" w:author="dbecker" w:date="2016-01-07T14:58:00Z">
            <w:rPr>
              <w:rFonts w:ascii="Arial" w:hAnsi="Arial" w:cs="Arial"/>
              <w:spacing w:val="-3"/>
              <w:sz w:val="20"/>
              <w:szCs w:val="20"/>
            </w:rPr>
          </w:rPrChange>
        </w:rPr>
        <w:t>.</w:t>
      </w:r>
    </w:p>
    <w:p w:rsidR="001A27E8" w:rsidRPr="004338A9" w:rsidRDefault="001A27E8" w:rsidP="003B7B2F">
      <w:pPr>
        <w:numPr>
          <w:ilvl w:val="1"/>
          <w:numId w:val="71"/>
        </w:numPr>
        <w:jc w:val="both"/>
        <w:rPr>
          <w:rFonts w:asciiTheme="majorHAnsi" w:hAnsiTheme="majorHAnsi" w:cs="Arial"/>
          <w:sz w:val="20"/>
          <w:szCs w:val="20"/>
          <w:rPrChange w:id="3960" w:author="dbecker" w:date="2016-01-07T14:58:00Z">
            <w:rPr>
              <w:rFonts w:ascii="Arial" w:hAnsi="Arial" w:cs="Arial"/>
              <w:sz w:val="20"/>
              <w:szCs w:val="20"/>
            </w:rPr>
          </w:rPrChange>
        </w:rPr>
      </w:pPr>
      <w:r w:rsidRPr="004338A9">
        <w:rPr>
          <w:rFonts w:asciiTheme="majorHAnsi" w:hAnsiTheme="majorHAnsi" w:cs="Arial"/>
          <w:spacing w:val="-3"/>
          <w:sz w:val="20"/>
          <w:szCs w:val="20"/>
          <w:rPrChange w:id="3961" w:author="dbecker" w:date="2016-01-07T14:58:00Z">
            <w:rPr>
              <w:rFonts w:ascii="Arial" w:hAnsi="Arial" w:cs="Arial"/>
              <w:spacing w:val="-3"/>
              <w:sz w:val="20"/>
              <w:szCs w:val="20"/>
            </w:rPr>
          </w:rPrChange>
        </w:rPr>
        <w:t xml:space="preserve">If vehicles are dispatched directly to </w:t>
      </w:r>
      <w:r w:rsidR="000F7238" w:rsidRPr="004338A9">
        <w:rPr>
          <w:rFonts w:asciiTheme="majorHAnsi" w:hAnsiTheme="majorHAnsi" w:cs="Arial"/>
          <w:spacing w:val="-3"/>
          <w:sz w:val="20"/>
          <w:szCs w:val="20"/>
          <w:rPrChange w:id="3962" w:author="dbecker" w:date="2016-01-07T14:58:00Z">
            <w:rPr>
              <w:rFonts w:ascii="Arial" w:hAnsi="Arial" w:cs="Arial"/>
              <w:spacing w:val="-3"/>
              <w:sz w:val="20"/>
              <w:szCs w:val="20"/>
            </w:rPr>
          </w:rPrChange>
        </w:rPr>
        <w:t>a local TSA</w:t>
      </w:r>
      <w:r w:rsidRPr="004338A9">
        <w:rPr>
          <w:rFonts w:asciiTheme="majorHAnsi" w:hAnsiTheme="majorHAnsi" w:cs="Arial"/>
          <w:spacing w:val="-3"/>
          <w:sz w:val="20"/>
          <w:szCs w:val="20"/>
          <w:rPrChange w:id="3963" w:author="dbecker" w:date="2016-01-07T14:58:00Z">
            <w:rPr>
              <w:rFonts w:ascii="Arial" w:hAnsi="Arial" w:cs="Arial"/>
              <w:spacing w:val="-3"/>
              <w:sz w:val="20"/>
              <w:szCs w:val="20"/>
            </w:rPr>
          </w:rPrChange>
        </w:rPr>
        <w:t xml:space="preserve"> from </w:t>
      </w:r>
      <w:r w:rsidR="000F7238" w:rsidRPr="004338A9">
        <w:rPr>
          <w:rFonts w:asciiTheme="majorHAnsi" w:hAnsiTheme="majorHAnsi" w:cs="Arial"/>
          <w:spacing w:val="-3"/>
          <w:sz w:val="20"/>
          <w:szCs w:val="20"/>
          <w:rPrChange w:id="3964" w:author="dbecker" w:date="2016-01-07T14:58:00Z">
            <w:rPr>
              <w:rFonts w:ascii="Arial" w:hAnsi="Arial" w:cs="Arial"/>
              <w:spacing w:val="-3"/>
              <w:sz w:val="20"/>
              <w:szCs w:val="20"/>
            </w:rPr>
          </w:rPrChange>
        </w:rPr>
        <w:t>other area</w:t>
      </w:r>
      <w:r w:rsidRPr="004338A9">
        <w:rPr>
          <w:rFonts w:asciiTheme="majorHAnsi" w:hAnsiTheme="majorHAnsi" w:cs="Arial"/>
          <w:spacing w:val="-3"/>
          <w:sz w:val="20"/>
          <w:szCs w:val="20"/>
          <w:rPrChange w:id="3965" w:author="dbecker" w:date="2016-01-07T14:58:00Z">
            <w:rPr>
              <w:rFonts w:ascii="Arial" w:hAnsi="Arial" w:cs="Arial"/>
              <w:spacing w:val="-3"/>
              <w:sz w:val="20"/>
              <w:szCs w:val="20"/>
            </w:rPr>
          </w:rPrChange>
        </w:rPr>
        <w:t>s:</w:t>
      </w:r>
      <w:r w:rsidR="000F7238" w:rsidRPr="004338A9">
        <w:rPr>
          <w:rFonts w:asciiTheme="majorHAnsi" w:hAnsiTheme="majorHAnsi" w:cs="Arial"/>
          <w:spacing w:val="-3"/>
          <w:sz w:val="20"/>
          <w:szCs w:val="20"/>
          <w:rPrChange w:id="3966" w:author="dbecker" w:date="2016-01-07T14:58:00Z">
            <w:rPr>
              <w:rFonts w:ascii="Arial" w:hAnsi="Arial" w:cs="Arial"/>
              <w:spacing w:val="-3"/>
              <w:sz w:val="20"/>
              <w:szCs w:val="20"/>
            </w:rPr>
          </w:rPrChange>
        </w:rPr>
        <w:t xml:space="preserve">  (Not all communities may have local TSAs)</w:t>
      </w:r>
    </w:p>
    <w:p w:rsidR="000F7238" w:rsidRPr="004338A9" w:rsidRDefault="000F7238" w:rsidP="000F7238">
      <w:pPr>
        <w:numPr>
          <w:ilvl w:val="2"/>
          <w:numId w:val="50"/>
        </w:numPr>
        <w:tabs>
          <w:tab w:val="clear" w:pos="2160"/>
          <w:tab w:val="num" w:pos="1800"/>
        </w:tabs>
        <w:ind w:hanging="720"/>
        <w:jc w:val="both"/>
        <w:rPr>
          <w:rFonts w:asciiTheme="majorHAnsi" w:hAnsiTheme="majorHAnsi" w:cs="Arial"/>
          <w:sz w:val="20"/>
          <w:szCs w:val="20"/>
          <w:rPrChange w:id="3967" w:author="dbecker" w:date="2016-01-07T14:58:00Z">
            <w:rPr>
              <w:rFonts w:ascii="Arial" w:hAnsi="Arial" w:cs="Arial"/>
              <w:sz w:val="20"/>
              <w:szCs w:val="20"/>
            </w:rPr>
          </w:rPrChange>
        </w:rPr>
      </w:pPr>
      <w:r w:rsidRPr="004338A9">
        <w:rPr>
          <w:rFonts w:asciiTheme="majorHAnsi" w:hAnsiTheme="majorHAnsi" w:cs="Arial"/>
          <w:b/>
          <w:spacing w:val="-3"/>
          <w:sz w:val="20"/>
          <w:szCs w:val="20"/>
          <w:rPrChange w:id="3968" w:author="dbecker" w:date="2016-01-07T14:58:00Z">
            <w:rPr>
              <w:rFonts w:ascii="Arial" w:hAnsi="Arial" w:cs="Arial"/>
              <w:b/>
              <w:spacing w:val="-3"/>
              <w:sz w:val="20"/>
              <w:szCs w:val="20"/>
            </w:rPr>
          </w:rPrChange>
        </w:rPr>
        <w:t>For special facilities:</w:t>
      </w:r>
    </w:p>
    <w:p w:rsidR="001A27E8" w:rsidRPr="004338A9" w:rsidRDefault="001A27E8" w:rsidP="001A27E8">
      <w:pPr>
        <w:numPr>
          <w:ilvl w:val="2"/>
          <w:numId w:val="50"/>
        </w:numPr>
        <w:jc w:val="both"/>
        <w:rPr>
          <w:rFonts w:asciiTheme="majorHAnsi" w:hAnsiTheme="majorHAnsi" w:cs="Arial"/>
          <w:sz w:val="20"/>
          <w:szCs w:val="20"/>
          <w:rPrChange w:id="3969" w:author="dbecker" w:date="2016-01-07T14:58:00Z">
            <w:rPr>
              <w:rFonts w:ascii="Arial" w:hAnsi="Arial" w:cs="Arial"/>
              <w:sz w:val="20"/>
              <w:szCs w:val="20"/>
            </w:rPr>
          </w:rPrChange>
        </w:rPr>
      </w:pPr>
      <w:r w:rsidRPr="004338A9">
        <w:rPr>
          <w:rFonts w:asciiTheme="majorHAnsi" w:hAnsiTheme="majorHAnsi" w:cs="Arial"/>
          <w:spacing w:val="-3"/>
          <w:sz w:val="20"/>
          <w:szCs w:val="20"/>
          <w:rPrChange w:id="3970" w:author="dbecker" w:date="2016-01-07T14:58:00Z">
            <w:rPr>
              <w:rFonts w:ascii="Arial" w:hAnsi="Arial" w:cs="Arial"/>
              <w:spacing w:val="-3"/>
              <w:sz w:val="20"/>
              <w:szCs w:val="20"/>
            </w:rPr>
          </w:rPrChange>
        </w:rPr>
        <w:t>Log in vehicles on Form 120R, recording the time vehicles arrive, vehicle number (assigned at STSA), vehicle assignment and departure time.</w:t>
      </w:r>
    </w:p>
    <w:p w:rsidR="001A27E8" w:rsidRPr="004338A9" w:rsidRDefault="001A27E8" w:rsidP="001A27E8">
      <w:pPr>
        <w:numPr>
          <w:ilvl w:val="2"/>
          <w:numId w:val="50"/>
        </w:numPr>
        <w:jc w:val="both"/>
        <w:rPr>
          <w:rFonts w:asciiTheme="majorHAnsi" w:hAnsiTheme="majorHAnsi" w:cs="Arial"/>
          <w:sz w:val="20"/>
          <w:szCs w:val="20"/>
          <w:rPrChange w:id="3971" w:author="dbecker" w:date="2016-01-07T14:58:00Z">
            <w:rPr>
              <w:rFonts w:ascii="Arial" w:hAnsi="Arial" w:cs="Arial"/>
              <w:sz w:val="20"/>
              <w:szCs w:val="20"/>
            </w:rPr>
          </w:rPrChange>
        </w:rPr>
      </w:pPr>
      <w:r w:rsidRPr="004338A9">
        <w:rPr>
          <w:rFonts w:asciiTheme="majorHAnsi" w:hAnsiTheme="majorHAnsi" w:cs="Arial"/>
          <w:spacing w:val="-3"/>
          <w:sz w:val="20"/>
          <w:szCs w:val="20"/>
          <w:rPrChange w:id="3972" w:author="dbecker" w:date="2016-01-07T14:58:00Z">
            <w:rPr>
              <w:rFonts w:ascii="Arial" w:hAnsi="Arial" w:cs="Arial"/>
              <w:spacing w:val="-3"/>
              <w:sz w:val="20"/>
              <w:szCs w:val="20"/>
            </w:rPr>
          </w:rPrChange>
        </w:rPr>
        <w:t>Request RADEF Officer to issue dosimetry and KI to drivers and brief on use.</w:t>
      </w:r>
    </w:p>
    <w:p w:rsidR="001A27E8" w:rsidRPr="004338A9" w:rsidRDefault="001A27E8" w:rsidP="001A27E8">
      <w:pPr>
        <w:numPr>
          <w:ilvl w:val="2"/>
          <w:numId w:val="50"/>
        </w:numPr>
        <w:jc w:val="both"/>
        <w:rPr>
          <w:rFonts w:asciiTheme="majorHAnsi" w:hAnsiTheme="majorHAnsi" w:cs="Arial"/>
          <w:sz w:val="20"/>
          <w:szCs w:val="20"/>
          <w:rPrChange w:id="3973" w:author="dbecker" w:date="2016-01-07T14:58:00Z">
            <w:rPr>
              <w:rFonts w:ascii="Arial" w:hAnsi="Arial" w:cs="Arial"/>
              <w:sz w:val="20"/>
              <w:szCs w:val="20"/>
            </w:rPr>
          </w:rPrChange>
        </w:rPr>
      </w:pPr>
      <w:r w:rsidRPr="004338A9">
        <w:rPr>
          <w:rFonts w:asciiTheme="majorHAnsi" w:hAnsiTheme="majorHAnsi" w:cs="Arial"/>
          <w:spacing w:val="-3"/>
          <w:sz w:val="20"/>
          <w:szCs w:val="20"/>
          <w:rPrChange w:id="3974" w:author="dbecker" w:date="2016-01-07T14:58:00Z">
            <w:rPr>
              <w:rFonts w:ascii="Arial" w:hAnsi="Arial" w:cs="Arial"/>
              <w:spacing w:val="-3"/>
              <w:sz w:val="20"/>
              <w:szCs w:val="20"/>
            </w:rPr>
          </w:rPrChange>
        </w:rPr>
        <w:t>Assign appropriate number of vehicles to report to each special facility per their designated allotments.</w:t>
      </w:r>
    </w:p>
    <w:p w:rsidR="001A27E8" w:rsidRPr="004338A9" w:rsidRDefault="001A27E8" w:rsidP="001A27E8">
      <w:pPr>
        <w:numPr>
          <w:ilvl w:val="2"/>
          <w:numId w:val="50"/>
        </w:numPr>
        <w:jc w:val="both"/>
        <w:rPr>
          <w:rFonts w:asciiTheme="majorHAnsi" w:hAnsiTheme="majorHAnsi" w:cs="Arial"/>
          <w:sz w:val="20"/>
          <w:szCs w:val="20"/>
          <w:rPrChange w:id="3975" w:author="dbecker" w:date="2016-01-07T14:58:00Z">
            <w:rPr>
              <w:rFonts w:ascii="Arial" w:hAnsi="Arial" w:cs="Arial"/>
              <w:sz w:val="20"/>
              <w:szCs w:val="20"/>
            </w:rPr>
          </w:rPrChange>
        </w:rPr>
      </w:pPr>
      <w:r w:rsidRPr="004338A9">
        <w:rPr>
          <w:rFonts w:asciiTheme="majorHAnsi" w:hAnsiTheme="majorHAnsi" w:cs="Arial"/>
          <w:sz w:val="20"/>
          <w:szCs w:val="20"/>
          <w:rPrChange w:id="3976" w:author="dbecker" w:date="2016-01-07T14:58:00Z">
            <w:rPr>
              <w:rFonts w:ascii="Arial" w:hAnsi="Arial" w:cs="Arial"/>
              <w:sz w:val="20"/>
              <w:szCs w:val="20"/>
            </w:rPr>
          </w:rPrChange>
        </w:rPr>
        <w:t>Provide each vehicle bound for a specific facility with the appropriate map and set of directions</w:t>
      </w:r>
      <w:r w:rsidR="00410DBF" w:rsidRPr="004338A9">
        <w:rPr>
          <w:rFonts w:asciiTheme="majorHAnsi" w:hAnsiTheme="majorHAnsi" w:cs="Arial"/>
          <w:sz w:val="20"/>
          <w:szCs w:val="20"/>
          <w:rPrChange w:id="3977" w:author="dbecker" w:date="2016-01-07T14:58:00Z">
            <w:rPr>
              <w:rFonts w:ascii="Arial" w:hAnsi="Arial" w:cs="Arial"/>
              <w:sz w:val="20"/>
              <w:szCs w:val="20"/>
            </w:rPr>
          </w:rPrChange>
        </w:rPr>
        <w:t xml:space="preserve"> to facility and then reception center</w:t>
      </w:r>
      <w:r w:rsidRPr="004338A9">
        <w:rPr>
          <w:rFonts w:asciiTheme="majorHAnsi" w:hAnsiTheme="majorHAnsi" w:cs="Arial"/>
          <w:sz w:val="20"/>
          <w:szCs w:val="20"/>
          <w:rPrChange w:id="3978" w:author="dbecker" w:date="2016-01-07T14:58:00Z">
            <w:rPr>
              <w:rFonts w:ascii="Arial" w:hAnsi="Arial" w:cs="Arial"/>
              <w:sz w:val="20"/>
              <w:szCs w:val="20"/>
            </w:rPr>
          </w:rPrChange>
        </w:rPr>
        <w:t>.</w:t>
      </w:r>
      <w:r w:rsidR="00410DBF" w:rsidRPr="004338A9">
        <w:rPr>
          <w:rFonts w:asciiTheme="majorHAnsi" w:hAnsiTheme="majorHAnsi" w:cs="Arial"/>
          <w:sz w:val="20"/>
          <w:szCs w:val="20"/>
          <w:rPrChange w:id="3979" w:author="dbecker" w:date="2016-01-07T14:58:00Z">
            <w:rPr>
              <w:rFonts w:ascii="Arial" w:hAnsi="Arial" w:cs="Arial"/>
              <w:sz w:val="20"/>
              <w:szCs w:val="20"/>
            </w:rPr>
          </w:rPrChange>
        </w:rPr>
        <w:t xml:space="preserve">  Dispatch vehicles.</w:t>
      </w:r>
    </w:p>
    <w:p w:rsidR="000F7238" w:rsidRPr="004338A9" w:rsidRDefault="000F7238" w:rsidP="000F7238">
      <w:pPr>
        <w:numPr>
          <w:ilvl w:val="2"/>
          <w:numId w:val="50"/>
        </w:numPr>
        <w:tabs>
          <w:tab w:val="clear" w:pos="2160"/>
          <w:tab w:val="num" w:pos="1800"/>
        </w:tabs>
        <w:ind w:hanging="720"/>
        <w:jc w:val="both"/>
        <w:rPr>
          <w:rFonts w:asciiTheme="majorHAnsi" w:hAnsiTheme="majorHAnsi" w:cs="Arial"/>
          <w:sz w:val="20"/>
          <w:szCs w:val="20"/>
          <w:rPrChange w:id="3980" w:author="dbecker" w:date="2016-01-07T14:58:00Z">
            <w:rPr>
              <w:rFonts w:ascii="Arial" w:hAnsi="Arial" w:cs="Arial"/>
              <w:sz w:val="20"/>
              <w:szCs w:val="20"/>
            </w:rPr>
          </w:rPrChange>
        </w:rPr>
      </w:pPr>
      <w:r w:rsidRPr="004338A9">
        <w:rPr>
          <w:rFonts w:asciiTheme="majorHAnsi" w:hAnsiTheme="majorHAnsi" w:cs="Arial"/>
          <w:b/>
          <w:sz w:val="20"/>
          <w:szCs w:val="20"/>
          <w:rPrChange w:id="3981" w:author="dbecker" w:date="2016-01-07T14:58:00Z">
            <w:rPr>
              <w:rFonts w:ascii="Arial" w:hAnsi="Arial" w:cs="Arial"/>
              <w:b/>
              <w:sz w:val="20"/>
              <w:szCs w:val="20"/>
            </w:rPr>
          </w:rPrChange>
        </w:rPr>
        <w:t>Residents requiring transportation</w:t>
      </w:r>
    </w:p>
    <w:p w:rsidR="000F7238" w:rsidRPr="004338A9" w:rsidRDefault="000F7238" w:rsidP="000F7238">
      <w:pPr>
        <w:numPr>
          <w:ilvl w:val="3"/>
          <w:numId w:val="50"/>
        </w:numPr>
        <w:tabs>
          <w:tab w:val="clear" w:pos="2880"/>
          <w:tab w:val="num" w:pos="2160"/>
        </w:tabs>
        <w:ind w:hanging="1080"/>
        <w:jc w:val="both"/>
        <w:rPr>
          <w:rFonts w:asciiTheme="majorHAnsi" w:hAnsiTheme="majorHAnsi" w:cs="Arial"/>
          <w:sz w:val="20"/>
          <w:szCs w:val="20"/>
          <w:rPrChange w:id="3982" w:author="dbecker" w:date="2016-01-07T14:58:00Z">
            <w:rPr>
              <w:rFonts w:ascii="Arial" w:hAnsi="Arial" w:cs="Arial"/>
              <w:sz w:val="20"/>
              <w:szCs w:val="20"/>
            </w:rPr>
          </w:rPrChange>
        </w:rPr>
      </w:pPr>
      <w:r w:rsidRPr="004338A9">
        <w:rPr>
          <w:rFonts w:asciiTheme="majorHAnsi" w:hAnsiTheme="majorHAnsi" w:cs="Arial"/>
          <w:sz w:val="20"/>
          <w:szCs w:val="20"/>
          <w:rPrChange w:id="3983" w:author="dbecker" w:date="2016-01-07T14:58:00Z">
            <w:rPr>
              <w:rFonts w:ascii="Arial" w:hAnsi="Arial" w:cs="Arial"/>
              <w:sz w:val="20"/>
              <w:szCs w:val="20"/>
            </w:rPr>
          </w:rPrChange>
        </w:rPr>
        <w:t>Inform HSEM Local Liaison when bus routing will begin.</w:t>
      </w:r>
    </w:p>
    <w:p w:rsidR="000F7238" w:rsidRPr="004338A9" w:rsidRDefault="000F7238" w:rsidP="000F7238">
      <w:pPr>
        <w:numPr>
          <w:ilvl w:val="3"/>
          <w:numId w:val="50"/>
        </w:numPr>
        <w:tabs>
          <w:tab w:val="clear" w:pos="2880"/>
          <w:tab w:val="num" w:pos="2160"/>
        </w:tabs>
        <w:ind w:left="2160"/>
        <w:jc w:val="both"/>
        <w:rPr>
          <w:rFonts w:asciiTheme="majorHAnsi" w:hAnsiTheme="majorHAnsi" w:cs="Arial"/>
          <w:sz w:val="20"/>
          <w:szCs w:val="20"/>
          <w:rPrChange w:id="3984" w:author="dbecker" w:date="2016-01-07T14:58:00Z">
            <w:rPr>
              <w:rFonts w:ascii="Arial" w:hAnsi="Arial" w:cs="Arial"/>
              <w:sz w:val="20"/>
              <w:szCs w:val="20"/>
            </w:rPr>
          </w:rPrChange>
        </w:rPr>
      </w:pPr>
      <w:r w:rsidRPr="004338A9">
        <w:rPr>
          <w:rFonts w:asciiTheme="majorHAnsi" w:hAnsiTheme="majorHAnsi" w:cs="Arial"/>
          <w:sz w:val="20"/>
          <w:szCs w:val="20"/>
          <w:rPrChange w:id="3985" w:author="dbecker" w:date="2016-01-07T14:58:00Z">
            <w:rPr>
              <w:rFonts w:ascii="Arial" w:hAnsi="Arial" w:cs="Arial"/>
              <w:sz w:val="20"/>
              <w:szCs w:val="20"/>
            </w:rPr>
          </w:rPrChange>
        </w:rPr>
        <w:t>Evenly distribute town bus routing maps and instructions.  (Ensure all bus routes are covered)</w:t>
      </w:r>
    </w:p>
    <w:p w:rsidR="000F7238" w:rsidRPr="004338A9" w:rsidRDefault="000F7238" w:rsidP="000F7238">
      <w:pPr>
        <w:numPr>
          <w:ilvl w:val="3"/>
          <w:numId w:val="50"/>
        </w:numPr>
        <w:tabs>
          <w:tab w:val="clear" w:pos="2880"/>
          <w:tab w:val="num" w:pos="2160"/>
        </w:tabs>
        <w:ind w:left="2160"/>
        <w:jc w:val="both"/>
        <w:rPr>
          <w:rFonts w:asciiTheme="majorHAnsi" w:hAnsiTheme="majorHAnsi" w:cs="Arial"/>
          <w:sz w:val="20"/>
          <w:szCs w:val="20"/>
          <w:rPrChange w:id="3986" w:author="dbecker" w:date="2016-01-07T14:58:00Z">
            <w:rPr>
              <w:rFonts w:ascii="Arial" w:hAnsi="Arial" w:cs="Arial"/>
              <w:sz w:val="20"/>
              <w:szCs w:val="20"/>
            </w:rPr>
          </w:rPrChange>
        </w:rPr>
      </w:pPr>
      <w:r w:rsidRPr="004338A9">
        <w:rPr>
          <w:rFonts w:asciiTheme="majorHAnsi" w:hAnsiTheme="majorHAnsi" w:cs="Arial"/>
          <w:sz w:val="20"/>
          <w:szCs w:val="20"/>
          <w:rPrChange w:id="3987" w:author="dbecker" w:date="2016-01-07T14:58:00Z">
            <w:rPr>
              <w:rFonts w:ascii="Arial" w:hAnsi="Arial" w:cs="Arial"/>
              <w:sz w:val="20"/>
              <w:szCs w:val="20"/>
            </w:rPr>
          </w:rPrChange>
        </w:rPr>
        <w:t>Instruct drivers to make one pass along their assigned routes and then return to local TSA.  Dispatch vehicles.</w:t>
      </w:r>
    </w:p>
    <w:p w:rsidR="000F7238" w:rsidRPr="004338A9" w:rsidRDefault="000F7238" w:rsidP="000F7238">
      <w:pPr>
        <w:numPr>
          <w:ilvl w:val="3"/>
          <w:numId w:val="50"/>
        </w:numPr>
        <w:tabs>
          <w:tab w:val="clear" w:pos="2880"/>
          <w:tab w:val="num" w:pos="2160"/>
        </w:tabs>
        <w:ind w:left="2160"/>
        <w:jc w:val="both"/>
        <w:rPr>
          <w:rFonts w:asciiTheme="majorHAnsi" w:hAnsiTheme="majorHAnsi" w:cs="Arial"/>
          <w:sz w:val="20"/>
          <w:szCs w:val="20"/>
          <w:rPrChange w:id="3988" w:author="dbecker" w:date="2016-01-07T14:58:00Z">
            <w:rPr>
              <w:rFonts w:ascii="Arial" w:hAnsi="Arial" w:cs="Arial"/>
              <w:sz w:val="20"/>
              <w:szCs w:val="20"/>
            </w:rPr>
          </w:rPrChange>
        </w:rPr>
      </w:pPr>
      <w:r w:rsidRPr="004338A9">
        <w:rPr>
          <w:rFonts w:asciiTheme="majorHAnsi" w:hAnsiTheme="majorHAnsi" w:cs="Arial"/>
          <w:sz w:val="20"/>
          <w:szCs w:val="20"/>
          <w:rPrChange w:id="3989" w:author="dbecker" w:date="2016-01-07T14:58:00Z">
            <w:rPr>
              <w:rFonts w:ascii="Arial" w:hAnsi="Arial" w:cs="Arial"/>
              <w:sz w:val="20"/>
              <w:szCs w:val="20"/>
            </w:rPr>
          </w:rPrChange>
        </w:rPr>
        <w:t>As vehicles return from making one pass along bus routes, designate a vehicle(s) to be used for transfer of passengers from partially filled vehicle to designated vehicle.</w:t>
      </w:r>
    </w:p>
    <w:p w:rsidR="000F7238" w:rsidRPr="004338A9" w:rsidRDefault="000F7238" w:rsidP="000F7238">
      <w:pPr>
        <w:numPr>
          <w:ilvl w:val="3"/>
          <w:numId w:val="50"/>
        </w:numPr>
        <w:tabs>
          <w:tab w:val="clear" w:pos="2880"/>
          <w:tab w:val="num" w:pos="2160"/>
        </w:tabs>
        <w:ind w:left="2160"/>
        <w:jc w:val="both"/>
        <w:rPr>
          <w:rFonts w:asciiTheme="majorHAnsi" w:hAnsiTheme="majorHAnsi" w:cs="Arial"/>
          <w:sz w:val="20"/>
          <w:szCs w:val="20"/>
          <w:rPrChange w:id="3990" w:author="dbecker" w:date="2016-01-07T14:58:00Z">
            <w:rPr>
              <w:rFonts w:ascii="Arial" w:hAnsi="Arial" w:cs="Arial"/>
              <w:sz w:val="20"/>
              <w:szCs w:val="20"/>
            </w:rPr>
          </w:rPrChange>
        </w:rPr>
      </w:pPr>
      <w:r w:rsidRPr="004338A9">
        <w:rPr>
          <w:rFonts w:asciiTheme="majorHAnsi" w:hAnsiTheme="majorHAnsi" w:cs="Arial"/>
          <w:sz w:val="20"/>
          <w:szCs w:val="20"/>
          <w:rPrChange w:id="3991" w:author="dbecker" w:date="2016-01-07T14:58:00Z">
            <w:rPr>
              <w:rFonts w:ascii="Arial" w:hAnsi="Arial" w:cs="Arial"/>
              <w:sz w:val="20"/>
              <w:szCs w:val="20"/>
            </w:rPr>
          </w:rPrChange>
        </w:rPr>
        <w:t>Following transfer of passengers to designated vehicle, again dispatch empty vehicles to drive along bus routes, making sure that any routes previously handled by the designated “out of service” vehicle are reassigned to the empty vehicle.</w:t>
      </w:r>
    </w:p>
    <w:p w:rsidR="000F7238" w:rsidRPr="004338A9" w:rsidRDefault="000F7238" w:rsidP="000F7238">
      <w:pPr>
        <w:numPr>
          <w:ilvl w:val="3"/>
          <w:numId w:val="50"/>
        </w:numPr>
        <w:tabs>
          <w:tab w:val="clear" w:pos="2880"/>
          <w:tab w:val="num" w:pos="2160"/>
        </w:tabs>
        <w:ind w:left="2160"/>
        <w:jc w:val="both"/>
        <w:rPr>
          <w:rFonts w:asciiTheme="majorHAnsi" w:hAnsiTheme="majorHAnsi" w:cs="Arial"/>
          <w:sz w:val="20"/>
          <w:szCs w:val="20"/>
          <w:rPrChange w:id="3992" w:author="dbecker" w:date="2016-01-07T14:58:00Z">
            <w:rPr>
              <w:rFonts w:ascii="Arial" w:hAnsi="Arial" w:cs="Arial"/>
              <w:sz w:val="20"/>
              <w:szCs w:val="20"/>
            </w:rPr>
          </w:rPrChange>
        </w:rPr>
      </w:pPr>
      <w:r w:rsidRPr="004338A9">
        <w:rPr>
          <w:rFonts w:asciiTheme="majorHAnsi" w:hAnsiTheme="majorHAnsi" w:cs="Arial"/>
          <w:sz w:val="20"/>
          <w:szCs w:val="20"/>
          <w:rPrChange w:id="3993" w:author="dbecker" w:date="2016-01-07T14:58:00Z">
            <w:rPr>
              <w:rFonts w:ascii="Arial" w:hAnsi="Arial" w:cs="Arial"/>
              <w:sz w:val="20"/>
              <w:szCs w:val="20"/>
            </w:rPr>
          </w:rPrChange>
        </w:rPr>
        <w:t>Continue shuttling residents from bus route pickup locations to Local TSA</w:t>
      </w:r>
      <w:r w:rsidR="00F02D6B" w:rsidRPr="004338A9">
        <w:rPr>
          <w:rFonts w:asciiTheme="majorHAnsi" w:hAnsiTheme="majorHAnsi" w:cs="Arial"/>
          <w:sz w:val="20"/>
          <w:szCs w:val="20"/>
          <w:rPrChange w:id="3994" w:author="dbecker" w:date="2016-01-07T14:58:00Z">
            <w:rPr>
              <w:rFonts w:ascii="Arial" w:hAnsi="Arial" w:cs="Arial"/>
              <w:sz w:val="20"/>
              <w:szCs w:val="20"/>
            </w:rPr>
          </w:rPrChange>
        </w:rPr>
        <w:t>, filling vehicles to be dispatched to reception center.    Repeat until only one vehicle is handling all town bus routes and/or until vehicles are no longer receiving any passengers.</w:t>
      </w:r>
    </w:p>
    <w:p w:rsidR="00F02D6B" w:rsidRPr="004338A9" w:rsidRDefault="00F02D6B" w:rsidP="000F7238">
      <w:pPr>
        <w:numPr>
          <w:ilvl w:val="3"/>
          <w:numId w:val="50"/>
        </w:numPr>
        <w:tabs>
          <w:tab w:val="clear" w:pos="2880"/>
          <w:tab w:val="num" w:pos="2160"/>
        </w:tabs>
        <w:ind w:left="2160"/>
        <w:jc w:val="both"/>
        <w:rPr>
          <w:rFonts w:asciiTheme="majorHAnsi" w:hAnsiTheme="majorHAnsi" w:cs="Arial"/>
          <w:sz w:val="20"/>
          <w:szCs w:val="20"/>
          <w:rPrChange w:id="3995" w:author="dbecker" w:date="2016-01-07T14:58:00Z">
            <w:rPr>
              <w:rFonts w:ascii="Arial" w:hAnsi="Arial" w:cs="Arial"/>
              <w:sz w:val="20"/>
              <w:szCs w:val="20"/>
            </w:rPr>
          </w:rPrChange>
        </w:rPr>
      </w:pPr>
      <w:r w:rsidRPr="004338A9">
        <w:rPr>
          <w:rFonts w:asciiTheme="majorHAnsi" w:hAnsiTheme="majorHAnsi" w:cs="Arial"/>
          <w:sz w:val="20"/>
          <w:szCs w:val="20"/>
          <w:rPrChange w:id="3996" w:author="dbecker" w:date="2016-01-07T14:58:00Z">
            <w:rPr>
              <w:rFonts w:ascii="Arial" w:hAnsi="Arial" w:cs="Arial"/>
              <w:sz w:val="20"/>
              <w:szCs w:val="20"/>
            </w:rPr>
          </w:rPrChange>
        </w:rPr>
        <w:t>Inform Local Liaison when evacuation routing has been completed.</w:t>
      </w:r>
    </w:p>
    <w:p w:rsidR="00F02D6B" w:rsidRPr="004338A9" w:rsidRDefault="00F02D6B" w:rsidP="003B7B2F">
      <w:pPr>
        <w:numPr>
          <w:ilvl w:val="1"/>
          <w:numId w:val="71"/>
        </w:numPr>
        <w:tabs>
          <w:tab w:val="clear" w:pos="1440"/>
          <w:tab w:val="num" w:pos="1800"/>
        </w:tabs>
        <w:ind w:left="1800"/>
        <w:jc w:val="both"/>
        <w:rPr>
          <w:rFonts w:asciiTheme="majorHAnsi" w:hAnsiTheme="majorHAnsi" w:cs="Arial"/>
          <w:sz w:val="20"/>
          <w:szCs w:val="20"/>
          <w:rPrChange w:id="3997" w:author="dbecker" w:date="2016-01-07T14:58:00Z">
            <w:rPr>
              <w:rFonts w:ascii="Arial" w:hAnsi="Arial" w:cs="Arial"/>
              <w:sz w:val="20"/>
              <w:szCs w:val="20"/>
            </w:rPr>
          </w:rPrChange>
        </w:rPr>
      </w:pPr>
      <w:r w:rsidRPr="004338A9">
        <w:rPr>
          <w:rFonts w:asciiTheme="majorHAnsi" w:hAnsiTheme="majorHAnsi" w:cs="Arial"/>
          <w:b/>
          <w:sz w:val="20"/>
          <w:szCs w:val="20"/>
          <w:rPrChange w:id="3998" w:author="dbecker" w:date="2016-01-07T14:58:00Z">
            <w:rPr>
              <w:rFonts w:ascii="Arial" w:hAnsi="Arial" w:cs="Arial"/>
              <w:b/>
              <w:sz w:val="20"/>
              <w:szCs w:val="20"/>
            </w:rPr>
          </w:rPrChange>
        </w:rPr>
        <w:t>For vehicles designated for people needing assistance</w:t>
      </w:r>
    </w:p>
    <w:p w:rsidR="00F02D6B" w:rsidRPr="004338A9" w:rsidRDefault="00F02D6B" w:rsidP="003B7B2F">
      <w:pPr>
        <w:numPr>
          <w:ilvl w:val="2"/>
          <w:numId w:val="71"/>
        </w:numPr>
        <w:jc w:val="both"/>
        <w:rPr>
          <w:rFonts w:asciiTheme="majorHAnsi" w:hAnsiTheme="majorHAnsi" w:cs="Arial"/>
          <w:sz w:val="20"/>
          <w:szCs w:val="20"/>
          <w:rPrChange w:id="3999" w:author="dbecker" w:date="2016-01-07T14:58:00Z">
            <w:rPr>
              <w:rFonts w:ascii="Arial" w:hAnsi="Arial" w:cs="Arial"/>
              <w:sz w:val="20"/>
              <w:szCs w:val="20"/>
            </w:rPr>
          </w:rPrChange>
        </w:rPr>
      </w:pPr>
      <w:r w:rsidRPr="004338A9">
        <w:rPr>
          <w:rFonts w:asciiTheme="majorHAnsi" w:hAnsiTheme="majorHAnsi" w:cs="Arial"/>
          <w:sz w:val="20"/>
          <w:szCs w:val="20"/>
          <w:rPrChange w:id="4000" w:author="dbecker" w:date="2016-01-07T14:58:00Z">
            <w:rPr>
              <w:rFonts w:ascii="Arial" w:hAnsi="Arial" w:cs="Arial"/>
              <w:sz w:val="20"/>
              <w:szCs w:val="20"/>
            </w:rPr>
          </w:rPrChange>
        </w:rPr>
        <w:t>Assign town emergency workers to report to homes or other location of people requiring assistance to provide assistance in boarding vehicles.</w:t>
      </w:r>
    </w:p>
    <w:p w:rsidR="00F02D6B" w:rsidRPr="004338A9" w:rsidRDefault="00F02D6B" w:rsidP="003B7B2F">
      <w:pPr>
        <w:numPr>
          <w:ilvl w:val="2"/>
          <w:numId w:val="71"/>
        </w:numPr>
        <w:jc w:val="both"/>
        <w:rPr>
          <w:rFonts w:asciiTheme="majorHAnsi" w:hAnsiTheme="majorHAnsi" w:cs="Arial"/>
          <w:sz w:val="20"/>
          <w:szCs w:val="20"/>
          <w:rPrChange w:id="4001" w:author="dbecker" w:date="2016-01-07T14:58:00Z">
            <w:rPr>
              <w:rFonts w:ascii="Arial" w:hAnsi="Arial" w:cs="Arial"/>
              <w:sz w:val="20"/>
              <w:szCs w:val="20"/>
            </w:rPr>
          </w:rPrChange>
        </w:rPr>
      </w:pPr>
      <w:r w:rsidRPr="004338A9">
        <w:rPr>
          <w:rFonts w:asciiTheme="majorHAnsi" w:hAnsiTheme="majorHAnsi" w:cs="Arial"/>
          <w:sz w:val="20"/>
          <w:szCs w:val="20"/>
          <w:rPrChange w:id="4002" w:author="dbecker" w:date="2016-01-07T14:58:00Z">
            <w:rPr>
              <w:rFonts w:ascii="Arial" w:hAnsi="Arial" w:cs="Arial"/>
              <w:sz w:val="20"/>
              <w:szCs w:val="20"/>
            </w:rPr>
          </w:rPrChange>
        </w:rPr>
        <w:t>Dispatch vehicles, as appropriate, to evacuate people needing assistance and bring them to reception centers.</w:t>
      </w:r>
    </w:p>
    <w:p w:rsidR="00F02D6B" w:rsidRPr="004338A9" w:rsidRDefault="00F02D6B" w:rsidP="003B7B2F">
      <w:pPr>
        <w:numPr>
          <w:ilvl w:val="2"/>
          <w:numId w:val="71"/>
        </w:numPr>
        <w:jc w:val="both"/>
        <w:rPr>
          <w:rFonts w:asciiTheme="majorHAnsi" w:hAnsiTheme="majorHAnsi" w:cs="Arial"/>
          <w:sz w:val="20"/>
          <w:szCs w:val="20"/>
          <w:rPrChange w:id="4003" w:author="dbecker" w:date="2016-01-07T14:58:00Z">
            <w:rPr>
              <w:rFonts w:ascii="Arial" w:hAnsi="Arial" w:cs="Arial"/>
              <w:sz w:val="20"/>
              <w:szCs w:val="20"/>
            </w:rPr>
          </w:rPrChange>
        </w:rPr>
      </w:pPr>
      <w:r w:rsidRPr="004338A9">
        <w:rPr>
          <w:rFonts w:asciiTheme="majorHAnsi" w:hAnsiTheme="majorHAnsi" w:cs="Arial"/>
          <w:sz w:val="20"/>
          <w:szCs w:val="20"/>
          <w:rPrChange w:id="4004" w:author="dbecker" w:date="2016-01-07T14:58:00Z">
            <w:rPr>
              <w:rFonts w:ascii="Arial" w:hAnsi="Arial" w:cs="Arial"/>
              <w:sz w:val="20"/>
              <w:szCs w:val="20"/>
            </w:rPr>
          </w:rPrChange>
        </w:rPr>
        <w:t>Inform HSEM Local Liaison when evacuation has been completed.</w:t>
      </w:r>
    </w:p>
    <w:p w:rsidR="000D21FE" w:rsidRPr="004338A9" w:rsidDel="003D0D59" w:rsidRDefault="000D21FE" w:rsidP="004E23E3">
      <w:pPr>
        <w:ind w:firstLine="360"/>
        <w:jc w:val="both"/>
        <w:rPr>
          <w:del w:id="4005" w:author="Bartlett, Laura" w:date="2015-10-27T09:43:00Z"/>
          <w:rFonts w:asciiTheme="majorHAnsi" w:hAnsiTheme="majorHAnsi" w:cs="Arial"/>
          <w:spacing w:val="-3"/>
          <w:sz w:val="20"/>
          <w:szCs w:val="20"/>
          <w:rPrChange w:id="4006" w:author="dbecker" w:date="2016-01-07T14:58:00Z">
            <w:rPr>
              <w:del w:id="4007" w:author="Bartlett, Laura" w:date="2015-10-27T09:43:00Z"/>
              <w:rFonts w:ascii="Arial" w:hAnsi="Arial" w:cs="Arial"/>
              <w:spacing w:val="-3"/>
              <w:sz w:val="20"/>
              <w:szCs w:val="20"/>
            </w:rPr>
          </w:rPrChange>
        </w:rPr>
      </w:pPr>
    </w:p>
    <w:p w:rsidR="004E23E3" w:rsidRPr="004338A9" w:rsidRDefault="006838C1" w:rsidP="006838C1">
      <w:pPr>
        <w:pStyle w:val="Heading2"/>
        <w:ind w:firstLine="360"/>
        <w:rPr>
          <w:rFonts w:asciiTheme="majorHAnsi" w:hAnsiTheme="majorHAnsi"/>
          <w:i w:val="0"/>
          <w:iCs w:val="0"/>
          <w:color w:val="0070C0"/>
          <w:spacing w:val="-3"/>
          <w:sz w:val="20"/>
          <w:szCs w:val="20"/>
          <w:rPrChange w:id="4008" w:author="dbecker" w:date="2016-01-07T14:58:00Z">
            <w:rPr>
              <w:i w:val="0"/>
              <w:iCs w:val="0"/>
              <w:spacing w:val="-3"/>
              <w:sz w:val="20"/>
              <w:szCs w:val="20"/>
            </w:rPr>
          </w:rPrChange>
        </w:rPr>
      </w:pPr>
      <w:bookmarkStart w:id="4009" w:name="_Toc431372838"/>
      <w:r w:rsidRPr="004338A9">
        <w:rPr>
          <w:rFonts w:asciiTheme="majorHAnsi" w:hAnsiTheme="majorHAnsi"/>
          <w:i w:val="0"/>
          <w:iCs w:val="0"/>
          <w:color w:val="0070C0"/>
          <w:spacing w:val="-3"/>
          <w:sz w:val="20"/>
          <w:szCs w:val="20"/>
          <w:rPrChange w:id="4010" w:author="dbecker" w:date="2016-01-07T14:58:00Z">
            <w:rPr>
              <w:i w:val="0"/>
              <w:iCs w:val="0"/>
              <w:spacing w:val="-3"/>
              <w:sz w:val="20"/>
              <w:szCs w:val="20"/>
            </w:rPr>
          </w:rPrChange>
        </w:rPr>
        <w:t>I.</w:t>
      </w:r>
      <w:r w:rsidRPr="004338A9">
        <w:rPr>
          <w:rFonts w:asciiTheme="majorHAnsi" w:hAnsiTheme="majorHAnsi"/>
          <w:i w:val="0"/>
          <w:iCs w:val="0"/>
          <w:color w:val="0070C0"/>
          <w:spacing w:val="-3"/>
          <w:sz w:val="20"/>
          <w:szCs w:val="20"/>
          <w:rPrChange w:id="4011" w:author="dbecker" w:date="2016-01-07T14:58:00Z">
            <w:rPr>
              <w:i w:val="0"/>
              <w:iCs w:val="0"/>
              <w:spacing w:val="-3"/>
              <w:sz w:val="20"/>
              <w:szCs w:val="20"/>
            </w:rPr>
          </w:rPrChange>
        </w:rPr>
        <w:tab/>
      </w:r>
      <w:r w:rsidR="004E23E3" w:rsidRPr="004338A9">
        <w:rPr>
          <w:rFonts w:asciiTheme="majorHAnsi" w:hAnsiTheme="majorHAnsi"/>
          <w:i w:val="0"/>
          <w:iCs w:val="0"/>
          <w:color w:val="0070C0"/>
          <w:spacing w:val="-3"/>
          <w:sz w:val="20"/>
          <w:szCs w:val="20"/>
          <w:rPrChange w:id="4012" w:author="dbecker" w:date="2016-01-07T14:58:00Z">
            <w:rPr>
              <w:i w:val="0"/>
              <w:iCs w:val="0"/>
              <w:spacing w:val="-3"/>
              <w:sz w:val="20"/>
              <w:szCs w:val="20"/>
            </w:rPr>
          </w:rPrChange>
        </w:rPr>
        <w:t>Health Officer</w:t>
      </w:r>
      <w:bookmarkEnd w:id="4009"/>
    </w:p>
    <w:p w:rsidR="004E23E3" w:rsidRPr="004338A9" w:rsidRDefault="004E23E3" w:rsidP="004E23E3">
      <w:pPr>
        <w:ind w:left="720"/>
        <w:jc w:val="both"/>
        <w:rPr>
          <w:rFonts w:asciiTheme="majorHAnsi" w:hAnsiTheme="majorHAnsi" w:cs="Arial"/>
          <w:spacing w:val="-3"/>
          <w:sz w:val="20"/>
          <w:szCs w:val="20"/>
          <w:rPrChange w:id="401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14" w:author="dbecker" w:date="2016-01-07T14:58:00Z">
            <w:rPr>
              <w:rFonts w:ascii="Arial" w:hAnsi="Arial" w:cs="Arial"/>
              <w:spacing w:val="-3"/>
              <w:sz w:val="20"/>
              <w:szCs w:val="20"/>
            </w:rPr>
          </w:rPrChange>
        </w:rPr>
        <w:t>The Health Officer is responsible for providing assistance and guidance in health-related areas.</w:t>
      </w:r>
    </w:p>
    <w:p w:rsidR="000D21FE" w:rsidRPr="004338A9" w:rsidRDefault="000D21FE" w:rsidP="000D21FE">
      <w:pPr>
        <w:jc w:val="both"/>
        <w:rPr>
          <w:rFonts w:asciiTheme="majorHAnsi" w:hAnsiTheme="majorHAnsi" w:cs="Arial"/>
          <w:spacing w:val="-3"/>
          <w:sz w:val="20"/>
          <w:szCs w:val="20"/>
          <w:rPrChange w:id="4015" w:author="dbecker" w:date="2016-01-07T14:58:00Z">
            <w:rPr>
              <w:rFonts w:ascii="Arial" w:hAnsi="Arial" w:cs="Arial"/>
              <w:spacing w:val="-3"/>
              <w:sz w:val="20"/>
              <w:szCs w:val="20"/>
            </w:rPr>
          </w:rPrChange>
        </w:rPr>
      </w:pPr>
    </w:p>
    <w:p w:rsidR="004E23E3" w:rsidRPr="004338A9" w:rsidRDefault="004E23E3" w:rsidP="004E23E3">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firstLine="720"/>
        <w:jc w:val="both"/>
        <w:rPr>
          <w:rFonts w:asciiTheme="majorHAnsi" w:hAnsiTheme="majorHAnsi" w:cs="Arial"/>
          <w:spacing w:val="-3"/>
          <w:sz w:val="20"/>
          <w:szCs w:val="20"/>
          <w:rPrChange w:id="4016" w:author="dbecker" w:date="2016-01-07T14:58:00Z">
            <w:rPr>
              <w:rFonts w:ascii="Arial" w:hAnsi="Arial" w:cs="Arial"/>
              <w:spacing w:val="-3"/>
              <w:sz w:val="20"/>
              <w:szCs w:val="20"/>
            </w:rPr>
          </w:rPrChange>
        </w:rPr>
      </w:pPr>
      <w:r w:rsidRPr="004338A9">
        <w:rPr>
          <w:rFonts w:asciiTheme="majorHAnsi" w:hAnsiTheme="majorHAnsi" w:cs="Arial"/>
          <w:spacing w:val="-3"/>
          <w:sz w:val="20"/>
          <w:szCs w:val="20"/>
          <w:u w:val="single"/>
          <w:rPrChange w:id="4017" w:author="dbecker" w:date="2016-01-07T14:58:00Z">
            <w:rPr>
              <w:rFonts w:ascii="Arial" w:hAnsi="Arial" w:cs="Arial"/>
              <w:spacing w:val="-3"/>
              <w:sz w:val="20"/>
              <w:szCs w:val="20"/>
              <w:u w:val="single"/>
            </w:rPr>
          </w:rPrChange>
        </w:rPr>
        <w:t>Supporting Documents:</w:t>
      </w:r>
    </w:p>
    <w:p w:rsidR="004E23E3" w:rsidRPr="004338A9" w:rsidRDefault="004E23E3" w:rsidP="004E23E3">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49" w:firstLine="720"/>
        <w:jc w:val="both"/>
        <w:rPr>
          <w:rFonts w:asciiTheme="majorHAnsi" w:hAnsiTheme="majorHAnsi" w:cs="Arial"/>
          <w:spacing w:val="-3"/>
          <w:sz w:val="20"/>
          <w:szCs w:val="20"/>
          <w:rPrChange w:id="401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19" w:author="dbecker" w:date="2016-01-07T14:58:00Z">
            <w:rPr>
              <w:rFonts w:ascii="Arial" w:hAnsi="Arial" w:cs="Arial"/>
              <w:spacing w:val="-3"/>
              <w:sz w:val="20"/>
              <w:szCs w:val="20"/>
            </w:rPr>
          </w:rPrChange>
        </w:rPr>
        <w:tab/>
      </w:r>
    </w:p>
    <w:p w:rsidR="004E23E3" w:rsidRPr="004338A9" w:rsidRDefault="004E23E3" w:rsidP="004E23E3">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49" w:firstLine="691"/>
        <w:jc w:val="both"/>
        <w:rPr>
          <w:rFonts w:asciiTheme="majorHAnsi" w:hAnsiTheme="majorHAnsi" w:cs="Arial"/>
          <w:spacing w:val="-3"/>
          <w:sz w:val="20"/>
          <w:szCs w:val="20"/>
          <w:rPrChange w:id="402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21" w:author="dbecker" w:date="2016-01-07T14:58:00Z">
            <w:rPr>
              <w:rFonts w:ascii="Arial" w:hAnsi="Arial" w:cs="Arial"/>
              <w:spacing w:val="-3"/>
              <w:sz w:val="20"/>
              <w:szCs w:val="20"/>
            </w:rPr>
          </w:rPrChange>
        </w:rPr>
        <w:tab/>
      </w:r>
      <w:proofErr w:type="gramStart"/>
      <w:r w:rsidRPr="004338A9">
        <w:rPr>
          <w:rFonts w:asciiTheme="majorHAnsi" w:hAnsiTheme="majorHAnsi" w:cs="Arial"/>
          <w:spacing w:val="-3"/>
          <w:sz w:val="20"/>
          <w:szCs w:val="20"/>
          <w:rPrChange w:id="4022" w:author="dbecker" w:date="2016-01-07T14:58:00Z">
            <w:rPr>
              <w:rFonts w:ascii="Arial" w:hAnsi="Arial" w:cs="Arial"/>
              <w:spacing w:val="-3"/>
              <w:sz w:val="20"/>
              <w:szCs w:val="20"/>
            </w:rPr>
          </w:rPrChange>
        </w:rPr>
        <w:t>o</w:t>
      </w:r>
      <w:proofErr w:type="gramEnd"/>
      <w:r w:rsidRPr="004338A9">
        <w:rPr>
          <w:rFonts w:asciiTheme="majorHAnsi" w:hAnsiTheme="majorHAnsi" w:cs="Arial"/>
          <w:spacing w:val="-3"/>
          <w:sz w:val="20"/>
          <w:szCs w:val="20"/>
          <w:rPrChange w:id="4023" w:author="dbecker" w:date="2016-01-07T14:58:00Z">
            <w:rPr>
              <w:rFonts w:ascii="Arial" w:hAnsi="Arial" w:cs="Arial"/>
              <w:spacing w:val="-3"/>
              <w:sz w:val="20"/>
              <w:szCs w:val="20"/>
            </w:rPr>
          </w:rPrChange>
        </w:rPr>
        <w:tab/>
        <w:t>Local Emergency Call List</w:t>
      </w:r>
    </w:p>
    <w:p w:rsidR="004E23E3" w:rsidRPr="004338A9" w:rsidRDefault="004E23E3">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2880" w:hanging="1440"/>
        <w:jc w:val="both"/>
        <w:rPr>
          <w:rFonts w:asciiTheme="majorHAnsi" w:hAnsiTheme="majorHAnsi" w:cs="Arial"/>
          <w:spacing w:val="-3"/>
          <w:sz w:val="20"/>
          <w:szCs w:val="20"/>
          <w:rPrChange w:id="4024" w:author="dbecker" w:date="2016-01-07T14:58:00Z">
            <w:rPr>
              <w:rFonts w:ascii="Arial" w:hAnsi="Arial" w:cs="Arial"/>
              <w:spacing w:val="-3"/>
              <w:sz w:val="20"/>
              <w:szCs w:val="20"/>
            </w:rPr>
          </w:rPrChange>
        </w:rPr>
        <w:pPrChange w:id="4025" w:author="dbecker" w:date="2016-01-13T11:39:00Z">
          <w:pPr>
            <w:tabs>
              <w:tab w:val="left" w:pos="0"/>
              <w:tab w:val="left" w:pos="748"/>
              <w:tab w:val="left" w:pos="1404"/>
              <w:tab w:val="left" w:pos="2152"/>
              <w:tab w:val="left" w:pos="2901"/>
              <w:tab w:val="left" w:pos="3556"/>
              <w:tab w:val="left" w:pos="4305"/>
              <w:tab w:val="left" w:pos="5054"/>
              <w:tab w:val="left" w:pos="5709"/>
              <w:tab w:val="left" w:pos="6458"/>
              <w:tab w:val="left" w:pos="7207"/>
              <w:tab w:val="left" w:pos="7956"/>
              <w:tab w:val="left" w:pos="8611"/>
              <w:tab w:val="left" w:pos="9360"/>
              <w:tab w:val="left" w:pos="10108"/>
              <w:tab w:val="left" w:pos="10764"/>
            </w:tabs>
            <w:suppressAutoHyphens/>
            <w:ind w:left="749" w:firstLine="691"/>
            <w:jc w:val="both"/>
          </w:pPr>
        </w:pPrChange>
      </w:pPr>
      <w:r w:rsidRPr="004338A9">
        <w:rPr>
          <w:rFonts w:asciiTheme="majorHAnsi" w:hAnsiTheme="majorHAnsi" w:cs="Arial"/>
          <w:spacing w:val="-3"/>
          <w:sz w:val="20"/>
          <w:szCs w:val="20"/>
          <w:rPrChange w:id="4026" w:author="dbecker" w:date="2016-01-07T14:58:00Z">
            <w:rPr>
              <w:rFonts w:ascii="Arial" w:hAnsi="Arial" w:cs="Arial"/>
              <w:spacing w:val="-3"/>
              <w:sz w:val="20"/>
              <w:szCs w:val="20"/>
            </w:rPr>
          </w:rPrChange>
        </w:rPr>
        <w:tab/>
      </w:r>
      <w:proofErr w:type="gramStart"/>
      <w:r w:rsidRPr="004338A9">
        <w:rPr>
          <w:rFonts w:asciiTheme="majorHAnsi" w:hAnsiTheme="majorHAnsi" w:cs="Arial"/>
          <w:spacing w:val="-3"/>
          <w:sz w:val="20"/>
          <w:szCs w:val="20"/>
          <w:rPrChange w:id="4027" w:author="dbecker" w:date="2016-01-07T14:58:00Z">
            <w:rPr>
              <w:rFonts w:ascii="Arial" w:hAnsi="Arial" w:cs="Arial"/>
              <w:spacing w:val="-3"/>
              <w:sz w:val="20"/>
              <w:szCs w:val="20"/>
            </w:rPr>
          </w:rPrChange>
        </w:rPr>
        <w:t>o</w:t>
      </w:r>
      <w:proofErr w:type="gramEnd"/>
      <w:r w:rsidRPr="004338A9">
        <w:rPr>
          <w:rFonts w:asciiTheme="majorHAnsi" w:hAnsiTheme="majorHAnsi" w:cs="Arial"/>
          <w:spacing w:val="-3"/>
          <w:sz w:val="20"/>
          <w:szCs w:val="20"/>
          <w:rPrChange w:id="4028" w:author="dbecker" w:date="2016-01-07T14:58:00Z">
            <w:rPr>
              <w:rFonts w:ascii="Arial" w:hAnsi="Arial" w:cs="Arial"/>
              <w:spacing w:val="-3"/>
              <w:sz w:val="20"/>
              <w:szCs w:val="20"/>
            </w:rPr>
          </w:rPrChange>
        </w:rPr>
        <w:tab/>
        <w:t xml:space="preserve">Local </w:t>
      </w:r>
      <w:del w:id="4029" w:author="dbecker" w:date="2016-01-07T13:24:00Z">
        <w:r w:rsidRPr="004338A9" w:rsidDel="001A235C">
          <w:rPr>
            <w:rFonts w:asciiTheme="majorHAnsi" w:hAnsiTheme="majorHAnsi" w:cs="Arial"/>
            <w:spacing w:val="-3"/>
            <w:sz w:val="20"/>
            <w:szCs w:val="20"/>
            <w:rPrChange w:id="4030" w:author="dbecker" w:date="2016-01-07T14:58:00Z">
              <w:rPr>
                <w:rFonts w:ascii="Arial" w:hAnsi="Arial" w:cs="Arial"/>
                <w:spacing w:val="-3"/>
                <w:sz w:val="20"/>
                <w:szCs w:val="20"/>
              </w:rPr>
            </w:rPrChange>
          </w:rPr>
          <w:delText>Special Needs</w:delText>
        </w:r>
      </w:del>
      <w:ins w:id="4031" w:author="dbecker" w:date="2016-01-07T13:24:00Z">
        <w:r w:rsidR="001A235C" w:rsidRPr="004338A9">
          <w:rPr>
            <w:rFonts w:asciiTheme="majorHAnsi" w:hAnsiTheme="majorHAnsi" w:cs="Arial"/>
            <w:spacing w:val="-3"/>
            <w:sz w:val="20"/>
            <w:szCs w:val="20"/>
            <w:rPrChange w:id="4032" w:author="dbecker" w:date="2016-01-07T14:58:00Z">
              <w:rPr>
                <w:rFonts w:ascii="Arial" w:hAnsi="Arial" w:cs="Arial"/>
                <w:spacing w:val="-3"/>
                <w:sz w:val="20"/>
                <w:szCs w:val="20"/>
              </w:rPr>
            </w:rPrChange>
          </w:rPr>
          <w:t>Access/functional needs</w:t>
        </w:r>
      </w:ins>
      <w:r w:rsidRPr="004338A9">
        <w:rPr>
          <w:rFonts w:asciiTheme="majorHAnsi" w:hAnsiTheme="majorHAnsi" w:cs="Arial"/>
          <w:spacing w:val="-3"/>
          <w:sz w:val="20"/>
          <w:szCs w:val="20"/>
          <w:rPrChange w:id="4033" w:author="dbecker" w:date="2016-01-07T14:58:00Z">
            <w:rPr>
              <w:rFonts w:ascii="Arial" w:hAnsi="Arial" w:cs="Arial"/>
              <w:spacing w:val="-3"/>
              <w:sz w:val="20"/>
              <w:szCs w:val="20"/>
            </w:rPr>
          </w:rPrChange>
        </w:rPr>
        <w:t xml:space="preserve"> List (as provided through HSEM and local officials)</w:t>
      </w:r>
    </w:p>
    <w:p w:rsidR="004E23E3" w:rsidRPr="004338A9" w:rsidRDefault="004E23E3" w:rsidP="000D21FE">
      <w:pPr>
        <w:jc w:val="both"/>
        <w:rPr>
          <w:rFonts w:asciiTheme="majorHAnsi" w:hAnsiTheme="majorHAnsi" w:cs="Arial"/>
          <w:spacing w:val="-3"/>
          <w:sz w:val="20"/>
          <w:szCs w:val="20"/>
          <w:rPrChange w:id="4034" w:author="dbecker" w:date="2016-01-07T14:58:00Z">
            <w:rPr>
              <w:rFonts w:ascii="Arial" w:hAnsi="Arial" w:cs="Arial"/>
              <w:spacing w:val="-3"/>
              <w:sz w:val="20"/>
              <w:szCs w:val="20"/>
            </w:rPr>
          </w:rPrChange>
        </w:rPr>
      </w:pPr>
    </w:p>
    <w:p w:rsidR="00D07E1B" w:rsidRPr="004338A9" w:rsidRDefault="00D07E1B" w:rsidP="00D07E1B">
      <w:pPr>
        <w:ind w:left="720"/>
        <w:rPr>
          <w:rFonts w:asciiTheme="majorHAnsi" w:hAnsiTheme="majorHAnsi" w:cs="Arial"/>
          <w:b/>
          <w:spacing w:val="-3"/>
          <w:sz w:val="20"/>
          <w:szCs w:val="20"/>
          <w:rPrChange w:id="4035"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4036" w:author="dbecker" w:date="2016-01-07T14:58:00Z">
            <w:rPr>
              <w:rFonts w:ascii="Arial" w:hAnsi="Arial" w:cs="Arial"/>
              <w:b/>
              <w:spacing w:val="-3"/>
              <w:sz w:val="20"/>
              <w:szCs w:val="20"/>
            </w:rPr>
          </w:rPrChange>
        </w:rPr>
        <w:t>Unusual Event</w:t>
      </w:r>
    </w:p>
    <w:p w:rsidR="00D07E1B" w:rsidRPr="004338A9" w:rsidRDefault="00D07E1B" w:rsidP="00D07E1B">
      <w:pPr>
        <w:numPr>
          <w:ilvl w:val="0"/>
          <w:numId w:val="61"/>
        </w:numPr>
        <w:rPr>
          <w:rFonts w:asciiTheme="majorHAnsi" w:hAnsiTheme="majorHAnsi" w:cs="Arial"/>
          <w:b/>
          <w:spacing w:val="-3"/>
          <w:sz w:val="20"/>
          <w:szCs w:val="20"/>
          <w:rPrChange w:id="4037" w:author="dbecker" w:date="2016-01-07T14:58:00Z">
            <w:rPr>
              <w:rFonts w:ascii="Arial" w:hAnsi="Arial" w:cs="Arial"/>
              <w:b/>
              <w:spacing w:val="-3"/>
              <w:sz w:val="20"/>
              <w:szCs w:val="20"/>
            </w:rPr>
          </w:rPrChange>
        </w:rPr>
      </w:pPr>
      <w:r w:rsidRPr="004338A9">
        <w:rPr>
          <w:rFonts w:asciiTheme="majorHAnsi" w:hAnsiTheme="majorHAnsi" w:cs="Arial"/>
          <w:spacing w:val="-3"/>
          <w:sz w:val="20"/>
          <w:szCs w:val="20"/>
          <w:rPrChange w:id="4038" w:author="dbecker" w:date="2016-01-07T14:58:00Z">
            <w:rPr>
              <w:rFonts w:ascii="Arial" w:hAnsi="Arial" w:cs="Arial"/>
              <w:spacing w:val="-3"/>
              <w:sz w:val="20"/>
              <w:szCs w:val="20"/>
            </w:rPr>
          </w:rPrChange>
        </w:rPr>
        <w:t>No action is required at this ECL.</w:t>
      </w:r>
    </w:p>
    <w:p w:rsidR="00D07E1B" w:rsidRPr="004338A9" w:rsidRDefault="00D07E1B" w:rsidP="00D07E1B">
      <w:pPr>
        <w:rPr>
          <w:rFonts w:asciiTheme="majorHAnsi" w:hAnsiTheme="majorHAnsi" w:cs="Arial"/>
          <w:spacing w:val="-3"/>
          <w:sz w:val="20"/>
          <w:szCs w:val="20"/>
          <w:rPrChange w:id="4039" w:author="dbecker" w:date="2016-01-07T14:58:00Z">
            <w:rPr>
              <w:rFonts w:ascii="Arial" w:hAnsi="Arial" w:cs="Arial"/>
              <w:spacing w:val="-3"/>
              <w:sz w:val="20"/>
              <w:szCs w:val="20"/>
            </w:rPr>
          </w:rPrChange>
        </w:rPr>
      </w:pPr>
    </w:p>
    <w:p w:rsidR="00D07E1B" w:rsidRPr="004338A9" w:rsidRDefault="00D07E1B" w:rsidP="00D07E1B">
      <w:pPr>
        <w:ind w:left="720"/>
        <w:rPr>
          <w:rFonts w:asciiTheme="majorHAnsi" w:hAnsiTheme="majorHAnsi" w:cs="Arial"/>
          <w:b/>
          <w:spacing w:val="-3"/>
          <w:sz w:val="20"/>
          <w:szCs w:val="20"/>
          <w:rPrChange w:id="4040"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4041" w:author="dbecker" w:date="2016-01-07T14:58:00Z">
            <w:rPr>
              <w:rFonts w:ascii="Arial" w:hAnsi="Arial" w:cs="Arial"/>
              <w:b/>
              <w:spacing w:val="-3"/>
              <w:sz w:val="20"/>
              <w:szCs w:val="20"/>
            </w:rPr>
          </w:rPrChange>
        </w:rPr>
        <w:t>Alert/Site Area Emergency/General Emergency:</w:t>
      </w:r>
    </w:p>
    <w:p w:rsidR="004E23E3" w:rsidRPr="004338A9" w:rsidRDefault="00D07E1B" w:rsidP="00D07E1B">
      <w:pPr>
        <w:numPr>
          <w:ilvl w:val="0"/>
          <w:numId w:val="61"/>
        </w:numPr>
        <w:jc w:val="both"/>
        <w:rPr>
          <w:rFonts w:asciiTheme="majorHAnsi" w:hAnsiTheme="majorHAnsi" w:cs="Arial"/>
          <w:spacing w:val="-3"/>
          <w:sz w:val="20"/>
          <w:szCs w:val="20"/>
          <w:rPrChange w:id="404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43" w:author="dbecker" w:date="2016-01-07T14:58:00Z">
            <w:rPr>
              <w:rFonts w:ascii="Arial" w:hAnsi="Arial" w:cs="Arial"/>
              <w:spacing w:val="-3"/>
              <w:sz w:val="20"/>
              <w:szCs w:val="20"/>
            </w:rPr>
          </w:rPrChange>
        </w:rPr>
        <w:t>Receive notification if needed by the local EOC.  Report to the EOC and establish/maintain position log.</w:t>
      </w:r>
    </w:p>
    <w:p w:rsidR="00D07E1B" w:rsidRPr="004338A9" w:rsidRDefault="00D07E1B" w:rsidP="00D07E1B">
      <w:pPr>
        <w:numPr>
          <w:ilvl w:val="0"/>
          <w:numId w:val="61"/>
        </w:numPr>
        <w:jc w:val="both"/>
        <w:rPr>
          <w:rFonts w:asciiTheme="majorHAnsi" w:hAnsiTheme="majorHAnsi" w:cs="Arial"/>
          <w:spacing w:val="-3"/>
          <w:sz w:val="20"/>
          <w:szCs w:val="20"/>
          <w:rPrChange w:id="404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45" w:author="dbecker" w:date="2016-01-07T14:58:00Z">
            <w:rPr>
              <w:rFonts w:ascii="Arial" w:hAnsi="Arial" w:cs="Arial"/>
              <w:spacing w:val="-3"/>
              <w:sz w:val="20"/>
              <w:szCs w:val="20"/>
            </w:rPr>
          </w:rPrChange>
        </w:rPr>
        <w:t>If requested by DPHS, act as a liaison between town agencies and the state in radiation-related public health matters.</w:t>
      </w:r>
    </w:p>
    <w:p w:rsidR="00D07E1B" w:rsidRPr="004338A9" w:rsidRDefault="00D07E1B" w:rsidP="00D07E1B">
      <w:pPr>
        <w:numPr>
          <w:ilvl w:val="0"/>
          <w:numId w:val="61"/>
        </w:numPr>
        <w:jc w:val="both"/>
        <w:rPr>
          <w:rFonts w:asciiTheme="majorHAnsi" w:hAnsiTheme="majorHAnsi" w:cs="Arial"/>
          <w:spacing w:val="-3"/>
          <w:sz w:val="20"/>
          <w:szCs w:val="20"/>
          <w:rPrChange w:id="404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47" w:author="dbecker" w:date="2016-01-07T14:58:00Z">
            <w:rPr>
              <w:rFonts w:ascii="Arial" w:hAnsi="Arial" w:cs="Arial"/>
              <w:spacing w:val="-3"/>
              <w:sz w:val="20"/>
              <w:szCs w:val="20"/>
            </w:rPr>
          </w:rPrChange>
        </w:rPr>
        <w:t>Provide assistance/guidance to the town and town officials in health-related areas.</w:t>
      </w:r>
    </w:p>
    <w:p w:rsidR="00D07E1B" w:rsidRPr="004338A9" w:rsidRDefault="00D07E1B" w:rsidP="00D07E1B">
      <w:pPr>
        <w:numPr>
          <w:ilvl w:val="0"/>
          <w:numId w:val="61"/>
        </w:numPr>
        <w:jc w:val="both"/>
        <w:rPr>
          <w:rFonts w:asciiTheme="majorHAnsi" w:hAnsiTheme="majorHAnsi" w:cs="Arial"/>
          <w:spacing w:val="-3"/>
          <w:sz w:val="20"/>
          <w:szCs w:val="20"/>
          <w:rPrChange w:id="404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4049" w:author="dbecker" w:date="2016-01-07T14:58:00Z">
            <w:rPr>
              <w:rFonts w:ascii="Arial" w:hAnsi="Arial" w:cs="Arial"/>
              <w:spacing w:val="-3"/>
              <w:sz w:val="20"/>
              <w:szCs w:val="20"/>
            </w:rPr>
          </w:rPrChange>
        </w:rPr>
        <w:t>In conjunction with the RADEF Officer, ensure that emergency workers do not exceed State Exposure PAGs.</w:t>
      </w:r>
    </w:p>
    <w:p w:rsidR="004E23E3" w:rsidRPr="004338A9" w:rsidRDefault="004E23E3" w:rsidP="000D21FE">
      <w:pPr>
        <w:jc w:val="both"/>
        <w:rPr>
          <w:rFonts w:asciiTheme="majorHAnsi" w:hAnsiTheme="majorHAnsi" w:cs="Arial"/>
          <w:spacing w:val="-3"/>
          <w:sz w:val="20"/>
          <w:szCs w:val="20"/>
          <w:rPrChange w:id="4050" w:author="dbecker" w:date="2016-01-07T14:58:00Z">
            <w:rPr>
              <w:rFonts w:ascii="Arial" w:hAnsi="Arial" w:cs="Arial"/>
              <w:spacing w:val="-3"/>
              <w:sz w:val="20"/>
              <w:szCs w:val="20"/>
            </w:rPr>
          </w:rPrChange>
        </w:rPr>
      </w:pPr>
    </w:p>
    <w:p w:rsidR="004E23E3" w:rsidRPr="004338A9" w:rsidRDefault="004E23E3" w:rsidP="000D21FE">
      <w:pPr>
        <w:jc w:val="both"/>
        <w:rPr>
          <w:rFonts w:asciiTheme="majorHAnsi" w:hAnsiTheme="majorHAnsi" w:cs="Arial"/>
          <w:spacing w:val="-3"/>
          <w:sz w:val="20"/>
          <w:szCs w:val="20"/>
          <w:rPrChange w:id="4051" w:author="dbecker" w:date="2016-01-07T14:58:00Z">
            <w:rPr>
              <w:rFonts w:ascii="Arial" w:hAnsi="Arial" w:cs="Arial"/>
              <w:spacing w:val="-3"/>
              <w:sz w:val="20"/>
              <w:szCs w:val="20"/>
            </w:rPr>
          </w:rPrChange>
        </w:rPr>
      </w:pPr>
    </w:p>
    <w:p w:rsidR="000D21FE" w:rsidRPr="004338A9" w:rsidRDefault="000D21FE" w:rsidP="000D21FE">
      <w:pPr>
        <w:jc w:val="both"/>
        <w:rPr>
          <w:rFonts w:asciiTheme="majorHAnsi" w:hAnsiTheme="majorHAnsi" w:cs="Arial"/>
          <w:sz w:val="20"/>
          <w:szCs w:val="20"/>
          <w:rPrChange w:id="4052" w:author="dbecker" w:date="2016-01-07T14:58:00Z">
            <w:rPr>
              <w:rFonts w:ascii="Arial" w:hAnsi="Arial" w:cs="Arial"/>
              <w:sz w:val="20"/>
              <w:szCs w:val="20"/>
            </w:rPr>
          </w:rPrChange>
        </w:rPr>
      </w:pPr>
      <w:r w:rsidRPr="004338A9">
        <w:rPr>
          <w:rFonts w:asciiTheme="majorHAnsi" w:hAnsiTheme="majorHAnsi" w:cs="Arial"/>
          <w:b/>
          <w:spacing w:val="-3"/>
          <w:sz w:val="20"/>
          <w:szCs w:val="20"/>
          <w:rPrChange w:id="4053" w:author="dbecker" w:date="2016-01-07T14:58:00Z">
            <w:rPr>
              <w:rFonts w:ascii="Arial" w:hAnsi="Arial" w:cs="Arial"/>
              <w:b/>
              <w:spacing w:val="-3"/>
              <w:sz w:val="20"/>
              <w:szCs w:val="20"/>
            </w:rPr>
          </w:rPrChange>
        </w:rPr>
        <w:t>NOTE:</w:t>
      </w:r>
      <w:r w:rsidRPr="004338A9">
        <w:rPr>
          <w:rFonts w:asciiTheme="majorHAnsi" w:hAnsiTheme="majorHAnsi" w:cs="Arial"/>
          <w:spacing w:val="-3"/>
          <w:sz w:val="20"/>
          <w:szCs w:val="20"/>
          <w:rPrChange w:id="4054" w:author="dbecker" w:date="2016-01-07T14:58:00Z">
            <w:rPr>
              <w:rFonts w:ascii="Arial" w:hAnsi="Arial" w:cs="Arial"/>
              <w:spacing w:val="-3"/>
              <w:sz w:val="20"/>
              <w:szCs w:val="20"/>
            </w:rPr>
          </w:rPrChange>
        </w:rPr>
        <w:t xml:space="preserve">  Local EPZ communities should include inventories of local resources, including communication equipment, special facility needs, up-to-date maps and evacuation routes (including ACP/TCP locations) and other unique characteristics for an effective response within their individual local plans.</w:t>
      </w:r>
    </w:p>
    <w:p w:rsidR="007A1541" w:rsidRPr="004338A9" w:rsidRDefault="007A1541" w:rsidP="007A1541">
      <w:pPr>
        <w:ind w:left="1080"/>
        <w:jc w:val="both"/>
        <w:rPr>
          <w:rFonts w:asciiTheme="majorHAnsi" w:hAnsiTheme="majorHAnsi" w:cs="Arial"/>
          <w:sz w:val="20"/>
          <w:szCs w:val="20"/>
          <w:rPrChange w:id="4055" w:author="dbecker" w:date="2016-01-07T14:58:00Z">
            <w:rPr>
              <w:rFonts w:ascii="Arial" w:hAnsi="Arial" w:cs="Arial"/>
              <w:sz w:val="20"/>
              <w:szCs w:val="20"/>
            </w:rPr>
          </w:rPrChange>
        </w:rPr>
      </w:pPr>
    </w:p>
    <w:p w:rsidR="001A0F38" w:rsidRPr="004338A9" w:rsidRDefault="001A0F38" w:rsidP="007A1541">
      <w:pPr>
        <w:ind w:left="1080"/>
        <w:jc w:val="both"/>
        <w:rPr>
          <w:rFonts w:asciiTheme="majorHAnsi" w:hAnsiTheme="majorHAnsi" w:cs="Arial"/>
          <w:sz w:val="20"/>
          <w:szCs w:val="20"/>
          <w:rPrChange w:id="4056" w:author="dbecker" w:date="2016-01-07T14:58:00Z">
            <w:rPr>
              <w:rFonts w:ascii="Arial" w:hAnsi="Arial" w:cs="Arial"/>
              <w:sz w:val="20"/>
              <w:szCs w:val="20"/>
            </w:rPr>
          </w:rPrChange>
        </w:rPr>
      </w:pPr>
    </w:p>
    <w:p w:rsidR="00B16CF4" w:rsidRPr="004338A9" w:rsidRDefault="00B16CF4" w:rsidP="009257F9">
      <w:pPr>
        <w:pStyle w:val="Heading1"/>
        <w:numPr>
          <w:ilvl w:val="0"/>
          <w:numId w:val="64"/>
        </w:numPr>
        <w:tabs>
          <w:tab w:val="clear" w:pos="744"/>
          <w:tab w:val="left" w:pos="540"/>
        </w:tabs>
        <w:ind w:hanging="1080"/>
        <w:jc w:val="left"/>
        <w:rPr>
          <w:rFonts w:asciiTheme="majorHAnsi" w:hAnsiTheme="majorHAnsi"/>
          <w:b/>
          <w:bCs/>
          <w:color w:val="0070C0"/>
          <w:spacing w:val="-3"/>
          <w:sz w:val="22"/>
          <w:szCs w:val="22"/>
          <w:u w:val="none"/>
          <w:rPrChange w:id="4057" w:author="dbecker" w:date="2016-01-07T14:58:00Z">
            <w:rPr>
              <w:rFonts w:ascii="Arial" w:hAnsi="Arial"/>
              <w:b/>
              <w:bCs/>
              <w:spacing w:val="-3"/>
              <w:u w:val="none"/>
            </w:rPr>
          </w:rPrChange>
        </w:rPr>
      </w:pPr>
      <w:bookmarkStart w:id="4058" w:name="_Toc431372839"/>
      <w:r w:rsidRPr="004338A9">
        <w:rPr>
          <w:rFonts w:asciiTheme="majorHAnsi" w:hAnsiTheme="majorHAnsi"/>
          <w:b/>
          <w:bCs/>
          <w:color w:val="0070C0"/>
          <w:spacing w:val="-3"/>
          <w:sz w:val="22"/>
          <w:szCs w:val="22"/>
          <w:u w:val="none"/>
          <w:rPrChange w:id="4059" w:author="dbecker" w:date="2016-01-07T14:58:00Z">
            <w:rPr>
              <w:rFonts w:ascii="Arial" w:hAnsi="Arial"/>
              <w:b/>
              <w:bCs/>
              <w:spacing w:val="-3"/>
              <w:u w:val="none"/>
            </w:rPr>
          </w:rPrChange>
        </w:rPr>
        <w:t>SPECIAL ATTACHMENTS AND FORMS</w:t>
      </w:r>
      <w:bookmarkEnd w:id="4058"/>
    </w:p>
    <w:p w:rsidR="0007634F" w:rsidRPr="004338A9" w:rsidRDefault="00B16CF4" w:rsidP="001F0C08">
      <w:pPr>
        <w:pStyle w:val="Heading2"/>
        <w:ind w:left="720" w:hanging="180"/>
        <w:rPr>
          <w:rFonts w:asciiTheme="majorHAnsi" w:hAnsiTheme="majorHAnsi"/>
          <w:i w:val="0"/>
          <w:iCs w:val="0"/>
          <w:color w:val="0070C0"/>
          <w:sz w:val="20"/>
          <w:rPrChange w:id="4060" w:author="dbecker" w:date="2016-01-07T14:58:00Z">
            <w:rPr>
              <w:i w:val="0"/>
              <w:iCs w:val="0"/>
              <w:sz w:val="20"/>
            </w:rPr>
          </w:rPrChange>
        </w:rPr>
      </w:pPr>
      <w:bookmarkStart w:id="4061" w:name="_Toc431372840"/>
      <w:r w:rsidRPr="004338A9">
        <w:rPr>
          <w:rFonts w:asciiTheme="majorHAnsi" w:hAnsiTheme="majorHAnsi"/>
          <w:i w:val="0"/>
          <w:iCs w:val="0"/>
          <w:color w:val="0070C0"/>
          <w:sz w:val="20"/>
          <w:rPrChange w:id="4062" w:author="dbecker" w:date="2016-01-07T14:58:00Z">
            <w:rPr>
              <w:i w:val="0"/>
              <w:iCs w:val="0"/>
              <w:sz w:val="20"/>
            </w:rPr>
          </w:rPrChange>
        </w:rPr>
        <w:t>A.  Siren Activation</w:t>
      </w:r>
      <w:r w:rsidR="004913A6" w:rsidRPr="004338A9">
        <w:rPr>
          <w:rFonts w:asciiTheme="majorHAnsi" w:hAnsiTheme="majorHAnsi"/>
          <w:i w:val="0"/>
          <w:iCs w:val="0"/>
          <w:color w:val="0070C0"/>
          <w:sz w:val="20"/>
          <w:rPrChange w:id="4063" w:author="dbecker" w:date="2016-01-07T14:58:00Z">
            <w:rPr>
              <w:i w:val="0"/>
              <w:iCs w:val="0"/>
              <w:sz w:val="20"/>
            </w:rPr>
          </w:rPrChange>
        </w:rPr>
        <w:t>s</w:t>
      </w:r>
      <w:r w:rsidRPr="004338A9">
        <w:rPr>
          <w:rFonts w:asciiTheme="majorHAnsi" w:hAnsiTheme="majorHAnsi"/>
          <w:i w:val="0"/>
          <w:iCs w:val="0"/>
          <w:color w:val="0070C0"/>
          <w:sz w:val="20"/>
          <w:rPrChange w:id="4064" w:author="dbecker" w:date="2016-01-07T14:58:00Z">
            <w:rPr>
              <w:i w:val="0"/>
              <w:iCs w:val="0"/>
              <w:sz w:val="20"/>
            </w:rPr>
          </w:rPrChange>
        </w:rPr>
        <w:t xml:space="preserve"> – Seabrook Station</w:t>
      </w:r>
      <w:bookmarkEnd w:id="4061"/>
    </w:p>
    <w:p w:rsidR="00E24CA4" w:rsidRPr="004338A9" w:rsidRDefault="00E24CA4" w:rsidP="00E24CA4">
      <w:pPr>
        <w:jc w:val="center"/>
        <w:rPr>
          <w:rFonts w:asciiTheme="majorHAnsi" w:hAnsiTheme="majorHAnsi" w:cs="Arial"/>
          <w:b/>
          <w:u w:val="single"/>
          <w:rPrChange w:id="4065" w:author="dbecker" w:date="2016-01-07T14:58:00Z">
            <w:rPr>
              <w:rFonts w:ascii="Arial" w:hAnsi="Arial" w:cs="Arial"/>
              <w:b/>
              <w:u w:val="single"/>
            </w:rPr>
          </w:rPrChange>
        </w:rPr>
      </w:pPr>
    </w:p>
    <w:p w:rsidR="00E24CA4" w:rsidRPr="004338A9" w:rsidRDefault="00E24CA4" w:rsidP="00E24CA4">
      <w:pPr>
        <w:pBdr>
          <w:top w:val="single" w:sz="4" w:space="1" w:color="auto"/>
          <w:left w:val="single" w:sz="4" w:space="4" w:color="auto"/>
          <w:bottom w:val="single" w:sz="4" w:space="1" w:color="auto"/>
          <w:right w:val="single" w:sz="4" w:space="4" w:color="auto"/>
        </w:pBdr>
        <w:shd w:val="clear" w:color="auto" w:fill="E0E0E0"/>
        <w:jc w:val="both"/>
        <w:rPr>
          <w:rFonts w:asciiTheme="majorHAnsi" w:hAnsiTheme="majorHAnsi" w:cs="Arial"/>
          <w:sz w:val="20"/>
          <w:szCs w:val="20"/>
          <w:rPrChange w:id="4066" w:author="dbecker" w:date="2016-01-07T14:58:00Z">
            <w:rPr>
              <w:rFonts w:ascii="Arial" w:hAnsi="Arial" w:cs="Arial"/>
              <w:sz w:val="20"/>
              <w:szCs w:val="20"/>
            </w:rPr>
          </w:rPrChange>
        </w:rPr>
      </w:pPr>
      <w:r w:rsidRPr="004338A9">
        <w:rPr>
          <w:rFonts w:asciiTheme="majorHAnsi" w:hAnsiTheme="majorHAnsi" w:cs="Arial"/>
          <w:sz w:val="20"/>
          <w:szCs w:val="20"/>
          <w:rPrChange w:id="4067" w:author="dbecker" w:date="2016-01-07T14:58:00Z">
            <w:rPr>
              <w:rFonts w:ascii="Arial" w:hAnsi="Arial" w:cs="Arial"/>
              <w:sz w:val="20"/>
              <w:szCs w:val="20"/>
            </w:rPr>
          </w:rPrChange>
        </w:rPr>
        <w:t>NOTE:  E969 encoders for activating New Hampshire PANS sirens have been installed in some EPZ communities.  The E969 encoder is recognizable by the encoder panel illustrated in this Section – it contains instructions for activating local New Hampshire PANS sirens in the ALL CALL mode only by using the E969 encoder.</w:t>
      </w:r>
    </w:p>
    <w:p w:rsidR="00E24CA4" w:rsidRPr="004338A9" w:rsidRDefault="00E24CA4" w:rsidP="00E24CA4">
      <w:pPr>
        <w:jc w:val="both"/>
        <w:rPr>
          <w:rFonts w:asciiTheme="majorHAnsi" w:hAnsiTheme="majorHAnsi" w:cs="Arial"/>
          <w:sz w:val="20"/>
          <w:szCs w:val="20"/>
          <w:rPrChange w:id="4068" w:author="dbecker" w:date="2016-01-07T14:58:00Z">
            <w:rPr>
              <w:rFonts w:ascii="Arial" w:hAnsi="Arial" w:cs="Arial"/>
              <w:sz w:val="20"/>
              <w:szCs w:val="20"/>
            </w:rPr>
          </w:rPrChange>
        </w:rPr>
      </w:pPr>
    </w:p>
    <w:p w:rsidR="00E24CA4" w:rsidRPr="004338A9" w:rsidRDefault="00E24CA4" w:rsidP="001F0C08">
      <w:pPr>
        <w:ind w:left="900"/>
        <w:jc w:val="both"/>
        <w:rPr>
          <w:rFonts w:asciiTheme="majorHAnsi" w:hAnsiTheme="majorHAnsi" w:cs="Arial"/>
          <w:sz w:val="20"/>
          <w:szCs w:val="20"/>
          <w:rPrChange w:id="4069" w:author="dbecker" w:date="2016-01-07T14:58:00Z">
            <w:rPr>
              <w:rFonts w:ascii="Arial" w:hAnsi="Arial" w:cs="Arial"/>
              <w:sz w:val="20"/>
              <w:szCs w:val="20"/>
            </w:rPr>
          </w:rPrChange>
        </w:rPr>
      </w:pPr>
      <w:r w:rsidRPr="004338A9">
        <w:rPr>
          <w:rFonts w:asciiTheme="majorHAnsi" w:hAnsiTheme="majorHAnsi" w:cs="Arial"/>
          <w:sz w:val="20"/>
          <w:szCs w:val="20"/>
          <w:rPrChange w:id="4070" w:author="dbecker" w:date="2016-01-07T14:58:00Z">
            <w:rPr>
              <w:rFonts w:ascii="Arial" w:hAnsi="Arial" w:cs="Arial"/>
              <w:sz w:val="20"/>
              <w:szCs w:val="20"/>
            </w:rPr>
          </w:rPrChange>
        </w:rPr>
        <w:t xml:space="preserve">THE FOLLOWING ACTIONS WILL ACTIVATE </w:t>
      </w:r>
      <w:r w:rsidRPr="004338A9">
        <w:rPr>
          <w:rFonts w:asciiTheme="majorHAnsi" w:hAnsiTheme="majorHAnsi" w:cs="Arial"/>
          <w:b/>
          <w:sz w:val="20"/>
          <w:szCs w:val="20"/>
          <w:u w:val="single"/>
          <w:rPrChange w:id="4071" w:author="dbecker" w:date="2016-01-07T14:58:00Z">
            <w:rPr>
              <w:rFonts w:ascii="Arial" w:hAnsi="Arial" w:cs="Arial"/>
              <w:b/>
              <w:sz w:val="20"/>
              <w:szCs w:val="20"/>
              <w:u w:val="single"/>
            </w:rPr>
          </w:rPrChange>
        </w:rPr>
        <w:t xml:space="preserve">ALL LOCAL </w:t>
      </w:r>
      <w:r w:rsidRPr="004338A9">
        <w:rPr>
          <w:rFonts w:asciiTheme="majorHAnsi" w:hAnsiTheme="majorHAnsi" w:cs="Arial"/>
          <w:sz w:val="20"/>
          <w:szCs w:val="20"/>
          <w:rPrChange w:id="4072" w:author="dbecker" w:date="2016-01-07T14:58:00Z">
            <w:rPr>
              <w:rFonts w:ascii="Arial" w:hAnsi="Arial" w:cs="Arial"/>
              <w:sz w:val="20"/>
              <w:szCs w:val="20"/>
            </w:rPr>
          </w:rPrChange>
        </w:rPr>
        <w:t xml:space="preserve">NEW HAMPSHIRE PUBLIC ALERT AND NOTIFICATION SYSTEM (PANS) SIRENS IN THE </w:t>
      </w:r>
      <w:r w:rsidRPr="004338A9">
        <w:rPr>
          <w:rFonts w:asciiTheme="majorHAnsi" w:hAnsiTheme="majorHAnsi" w:cs="Arial"/>
          <w:b/>
          <w:sz w:val="20"/>
          <w:szCs w:val="20"/>
          <w:u w:val="single"/>
          <w:rPrChange w:id="4073" w:author="dbecker" w:date="2016-01-07T14:58:00Z">
            <w:rPr>
              <w:rFonts w:ascii="Arial" w:hAnsi="Arial" w:cs="Arial"/>
              <w:b/>
              <w:sz w:val="20"/>
              <w:szCs w:val="20"/>
              <w:u w:val="single"/>
            </w:rPr>
          </w:rPrChange>
        </w:rPr>
        <w:t xml:space="preserve">ALERT MODE </w:t>
      </w:r>
      <w:r w:rsidRPr="004338A9">
        <w:rPr>
          <w:rFonts w:asciiTheme="majorHAnsi" w:hAnsiTheme="majorHAnsi" w:cs="Arial"/>
          <w:sz w:val="20"/>
          <w:szCs w:val="20"/>
          <w:rPrChange w:id="4074" w:author="dbecker" w:date="2016-01-07T14:58:00Z">
            <w:rPr>
              <w:rFonts w:ascii="Arial" w:hAnsi="Arial" w:cs="Arial"/>
              <w:sz w:val="20"/>
              <w:szCs w:val="20"/>
            </w:rPr>
          </w:rPrChange>
        </w:rPr>
        <w:t>FOR A PERIOD OF THREE (3) MINUTES.</w:t>
      </w:r>
    </w:p>
    <w:p w:rsidR="00E24CA4" w:rsidRPr="004338A9" w:rsidRDefault="00E24CA4" w:rsidP="00E24CA4">
      <w:pPr>
        <w:jc w:val="both"/>
        <w:rPr>
          <w:rFonts w:asciiTheme="majorHAnsi" w:hAnsiTheme="majorHAnsi" w:cs="Arial"/>
          <w:sz w:val="20"/>
          <w:szCs w:val="20"/>
          <w:rPrChange w:id="4075" w:author="dbecker" w:date="2016-01-07T14:58:00Z">
            <w:rPr>
              <w:rFonts w:ascii="Arial" w:hAnsi="Arial" w:cs="Arial"/>
              <w:sz w:val="20"/>
              <w:szCs w:val="20"/>
            </w:rPr>
          </w:rPrChange>
        </w:rPr>
      </w:pPr>
    </w:p>
    <w:p w:rsidR="00E24CA4" w:rsidRPr="004338A9" w:rsidRDefault="00E24CA4" w:rsidP="00E24CA4">
      <w:pPr>
        <w:pBdr>
          <w:top w:val="single" w:sz="4" w:space="1" w:color="auto"/>
          <w:left w:val="single" w:sz="4" w:space="4" w:color="auto"/>
          <w:bottom w:val="single" w:sz="4" w:space="1" w:color="auto"/>
          <w:right w:val="single" w:sz="4" w:space="4" w:color="auto"/>
        </w:pBdr>
        <w:shd w:val="clear" w:color="auto" w:fill="CCCCCC"/>
        <w:jc w:val="both"/>
        <w:rPr>
          <w:rFonts w:asciiTheme="majorHAnsi" w:hAnsiTheme="majorHAnsi" w:cs="Arial"/>
          <w:sz w:val="20"/>
          <w:szCs w:val="20"/>
          <w:rPrChange w:id="4076" w:author="dbecker" w:date="2016-01-07T14:58:00Z">
            <w:rPr>
              <w:rFonts w:ascii="Arial" w:hAnsi="Arial" w:cs="Arial"/>
              <w:sz w:val="20"/>
              <w:szCs w:val="20"/>
            </w:rPr>
          </w:rPrChange>
        </w:rPr>
      </w:pPr>
      <w:r w:rsidRPr="004338A9">
        <w:rPr>
          <w:rFonts w:asciiTheme="majorHAnsi" w:hAnsiTheme="majorHAnsi" w:cs="Arial"/>
          <w:b/>
          <w:sz w:val="20"/>
          <w:szCs w:val="20"/>
          <w:rPrChange w:id="4077" w:author="dbecker" w:date="2016-01-07T14:58:00Z">
            <w:rPr>
              <w:rFonts w:ascii="Arial" w:hAnsi="Arial" w:cs="Arial"/>
              <w:b/>
              <w:sz w:val="20"/>
              <w:szCs w:val="20"/>
            </w:rPr>
          </w:rPrChange>
        </w:rPr>
        <w:t xml:space="preserve">CAUTION:  </w:t>
      </w:r>
      <w:r w:rsidRPr="004338A9">
        <w:rPr>
          <w:rFonts w:asciiTheme="majorHAnsi" w:hAnsiTheme="majorHAnsi" w:cs="Arial"/>
          <w:sz w:val="20"/>
          <w:szCs w:val="20"/>
          <w:rPrChange w:id="4078" w:author="dbecker" w:date="2016-01-07T14:58:00Z">
            <w:rPr>
              <w:rFonts w:ascii="Arial" w:hAnsi="Arial" w:cs="Arial"/>
              <w:sz w:val="20"/>
              <w:szCs w:val="20"/>
            </w:rPr>
          </w:rPrChange>
        </w:rPr>
        <w:t>CALL KEY C4 transmits a series of commands to the sirens.  Do not press any encoder buttons while the CALL KEY sequence is progressing or the command sequence may be aborted.  Pressing the RESET button during the CALL KEY sequence will abort the remaining sequence commands but does not turn off the sirens.</w:t>
      </w:r>
    </w:p>
    <w:p w:rsidR="00E24CA4" w:rsidRPr="004338A9" w:rsidRDefault="00E24CA4" w:rsidP="00E24CA4">
      <w:pPr>
        <w:pBdr>
          <w:top w:val="single" w:sz="4" w:space="1" w:color="auto"/>
          <w:left w:val="single" w:sz="4" w:space="4" w:color="auto"/>
          <w:bottom w:val="single" w:sz="4" w:space="1" w:color="auto"/>
          <w:right w:val="single" w:sz="4" w:space="4" w:color="auto"/>
        </w:pBdr>
        <w:shd w:val="clear" w:color="auto" w:fill="CCCCCC"/>
        <w:jc w:val="both"/>
        <w:rPr>
          <w:rFonts w:asciiTheme="majorHAnsi" w:hAnsiTheme="majorHAnsi" w:cs="Arial"/>
          <w:sz w:val="20"/>
          <w:szCs w:val="20"/>
          <w:rPrChange w:id="4079" w:author="dbecker" w:date="2016-01-07T14:58:00Z">
            <w:rPr>
              <w:rFonts w:ascii="Arial" w:hAnsi="Arial" w:cs="Arial"/>
              <w:sz w:val="20"/>
              <w:szCs w:val="20"/>
            </w:rPr>
          </w:rPrChange>
        </w:rPr>
      </w:pPr>
      <w:r w:rsidRPr="004338A9">
        <w:rPr>
          <w:rFonts w:asciiTheme="majorHAnsi" w:hAnsiTheme="majorHAnsi" w:cs="Arial"/>
          <w:sz w:val="20"/>
          <w:szCs w:val="20"/>
          <w:rPrChange w:id="4080" w:author="dbecker" w:date="2016-01-07T14:58:00Z">
            <w:rPr>
              <w:rFonts w:ascii="Arial" w:hAnsi="Arial" w:cs="Arial"/>
              <w:sz w:val="20"/>
              <w:szCs w:val="20"/>
            </w:rPr>
          </w:rPrChange>
        </w:rPr>
        <w:t>To turn off the sirens after an inadvertent activation:</w:t>
      </w:r>
    </w:p>
    <w:p w:rsidR="00E24CA4" w:rsidRPr="004338A9" w:rsidRDefault="00E24CA4" w:rsidP="00E24CA4">
      <w:pPr>
        <w:pBdr>
          <w:top w:val="single" w:sz="4" w:space="1" w:color="auto"/>
          <w:left w:val="single" w:sz="4" w:space="4" w:color="auto"/>
          <w:bottom w:val="single" w:sz="4" w:space="1" w:color="auto"/>
          <w:right w:val="single" w:sz="4" w:space="4" w:color="auto"/>
        </w:pBdr>
        <w:shd w:val="clear" w:color="auto" w:fill="CCCCCC"/>
        <w:jc w:val="both"/>
        <w:rPr>
          <w:rFonts w:asciiTheme="majorHAnsi" w:hAnsiTheme="majorHAnsi" w:cs="Arial"/>
          <w:sz w:val="20"/>
          <w:szCs w:val="20"/>
          <w:rPrChange w:id="4081" w:author="dbecker" w:date="2016-01-07T14:58:00Z">
            <w:rPr>
              <w:rFonts w:ascii="Arial" w:hAnsi="Arial" w:cs="Arial"/>
              <w:sz w:val="20"/>
              <w:szCs w:val="20"/>
            </w:rPr>
          </w:rPrChange>
        </w:rPr>
      </w:pPr>
      <w:r w:rsidRPr="004338A9">
        <w:rPr>
          <w:rFonts w:asciiTheme="majorHAnsi" w:hAnsiTheme="majorHAnsi" w:cs="Arial"/>
          <w:sz w:val="20"/>
          <w:szCs w:val="20"/>
          <w:rPrChange w:id="4082" w:author="dbecker" w:date="2016-01-07T14:58:00Z">
            <w:rPr>
              <w:rFonts w:ascii="Arial" w:hAnsi="Arial" w:cs="Arial"/>
              <w:sz w:val="20"/>
              <w:szCs w:val="20"/>
            </w:rPr>
          </w:rPrChange>
        </w:rPr>
        <w:t>1.  Press the RESET button, then</w:t>
      </w:r>
    </w:p>
    <w:p w:rsidR="00E24CA4" w:rsidRPr="004338A9" w:rsidRDefault="00E24CA4" w:rsidP="00E24CA4">
      <w:pPr>
        <w:pBdr>
          <w:top w:val="single" w:sz="4" w:space="1" w:color="auto"/>
          <w:left w:val="single" w:sz="4" w:space="4" w:color="auto"/>
          <w:bottom w:val="single" w:sz="4" w:space="1" w:color="auto"/>
          <w:right w:val="single" w:sz="4" w:space="4" w:color="auto"/>
        </w:pBdr>
        <w:shd w:val="clear" w:color="auto" w:fill="CCCCCC"/>
        <w:jc w:val="both"/>
        <w:rPr>
          <w:rFonts w:asciiTheme="majorHAnsi" w:hAnsiTheme="majorHAnsi" w:cs="Arial"/>
          <w:sz w:val="20"/>
          <w:szCs w:val="20"/>
          <w:rPrChange w:id="4083" w:author="dbecker" w:date="2016-01-07T14:58:00Z">
            <w:rPr>
              <w:rFonts w:ascii="Arial" w:hAnsi="Arial" w:cs="Arial"/>
              <w:sz w:val="20"/>
              <w:szCs w:val="20"/>
            </w:rPr>
          </w:rPrChange>
        </w:rPr>
      </w:pPr>
      <w:r w:rsidRPr="004338A9">
        <w:rPr>
          <w:rFonts w:asciiTheme="majorHAnsi" w:hAnsiTheme="majorHAnsi" w:cs="Arial"/>
          <w:sz w:val="20"/>
          <w:szCs w:val="20"/>
          <w:rPrChange w:id="4084" w:author="dbecker" w:date="2016-01-07T14:58:00Z">
            <w:rPr>
              <w:rFonts w:ascii="Arial" w:hAnsi="Arial" w:cs="Arial"/>
              <w:sz w:val="20"/>
              <w:szCs w:val="20"/>
            </w:rPr>
          </w:rPrChange>
        </w:rPr>
        <w:t>2.  Press the CALL KEY C2 button, then</w:t>
      </w:r>
    </w:p>
    <w:p w:rsidR="00E24CA4" w:rsidRPr="004338A9" w:rsidRDefault="00E24CA4" w:rsidP="00E24CA4">
      <w:pPr>
        <w:pBdr>
          <w:top w:val="single" w:sz="4" w:space="1" w:color="auto"/>
          <w:left w:val="single" w:sz="4" w:space="4" w:color="auto"/>
          <w:bottom w:val="single" w:sz="4" w:space="1" w:color="auto"/>
          <w:right w:val="single" w:sz="4" w:space="4" w:color="auto"/>
        </w:pBdr>
        <w:shd w:val="clear" w:color="auto" w:fill="CCCCCC"/>
        <w:jc w:val="both"/>
        <w:rPr>
          <w:rFonts w:asciiTheme="majorHAnsi" w:hAnsiTheme="majorHAnsi" w:cs="Arial"/>
          <w:sz w:val="20"/>
          <w:szCs w:val="20"/>
          <w:rPrChange w:id="4085" w:author="dbecker" w:date="2016-01-07T14:58:00Z">
            <w:rPr>
              <w:rFonts w:ascii="Arial" w:hAnsi="Arial" w:cs="Arial"/>
              <w:sz w:val="20"/>
              <w:szCs w:val="20"/>
            </w:rPr>
          </w:rPrChange>
        </w:rPr>
      </w:pPr>
      <w:r w:rsidRPr="004338A9">
        <w:rPr>
          <w:rFonts w:asciiTheme="majorHAnsi" w:hAnsiTheme="majorHAnsi" w:cs="Arial"/>
          <w:sz w:val="20"/>
          <w:szCs w:val="20"/>
          <w:rPrChange w:id="4086" w:author="dbecker" w:date="2016-01-07T14:58:00Z">
            <w:rPr>
              <w:rFonts w:ascii="Arial" w:hAnsi="Arial" w:cs="Arial"/>
              <w:sz w:val="20"/>
              <w:szCs w:val="20"/>
            </w:rPr>
          </w:rPrChange>
        </w:rPr>
        <w:t>3.  Press the SEND button.</w:t>
      </w:r>
    </w:p>
    <w:p w:rsidR="00E24CA4" w:rsidRPr="004338A9" w:rsidRDefault="00E24CA4" w:rsidP="00E24CA4">
      <w:pPr>
        <w:rPr>
          <w:rFonts w:asciiTheme="majorHAnsi" w:hAnsiTheme="majorHAnsi" w:cs="Arial"/>
          <w:sz w:val="20"/>
          <w:szCs w:val="20"/>
          <w:rPrChange w:id="4087" w:author="dbecker" w:date="2016-01-07T14:58:00Z">
            <w:rPr>
              <w:rFonts w:ascii="Arial" w:hAnsi="Arial" w:cs="Arial"/>
              <w:sz w:val="20"/>
              <w:szCs w:val="20"/>
            </w:rPr>
          </w:rPrChange>
        </w:rPr>
      </w:pPr>
    </w:p>
    <w:p w:rsidR="00E24CA4" w:rsidRPr="004338A9" w:rsidRDefault="00E24CA4" w:rsidP="00E24CA4">
      <w:pPr>
        <w:numPr>
          <w:ilvl w:val="0"/>
          <w:numId w:val="13"/>
        </w:numPr>
        <w:rPr>
          <w:rFonts w:asciiTheme="majorHAnsi" w:hAnsiTheme="majorHAnsi" w:cs="Arial"/>
          <w:sz w:val="20"/>
          <w:szCs w:val="20"/>
          <w:rPrChange w:id="4088" w:author="dbecker" w:date="2016-01-07T14:58:00Z">
            <w:rPr>
              <w:rFonts w:ascii="Arial" w:hAnsi="Arial" w:cs="Arial"/>
              <w:sz w:val="20"/>
              <w:szCs w:val="20"/>
            </w:rPr>
          </w:rPrChange>
        </w:rPr>
      </w:pPr>
      <w:r w:rsidRPr="004338A9">
        <w:rPr>
          <w:rFonts w:asciiTheme="majorHAnsi" w:hAnsiTheme="majorHAnsi" w:cs="Arial"/>
          <w:sz w:val="20"/>
          <w:szCs w:val="20"/>
          <w:rPrChange w:id="4089" w:author="dbecker" w:date="2016-01-07T14:58:00Z">
            <w:rPr>
              <w:rFonts w:ascii="Arial" w:hAnsi="Arial" w:cs="Arial"/>
              <w:sz w:val="20"/>
              <w:szCs w:val="20"/>
            </w:rPr>
          </w:rPrChange>
        </w:rPr>
        <w:t>Press CALL KEY C4 button on the E969 Encoder.</w:t>
      </w:r>
    </w:p>
    <w:p w:rsidR="00E24CA4" w:rsidRPr="004338A9" w:rsidRDefault="00E24CA4" w:rsidP="00E24CA4">
      <w:pPr>
        <w:numPr>
          <w:ilvl w:val="0"/>
          <w:numId w:val="13"/>
        </w:numPr>
        <w:rPr>
          <w:rFonts w:asciiTheme="majorHAnsi" w:hAnsiTheme="majorHAnsi" w:cs="Arial"/>
          <w:sz w:val="20"/>
          <w:szCs w:val="20"/>
          <w:rPrChange w:id="4090" w:author="dbecker" w:date="2016-01-07T14:58:00Z">
            <w:rPr>
              <w:rFonts w:ascii="Arial" w:hAnsi="Arial" w:cs="Arial"/>
              <w:sz w:val="20"/>
              <w:szCs w:val="20"/>
            </w:rPr>
          </w:rPrChange>
        </w:rPr>
      </w:pPr>
      <w:r w:rsidRPr="004338A9">
        <w:rPr>
          <w:rFonts w:asciiTheme="majorHAnsi" w:hAnsiTheme="majorHAnsi" w:cs="Arial"/>
          <w:sz w:val="20"/>
          <w:szCs w:val="20"/>
          <w:rPrChange w:id="4091" w:author="dbecker" w:date="2016-01-07T14:58:00Z">
            <w:rPr>
              <w:rFonts w:ascii="Arial" w:hAnsi="Arial" w:cs="Arial"/>
              <w:sz w:val="20"/>
              <w:szCs w:val="20"/>
            </w:rPr>
          </w:rPrChange>
        </w:rPr>
        <w:t>Verify the E-969 Encoder Display</w:t>
      </w:r>
    </w:p>
    <w:p w:rsidR="00E24CA4" w:rsidRPr="004338A9" w:rsidRDefault="00E24CA4" w:rsidP="00E24CA4">
      <w:pPr>
        <w:ind w:left="720"/>
        <w:rPr>
          <w:rFonts w:asciiTheme="majorHAnsi" w:hAnsiTheme="majorHAnsi" w:cs="Arial"/>
          <w:b/>
          <w:sz w:val="20"/>
          <w:szCs w:val="20"/>
          <w:rPrChange w:id="4092" w:author="dbecker" w:date="2016-01-07T14:58:00Z">
            <w:rPr>
              <w:rFonts w:ascii="Arial" w:hAnsi="Arial" w:cs="Arial"/>
              <w:b/>
              <w:sz w:val="20"/>
              <w:szCs w:val="20"/>
            </w:rPr>
          </w:rPrChange>
        </w:rPr>
      </w:pPr>
      <w:r w:rsidRPr="004338A9">
        <w:rPr>
          <w:rFonts w:asciiTheme="majorHAnsi" w:hAnsiTheme="majorHAnsi" w:cs="Arial"/>
          <w:sz w:val="20"/>
          <w:szCs w:val="20"/>
          <w:rPrChange w:id="4093" w:author="dbecker" w:date="2016-01-07T14:58:00Z">
            <w:rPr>
              <w:rFonts w:ascii="Arial" w:hAnsi="Arial" w:cs="Arial"/>
              <w:sz w:val="20"/>
              <w:szCs w:val="20"/>
            </w:rPr>
          </w:rPrChange>
        </w:rPr>
        <w:tab/>
      </w:r>
      <w:r w:rsidRPr="004338A9">
        <w:rPr>
          <w:rFonts w:asciiTheme="majorHAnsi" w:hAnsiTheme="majorHAnsi" w:cs="Arial"/>
          <w:b/>
          <w:sz w:val="20"/>
          <w:szCs w:val="20"/>
          <w:rPrChange w:id="4094" w:author="dbecker" w:date="2016-01-07T14:58:00Z">
            <w:rPr>
              <w:rFonts w:ascii="Arial" w:hAnsi="Arial" w:cs="Arial"/>
              <w:b/>
              <w:sz w:val="20"/>
              <w:szCs w:val="20"/>
            </w:rPr>
          </w:rPrChange>
        </w:rPr>
        <w:t>CALL KEY 4</w:t>
      </w:r>
      <w:r w:rsidRPr="004338A9">
        <w:rPr>
          <w:rFonts w:asciiTheme="majorHAnsi" w:hAnsiTheme="majorHAnsi" w:cs="Arial"/>
          <w:b/>
          <w:sz w:val="20"/>
          <w:szCs w:val="20"/>
          <w:rPrChange w:id="4095" w:author="dbecker" w:date="2016-01-07T14:58:00Z">
            <w:rPr>
              <w:rFonts w:ascii="Arial" w:hAnsi="Arial" w:cs="Arial"/>
              <w:b/>
              <w:sz w:val="20"/>
              <w:szCs w:val="20"/>
            </w:rPr>
          </w:rPrChange>
        </w:rPr>
        <w:tab/>
      </w:r>
      <w:r w:rsidRPr="004338A9">
        <w:rPr>
          <w:rFonts w:asciiTheme="majorHAnsi" w:hAnsiTheme="majorHAnsi" w:cs="Arial"/>
          <w:b/>
          <w:sz w:val="20"/>
          <w:szCs w:val="20"/>
          <w:rPrChange w:id="4096" w:author="dbecker" w:date="2016-01-07T14:58:00Z">
            <w:rPr>
              <w:rFonts w:ascii="Arial" w:hAnsi="Arial" w:cs="Arial"/>
              <w:b/>
              <w:sz w:val="20"/>
              <w:szCs w:val="20"/>
            </w:rPr>
          </w:rPrChange>
        </w:rPr>
        <w:tab/>
        <w:t>SEQ 00</w:t>
      </w:r>
    </w:p>
    <w:p w:rsidR="00E24CA4" w:rsidRPr="004338A9" w:rsidRDefault="00E24CA4" w:rsidP="00E24CA4">
      <w:pPr>
        <w:ind w:left="720"/>
        <w:rPr>
          <w:rFonts w:asciiTheme="majorHAnsi" w:hAnsiTheme="majorHAnsi" w:cs="Arial"/>
          <w:b/>
          <w:sz w:val="20"/>
          <w:szCs w:val="20"/>
          <w:rPrChange w:id="4097" w:author="dbecker" w:date="2016-01-07T14:58:00Z">
            <w:rPr>
              <w:rFonts w:ascii="Arial" w:hAnsi="Arial" w:cs="Arial"/>
              <w:b/>
              <w:sz w:val="20"/>
              <w:szCs w:val="20"/>
            </w:rPr>
          </w:rPrChange>
        </w:rPr>
      </w:pPr>
      <w:r w:rsidRPr="004338A9">
        <w:rPr>
          <w:rFonts w:asciiTheme="majorHAnsi" w:hAnsiTheme="majorHAnsi" w:cs="Arial"/>
          <w:b/>
          <w:sz w:val="20"/>
          <w:szCs w:val="20"/>
          <w:rPrChange w:id="4098" w:author="dbecker" w:date="2016-01-07T14:58:00Z">
            <w:rPr>
              <w:rFonts w:ascii="Arial" w:hAnsi="Arial" w:cs="Arial"/>
              <w:b/>
              <w:sz w:val="20"/>
              <w:szCs w:val="20"/>
            </w:rPr>
          </w:rPrChange>
        </w:rPr>
        <w:tab/>
        <w:t xml:space="preserve">    (DAY)</w:t>
      </w:r>
      <w:r w:rsidRPr="004338A9">
        <w:rPr>
          <w:rFonts w:asciiTheme="majorHAnsi" w:hAnsiTheme="majorHAnsi" w:cs="Arial"/>
          <w:b/>
          <w:sz w:val="20"/>
          <w:szCs w:val="20"/>
          <w:rPrChange w:id="4099" w:author="dbecker" w:date="2016-01-07T14:58:00Z">
            <w:rPr>
              <w:rFonts w:ascii="Arial" w:hAnsi="Arial" w:cs="Arial"/>
              <w:b/>
              <w:sz w:val="20"/>
              <w:szCs w:val="20"/>
            </w:rPr>
          </w:rPrChange>
        </w:rPr>
        <w:tab/>
      </w:r>
      <w:r w:rsidRPr="004338A9">
        <w:rPr>
          <w:rFonts w:asciiTheme="majorHAnsi" w:hAnsiTheme="majorHAnsi" w:cs="Arial"/>
          <w:b/>
          <w:sz w:val="20"/>
          <w:szCs w:val="20"/>
          <w:rPrChange w:id="4100" w:author="dbecker" w:date="2016-01-07T14:58:00Z">
            <w:rPr>
              <w:rFonts w:ascii="Arial" w:hAnsi="Arial" w:cs="Arial"/>
              <w:b/>
              <w:sz w:val="20"/>
              <w:szCs w:val="20"/>
            </w:rPr>
          </w:rPrChange>
        </w:rPr>
        <w:tab/>
        <w:t>(TIME)</w:t>
      </w:r>
    </w:p>
    <w:p w:rsidR="00E43418" w:rsidRPr="004338A9" w:rsidRDefault="00E43418" w:rsidP="00E24CA4">
      <w:pPr>
        <w:jc w:val="center"/>
        <w:rPr>
          <w:rFonts w:asciiTheme="majorHAnsi" w:hAnsiTheme="majorHAnsi"/>
          <w:rPrChange w:id="4101" w:author="dbecker" w:date="2016-01-07T14:58:00Z">
            <w:rPr/>
          </w:rPrChange>
        </w:rPr>
      </w:pPr>
    </w:p>
    <w:p w:rsidR="00E24CA4" w:rsidRPr="004338A9" w:rsidRDefault="009E60BA" w:rsidP="00E24CA4">
      <w:pPr>
        <w:jc w:val="center"/>
        <w:rPr>
          <w:rFonts w:asciiTheme="majorHAnsi" w:hAnsiTheme="majorHAnsi"/>
          <w:rPrChange w:id="4102" w:author="dbecker" w:date="2016-01-07T14:58:00Z">
            <w:rPr/>
          </w:rPrChange>
        </w:rPr>
      </w:pPr>
      <w:r w:rsidRPr="004338A9">
        <w:rPr>
          <w:rFonts w:asciiTheme="majorHAnsi" w:hAnsiTheme="majorHAnsi"/>
          <w:noProof/>
          <w:rPrChange w:id="4103">
            <w:rPr>
              <w:noProof/>
            </w:rPr>
          </w:rPrChange>
        </w:rPr>
        <w:drawing>
          <wp:inline distT="0" distB="0" distL="0" distR="0" wp14:anchorId="28DDB8F4" wp14:editId="5D0D2DDF">
            <wp:extent cx="3257550" cy="2529205"/>
            <wp:effectExtent l="0" t="0" r="0" b="4445"/>
            <wp:docPr id="14" name="Picture 14" descr="E-989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989 encoder"/>
                    <pic:cNvPicPr>
                      <a:picLocks noChangeAspect="1" noChangeArrowheads="1"/>
                    </pic:cNvPicPr>
                  </pic:nvPicPr>
                  <pic:blipFill>
                    <a:blip r:embed="rId27" cstate="print">
                      <a:extLst>
                        <a:ext uri="{28A0092B-C50C-407E-A947-70E740481C1C}">
                          <a14:useLocalDpi xmlns:a14="http://schemas.microsoft.com/office/drawing/2010/main" val="0"/>
                        </a:ext>
                      </a:extLst>
                    </a:blip>
                    <a:srcRect r="4636" b="22223"/>
                    <a:stretch>
                      <a:fillRect/>
                    </a:stretch>
                  </pic:blipFill>
                  <pic:spPr bwMode="auto">
                    <a:xfrm>
                      <a:off x="0" y="0"/>
                      <a:ext cx="3257550" cy="2529205"/>
                    </a:xfrm>
                    <a:prstGeom prst="rect">
                      <a:avLst/>
                    </a:prstGeom>
                    <a:noFill/>
                    <a:ln>
                      <a:noFill/>
                    </a:ln>
                  </pic:spPr>
                </pic:pic>
              </a:graphicData>
            </a:graphic>
          </wp:inline>
        </w:drawing>
      </w:r>
    </w:p>
    <w:p w:rsidR="00E24CA4" w:rsidRPr="004338A9" w:rsidRDefault="00E24CA4" w:rsidP="00E24CA4">
      <w:pPr>
        <w:numPr>
          <w:ilvl w:val="0"/>
          <w:numId w:val="14"/>
        </w:numPr>
        <w:rPr>
          <w:rFonts w:asciiTheme="majorHAnsi" w:hAnsiTheme="majorHAnsi" w:cs="Arial"/>
          <w:sz w:val="20"/>
          <w:szCs w:val="20"/>
          <w:rPrChange w:id="4104" w:author="dbecker" w:date="2016-01-07T14:58:00Z">
            <w:rPr>
              <w:rFonts w:ascii="Arial" w:hAnsi="Arial" w:cs="Arial"/>
              <w:sz w:val="20"/>
              <w:szCs w:val="20"/>
            </w:rPr>
          </w:rPrChange>
        </w:rPr>
      </w:pPr>
      <w:r w:rsidRPr="004338A9">
        <w:rPr>
          <w:rFonts w:asciiTheme="majorHAnsi" w:hAnsiTheme="majorHAnsi" w:cs="Arial"/>
          <w:sz w:val="20"/>
          <w:szCs w:val="20"/>
          <w:rPrChange w:id="4105" w:author="dbecker" w:date="2016-01-07T14:58:00Z">
            <w:rPr>
              <w:rFonts w:ascii="Arial" w:hAnsi="Arial" w:cs="Arial"/>
              <w:sz w:val="20"/>
              <w:szCs w:val="20"/>
            </w:rPr>
          </w:rPrChange>
        </w:rPr>
        <w:t>Press SEND button.  Sirens will activate in approximately 15 seconds.</w:t>
      </w:r>
    </w:p>
    <w:p w:rsidR="00E24CA4" w:rsidRPr="004338A9" w:rsidRDefault="00E24CA4" w:rsidP="00E24CA4">
      <w:pPr>
        <w:numPr>
          <w:ilvl w:val="0"/>
          <w:numId w:val="14"/>
        </w:numPr>
        <w:rPr>
          <w:rFonts w:asciiTheme="majorHAnsi" w:hAnsiTheme="majorHAnsi" w:cs="Arial"/>
          <w:sz w:val="20"/>
          <w:szCs w:val="20"/>
          <w:rPrChange w:id="4106" w:author="dbecker" w:date="2016-01-07T14:58:00Z">
            <w:rPr>
              <w:rFonts w:ascii="Arial" w:hAnsi="Arial" w:cs="Arial"/>
              <w:sz w:val="20"/>
              <w:szCs w:val="20"/>
            </w:rPr>
          </w:rPrChange>
        </w:rPr>
      </w:pPr>
      <w:r w:rsidRPr="004338A9">
        <w:rPr>
          <w:rFonts w:asciiTheme="majorHAnsi" w:hAnsiTheme="majorHAnsi" w:cs="Arial"/>
          <w:sz w:val="20"/>
          <w:szCs w:val="20"/>
          <w:rPrChange w:id="4107" w:author="dbecker" w:date="2016-01-07T14:58:00Z">
            <w:rPr>
              <w:rFonts w:ascii="Arial" w:hAnsi="Arial" w:cs="Arial"/>
              <w:sz w:val="20"/>
              <w:szCs w:val="20"/>
            </w:rPr>
          </w:rPrChange>
        </w:rPr>
        <w:t>Wait approximately 3 minutes for the E-969 Encoder display</w:t>
      </w:r>
    </w:p>
    <w:p w:rsidR="00E24CA4" w:rsidRPr="004338A9" w:rsidRDefault="00E24CA4" w:rsidP="00E24CA4">
      <w:pPr>
        <w:ind w:left="675"/>
        <w:rPr>
          <w:rFonts w:asciiTheme="majorHAnsi" w:hAnsiTheme="majorHAnsi" w:cs="Arial"/>
          <w:b/>
          <w:sz w:val="20"/>
          <w:szCs w:val="20"/>
          <w:rPrChange w:id="4108" w:author="dbecker" w:date="2016-01-07T14:58:00Z">
            <w:rPr>
              <w:rFonts w:ascii="Arial" w:hAnsi="Arial" w:cs="Arial"/>
              <w:b/>
              <w:sz w:val="20"/>
              <w:szCs w:val="20"/>
            </w:rPr>
          </w:rPrChange>
        </w:rPr>
      </w:pPr>
      <w:r w:rsidRPr="004338A9">
        <w:rPr>
          <w:rFonts w:asciiTheme="majorHAnsi" w:hAnsiTheme="majorHAnsi" w:cs="Arial"/>
          <w:b/>
          <w:sz w:val="20"/>
          <w:szCs w:val="20"/>
          <w:rPrChange w:id="4109" w:author="dbecker" w:date="2016-01-07T14:58:00Z">
            <w:rPr>
              <w:rFonts w:ascii="Arial" w:hAnsi="Arial" w:cs="Arial"/>
              <w:b/>
              <w:sz w:val="20"/>
              <w:szCs w:val="20"/>
            </w:rPr>
          </w:rPrChange>
        </w:rPr>
        <w:tab/>
      </w:r>
      <w:r w:rsidRPr="004338A9">
        <w:rPr>
          <w:rFonts w:asciiTheme="majorHAnsi" w:hAnsiTheme="majorHAnsi" w:cs="Arial"/>
          <w:b/>
          <w:sz w:val="20"/>
          <w:szCs w:val="20"/>
          <w:rPrChange w:id="4110" w:author="dbecker" w:date="2016-01-07T14:58:00Z">
            <w:rPr>
              <w:rFonts w:ascii="Arial" w:hAnsi="Arial" w:cs="Arial"/>
              <w:b/>
              <w:sz w:val="20"/>
              <w:szCs w:val="20"/>
            </w:rPr>
          </w:rPrChange>
        </w:rPr>
        <w:tab/>
        <w:t>CALL KEY 4</w:t>
      </w:r>
      <w:r w:rsidRPr="004338A9">
        <w:rPr>
          <w:rFonts w:asciiTheme="majorHAnsi" w:hAnsiTheme="majorHAnsi" w:cs="Arial"/>
          <w:b/>
          <w:sz w:val="20"/>
          <w:szCs w:val="20"/>
          <w:rPrChange w:id="4111" w:author="dbecker" w:date="2016-01-07T14:58:00Z">
            <w:rPr>
              <w:rFonts w:ascii="Arial" w:hAnsi="Arial" w:cs="Arial"/>
              <w:b/>
              <w:sz w:val="20"/>
              <w:szCs w:val="20"/>
            </w:rPr>
          </w:rPrChange>
        </w:rPr>
        <w:tab/>
      </w:r>
      <w:r w:rsidRPr="004338A9">
        <w:rPr>
          <w:rFonts w:asciiTheme="majorHAnsi" w:hAnsiTheme="majorHAnsi" w:cs="Arial"/>
          <w:b/>
          <w:sz w:val="20"/>
          <w:szCs w:val="20"/>
          <w:rPrChange w:id="4112" w:author="dbecker" w:date="2016-01-07T14:58:00Z">
            <w:rPr>
              <w:rFonts w:ascii="Arial" w:hAnsi="Arial" w:cs="Arial"/>
              <w:b/>
              <w:sz w:val="20"/>
              <w:szCs w:val="20"/>
            </w:rPr>
          </w:rPrChange>
        </w:rPr>
        <w:tab/>
        <w:t>SEQ</w:t>
      </w:r>
      <w:r w:rsidRPr="004338A9">
        <w:rPr>
          <w:rFonts w:asciiTheme="majorHAnsi" w:hAnsiTheme="majorHAnsi" w:cs="Arial"/>
          <w:b/>
          <w:sz w:val="20"/>
          <w:szCs w:val="20"/>
          <w:rPrChange w:id="4113" w:author="dbecker" w:date="2016-01-07T14:58:00Z">
            <w:rPr>
              <w:rFonts w:ascii="Arial" w:hAnsi="Arial" w:cs="Arial"/>
              <w:b/>
              <w:sz w:val="20"/>
              <w:szCs w:val="20"/>
            </w:rPr>
          </w:rPrChange>
        </w:rPr>
        <w:tab/>
        <w:t>05   CALL KEY COMPLETE</w:t>
      </w:r>
    </w:p>
    <w:p w:rsidR="00E24CA4" w:rsidRPr="004338A9" w:rsidRDefault="00E24CA4" w:rsidP="00E24CA4">
      <w:pPr>
        <w:numPr>
          <w:ilvl w:val="0"/>
          <w:numId w:val="15"/>
        </w:numPr>
        <w:rPr>
          <w:rFonts w:asciiTheme="majorHAnsi" w:hAnsiTheme="majorHAnsi" w:cs="Arial"/>
          <w:sz w:val="20"/>
          <w:szCs w:val="20"/>
          <w:rPrChange w:id="4114" w:author="dbecker" w:date="2016-01-07T14:58:00Z">
            <w:rPr>
              <w:rFonts w:ascii="Arial" w:hAnsi="Arial" w:cs="Arial"/>
              <w:sz w:val="20"/>
              <w:szCs w:val="20"/>
            </w:rPr>
          </w:rPrChange>
        </w:rPr>
      </w:pPr>
      <w:r w:rsidRPr="004338A9">
        <w:rPr>
          <w:rFonts w:asciiTheme="majorHAnsi" w:hAnsiTheme="majorHAnsi" w:cs="Arial"/>
          <w:sz w:val="20"/>
          <w:szCs w:val="20"/>
          <w:rPrChange w:id="4115" w:author="dbecker" w:date="2016-01-07T14:58:00Z">
            <w:rPr>
              <w:rFonts w:ascii="Arial" w:hAnsi="Arial" w:cs="Arial"/>
              <w:sz w:val="20"/>
              <w:szCs w:val="20"/>
            </w:rPr>
          </w:rPrChange>
        </w:rPr>
        <w:t>Press the RESET button to restore the E-969 Encoder to STANDBY MODE or, after one minute, the encoder will reset itself.</w:t>
      </w:r>
    </w:p>
    <w:p w:rsidR="00B176C1" w:rsidRPr="004338A9" w:rsidRDefault="00B176C1" w:rsidP="00771593">
      <w:pPr>
        <w:rPr>
          <w:rFonts w:asciiTheme="majorHAnsi" w:hAnsiTheme="majorHAnsi" w:cs="Arial"/>
          <w:sz w:val="20"/>
          <w:szCs w:val="20"/>
          <w:rPrChange w:id="4116" w:author="dbecker" w:date="2016-01-07T14:58:00Z">
            <w:rPr>
              <w:rFonts w:ascii="Arial" w:hAnsi="Arial" w:cs="Arial"/>
              <w:sz w:val="20"/>
              <w:szCs w:val="20"/>
            </w:rPr>
          </w:rPrChange>
        </w:rPr>
      </w:pPr>
    </w:p>
    <w:p w:rsidR="00B176C1" w:rsidRPr="004338A9" w:rsidRDefault="00B176C1" w:rsidP="00B176C1">
      <w:pPr>
        <w:keepNext/>
        <w:keepLines/>
        <w:spacing w:before="200"/>
        <w:outlineLvl w:val="2"/>
        <w:rPr>
          <w:rFonts w:asciiTheme="majorHAnsi" w:hAnsiTheme="majorHAnsi"/>
          <w:b/>
          <w:bCs/>
          <w:color w:val="4F81BD"/>
          <w:sz w:val="22"/>
          <w:szCs w:val="22"/>
          <w:rPrChange w:id="4117" w:author="dbecker" w:date="2016-01-07T14:58:00Z">
            <w:rPr>
              <w:rFonts w:ascii="Cambria" w:hAnsi="Cambria"/>
              <w:b/>
              <w:bCs/>
              <w:color w:val="4F81BD"/>
              <w:sz w:val="22"/>
              <w:szCs w:val="22"/>
            </w:rPr>
          </w:rPrChange>
        </w:rPr>
      </w:pPr>
      <w:bookmarkStart w:id="4118" w:name="_Toc416165943"/>
      <w:bookmarkStart w:id="4119" w:name="_Toc431372841"/>
      <w:r w:rsidRPr="004338A9">
        <w:rPr>
          <w:rFonts w:asciiTheme="majorHAnsi" w:hAnsiTheme="majorHAnsi"/>
          <w:b/>
          <w:bCs/>
          <w:color w:val="4F81BD"/>
          <w:sz w:val="22"/>
          <w:szCs w:val="22"/>
          <w:rPrChange w:id="4120" w:author="dbecker" w:date="2016-01-07T14:58:00Z">
            <w:rPr>
              <w:rFonts w:ascii="Cambria" w:hAnsi="Cambria"/>
              <w:b/>
              <w:bCs/>
              <w:color w:val="4F81BD"/>
              <w:sz w:val="22"/>
              <w:szCs w:val="22"/>
            </w:rPr>
          </w:rPrChange>
        </w:rPr>
        <w:t>Siren Activation Procedure Using E-969 Encoder– Individual Town Siren (Seabrook Station)</w:t>
      </w:r>
      <w:bookmarkEnd w:id="4118"/>
      <w:bookmarkEnd w:id="4119"/>
    </w:p>
    <w:p w:rsidR="00B176C1" w:rsidRPr="004338A9" w:rsidRDefault="00B176C1" w:rsidP="00B176C1">
      <w:pPr>
        <w:tabs>
          <w:tab w:val="left" w:pos="0"/>
          <w:tab w:val="left" w:pos="720"/>
          <w:tab w:val="left" w:pos="1440"/>
          <w:tab w:val="left" w:pos="2160"/>
        </w:tabs>
        <w:suppressAutoHyphens/>
        <w:jc w:val="both"/>
        <w:rPr>
          <w:rFonts w:asciiTheme="majorHAnsi" w:hAnsiTheme="majorHAnsi"/>
          <w:spacing w:val="-3"/>
          <w:sz w:val="20"/>
          <w:szCs w:val="20"/>
          <w:rPrChange w:id="4121" w:author="dbecker" w:date="2016-01-07T14:58:00Z">
            <w:rPr>
              <w:rFonts w:ascii="Arial" w:hAnsi="Arial"/>
              <w:spacing w:val="-3"/>
              <w:sz w:val="20"/>
              <w:szCs w:val="20"/>
            </w:rPr>
          </w:rPrChange>
        </w:rPr>
      </w:pPr>
      <w:r w:rsidRPr="004338A9">
        <w:rPr>
          <w:rFonts w:asciiTheme="majorHAnsi" w:hAnsiTheme="majorHAnsi"/>
          <w:spacing w:val="-3"/>
          <w:sz w:val="20"/>
          <w:szCs w:val="20"/>
          <w:rPrChange w:id="4122" w:author="dbecker" w:date="2016-01-07T14:58:00Z">
            <w:rPr>
              <w:rFonts w:ascii="Arial" w:hAnsi="Arial"/>
              <w:spacing w:val="-3"/>
              <w:sz w:val="20"/>
              <w:szCs w:val="20"/>
            </w:rPr>
          </w:rPrChange>
        </w:rPr>
        <w:t>These procedures are used to activate an individual siren in a specific town.  Implementation of this siren activation procedure must be authorized by the Emergency Management Director of the town in which the siren is located, or by another town official designated by the Emergency Management Director to request activation of the siren.  A local request for activation of an individual siren may be made only for a local emergency or for a scheduled test of the siren.  The authorization must be verified by call back to the town official requesting the activation if it is received by non-secure means (i.e., commercial telephone).</w:t>
      </w:r>
    </w:p>
    <w:p w:rsidR="00B176C1" w:rsidRPr="004338A9" w:rsidRDefault="00B176C1" w:rsidP="00B176C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Theme="majorHAnsi" w:hAnsiTheme="majorHAnsi"/>
          <w:spacing w:val="-3"/>
          <w:rPrChange w:id="4123" w:author="dbecker" w:date="2016-01-07T14:58:00Z">
            <w:rPr>
              <w:rFonts w:ascii="Arial" w:hAnsi="Arial"/>
              <w:spacing w:val="-3"/>
            </w:rPr>
          </w:rPrChange>
        </w:rPr>
      </w:pPr>
      <w:r w:rsidRPr="004338A9">
        <w:rPr>
          <w:rFonts w:asciiTheme="majorHAnsi" w:hAnsiTheme="majorHAnsi"/>
          <w:spacing w:val="-3"/>
          <w:rPrChange w:id="4124" w:author="dbecker" w:date="2016-01-07T14:58:00Z">
            <w:rPr>
              <w:rFonts w:ascii="Arial" w:hAnsi="Arial"/>
              <w:spacing w:val="-3"/>
            </w:rPr>
          </w:rPrChange>
        </w:rPr>
        <w:tab/>
      </w:r>
    </w:p>
    <w:p w:rsidR="00B176C1" w:rsidRPr="004338A9" w:rsidRDefault="00B176C1" w:rsidP="00B176C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Theme="majorHAnsi" w:hAnsiTheme="majorHAnsi"/>
          <w:spacing w:val="-3"/>
          <w:rPrChange w:id="4125" w:author="dbecker" w:date="2016-01-07T14:58:00Z">
            <w:rPr>
              <w:rFonts w:ascii="Arial" w:hAnsi="Arial"/>
              <w:spacing w:val="-3"/>
            </w:rPr>
          </w:rPrChange>
        </w:rPr>
      </w:pPr>
      <w:r w:rsidRPr="004338A9">
        <w:rPr>
          <w:rFonts w:asciiTheme="majorHAnsi" w:hAnsiTheme="majorHAnsi"/>
          <w:spacing w:val="-3"/>
          <w:sz w:val="20"/>
          <w:szCs w:val="20"/>
          <w:rPrChange w:id="4126" w:author="dbecker" w:date="2016-01-07T14:58:00Z">
            <w:rPr>
              <w:rFonts w:ascii="Arial" w:hAnsi="Arial"/>
              <w:spacing w:val="-3"/>
              <w:sz w:val="20"/>
              <w:szCs w:val="20"/>
            </w:rPr>
          </w:rPrChange>
        </w:rPr>
        <w:t xml:space="preserve">Activation of an individual siren may </w:t>
      </w:r>
      <w:r w:rsidRPr="004338A9">
        <w:rPr>
          <w:rFonts w:asciiTheme="majorHAnsi" w:hAnsiTheme="majorHAnsi"/>
          <w:spacing w:val="-3"/>
          <w:sz w:val="20"/>
          <w:szCs w:val="20"/>
          <w:u w:val="single"/>
          <w:rPrChange w:id="4127" w:author="dbecker" w:date="2016-01-07T14:58:00Z">
            <w:rPr>
              <w:rFonts w:ascii="Arial" w:hAnsi="Arial"/>
              <w:spacing w:val="-3"/>
              <w:sz w:val="20"/>
              <w:szCs w:val="20"/>
              <w:u w:val="single"/>
            </w:rPr>
          </w:rPrChange>
        </w:rPr>
        <w:t xml:space="preserve">not </w:t>
      </w:r>
      <w:r w:rsidRPr="004338A9">
        <w:rPr>
          <w:rFonts w:asciiTheme="majorHAnsi" w:hAnsiTheme="majorHAnsi"/>
          <w:spacing w:val="-3"/>
          <w:sz w:val="20"/>
          <w:szCs w:val="20"/>
          <w:rPrChange w:id="4128" w:author="dbecker" w:date="2016-01-07T14:58:00Z">
            <w:rPr>
              <w:rFonts w:ascii="Arial" w:hAnsi="Arial"/>
              <w:spacing w:val="-3"/>
              <w:sz w:val="20"/>
              <w:szCs w:val="20"/>
            </w:rPr>
          </w:rPrChange>
        </w:rPr>
        <w:t xml:space="preserve">utilize the Alert (ALRT) warning tone. This would not constitute an activation of SS CodeRED Notification </w:t>
      </w:r>
      <w:proofErr w:type="gramStart"/>
      <w:r w:rsidRPr="004338A9">
        <w:rPr>
          <w:rFonts w:asciiTheme="majorHAnsi" w:hAnsiTheme="majorHAnsi"/>
          <w:spacing w:val="-3"/>
          <w:sz w:val="20"/>
          <w:szCs w:val="20"/>
          <w:rPrChange w:id="4129" w:author="dbecker" w:date="2016-01-07T14:58:00Z">
            <w:rPr>
              <w:rFonts w:ascii="Arial" w:hAnsi="Arial"/>
              <w:spacing w:val="-3"/>
              <w:sz w:val="20"/>
              <w:szCs w:val="20"/>
            </w:rPr>
          </w:rPrChange>
        </w:rPr>
        <w:t>System .</w:t>
      </w:r>
      <w:proofErr w:type="gramEnd"/>
      <w:r w:rsidRPr="004338A9">
        <w:rPr>
          <w:rFonts w:asciiTheme="majorHAnsi" w:hAnsiTheme="majorHAnsi"/>
          <w:spacing w:val="-3"/>
          <w:sz w:val="20"/>
          <w:szCs w:val="20"/>
          <w:rPrChange w:id="4130" w:author="dbecker" w:date="2016-01-07T14:58:00Z">
            <w:rPr>
              <w:rFonts w:ascii="Arial" w:hAnsi="Arial"/>
              <w:spacing w:val="-3"/>
              <w:sz w:val="20"/>
              <w:szCs w:val="20"/>
            </w:rPr>
          </w:rPrChange>
        </w:rPr>
        <w:t xml:space="preserve"> The ALRT warning tone and CodeRED System is reserved for a Seabrook Station emergency.  Use of the ALRT warning tone must be authorized by New Hampshire Homeland Security and Emergency Management</w:t>
      </w:r>
      <w:r w:rsidRPr="004338A9">
        <w:rPr>
          <w:rFonts w:asciiTheme="majorHAnsi" w:hAnsiTheme="majorHAnsi"/>
          <w:spacing w:val="-3"/>
          <w:rPrChange w:id="4131" w:author="dbecker" w:date="2016-01-07T14:58:00Z">
            <w:rPr>
              <w:rFonts w:ascii="Arial" w:hAnsi="Arial"/>
              <w:spacing w:val="-3"/>
            </w:rPr>
          </w:rPrChange>
        </w:rPr>
        <w:t>.</w:t>
      </w:r>
    </w:p>
    <w:p w:rsidR="00B176C1" w:rsidRPr="004338A9" w:rsidRDefault="00B176C1" w:rsidP="00B176C1">
      <w:pPr>
        <w:numPr>
          <w:ilvl w:val="0"/>
          <w:numId w:val="67"/>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132" w:author="dbecker" w:date="2016-01-07T14:58:00Z">
            <w:rPr>
              <w:rFonts w:ascii="Arial" w:hAnsi="Arial"/>
              <w:spacing w:val="-3"/>
              <w:sz w:val="20"/>
              <w:szCs w:val="20"/>
            </w:rPr>
          </w:rPrChange>
        </w:rPr>
      </w:pPr>
      <w:r w:rsidRPr="004338A9">
        <w:rPr>
          <w:rFonts w:asciiTheme="majorHAnsi" w:hAnsiTheme="majorHAnsi"/>
          <w:spacing w:val="-3"/>
          <w:sz w:val="20"/>
          <w:szCs w:val="20"/>
          <w:rPrChange w:id="4133" w:author="dbecker" w:date="2016-01-07T14:58:00Z">
            <w:rPr>
              <w:rFonts w:ascii="Arial" w:hAnsi="Arial"/>
              <w:spacing w:val="-3"/>
              <w:sz w:val="20"/>
              <w:szCs w:val="20"/>
            </w:rPr>
          </w:rPrChange>
        </w:rPr>
        <w:t>Monitor the radio frequency by turning up the volume on the remote.  Verify that there is no communica</w:t>
      </w:r>
      <w:r w:rsidRPr="004338A9">
        <w:rPr>
          <w:rFonts w:asciiTheme="majorHAnsi" w:hAnsiTheme="majorHAnsi"/>
          <w:spacing w:val="-3"/>
          <w:sz w:val="20"/>
          <w:szCs w:val="20"/>
          <w:rPrChange w:id="4134" w:author="dbecker" w:date="2016-01-07T14:58:00Z">
            <w:rPr>
              <w:rFonts w:ascii="Arial" w:hAnsi="Arial"/>
              <w:spacing w:val="-3"/>
              <w:sz w:val="20"/>
              <w:szCs w:val="20"/>
            </w:rPr>
          </w:rPrChange>
        </w:rPr>
        <w:softHyphen/>
        <w:t>tion or tones being trans</w:t>
      </w:r>
      <w:r w:rsidRPr="004338A9">
        <w:rPr>
          <w:rFonts w:asciiTheme="majorHAnsi" w:hAnsiTheme="majorHAnsi"/>
          <w:spacing w:val="-3"/>
          <w:sz w:val="20"/>
          <w:szCs w:val="20"/>
          <w:rPrChange w:id="4135" w:author="dbecker" w:date="2016-01-07T14:58:00Z">
            <w:rPr>
              <w:rFonts w:ascii="Arial" w:hAnsi="Arial"/>
              <w:spacing w:val="-3"/>
              <w:sz w:val="20"/>
              <w:szCs w:val="20"/>
            </w:rPr>
          </w:rPrChange>
        </w:rPr>
        <w:softHyphen/>
        <w:t>mitted on the channel before sending the tones.</w:t>
      </w:r>
    </w:p>
    <w:p w:rsidR="00B176C1" w:rsidRPr="004338A9" w:rsidRDefault="00B176C1" w:rsidP="00B176C1">
      <w:pPr>
        <w:numPr>
          <w:ilvl w:val="0"/>
          <w:numId w:val="67"/>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136" w:author="dbecker" w:date="2016-01-07T14:58:00Z">
            <w:rPr>
              <w:rFonts w:ascii="Arial" w:hAnsi="Arial"/>
              <w:spacing w:val="-3"/>
              <w:sz w:val="20"/>
              <w:szCs w:val="20"/>
            </w:rPr>
          </w:rPrChange>
        </w:rPr>
      </w:pPr>
      <w:r w:rsidRPr="004338A9">
        <w:rPr>
          <w:rFonts w:asciiTheme="majorHAnsi" w:hAnsiTheme="majorHAnsi"/>
          <w:spacing w:val="-3"/>
          <w:sz w:val="20"/>
          <w:szCs w:val="20"/>
          <w:rPrChange w:id="4137" w:author="dbecker" w:date="2016-01-07T14:58:00Z">
            <w:rPr>
              <w:rFonts w:ascii="Arial" w:hAnsi="Arial"/>
              <w:spacing w:val="-3"/>
              <w:sz w:val="20"/>
              <w:szCs w:val="20"/>
            </w:rPr>
          </w:rPrChange>
        </w:rPr>
        <w:t>Verify on the radio remote that F1 is selected as indicated by the light illuminated next to F1. If the F2 light is illuminated, switch to F1.</w:t>
      </w:r>
    </w:p>
    <w:p w:rsidR="00B176C1" w:rsidRPr="004338A9" w:rsidRDefault="00B176C1" w:rsidP="00B176C1">
      <w:pPr>
        <w:numPr>
          <w:ilvl w:val="0"/>
          <w:numId w:val="67"/>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138" w:author="dbecker" w:date="2016-01-07T14:58:00Z">
            <w:rPr>
              <w:rFonts w:ascii="Arial" w:hAnsi="Arial"/>
              <w:spacing w:val="-3"/>
              <w:sz w:val="20"/>
              <w:szCs w:val="20"/>
            </w:rPr>
          </w:rPrChange>
        </w:rPr>
      </w:pPr>
      <w:r w:rsidRPr="004338A9">
        <w:rPr>
          <w:rFonts w:asciiTheme="majorHAnsi" w:hAnsiTheme="majorHAnsi"/>
          <w:spacing w:val="-3"/>
          <w:sz w:val="20"/>
          <w:szCs w:val="20"/>
          <w:rPrChange w:id="4139" w:author="dbecker" w:date="2016-01-07T14:58:00Z">
            <w:rPr>
              <w:rFonts w:ascii="Arial" w:hAnsi="Arial"/>
              <w:spacing w:val="-3"/>
              <w:sz w:val="20"/>
              <w:szCs w:val="20"/>
            </w:rPr>
          </w:rPrChange>
        </w:rPr>
        <w:t>Obtain the correct town code from the following list:</w:t>
      </w:r>
    </w:p>
    <w:p w:rsidR="00B176C1" w:rsidRPr="004338A9" w:rsidRDefault="00B176C1" w:rsidP="00B176C1">
      <w:pPr>
        <w:tabs>
          <w:tab w:val="left" w:pos="0"/>
          <w:tab w:val="left" w:pos="720"/>
          <w:tab w:val="left" w:pos="1440"/>
          <w:tab w:val="left" w:pos="2160"/>
          <w:tab w:val="left" w:pos="2880"/>
          <w:tab w:val="left" w:pos="3600"/>
          <w:tab w:val="left" w:pos="4140"/>
          <w:tab w:val="left" w:pos="5040"/>
          <w:tab w:val="left" w:pos="5760"/>
          <w:tab w:val="left" w:pos="6480"/>
          <w:tab w:val="left" w:pos="7200"/>
          <w:tab w:val="left" w:pos="7920"/>
          <w:tab w:val="left" w:pos="8640"/>
          <w:tab w:val="left" w:pos="9360"/>
        </w:tabs>
        <w:suppressAutoHyphens/>
        <w:ind w:left="1440"/>
        <w:jc w:val="both"/>
        <w:rPr>
          <w:rFonts w:asciiTheme="majorHAnsi" w:hAnsiTheme="majorHAnsi"/>
          <w:spacing w:val="-3"/>
          <w:sz w:val="20"/>
          <w:szCs w:val="20"/>
          <w:rPrChange w:id="4140" w:author="dbecker" w:date="2016-01-07T14:58:00Z">
            <w:rPr>
              <w:rFonts w:ascii="Arial" w:hAnsi="Arial"/>
              <w:spacing w:val="-3"/>
              <w:sz w:val="20"/>
              <w:szCs w:val="20"/>
            </w:rPr>
          </w:rPrChange>
        </w:rPr>
      </w:pPr>
      <w:r w:rsidRPr="004338A9">
        <w:rPr>
          <w:rFonts w:asciiTheme="majorHAnsi" w:hAnsiTheme="majorHAnsi"/>
          <w:spacing w:val="-3"/>
          <w:sz w:val="20"/>
          <w:szCs w:val="20"/>
          <w:u w:val="single"/>
          <w:rPrChange w:id="4141" w:author="dbecker" w:date="2016-01-07T14:58:00Z">
            <w:rPr>
              <w:rFonts w:ascii="Arial" w:hAnsi="Arial"/>
              <w:spacing w:val="-3"/>
              <w:sz w:val="20"/>
              <w:szCs w:val="20"/>
              <w:u w:val="single"/>
            </w:rPr>
          </w:rPrChange>
        </w:rPr>
        <w:t>TOWN</w:t>
      </w:r>
      <w:r w:rsidRPr="004338A9">
        <w:rPr>
          <w:rFonts w:asciiTheme="majorHAnsi" w:hAnsiTheme="majorHAnsi"/>
          <w:spacing w:val="-3"/>
          <w:sz w:val="20"/>
          <w:szCs w:val="20"/>
          <w:rPrChange w:id="4142" w:author="dbecker" w:date="2016-01-07T14:58:00Z">
            <w:rPr>
              <w:rFonts w:ascii="Arial" w:hAnsi="Arial"/>
              <w:spacing w:val="-3"/>
              <w:sz w:val="20"/>
              <w:szCs w:val="20"/>
            </w:rPr>
          </w:rPrChange>
        </w:rPr>
        <w:tab/>
      </w:r>
      <w:r w:rsidRPr="004338A9">
        <w:rPr>
          <w:rFonts w:asciiTheme="majorHAnsi" w:hAnsiTheme="majorHAnsi"/>
          <w:spacing w:val="-3"/>
          <w:sz w:val="20"/>
          <w:szCs w:val="20"/>
          <w:rPrChange w:id="4143" w:author="dbecker" w:date="2016-01-07T14:58:00Z">
            <w:rPr>
              <w:rFonts w:ascii="Arial" w:hAnsi="Arial"/>
              <w:spacing w:val="-3"/>
              <w:sz w:val="20"/>
              <w:szCs w:val="20"/>
            </w:rPr>
          </w:rPrChange>
        </w:rPr>
        <w:tab/>
      </w:r>
      <w:r w:rsidRPr="004338A9">
        <w:rPr>
          <w:rFonts w:asciiTheme="majorHAnsi" w:hAnsiTheme="majorHAnsi"/>
          <w:spacing w:val="-3"/>
          <w:sz w:val="20"/>
          <w:szCs w:val="20"/>
          <w:rPrChange w:id="4144" w:author="dbecker" w:date="2016-01-07T14:58:00Z">
            <w:rPr>
              <w:rFonts w:ascii="Arial" w:hAnsi="Arial"/>
              <w:spacing w:val="-3"/>
              <w:sz w:val="20"/>
              <w:szCs w:val="20"/>
            </w:rPr>
          </w:rPrChange>
        </w:rPr>
        <w:tab/>
      </w:r>
      <w:r w:rsidRPr="004338A9">
        <w:rPr>
          <w:rFonts w:asciiTheme="majorHAnsi" w:hAnsiTheme="majorHAnsi"/>
          <w:spacing w:val="-3"/>
          <w:sz w:val="20"/>
          <w:szCs w:val="20"/>
          <w:rPrChange w:id="4145" w:author="dbecker" w:date="2016-01-07T14:58:00Z">
            <w:rPr>
              <w:rFonts w:ascii="Arial" w:hAnsi="Arial"/>
              <w:spacing w:val="-3"/>
              <w:sz w:val="20"/>
              <w:szCs w:val="20"/>
            </w:rPr>
          </w:rPrChange>
        </w:rPr>
        <w:tab/>
      </w:r>
      <w:r w:rsidRPr="004338A9">
        <w:rPr>
          <w:rFonts w:asciiTheme="majorHAnsi" w:hAnsiTheme="majorHAnsi"/>
          <w:spacing w:val="-3"/>
          <w:sz w:val="20"/>
          <w:szCs w:val="20"/>
          <w:u w:val="single"/>
          <w:rPrChange w:id="4146" w:author="dbecker" w:date="2016-01-07T14:58:00Z">
            <w:rPr>
              <w:rFonts w:ascii="Arial" w:hAnsi="Arial"/>
              <w:spacing w:val="-3"/>
              <w:sz w:val="20"/>
              <w:szCs w:val="20"/>
              <w:u w:val="single"/>
            </w:rPr>
          </w:rPrChange>
        </w:rPr>
        <w:t>CODE</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47" w:author="dbecker" w:date="2016-01-07T14:58:00Z">
            <w:rPr>
              <w:rFonts w:ascii="Arial" w:hAnsi="Arial"/>
              <w:spacing w:val="-3"/>
              <w:sz w:val="20"/>
              <w:szCs w:val="20"/>
            </w:rPr>
          </w:rPrChange>
        </w:rPr>
      </w:pPr>
      <w:r w:rsidRPr="004338A9">
        <w:rPr>
          <w:rFonts w:asciiTheme="majorHAnsi" w:hAnsiTheme="majorHAnsi"/>
          <w:spacing w:val="-3"/>
          <w:sz w:val="20"/>
          <w:szCs w:val="20"/>
          <w:rPrChange w:id="4148" w:author="dbecker" w:date="2016-01-07T14:58:00Z">
            <w:rPr>
              <w:rFonts w:ascii="Arial" w:hAnsi="Arial"/>
              <w:spacing w:val="-3"/>
              <w:sz w:val="20"/>
              <w:szCs w:val="20"/>
            </w:rPr>
          </w:rPrChange>
        </w:rPr>
        <w:tab/>
      </w:r>
      <w:r w:rsidRPr="004338A9">
        <w:rPr>
          <w:rFonts w:asciiTheme="majorHAnsi" w:hAnsiTheme="majorHAnsi"/>
          <w:spacing w:val="-3"/>
          <w:sz w:val="20"/>
          <w:szCs w:val="20"/>
          <w:rPrChange w:id="4149" w:author="dbecker" w:date="2016-01-07T14:58:00Z">
            <w:rPr>
              <w:rFonts w:ascii="Arial" w:hAnsi="Arial"/>
              <w:spacing w:val="-3"/>
              <w:sz w:val="20"/>
              <w:szCs w:val="20"/>
            </w:rPr>
          </w:rPrChange>
        </w:rPr>
        <w:tab/>
        <w:t>Brentwood</w:t>
      </w:r>
      <w:r w:rsidRPr="004338A9">
        <w:rPr>
          <w:rFonts w:asciiTheme="majorHAnsi" w:hAnsiTheme="majorHAnsi"/>
          <w:spacing w:val="-3"/>
          <w:sz w:val="20"/>
          <w:szCs w:val="20"/>
          <w:rPrChange w:id="4150" w:author="dbecker" w:date="2016-01-07T14:58:00Z">
            <w:rPr>
              <w:rFonts w:ascii="Arial" w:hAnsi="Arial"/>
              <w:spacing w:val="-3"/>
              <w:sz w:val="20"/>
              <w:szCs w:val="20"/>
            </w:rPr>
          </w:rPrChange>
        </w:rPr>
        <w:tab/>
      </w:r>
      <w:r w:rsidRPr="004338A9">
        <w:rPr>
          <w:rFonts w:asciiTheme="majorHAnsi" w:hAnsiTheme="majorHAnsi"/>
          <w:spacing w:val="-3"/>
          <w:sz w:val="20"/>
          <w:szCs w:val="20"/>
          <w:rPrChange w:id="4151" w:author="dbecker" w:date="2016-01-07T14:58:00Z">
            <w:rPr>
              <w:rFonts w:ascii="Arial" w:hAnsi="Arial"/>
              <w:spacing w:val="-3"/>
              <w:sz w:val="20"/>
              <w:szCs w:val="20"/>
            </w:rPr>
          </w:rPrChange>
        </w:rPr>
        <w:tab/>
      </w:r>
      <w:r w:rsidRPr="004338A9">
        <w:rPr>
          <w:rFonts w:asciiTheme="majorHAnsi" w:hAnsiTheme="majorHAnsi"/>
          <w:spacing w:val="-3"/>
          <w:sz w:val="20"/>
          <w:szCs w:val="20"/>
          <w:rPrChange w:id="4152" w:author="dbecker" w:date="2016-01-07T14:58:00Z">
            <w:rPr>
              <w:rFonts w:ascii="Arial" w:hAnsi="Arial"/>
              <w:spacing w:val="-3"/>
              <w:sz w:val="20"/>
              <w:szCs w:val="20"/>
            </w:rPr>
          </w:rPrChange>
        </w:rPr>
        <w:tab/>
        <w:t>0 - 1</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53" w:author="dbecker" w:date="2016-01-07T14:58:00Z">
            <w:rPr>
              <w:rFonts w:ascii="Arial" w:hAnsi="Arial"/>
              <w:spacing w:val="-3"/>
              <w:sz w:val="20"/>
              <w:szCs w:val="20"/>
            </w:rPr>
          </w:rPrChange>
        </w:rPr>
      </w:pPr>
      <w:r w:rsidRPr="004338A9">
        <w:rPr>
          <w:rFonts w:asciiTheme="majorHAnsi" w:hAnsiTheme="majorHAnsi"/>
          <w:spacing w:val="-3"/>
          <w:sz w:val="20"/>
          <w:szCs w:val="20"/>
          <w:rPrChange w:id="4154" w:author="dbecker" w:date="2016-01-07T14:58:00Z">
            <w:rPr>
              <w:rFonts w:ascii="Arial" w:hAnsi="Arial"/>
              <w:spacing w:val="-3"/>
              <w:sz w:val="20"/>
              <w:szCs w:val="20"/>
            </w:rPr>
          </w:rPrChange>
        </w:rPr>
        <w:tab/>
      </w:r>
      <w:r w:rsidRPr="004338A9">
        <w:rPr>
          <w:rFonts w:asciiTheme="majorHAnsi" w:hAnsiTheme="majorHAnsi"/>
          <w:spacing w:val="-3"/>
          <w:sz w:val="20"/>
          <w:szCs w:val="20"/>
          <w:rPrChange w:id="4155" w:author="dbecker" w:date="2016-01-07T14:58:00Z">
            <w:rPr>
              <w:rFonts w:ascii="Arial" w:hAnsi="Arial"/>
              <w:spacing w:val="-3"/>
              <w:sz w:val="20"/>
              <w:szCs w:val="20"/>
            </w:rPr>
          </w:rPrChange>
        </w:rPr>
        <w:tab/>
        <w:t>East Kingston</w:t>
      </w:r>
      <w:r w:rsidRPr="004338A9">
        <w:rPr>
          <w:rFonts w:asciiTheme="majorHAnsi" w:hAnsiTheme="majorHAnsi"/>
          <w:spacing w:val="-3"/>
          <w:sz w:val="20"/>
          <w:szCs w:val="20"/>
          <w:rPrChange w:id="4156" w:author="dbecker" w:date="2016-01-07T14:58:00Z">
            <w:rPr>
              <w:rFonts w:ascii="Arial" w:hAnsi="Arial"/>
              <w:spacing w:val="-3"/>
              <w:sz w:val="20"/>
              <w:szCs w:val="20"/>
            </w:rPr>
          </w:rPrChange>
        </w:rPr>
        <w:tab/>
      </w:r>
      <w:r w:rsidRPr="004338A9">
        <w:rPr>
          <w:rFonts w:asciiTheme="majorHAnsi" w:hAnsiTheme="majorHAnsi"/>
          <w:spacing w:val="-3"/>
          <w:sz w:val="20"/>
          <w:szCs w:val="20"/>
          <w:rPrChange w:id="4157" w:author="dbecker" w:date="2016-01-07T14:58:00Z">
            <w:rPr>
              <w:rFonts w:ascii="Arial" w:hAnsi="Arial"/>
              <w:spacing w:val="-3"/>
              <w:sz w:val="20"/>
              <w:szCs w:val="20"/>
            </w:rPr>
          </w:rPrChange>
        </w:rPr>
        <w:tab/>
      </w:r>
      <w:r w:rsidRPr="004338A9">
        <w:rPr>
          <w:rFonts w:asciiTheme="majorHAnsi" w:hAnsiTheme="majorHAnsi"/>
          <w:spacing w:val="-3"/>
          <w:sz w:val="20"/>
          <w:szCs w:val="20"/>
          <w:rPrChange w:id="4158" w:author="dbecker" w:date="2016-01-07T14:58:00Z">
            <w:rPr>
              <w:rFonts w:ascii="Arial" w:hAnsi="Arial"/>
              <w:spacing w:val="-3"/>
              <w:sz w:val="20"/>
              <w:szCs w:val="20"/>
            </w:rPr>
          </w:rPrChange>
        </w:rPr>
        <w:tab/>
        <w:t>0 - 2</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59" w:author="dbecker" w:date="2016-01-07T14:58:00Z">
            <w:rPr>
              <w:rFonts w:ascii="Arial" w:hAnsi="Arial"/>
              <w:spacing w:val="-3"/>
              <w:sz w:val="20"/>
              <w:szCs w:val="20"/>
            </w:rPr>
          </w:rPrChange>
        </w:rPr>
      </w:pPr>
      <w:r w:rsidRPr="004338A9">
        <w:rPr>
          <w:rFonts w:asciiTheme="majorHAnsi" w:hAnsiTheme="majorHAnsi"/>
          <w:spacing w:val="-3"/>
          <w:sz w:val="20"/>
          <w:szCs w:val="20"/>
          <w:rPrChange w:id="4160" w:author="dbecker" w:date="2016-01-07T14:58:00Z">
            <w:rPr>
              <w:rFonts w:ascii="Arial" w:hAnsi="Arial"/>
              <w:spacing w:val="-3"/>
              <w:sz w:val="20"/>
              <w:szCs w:val="20"/>
            </w:rPr>
          </w:rPrChange>
        </w:rPr>
        <w:tab/>
      </w:r>
      <w:r w:rsidRPr="004338A9">
        <w:rPr>
          <w:rFonts w:asciiTheme="majorHAnsi" w:hAnsiTheme="majorHAnsi"/>
          <w:spacing w:val="-3"/>
          <w:sz w:val="20"/>
          <w:szCs w:val="20"/>
          <w:rPrChange w:id="4161" w:author="dbecker" w:date="2016-01-07T14:58:00Z">
            <w:rPr>
              <w:rFonts w:ascii="Arial" w:hAnsi="Arial"/>
              <w:spacing w:val="-3"/>
              <w:sz w:val="20"/>
              <w:szCs w:val="20"/>
            </w:rPr>
          </w:rPrChange>
        </w:rPr>
        <w:tab/>
        <w:t>Exeter</w:t>
      </w:r>
      <w:r w:rsidRPr="004338A9">
        <w:rPr>
          <w:rFonts w:asciiTheme="majorHAnsi" w:hAnsiTheme="majorHAnsi"/>
          <w:spacing w:val="-3"/>
          <w:sz w:val="20"/>
          <w:szCs w:val="20"/>
          <w:rPrChange w:id="4162" w:author="dbecker" w:date="2016-01-07T14:58:00Z">
            <w:rPr>
              <w:rFonts w:ascii="Arial" w:hAnsi="Arial"/>
              <w:spacing w:val="-3"/>
              <w:sz w:val="20"/>
              <w:szCs w:val="20"/>
            </w:rPr>
          </w:rPrChange>
        </w:rPr>
        <w:tab/>
      </w:r>
      <w:r w:rsidRPr="004338A9">
        <w:rPr>
          <w:rFonts w:asciiTheme="majorHAnsi" w:hAnsiTheme="majorHAnsi"/>
          <w:spacing w:val="-3"/>
          <w:sz w:val="20"/>
          <w:szCs w:val="20"/>
          <w:rPrChange w:id="4163" w:author="dbecker" w:date="2016-01-07T14:58:00Z">
            <w:rPr>
              <w:rFonts w:ascii="Arial" w:hAnsi="Arial"/>
              <w:spacing w:val="-3"/>
              <w:sz w:val="20"/>
              <w:szCs w:val="20"/>
            </w:rPr>
          </w:rPrChange>
        </w:rPr>
        <w:tab/>
      </w:r>
      <w:r w:rsidRPr="004338A9">
        <w:rPr>
          <w:rFonts w:asciiTheme="majorHAnsi" w:hAnsiTheme="majorHAnsi"/>
          <w:spacing w:val="-3"/>
          <w:sz w:val="20"/>
          <w:szCs w:val="20"/>
          <w:rPrChange w:id="4164" w:author="dbecker" w:date="2016-01-07T14:58:00Z">
            <w:rPr>
              <w:rFonts w:ascii="Arial" w:hAnsi="Arial"/>
              <w:spacing w:val="-3"/>
              <w:sz w:val="20"/>
              <w:szCs w:val="20"/>
            </w:rPr>
          </w:rPrChange>
        </w:rPr>
        <w:tab/>
      </w:r>
      <w:r w:rsidRPr="004338A9">
        <w:rPr>
          <w:rFonts w:asciiTheme="majorHAnsi" w:hAnsiTheme="majorHAnsi"/>
          <w:spacing w:val="-3"/>
          <w:sz w:val="20"/>
          <w:szCs w:val="20"/>
          <w:rPrChange w:id="4165" w:author="dbecker" w:date="2016-01-07T14:58:00Z">
            <w:rPr>
              <w:rFonts w:ascii="Arial" w:hAnsi="Arial"/>
              <w:spacing w:val="-3"/>
              <w:sz w:val="20"/>
              <w:szCs w:val="20"/>
            </w:rPr>
          </w:rPrChange>
        </w:rPr>
        <w:tab/>
        <w:t>0 - 3</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66" w:author="dbecker" w:date="2016-01-07T14:58:00Z">
            <w:rPr>
              <w:rFonts w:ascii="Arial" w:hAnsi="Arial"/>
              <w:spacing w:val="-3"/>
              <w:sz w:val="20"/>
              <w:szCs w:val="20"/>
            </w:rPr>
          </w:rPrChange>
        </w:rPr>
      </w:pPr>
      <w:r w:rsidRPr="004338A9">
        <w:rPr>
          <w:rFonts w:asciiTheme="majorHAnsi" w:hAnsiTheme="majorHAnsi"/>
          <w:spacing w:val="-3"/>
          <w:sz w:val="20"/>
          <w:szCs w:val="20"/>
          <w:rPrChange w:id="4167" w:author="dbecker" w:date="2016-01-07T14:58:00Z">
            <w:rPr>
              <w:rFonts w:ascii="Arial" w:hAnsi="Arial"/>
              <w:spacing w:val="-3"/>
              <w:sz w:val="20"/>
              <w:szCs w:val="20"/>
            </w:rPr>
          </w:rPrChange>
        </w:rPr>
        <w:tab/>
      </w:r>
      <w:r w:rsidRPr="004338A9">
        <w:rPr>
          <w:rFonts w:asciiTheme="majorHAnsi" w:hAnsiTheme="majorHAnsi"/>
          <w:spacing w:val="-3"/>
          <w:sz w:val="20"/>
          <w:szCs w:val="20"/>
          <w:rPrChange w:id="4168" w:author="dbecker" w:date="2016-01-07T14:58:00Z">
            <w:rPr>
              <w:rFonts w:ascii="Arial" w:hAnsi="Arial"/>
              <w:spacing w:val="-3"/>
              <w:sz w:val="20"/>
              <w:szCs w:val="20"/>
            </w:rPr>
          </w:rPrChange>
        </w:rPr>
        <w:tab/>
        <w:t>Greenland</w:t>
      </w:r>
      <w:r w:rsidRPr="004338A9">
        <w:rPr>
          <w:rFonts w:asciiTheme="majorHAnsi" w:hAnsiTheme="majorHAnsi"/>
          <w:spacing w:val="-3"/>
          <w:sz w:val="20"/>
          <w:szCs w:val="20"/>
          <w:rPrChange w:id="4169" w:author="dbecker" w:date="2016-01-07T14:58:00Z">
            <w:rPr>
              <w:rFonts w:ascii="Arial" w:hAnsi="Arial"/>
              <w:spacing w:val="-3"/>
              <w:sz w:val="20"/>
              <w:szCs w:val="20"/>
            </w:rPr>
          </w:rPrChange>
        </w:rPr>
        <w:tab/>
      </w:r>
      <w:r w:rsidRPr="004338A9">
        <w:rPr>
          <w:rFonts w:asciiTheme="majorHAnsi" w:hAnsiTheme="majorHAnsi"/>
          <w:spacing w:val="-3"/>
          <w:sz w:val="20"/>
          <w:szCs w:val="20"/>
          <w:rPrChange w:id="4170" w:author="dbecker" w:date="2016-01-07T14:58:00Z">
            <w:rPr>
              <w:rFonts w:ascii="Arial" w:hAnsi="Arial"/>
              <w:spacing w:val="-3"/>
              <w:sz w:val="20"/>
              <w:szCs w:val="20"/>
            </w:rPr>
          </w:rPrChange>
        </w:rPr>
        <w:tab/>
      </w:r>
      <w:r w:rsidRPr="004338A9">
        <w:rPr>
          <w:rFonts w:asciiTheme="majorHAnsi" w:hAnsiTheme="majorHAnsi"/>
          <w:spacing w:val="-3"/>
          <w:sz w:val="20"/>
          <w:szCs w:val="20"/>
          <w:rPrChange w:id="4171" w:author="dbecker" w:date="2016-01-07T14:58:00Z">
            <w:rPr>
              <w:rFonts w:ascii="Arial" w:hAnsi="Arial"/>
              <w:spacing w:val="-3"/>
              <w:sz w:val="20"/>
              <w:szCs w:val="20"/>
            </w:rPr>
          </w:rPrChange>
        </w:rPr>
        <w:tab/>
        <w:t>0 - 4</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72" w:author="dbecker" w:date="2016-01-07T14:58:00Z">
            <w:rPr>
              <w:rFonts w:ascii="Arial" w:hAnsi="Arial"/>
              <w:spacing w:val="-3"/>
              <w:sz w:val="20"/>
              <w:szCs w:val="20"/>
            </w:rPr>
          </w:rPrChange>
        </w:rPr>
      </w:pPr>
      <w:r w:rsidRPr="004338A9">
        <w:rPr>
          <w:rFonts w:asciiTheme="majorHAnsi" w:hAnsiTheme="majorHAnsi"/>
          <w:spacing w:val="-3"/>
          <w:sz w:val="20"/>
          <w:szCs w:val="20"/>
          <w:rPrChange w:id="4173" w:author="dbecker" w:date="2016-01-07T14:58:00Z">
            <w:rPr>
              <w:rFonts w:ascii="Arial" w:hAnsi="Arial"/>
              <w:spacing w:val="-3"/>
              <w:sz w:val="20"/>
              <w:szCs w:val="20"/>
            </w:rPr>
          </w:rPrChange>
        </w:rPr>
        <w:tab/>
      </w:r>
      <w:r w:rsidRPr="004338A9">
        <w:rPr>
          <w:rFonts w:asciiTheme="majorHAnsi" w:hAnsiTheme="majorHAnsi"/>
          <w:spacing w:val="-3"/>
          <w:sz w:val="20"/>
          <w:szCs w:val="20"/>
          <w:rPrChange w:id="4174" w:author="dbecker" w:date="2016-01-07T14:58:00Z">
            <w:rPr>
              <w:rFonts w:ascii="Arial" w:hAnsi="Arial"/>
              <w:spacing w:val="-3"/>
              <w:sz w:val="20"/>
              <w:szCs w:val="20"/>
            </w:rPr>
          </w:rPrChange>
        </w:rPr>
        <w:tab/>
        <w:t>Hampton Falls</w:t>
      </w:r>
      <w:r w:rsidRPr="004338A9">
        <w:rPr>
          <w:rFonts w:asciiTheme="majorHAnsi" w:hAnsiTheme="majorHAnsi"/>
          <w:spacing w:val="-3"/>
          <w:sz w:val="20"/>
          <w:szCs w:val="20"/>
          <w:rPrChange w:id="4175" w:author="dbecker" w:date="2016-01-07T14:58:00Z">
            <w:rPr>
              <w:rFonts w:ascii="Arial" w:hAnsi="Arial"/>
              <w:spacing w:val="-3"/>
              <w:sz w:val="20"/>
              <w:szCs w:val="20"/>
            </w:rPr>
          </w:rPrChange>
        </w:rPr>
        <w:tab/>
      </w:r>
      <w:r w:rsidRPr="004338A9">
        <w:rPr>
          <w:rFonts w:asciiTheme="majorHAnsi" w:hAnsiTheme="majorHAnsi"/>
          <w:spacing w:val="-3"/>
          <w:sz w:val="20"/>
          <w:szCs w:val="20"/>
          <w:rPrChange w:id="4176" w:author="dbecker" w:date="2016-01-07T14:58:00Z">
            <w:rPr>
              <w:rFonts w:ascii="Arial" w:hAnsi="Arial"/>
              <w:spacing w:val="-3"/>
              <w:sz w:val="20"/>
              <w:szCs w:val="20"/>
            </w:rPr>
          </w:rPrChange>
        </w:rPr>
        <w:tab/>
      </w:r>
      <w:r w:rsidRPr="004338A9">
        <w:rPr>
          <w:rFonts w:asciiTheme="majorHAnsi" w:hAnsiTheme="majorHAnsi"/>
          <w:spacing w:val="-3"/>
          <w:sz w:val="20"/>
          <w:szCs w:val="20"/>
          <w:rPrChange w:id="4177" w:author="dbecker" w:date="2016-01-07T14:58:00Z">
            <w:rPr>
              <w:rFonts w:ascii="Arial" w:hAnsi="Arial"/>
              <w:spacing w:val="-3"/>
              <w:sz w:val="20"/>
              <w:szCs w:val="20"/>
            </w:rPr>
          </w:rPrChange>
        </w:rPr>
        <w:tab/>
        <w:t>0 - 5</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78" w:author="dbecker" w:date="2016-01-07T14:58:00Z">
            <w:rPr>
              <w:rFonts w:ascii="Arial" w:hAnsi="Arial"/>
              <w:spacing w:val="-3"/>
              <w:sz w:val="20"/>
              <w:szCs w:val="20"/>
            </w:rPr>
          </w:rPrChange>
        </w:rPr>
      </w:pPr>
      <w:r w:rsidRPr="004338A9">
        <w:rPr>
          <w:rFonts w:asciiTheme="majorHAnsi" w:hAnsiTheme="majorHAnsi"/>
          <w:spacing w:val="-3"/>
          <w:sz w:val="20"/>
          <w:szCs w:val="20"/>
          <w:rPrChange w:id="4179" w:author="dbecker" w:date="2016-01-07T14:58:00Z">
            <w:rPr>
              <w:rFonts w:ascii="Arial" w:hAnsi="Arial"/>
              <w:spacing w:val="-3"/>
              <w:sz w:val="20"/>
              <w:szCs w:val="20"/>
            </w:rPr>
          </w:rPrChange>
        </w:rPr>
        <w:tab/>
      </w:r>
      <w:r w:rsidRPr="004338A9">
        <w:rPr>
          <w:rFonts w:asciiTheme="majorHAnsi" w:hAnsiTheme="majorHAnsi"/>
          <w:spacing w:val="-3"/>
          <w:sz w:val="20"/>
          <w:szCs w:val="20"/>
          <w:rPrChange w:id="4180" w:author="dbecker" w:date="2016-01-07T14:58:00Z">
            <w:rPr>
              <w:rFonts w:ascii="Arial" w:hAnsi="Arial"/>
              <w:spacing w:val="-3"/>
              <w:sz w:val="20"/>
              <w:szCs w:val="20"/>
            </w:rPr>
          </w:rPrChange>
        </w:rPr>
        <w:tab/>
        <w:t>Hampton</w:t>
      </w:r>
      <w:r w:rsidRPr="004338A9">
        <w:rPr>
          <w:rFonts w:asciiTheme="majorHAnsi" w:hAnsiTheme="majorHAnsi"/>
          <w:spacing w:val="-3"/>
          <w:sz w:val="20"/>
          <w:szCs w:val="20"/>
          <w:rPrChange w:id="4181" w:author="dbecker" w:date="2016-01-07T14:58:00Z">
            <w:rPr>
              <w:rFonts w:ascii="Arial" w:hAnsi="Arial"/>
              <w:spacing w:val="-3"/>
              <w:sz w:val="20"/>
              <w:szCs w:val="20"/>
            </w:rPr>
          </w:rPrChange>
        </w:rPr>
        <w:tab/>
      </w:r>
      <w:r w:rsidRPr="004338A9">
        <w:rPr>
          <w:rFonts w:asciiTheme="majorHAnsi" w:hAnsiTheme="majorHAnsi"/>
          <w:spacing w:val="-3"/>
          <w:sz w:val="20"/>
          <w:szCs w:val="20"/>
          <w:rPrChange w:id="4182" w:author="dbecker" w:date="2016-01-07T14:58:00Z">
            <w:rPr>
              <w:rFonts w:ascii="Arial" w:hAnsi="Arial"/>
              <w:spacing w:val="-3"/>
              <w:sz w:val="20"/>
              <w:szCs w:val="20"/>
            </w:rPr>
          </w:rPrChange>
        </w:rPr>
        <w:tab/>
      </w:r>
      <w:r w:rsidRPr="004338A9">
        <w:rPr>
          <w:rFonts w:asciiTheme="majorHAnsi" w:hAnsiTheme="majorHAnsi"/>
          <w:spacing w:val="-3"/>
          <w:sz w:val="20"/>
          <w:szCs w:val="20"/>
          <w:rPrChange w:id="4183" w:author="dbecker" w:date="2016-01-07T14:58:00Z">
            <w:rPr>
              <w:rFonts w:ascii="Arial" w:hAnsi="Arial"/>
              <w:spacing w:val="-3"/>
              <w:sz w:val="20"/>
              <w:szCs w:val="20"/>
            </w:rPr>
          </w:rPrChange>
        </w:rPr>
        <w:tab/>
        <w:t>0 - 6</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84" w:author="dbecker" w:date="2016-01-07T14:58:00Z">
            <w:rPr>
              <w:rFonts w:ascii="Arial" w:hAnsi="Arial"/>
              <w:spacing w:val="-3"/>
              <w:sz w:val="20"/>
              <w:szCs w:val="20"/>
            </w:rPr>
          </w:rPrChange>
        </w:rPr>
      </w:pPr>
      <w:r w:rsidRPr="004338A9">
        <w:rPr>
          <w:rFonts w:asciiTheme="majorHAnsi" w:hAnsiTheme="majorHAnsi"/>
          <w:spacing w:val="-3"/>
          <w:sz w:val="20"/>
          <w:szCs w:val="20"/>
          <w:rPrChange w:id="4185" w:author="dbecker" w:date="2016-01-07T14:58:00Z">
            <w:rPr>
              <w:rFonts w:ascii="Arial" w:hAnsi="Arial"/>
              <w:spacing w:val="-3"/>
              <w:sz w:val="20"/>
              <w:szCs w:val="20"/>
            </w:rPr>
          </w:rPrChange>
        </w:rPr>
        <w:tab/>
      </w:r>
      <w:r w:rsidRPr="004338A9">
        <w:rPr>
          <w:rFonts w:asciiTheme="majorHAnsi" w:hAnsiTheme="majorHAnsi"/>
          <w:spacing w:val="-3"/>
          <w:sz w:val="20"/>
          <w:szCs w:val="20"/>
          <w:rPrChange w:id="4186" w:author="dbecker" w:date="2016-01-07T14:58:00Z">
            <w:rPr>
              <w:rFonts w:ascii="Arial" w:hAnsi="Arial"/>
              <w:spacing w:val="-3"/>
              <w:sz w:val="20"/>
              <w:szCs w:val="20"/>
            </w:rPr>
          </w:rPrChange>
        </w:rPr>
        <w:tab/>
        <w:t>Kensington</w:t>
      </w:r>
      <w:r w:rsidRPr="004338A9">
        <w:rPr>
          <w:rFonts w:asciiTheme="majorHAnsi" w:hAnsiTheme="majorHAnsi"/>
          <w:spacing w:val="-3"/>
          <w:sz w:val="20"/>
          <w:szCs w:val="20"/>
          <w:rPrChange w:id="4187" w:author="dbecker" w:date="2016-01-07T14:58:00Z">
            <w:rPr>
              <w:rFonts w:ascii="Arial" w:hAnsi="Arial"/>
              <w:spacing w:val="-3"/>
              <w:sz w:val="20"/>
              <w:szCs w:val="20"/>
            </w:rPr>
          </w:rPrChange>
        </w:rPr>
        <w:tab/>
      </w:r>
      <w:r w:rsidRPr="004338A9">
        <w:rPr>
          <w:rFonts w:asciiTheme="majorHAnsi" w:hAnsiTheme="majorHAnsi"/>
          <w:spacing w:val="-3"/>
          <w:sz w:val="20"/>
          <w:szCs w:val="20"/>
          <w:rPrChange w:id="4188" w:author="dbecker" w:date="2016-01-07T14:58:00Z">
            <w:rPr>
              <w:rFonts w:ascii="Arial" w:hAnsi="Arial"/>
              <w:spacing w:val="-3"/>
              <w:sz w:val="20"/>
              <w:szCs w:val="20"/>
            </w:rPr>
          </w:rPrChange>
        </w:rPr>
        <w:tab/>
      </w:r>
      <w:r w:rsidRPr="004338A9">
        <w:rPr>
          <w:rFonts w:asciiTheme="majorHAnsi" w:hAnsiTheme="majorHAnsi"/>
          <w:spacing w:val="-3"/>
          <w:sz w:val="20"/>
          <w:szCs w:val="20"/>
          <w:rPrChange w:id="4189" w:author="dbecker" w:date="2016-01-07T14:58:00Z">
            <w:rPr>
              <w:rFonts w:ascii="Arial" w:hAnsi="Arial"/>
              <w:spacing w:val="-3"/>
              <w:sz w:val="20"/>
              <w:szCs w:val="20"/>
            </w:rPr>
          </w:rPrChange>
        </w:rPr>
        <w:tab/>
        <w:t>0 - 7</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90" w:author="dbecker" w:date="2016-01-07T14:58:00Z">
            <w:rPr>
              <w:rFonts w:ascii="Arial" w:hAnsi="Arial"/>
              <w:spacing w:val="-3"/>
              <w:sz w:val="20"/>
              <w:szCs w:val="20"/>
            </w:rPr>
          </w:rPrChange>
        </w:rPr>
      </w:pPr>
      <w:r w:rsidRPr="004338A9">
        <w:rPr>
          <w:rFonts w:asciiTheme="majorHAnsi" w:hAnsiTheme="majorHAnsi"/>
          <w:spacing w:val="-3"/>
          <w:sz w:val="20"/>
          <w:szCs w:val="20"/>
          <w:rPrChange w:id="4191" w:author="dbecker" w:date="2016-01-07T14:58:00Z">
            <w:rPr>
              <w:rFonts w:ascii="Arial" w:hAnsi="Arial"/>
              <w:spacing w:val="-3"/>
              <w:sz w:val="20"/>
              <w:szCs w:val="20"/>
            </w:rPr>
          </w:rPrChange>
        </w:rPr>
        <w:tab/>
      </w:r>
      <w:r w:rsidRPr="004338A9">
        <w:rPr>
          <w:rFonts w:asciiTheme="majorHAnsi" w:hAnsiTheme="majorHAnsi"/>
          <w:spacing w:val="-3"/>
          <w:sz w:val="20"/>
          <w:szCs w:val="20"/>
          <w:rPrChange w:id="4192" w:author="dbecker" w:date="2016-01-07T14:58:00Z">
            <w:rPr>
              <w:rFonts w:ascii="Arial" w:hAnsi="Arial"/>
              <w:spacing w:val="-3"/>
              <w:sz w:val="20"/>
              <w:szCs w:val="20"/>
            </w:rPr>
          </w:rPrChange>
        </w:rPr>
        <w:tab/>
        <w:t>Kingston</w:t>
      </w:r>
      <w:r w:rsidRPr="004338A9">
        <w:rPr>
          <w:rFonts w:asciiTheme="majorHAnsi" w:hAnsiTheme="majorHAnsi"/>
          <w:spacing w:val="-3"/>
          <w:sz w:val="20"/>
          <w:szCs w:val="20"/>
          <w:rPrChange w:id="4193" w:author="dbecker" w:date="2016-01-07T14:58:00Z">
            <w:rPr>
              <w:rFonts w:ascii="Arial" w:hAnsi="Arial"/>
              <w:spacing w:val="-3"/>
              <w:sz w:val="20"/>
              <w:szCs w:val="20"/>
            </w:rPr>
          </w:rPrChange>
        </w:rPr>
        <w:tab/>
      </w:r>
      <w:r w:rsidRPr="004338A9">
        <w:rPr>
          <w:rFonts w:asciiTheme="majorHAnsi" w:hAnsiTheme="majorHAnsi"/>
          <w:spacing w:val="-3"/>
          <w:sz w:val="20"/>
          <w:szCs w:val="20"/>
          <w:rPrChange w:id="4194" w:author="dbecker" w:date="2016-01-07T14:58:00Z">
            <w:rPr>
              <w:rFonts w:ascii="Arial" w:hAnsi="Arial"/>
              <w:spacing w:val="-3"/>
              <w:sz w:val="20"/>
              <w:szCs w:val="20"/>
            </w:rPr>
          </w:rPrChange>
        </w:rPr>
        <w:tab/>
      </w:r>
      <w:r w:rsidRPr="004338A9">
        <w:rPr>
          <w:rFonts w:asciiTheme="majorHAnsi" w:hAnsiTheme="majorHAnsi"/>
          <w:spacing w:val="-3"/>
          <w:sz w:val="20"/>
          <w:szCs w:val="20"/>
          <w:rPrChange w:id="4195" w:author="dbecker" w:date="2016-01-07T14:58:00Z">
            <w:rPr>
              <w:rFonts w:ascii="Arial" w:hAnsi="Arial"/>
              <w:spacing w:val="-3"/>
              <w:sz w:val="20"/>
              <w:szCs w:val="20"/>
            </w:rPr>
          </w:rPrChange>
        </w:rPr>
        <w:tab/>
        <w:t>0 - 8</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196" w:author="dbecker" w:date="2016-01-07T14:58:00Z">
            <w:rPr>
              <w:rFonts w:ascii="Arial" w:hAnsi="Arial"/>
              <w:spacing w:val="-3"/>
              <w:sz w:val="20"/>
              <w:szCs w:val="20"/>
            </w:rPr>
          </w:rPrChange>
        </w:rPr>
      </w:pPr>
      <w:r w:rsidRPr="004338A9">
        <w:rPr>
          <w:rFonts w:asciiTheme="majorHAnsi" w:hAnsiTheme="majorHAnsi"/>
          <w:spacing w:val="-3"/>
          <w:sz w:val="20"/>
          <w:szCs w:val="20"/>
          <w:rPrChange w:id="4197" w:author="dbecker" w:date="2016-01-07T14:58:00Z">
            <w:rPr>
              <w:rFonts w:ascii="Arial" w:hAnsi="Arial"/>
              <w:spacing w:val="-3"/>
              <w:sz w:val="20"/>
              <w:szCs w:val="20"/>
            </w:rPr>
          </w:rPrChange>
        </w:rPr>
        <w:tab/>
      </w:r>
      <w:r w:rsidRPr="004338A9">
        <w:rPr>
          <w:rFonts w:asciiTheme="majorHAnsi" w:hAnsiTheme="majorHAnsi"/>
          <w:spacing w:val="-3"/>
          <w:sz w:val="20"/>
          <w:szCs w:val="20"/>
          <w:rPrChange w:id="4198" w:author="dbecker" w:date="2016-01-07T14:58:00Z">
            <w:rPr>
              <w:rFonts w:ascii="Arial" w:hAnsi="Arial"/>
              <w:spacing w:val="-3"/>
              <w:sz w:val="20"/>
              <w:szCs w:val="20"/>
            </w:rPr>
          </w:rPrChange>
        </w:rPr>
        <w:tab/>
        <w:t>New Castle</w:t>
      </w:r>
      <w:r w:rsidRPr="004338A9">
        <w:rPr>
          <w:rFonts w:asciiTheme="majorHAnsi" w:hAnsiTheme="majorHAnsi"/>
          <w:spacing w:val="-3"/>
          <w:sz w:val="20"/>
          <w:szCs w:val="20"/>
          <w:rPrChange w:id="4199" w:author="dbecker" w:date="2016-01-07T14:58:00Z">
            <w:rPr>
              <w:rFonts w:ascii="Arial" w:hAnsi="Arial"/>
              <w:spacing w:val="-3"/>
              <w:sz w:val="20"/>
              <w:szCs w:val="20"/>
            </w:rPr>
          </w:rPrChange>
        </w:rPr>
        <w:tab/>
      </w:r>
      <w:r w:rsidRPr="004338A9">
        <w:rPr>
          <w:rFonts w:asciiTheme="majorHAnsi" w:hAnsiTheme="majorHAnsi"/>
          <w:spacing w:val="-3"/>
          <w:sz w:val="20"/>
          <w:szCs w:val="20"/>
          <w:rPrChange w:id="4200" w:author="dbecker" w:date="2016-01-07T14:58:00Z">
            <w:rPr>
              <w:rFonts w:ascii="Arial" w:hAnsi="Arial"/>
              <w:spacing w:val="-3"/>
              <w:sz w:val="20"/>
              <w:szCs w:val="20"/>
            </w:rPr>
          </w:rPrChange>
        </w:rPr>
        <w:tab/>
      </w:r>
      <w:r w:rsidRPr="004338A9">
        <w:rPr>
          <w:rFonts w:asciiTheme="majorHAnsi" w:hAnsiTheme="majorHAnsi"/>
          <w:spacing w:val="-3"/>
          <w:sz w:val="20"/>
          <w:szCs w:val="20"/>
          <w:rPrChange w:id="4201" w:author="dbecker" w:date="2016-01-07T14:58:00Z">
            <w:rPr>
              <w:rFonts w:ascii="Arial" w:hAnsi="Arial"/>
              <w:spacing w:val="-3"/>
              <w:sz w:val="20"/>
              <w:szCs w:val="20"/>
            </w:rPr>
          </w:rPrChange>
        </w:rPr>
        <w:tab/>
        <w:t>0 - 9</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02" w:author="dbecker" w:date="2016-01-07T14:58:00Z">
            <w:rPr>
              <w:rFonts w:ascii="Arial" w:hAnsi="Arial"/>
              <w:spacing w:val="-3"/>
              <w:sz w:val="20"/>
              <w:szCs w:val="20"/>
            </w:rPr>
          </w:rPrChange>
        </w:rPr>
      </w:pPr>
      <w:r w:rsidRPr="004338A9">
        <w:rPr>
          <w:rFonts w:asciiTheme="majorHAnsi" w:hAnsiTheme="majorHAnsi"/>
          <w:spacing w:val="-3"/>
          <w:sz w:val="20"/>
          <w:szCs w:val="20"/>
          <w:rPrChange w:id="4203" w:author="dbecker" w:date="2016-01-07T14:58:00Z">
            <w:rPr>
              <w:rFonts w:ascii="Arial" w:hAnsi="Arial"/>
              <w:spacing w:val="-3"/>
              <w:sz w:val="20"/>
              <w:szCs w:val="20"/>
            </w:rPr>
          </w:rPrChange>
        </w:rPr>
        <w:tab/>
      </w:r>
      <w:r w:rsidRPr="004338A9">
        <w:rPr>
          <w:rFonts w:asciiTheme="majorHAnsi" w:hAnsiTheme="majorHAnsi"/>
          <w:spacing w:val="-3"/>
          <w:sz w:val="20"/>
          <w:szCs w:val="20"/>
          <w:rPrChange w:id="4204" w:author="dbecker" w:date="2016-01-07T14:58:00Z">
            <w:rPr>
              <w:rFonts w:ascii="Arial" w:hAnsi="Arial"/>
              <w:spacing w:val="-3"/>
              <w:sz w:val="20"/>
              <w:szCs w:val="20"/>
            </w:rPr>
          </w:rPrChange>
        </w:rPr>
        <w:tab/>
        <w:t>Newfields</w:t>
      </w:r>
      <w:r w:rsidRPr="004338A9">
        <w:rPr>
          <w:rFonts w:asciiTheme="majorHAnsi" w:hAnsiTheme="majorHAnsi"/>
          <w:spacing w:val="-3"/>
          <w:sz w:val="20"/>
          <w:szCs w:val="20"/>
          <w:rPrChange w:id="4205" w:author="dbecker" w:date="2016-01-07T14:58:00Z">
            <w:rPr>
              <w:rFonts w:ascii="Arial" w:hAnsi="Arial"/>
              <w:spacing w:val="-3"/>
              <w:sz w:val="20"/>
              <w:szCs w:val="20"/>
            </w:rPr>
          </w:rPrChange>
        </w:rPr>
        <w:tab/>
      </w:r>
      <w:r w:rsidRPr="004338A9">
        <w:rPr>
          <w:rFonts w:asciiTheme="majorHAnsi" w:hAnsiTheme="majorHAnsi"/>
          <w:spacing w:val="-3"/>
          <w:sz w:val="20"/>
          <w:szCs w:val="20"/>
          <w:rPrChange w:id="4206" w:author="dbecker" w:date="2016-01-07T14:58:00Z">
            <w:rPr>
              <w:rFonts w:ascii="Arial" w:hAnsi="Arial"/>
              <w:spacing w:val="-3"/>
              <w:sz w:val="20"/>
              <w:szCs w:val="20"/>
            </w:rPr>
          </w:rPrChange>
        </w:rPr>
        <w:tab/>
      </w:r>
      <w:r w:rsidRPr="004338A9">
        <w:rPr>
          <w:rFonts w:asciiTheme="majorHAnsi" w:hAnsiTheme="majorHAnsi"/>
          <w:spacing w:val="-3"/>
          <w:sz w:val="20"/>
          <w:szCs w:val="20"/>
          <w:rPrChange w:id="4207" w:author="dbecker" w:date="2016-01-07T14:58:00Z">
            <w:rPr>
              <w:rFonts w:ascii="Arial" w:hAnsi="Arial"/>
              <w:spacing w:val="-3"/>
              <w:sz w:val="20"/>
              <w:szCs w:val="20"/>
            </w:rPr>
          </w:rPrChange>
        </w:rPr>
        <w:tab/>
        <w:t>1 - 0</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08" w:author="dbecker" w:date="2016-01-07T14:58:00Z">
            <w:rPr>
              <w:rFonts w:ascii="Arial" w:hAnsi="Arial"/>
              <w:spacing w:val="-3"/>
              <w:sz w:val="20"/>
              <w:szCs w:val="20"/>
            </w:rPr>
          </w:rPrChange>
        </w:rPr>
      </w:pPr>
      <w:r w:rsidRPr="004338A9">
        <w:rPr>
          <w:rFonts w:asciiTheme="majorHAnsi" w:hAnsiTheme="majorHAnsi"/>
          <w:spacing w:val="-3"/>
          <w:sz w:val="20"/>
          <w:szCs w:val="20"/>
          <w:rPrChange w:id="4209" w:author="dbecker" w:date="2016-01-07T14:58:00Z">
            <w:rPr>
              <w:rFonts w:ascii="Arial" w:hAnsi="Arial"/>
              <w:spacing w:val="-3"/>
              <w:sz w:val="20"/>
              <w:szCs w:val="20"/>
            </w:rPr>
          </w:rPrChange>
        </w:rPr>
        <w:tab/>
      </w:r>
      <w:r w:rsidRPr="004338A9">
        <w:rPr>
          <w:rFonts w:asciiTheme="majorHAnsi" w:hAnsiTheme="majorHAnsi"/>
          <w:spacing w:val="-3"/>
          <w:sz w:val="20"/>
          <w:szCs w:val="20"/>
          <w:rPrChange w:id="4210" w:author="dbecker" w:date="2016-01-07T14:58:00Z">
            <w:rPr>
              <w:rFonts w:ascii="Arial" w:hAnsi="Arial"/>
              <w:spacing w:val="-3"/>
              <w:sz w:val="20"/>
              <w:szCs w:val="20"/>
            </w:rPr>
          </w:rPrChange>
        </w:rPr>
        <w:tab/>
        <w:t>Newton</w:t>
      </w:r>
      <w:r w:rsidRPr="004338A9">
        <w:rPr>
          <w:rFonts w:asciiTheme="majorHAnsi" w:hAnsiTheme="majorHAnsi"/>
          <w:spacing w:val="-3"/>
          <w:sz w:val="20"/>
          <w:szCs w:val="20"/>
          <w:rPrChange w:id="4211" w:author="dbecker" w:date="2016-01-07T14:58:00Z">
            <w:rPr>
              <w:rFonts w:ascii="Arial" w:hAnsi="Arial"/>
              <w:spacing w:val="-3"/>
              <w:sz w:val="20"/>
              <w:szCs w:val="20"/>
            </w:rPr>
          </w:rPrChange>
        </w:rPr>
        <w:tab/>
      </w:r>
      <w:r w:rsidRPr="004338A9">
        <w:rPr>
          <w:rFonts w:asciiTheme="majorHAnsi" w:hAnsiTheme="majorHAnsi"/>
          <w:spacing w:val="-3"/>
          <w:sz w:val="20"/>
          <w:szCs w:val="20"/>
          <w:rPrChange w:id="4212" w:author="dbecker" w:date="2016-01-07T14:58:00Z">
            <w:rPr>
              <w:rFonts w:ascii="Arial" w:hAnsi="Arial"/>
              <w:spacing w:val="-3"/>
              <w:sz w:val="20"/>
              <w:szCs w:val="20"/>
            </w:rPr>
          </w:rPrChange>
        </w:rPr>
        <w:tab/>
      </w:r>
      <w:r w:rsidRPr="004338A9">
        <w:rPr>
          <w:rFonts w:asciiTheme="majorHAnsi" w:hAnsiTheme="majorHAnsi"/>
          <w:spacing w:val="-3"/>
          <w:sz w:val="20"/>
          <w:szCs w:val="20"/>
          <w:rPrChange w:id="4213" w:author="dbecker" w:date="2016-01-07T14:58:00Z">
            <w:rPr>
              <w:rFonts w:ascii="Arial" w:hAnsi="Arial"/>
              <w:spacing w:val="-3"/>
              <w:sz w:val="20"/>
              <w:szCs w:val="20"/>
            </w:rPr>
          </w:rPrChange>
        </w:rPr>
        <w:tab/>
      </w:r>
      <w:r w:rsidRPr="004338A9">
        <w:rPr>
          <w:rFonts w:asciiTheme="majorHAnsi" w:hAnsiTheme="majorHAnsi"/>
          <w:spacing w:val="-3"/>
          <w:sz w:val="20"/>
          <w:szCs w:val="20"/>
          <w:rPrChange w:id="4214" w:author="dbecker" w:date="2016-01-07T14:58:00Z">
            <w:rPr>
              <w:rFonts w:ascii="Arial" w:hAnsi="Arial"/>
              <w:spacing w:val="-3"/>
              <w:sz w:val="20"/>
              <w:szCs w:val="20"/>
            </w:rPr>
          </w:rPrChange>
        </w:rPr>
        <w:tab/>
        <w:t>1 - 1</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15" w:author="dbecker" w:date="2016-01-07T14:58:00Z">
            <w:rPr>
              <w:rFonts w:ascii="Arial" w:hAnsi="Arial"/>
              <w:spacing w:val="-3"/>
              <w:sz w:val="20"/>
              <w:szCs w:val="20"/>
            </w:rPr>
          </w:rPrChange>
        </w:rPr>
      </w:pPr>
      <w:r w:rsidRPr="004338A9">
        <w:rPr>
          <w:rFonts w:asciiTheme="majorHAnsi" w:hAnsiTheme="majorHAnsi"/>
          <w:spacing w:val="-3"/>
          <w:sz w:val="20"/>
          <w:szCs w:val="20"/>
          <w:rPrChange w:id="4216" w:author="dbecker" w:date="2016-01-07T14:58:00Z">
            <w:rPr>
              <w:rFonts w:ascii="Arial" w:hAnsi="Arial"/>
              <w:spacing w:val="-3"/>
              <w:sz w:val="20"/>
              <w:szCs w:val="20"/>
            </w:rPr>
          </w:rPrChange>
        </w:rPr>
        <w:tab/>
      </w:r>
      <w:r w:rsidRPr="004338A9">
        <w:rPr>
          <w:rFonts w:asciiTheme="majorHAnsi" w:hAnsiTheme="majorHAnsi"/>
          <w:spacing w:val="-3"/>
          <w:sz w:val="20"/>
          <w:szCs w:val="20"/>
          <w:rPrChange w:id="4217" w:author="dbecker" w:date="2016-01-07T14:58:00Z">
            <w:rPr>
              <w:rFonts w:ascii="Arial" w:hAnsi="Arial"/>
              <w:spacing w:val="-3"/>
              <w:sz w:val="20"/>
              <w:szCs w:val="20"/>
            </w:rPr>
          </w:rPrChange>
        </w:rPr>
        <w:tab/>
        <w:t>North Hampton</w:t>
      </w:r>
      <w:r w:rsidRPr="004338A9">
        <w:rPr>
          <w:rFonts w:asciiTheme="majorHAnsi" w:hAnsiTheme="majorHAnsi"/>
          <w:spacing w:val="-3"/>
          <w:sz w:val="20"/>
          <w:szCs w:val="20"/>
          <w:rPrChange w:id="4218" w:author="dbecker" w:date="2016-01-07T14:58:00Z">
            <w:rPr>
              <w:rFonts w:ascii="Arial" w:hAnsi="Arial"/>
              <w:spacing w:val="-3"/>
              <w:sz w:val="20"/>
              <w:szCs w:val="20"/>
            </w:rPr>
          </w:rPrChange>
        </w:rPr>
        <w:tab/>
      </w:r>
      <w:r w:rsidRPr="004338A9">
        <w:rPr>
          <w:rFonts w:asciiTheme="majorHAnsi" w:hAnsiTheme="majorHAnsi"/>
          <w:spacing w:val="-3"/>
          <w:sz w:val="20"/>
          <w:szCs w:val="20"/>
          <w:rPrChange w:id="4219" w:author="dbecker" w:date="2016-01-07T14:58:00Z">
            <w:rPr>
              <w:rFonts w:ascii="Arial" w:hAnsi="Arial"/>
              <w:spacing w:val="-3"/>
              <w:sz w:val="20"/>
              <w:szCs w:val="20"/>
            </w:rPr>
          </w:rPrChange>
        </w:rPr>
        <w:tab/>
      </w:r>
      <w:r w:rsidRPr="004338A9">
        <w:rPr>
          <w:rFonts w:asciiTheme="majorHAnsi" w:hAnsiTheme="majorHAnsi"/>
          <w:spacing w:val="-3"/>
          <w:sz w:val="20"/>
          <w:szCs w:val="20"/>
          <w:rPrChange w:id="4220" w:author="dbecker" w:date="2016-01-07T14:58:00Z">
            <w:rPr>
              <w:rFonts w:ascii="Arial" w:hAnsi="Arial"/>
              <w:spacing w:val="-3"/>
              <w:sz w:val="20"/>
              <w:szCs w:val="20"/>
            </w:rPr>
          </w:rPrChange>
        </w:rPr>
        <w:tab/>
        <w:t>1 - 2</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21" w:author="dbecker" w:date="2016-01-07T14:58:00Z">
            <w:rPr>
              <w:rFonts w:ascii="Arial" w:hAnsi="Arial"/>
              <w:spacing w:val="-3"/>
              <w:sz w:val="20"/>
              <w:szCs w:val="20"/>
            </w:rPr>
          </w:rPrChange>
        </w:rPr>
      </w:pPr>
      <w:r w:rsidRPr="004338A9">
        <w:rPr>
          <w:rFonts w:asciiTheme="majorHAnsi" w:hAnsiTheme="majorHAnsi"/>
          <w:spacing w:val="-3"/>
          <w:sz w:val="20"/>
          <w:szCs w:val="20"/>
          <w:rPrChange w:id="4222" w:author="dbecker" w:date="2016-01-07T14:58:00Z">
            <w:rPr>
              <w:rFonts w:ascii="Arial" w:hAnsi="Arial"/>
              <w:spacing w:val="-3"/>
              <w:sz w:val="20"/>
              <w:szCs w:val="20"/>
            </w:rPr>
          </w:rPrChange>
        </w:rPr>
        <w:tab/>
      </w:r>
      <w:r w:rsidRPr="004338A9">
        <w:rPr>
          <w:rFonts w:asciiTheme="majorHAnsi" w:hAnsiTheme="majorHAnsi"/>
          <w:spacing w:val="-3"/>
          <w:sz w:val="20"/>
          <w:szCs w:val="20"/>
          <w:rPrChange w:id="4223" w:author="dbecker" w:date="2016-01-07T14:58:00Z">
            <w:rPr>
              <w:rFonts w:ascii="Arial" w:hAnsi="Arial"/>
              <w:spacing w:val="-3"/>
              <w:sz w:val="20"/>
              <w:szCs w:val="20"/>
            </w:rPr>
          </w:rPrChange>
        </w:rPr>
        <w:tab/>
        <w:t>Portsmouth</w:t>
      </w:r>
      <w:r w:rsidRPr="004338A9">
        <w:rPr>
          <w:rFonts w:asciiTheme="majorHAnsi" w:hAnsiTheme="majorHAnsi"/>
          <w:spacing w:val="-3"/>
          <w:sz w:val="20"/>
          <w:szCs w:val="20"/>
          <w:rPrChange w:id="4224" w:author="dbecker" w:date="2016-01-07T14:58:00Z">
            <w:rPr>
              <w:rFonts w:ascii="Arial" w:hAnsi="Arial"/>
              <w:spacing w:val="-3"/>
              <w:sz w:val="20"/>
              <w:szCs w:val="20"/>
            </w:rPr>
          </w:rPrChange>
        </w:rPr>
        <w:tab/>
      </w:r>
      <w:r w:rsidRPr="004338A9">
        <w:rPr>
          <w:rFonts w:asciiTheme="majorHAnsi" w:hAnsiTheme="majorHAnsi"/>
          <w:spacing w:val="-3"/>
          <w:sz w:val="20"/>
          <w:szCs w:val="20"/>
          <w:rPrChange w:id="4225" w:author="dbecker" w:date="2016-01-07T14:58:00Z">
            <w:rPr>
              <w:rFonts w:ascii="Arial" w:hAnsi="Arial"/>
              <w:spacing w:val="-3"/>
              <w:sz w:val="20"/>
              <w:szCs w:val="20"/>
            </w:rPr>
          </w:rPrChange>
        </w:rPr>
        <w:tab/>
      </w:r>
      <w:r w:rsidRPr="004338A9">
        <w:rPr>
          <w:rFonts w:asciiTheme="majorHAnsi" w:hAnsiTheme="majorHAnsi"/>
          <w:spacing w:val="-3"/>
          <w:sz w:val="20"/>
          <w:szCs w:val="20"/>
          <w:rPrChange w:id="4226" w:author="dbecker" w:date="2016-01-07T14:58:00Z">
            <w:rPr>
              <w:rFonts w:ascii="Arial" w:hAnsi="Arial"/>
              <w:spacing w:val="-3"/>
              <w:sz w:val="20"/>
              <w:szCs w:val="20"/>
            </w:rPr>
          </w:rPrChange>
        </w:rPr>
        <w:tab/>
        <w:t>1 - 3</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27" w:author="dbecker" w:date="2016-01-07T14:58:00Z">
            <w:rPr>
              <w:rFonts w:ascii="Arial" w:hAnsi="Arial"/>
              <w:spacing w:val="-3"/>
              <w:sz w:val="20"/>
              <w:szCs w:val="20"/>
            </w:rPr>
          </w:rPrChange>
        </w:rPr>
      </w:pPr>
      <w:r w:rsidRPr="004338A9">
        <w:rPr>
          <w:rFonts w:asciiTheme="majorHAnsi" w:hAnsiTheme="majorHAnsi"/>
          <w:spacing w:val="-3"/>
          <w:sz w:val="20"/>
          <w:szCs w:val="20"/>
          <w:rPrChange w:id="4228" w:author="dbecker" w:date="2016-01-07T14:58:00Z">
            <w:rPr>
              <w:rFonts w:ascii="Arial" w:hAnsi="Arial"/>
              <w:spacing w:val="-3"/>
              <w:sz w:val="20"/>
              <w:szCs w:val="20"/>
            </w:rPr>
          </w:rPrChange>
        </w:rPr>
        <w:tab/>
      </w:r>
      <w:r w:rsidRPr="004338A9">
        <w:rPr>
          <w:rFonts w:asciiTheme="majorHAnsi" w:hAnsiTheme="majorHAnsi"/>
          <w:spacing w:val="-3"/>
          <w:sz w:val="20"/>
          <w:szCs w:val="20"/>
          <w:rPrChange w:id="4229" w:author="dbecker" w:date="2016-01-07T14:58:00Z">
            <w:rPr>
              <w:rFonts w:ascii="Arial" w:hAnsi="Arial"/>
              <w:spacing w:val="-3"/>
              <w:sz w:val="20"/>
              <w:szCs w:val="20"/>
            </w:rPr>
          </w:rPrChange>
        </w:rPr>
        <w:tab/>
        <w:t>Rye</w:t>
      </w:r>
      <w:r w:rsidRPr="004338A9">
        <w:rPr>
          <w:rFonts w:asciiTheme="majorHAnsi" w:hAnsiTheme="majorHAnsi"/>
          <w:spacing w:val="-3"/>
          <w:sz w:val="20"/>
          <w:szCs w:val="20"/>
          <w:rPrChange w:id="4230" w:author="dbecker" w:date="2016-01-07T14:58:00Z">
            <w:rPr>
              <w:rFonts w:ascii="Arial" w:hAnsi="Arial"/>
              <w:spacing w:val="-3"/>
              <w:sz w:val="20"/>
              <w:szCs w:val="20"/>
            </w:rPr>
          </w:rPrChange>
        </w:rPr>
        <w:tab/>
      </w:r>
      <w:r w:rsidRPr="004338A9">
        <w:rPr>
          <w:rFonts w:asciiTheme="majorHAnsi" w:hAnsiTheme="majorHAnsi"/>
          <w:spacing w:val="-3"/>
          <w:sz w:val="20"/>
          <w:szCs w:val="20"/>
          <w:rPrChange w:id="4231" w:author="dbecker" w:date="2016-01-07T14:58:00Z">
            <w:rPr>
              <w:rFonts w:ascii="Arial" w:hAnsi="Arial"/>
              <w:spacing w:val="-3"/>
              <w:sz w:val="20"/>
              <w:szCs w:val="20"/>
            </w:rPr>
          </w:rPrChange>
        </w:rPr>
        <w:tab/>
      </w:r>
      <w:r w:rsidRPr="004338A9">
        <w:rPr>
          <w:rFonts w:asciiTheme="majorHAnsi" w:hAnsiTheme="majorHAnsi"/>
          <w:spacing w:val="-3"/>
          <w:sz w:val="20"/>
          <w:szCs w:val="20"/>
          <w:rPrChange w:id="4232" w:author="dbecker" w:date="2016-01-07T14:58:00Z">
            <w:rPr>
              <w:rFonts w:ascii="Arial" w:hAnsi="Arial"/>
              <w:spacing w:val="-3"/>
              <w:sz w:val="20"/>
              <w:szCs w:val="20"/>
            </w:rPr>
          </w:rPrChange>
        </w:rPr>
        <w:tab/>
      </w:r>
      <w:r w:rsidRPr="004338A9">
        <w:rPr>
          <w:rFonts w:asciiTheme="majorHAnsi" w:hAnsiTheme="majorHAnsi"/>
          <w:spacing w:val="-3"/>
          <w:sz w:val="20"/>
          <w:szCs w:val="20"/>
          <w:rPrChange w:id="4233" w:author="dbecker" w:date="2016-01-07T14:58:00Z">
            <w:rPr>
              <w:rFonts w:ascii="Arial" w:hAnsi="Arial"/>
              <w:spacing w:val="-3"/>
              <w:sz w:val="20"/>
              <w:szCs w:val="20"/>
            </w:rPr>
          </w:rPrChange>
        </w:rPr>
        <w:tab/>
        <w:t>1 - 4</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34" w:author="dbecker" w:date="2016-01-07T14:58:00Z">
            <w:rPr>
              <w:rFonts w:ascii="Arial" w:hAnsi="Arial"/>
              <w:spacing w:val="-3"/>
              <w:sz w:val="20"/>
              <w:szCs w:val="20"/>
            </w:rPr>
          </w:rPrChange>
        </w:rPr>
      </w:pPr>
      <w:r w:rsidRPr="004338A9">
        <w:rPr>
          <w:rFonts w:asciiTheme="majorHAnsi" w:hAnsiTheme="majorHAnsi"/>
          <w:spacing w:val="-3"/>
          <w:sz w:val="20"/>
          <w:szCs w:val="20"/>
          <w:rPrChange w:id="4235" w:author="dbecker" w:date="2016-01-07T14:58:00Z">
            <w:rPr>
              <w:rFonts w:ascii="Arial" w:hAnsi="Arial"/>
              <w:spacing w:val="-3"/>
              <w:sz w:val="20"/>
              <w:szCs w:val="20"/>
            </w:rPr>
          </w:rPrChange>
        </w:rPr>
        <w:tab/>
      </w:r>
      <w:r w:rsidRPr="004338A9">
        <w:rPr>
          <w:rFonts w:asciiTheme="majorHAnsi" w:hAnsiTheme="majorHAnsi"/>
          <w:spacing w:val="-3"/>
          <w:sz w:val="20"/>
          <w:szCs w:val="20"/>
          <w:rPrChange w:id="4236" w:author="dbecker" w:date="2016-01-07T14:58:00Z">
            <w:rPr>
              <w:rFonts w:ascii="Arial" w:hAnsi="Arial"/>
              <w:spacing w:val="-3"/>
              <w:sz w:val="20"/>
              <w:szCs w:val="20"/>
            </w:rPr>
          </w:rPrChange>
        </w:rPr>
        <w:tab/>
        <w:t>Seabrook</w:t>
      </w:r>
      <w:r w:rsidRPr="004338A9">
        <w:rPr>
          <w:rFonts w:asciiTheme="majorHAnsi" w:hAnsiTheme="majorHAnsi"/>
          <w:spacing w:val="-3"/>
          <w:sz w:val="20"/>
          <w:szCs w:val="20"/>
          <w:rPrChange w:id="4237" w:author="dbecker" w:date="2016-01-07T14:58:00Z">
            <w:rPr>
              <w:rFonts w:ascii="Arial" w:hAnsi="Arial"/>
              <w:spacing w:val="-3"/>
              <w:sz w:val="20"/>
              <w:szCs w:val="20"/>
            </w:rPr>
          </w:rPrChange>
        </w:rPr>
        <w:tab/>
      </w:r>
      <w:r w:rsidRPr="004338A9">
        <w:rPr>
          <w:rFonts w:asciiTheme="majorHAnsi" w:hAnsiTheme="majorHAnsi"/>
          <w:spacing w:val="-3"/>
          <w:sz w:val="20"/>
          <w:szCs w:val="20"/>
          <w:rPrChange w:id="4238" w:author="dbecker" w:date="2016-01-07T14:58:00Z">
            <w:rPr>
              <w:rFonts w:ascii="Arial" w:hAnsi="Arial"/>
              <w:spacing w:val="-3"/>
              <w:sz w:val="20"/>
              <w:szCs w:val="20"/>
            </w:rPr>
          </w:rPrChange>
        </w:rPr>
        <w:tab/>
      </w:r>
      <w:r w:rsidRPr="004338A9">
        <w:rPr>
          <w:rFonts w:asciiTheme="majorHAnsi" w:hAnsiTheme="majorHAnsi"/>
          <w:spacing w:val="-3"/>
          <w:sz w:val="20"/>
          <w:szCs w:val="20"/>
          <w:rPrChange w:id="4239" w:author="dbecker" w:date="2016-01-07T14:58:00Z">
            <w:rPr>
              <w:rFonts w:ascii="Arial" w:hAnsi="Arial"/>
              <w:spacing w:val="-3"/>
              <w:sz w:val="20"/>
              <w:szCs w:val="20"/>
            </w:rPr>
          </w:rPrChange>
        </w:rPr>
        <w:tab/>
        <w:t>1 - 5</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pacing w:val="-3"/>
          <w:sz w:val="20"/>
          <w:szCs w:val="20"/>
          <w:rPrChange w:id="4240" w:author="dbecker" w:date="2016-01-07T14:58:00Z">
            <w:rPr>
              <w:rFonts w:ascii="Arial" w:hAnsi="Arial"/>
              <w:spacing w:val="-3"/>
              <w:sz w:val="20"/>
              <w:szCs w:val="20"/>
            </w:rPr>
          </w:rPrChange>
        </w:rPr>
      </w:pPr>
      <w:r w:rsidRPr="004338A9">
        <w:rPr>
          <w:rFonts w:asciiTheme="majorHAnsi" w:hAnsiTheme="majorHAnsi"/>
          <w:spacing w:val="-3"/>
          <w:sz w:val="20"/>
          <w:szCs w:val="20"/>
          <w:rPrChange w:id="4241" w:author="dbecker" w:date="2016-01-07T14:58:00Z">
            <w:rPr>
              <w:rFonts w:ascii="Arial" w:hAnsi="Arial"/>
              <w:spacing w:val="-3"/>
              <w:sz w:val="20"/>
              <w:szCs w:val="20"/>
            </w:rPr>
          </w:rPrChange>
        </w:rPr>
        <w:tab/>
      </w:r>
      <w:r w:rsidRPr="004338A9">
        <w:rPr>
          <w:rFonts w:asciiTheme="majorHAnsi" w:hAnsiTheme="majorHAnsi"/>
          <w:spacing w:val="-3"/>
          <w:sz w:val="20"/>
          <w:szCs w:val="20"/>
          <w:rPrChange w:id="4242" w:author="dbecker" w:date="2016-01-07T14:58:00Z">
            <w:rPr>
              <w:rFonts w:ascii="Arial" w:hAnsi="Arial"/>
              <w:spacing w:val="-3"/>
              <w:sz w:val="20"/>
              <w:szCs w:val="20"/>
            </w:rPr>
          </w:rPrChange>
        </w:rPr>
        <w:tab/>
        <w:t>South Hampton</w:t>
      </w:r>
      <w:r w:rsidRPr="004338A9">
        <w:rPr>
          <w:rFonts w:asciiTheme="majorHAnsi" w:hAnsiTheme="majorHAnsi"/>
          <w:spacing w:val="-3"/>
          <w:sz w:val="20"/>
          <w:szCs w:val="20"/>
          <w:rPrChange w:id="4243" w:author="dbecker" w:date="2016-01-07T14:58:00Z">
            <w:rPr>
              <w:rFonts w:ascii="Arial" w:hAnsi="Arial"/>
              <w:spacing w:val="-3"/>
              <w:sz w:val="20"/>
              <w:szCs w:val="20"/>
            </w:rPr>
          </w:rPrChange>
        </w:rPr>
        <w:tab/>
      </w:r>
      <w:r w:rsidRPr="004338A9">
        <w:rPr>
          <w:rFonts w:asciiTheme="majorHAnsi" w:hAnsiTheme="majorHAnsi"/>
          <w:spacing w:val="-3"/>
          <w:sz w:val="20"/>
          <w:szCs w:val="20"/>
          <w:rPrChange w:id="4244" w:author="dbecker" w:date="2016-01-07T14:58:00Z">
            <w:rPr>
              <w:rFonts w:ascii="Arial" w:hAnsi="Arial"/>
              <w:spacing w:val="-3"/>
              <w:sz w:val="20"/>
              <w:szCs w:val="20"/>
            </w:rPr>
          </w:rPrChange>
        </w:rPr>
        <w:tab/>
      </w:r>
      <w:r w:rsidRPr="004338A9">
        <w:rPr>
          <w:rFonts w:asciiTheme="majorHAnsi" w:hAnsiTheme="majorHAnsi"/>
          <w:spacing w:val="-3"/>
          <w:sz w:val="20"/>
          <w:szCs w:val="20"/>
          <w:rPrChange w:id="4245" w:author="dbecker" w:date="2016-01-07T14:58:00Z">
            <w:rPr>
              <w:rFonts w:ascii="Arial" w:hAnsi="Arial"/>
              <w:spacing w:val="-3"/>
              <w:sz w:val="20"/>
              <w:szCs w:val="20"/>
            </w:rPr>
          </w:rPrChange>
        </w:rPr>
        <w:tab/>
        <w:t>1 - 6</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z w:val="20"/>
          <w:szCs w:val="20"/>
          <w:rPrChange w:id="4246" w:author="dbecker" w:date="2016-01-07T14:58:00Z">
            <w:rPr>
              <w:rFonts w:ascii="Arial" w:hAnsi="Arial"/>
              <w:sz w:val="20"/>
              <w:szCs w:val="20"/>
            </w:rPr>
          </w:rPrChange>
        </w:rPr>
      </w:pPr>
      <w:r w:rsidRPr="004338A9">
        <w:rPr>
          <w:rFonts w:asciiTheme="majorHAnsi" w:hAnsiTheme="majorHAnsi"/>
          <w:sz w:val="20"/>
          <w:szCs w:val="20"/>
          <w:rPrChange w:id="4247" w:author="dbecker" w:date="2016-01-07T14:58:00Z">
            <w:rPr>
              <w:rFonts w:ascii="Arial" w:hAnsi="Arial"/>
              <w:sz w:val="20"/>
              <w:szCs w:val="20"/>
            </w:rPr>
          </w:rPrChange>
        </w:rPr>
        <w:tab/>
      </w:r>
      <w:r w:rsidRPr="004338A9">
        <w:rPr>
          <w:rFonts w:asciiTheme="majorHAnsi" w:hAnsiTheme="majorHAnsi"/>
          <w:sz w:val="20"/>
          <w:szCs w:val="20"/>
          <w:rPrChange w:id="4248" w:author="dbecker" w:date="2016-01-07T14:58:00Z">
            <w:rPr>
              <w:rFonts w:ascii="Arial" w:hAnsi="Arial"/>
              <w:sz w:val="20"/>
              <w:szCs w:val="20"/>
            </w:rPr>
          </w:rPrChange>
        </w:rPr>
        <w:tab/>
        <w:t>Stratham</w:t>
      </w:r>
      <w:r w:rsidRPr="004338A9">
        <w:rPr>
          <w:rFonts w:asciiTheme="majorHAnsi" w:hAnsiTheme="majorHAnsi"/>
          <w:sz w:val="20"/>
          <w:szCs w:val="20"/>
          <w:rPrChange w:id="4249" w:author="dbecker" w:date="2016-01-07T14:58:00Z">
            <w:rPr>
              <w:rFonts w:ascii="Arial" w:hAnsi="Arial"/>
              <w:sz w:val="20"/>
              <w:szCs w:val="20"/>
            </w:rPr>
          </w:rPrChange>
        </w:rPr>
        <w:tab/>
      </w:r>
      <w:r w:rsidRPr="004338A9">
        <w:rPr>
          <w:rFonts w:asciiTheme="majorHAnsi" w:hAnsiTheme="majorHAnsi"/>
          <w:sz w:val="20"/>
          <w:szCs w:val="20"/>
          <w:rPrChange w:id="4250" w:author="dbecker" w:date="2016-01-07T14:58:00Z">
            <w:rPr>
              <w:rFonts w:ascii="Arial" w:hAnsi="Arial"/>
              <w:sz w:val="20"/>
              <w:szCs w:val="20"/>
            </w:rPr>
          </w:rPrChange>
        </w:rPr>
        <w:tab/>
      </w:r>
      <w:r w:rsidRPr="004338A9">
        <w:rPr>
          <w:rFonts w:asciiTheme="majorHAnsi" w:hAnsiTheme="majorHAnsi"/>
          <w:sz w:val="20"/>
          <w:szCs w:val="20"/>
          <w:rPrChange w:id="4251" w:author="dbecker" w:date="2016-01-07T14:58:00Z">
            <w:rPr>
              <w:rFonts w:ascii="Arial" w:hAnsi="Arial"/>
              <w:sz w:val="20"/>
              <w:szCs w:val="20"/>
            </w:rPr>
          </w:rPrChange>
        </w:rPr>
        <w:tab/>
        <w:t>1 – 7</w:t>
      </w:r>
    </w:p>
    <w:p w:rsidR="00B176C1" w:rsidRPr="004338A9" w:rsidRDefault="00B176C1" w:rsidP="00B176C1">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jc w:val="both"/>
        <w:rPr>
          <w:rFonts w:asciiTheme="majorHAnsi" w:hAnsiTheme="majorHAnsi"/>
          <w:sz w:val="20"/>
          <w:szCs w:val="20"/>
          <w:rPrChange w:id="4252" w:author="dbecker" w:date="2016-01-07T14:58:00Z">
            <w:rPr>
              <w:rFonts w:ascii="Arial" w:hAnsi="Arial"/>
              <w:sz w:val="20"/>
              <w:szCs w:val="20"/>
            </w:rPr>
          </w:rPrChange>
        </w:rPr>
      </w:pPr>
    </w:p>
    <w:p w:rsidR="00B176C1" w:rsidRPr="004338A9" w:rsidRDefault="00B176C1" w:rsidP="00B176C1">
      <w:pPr>
        <w:numPr>
          <w:ilvl w:val="0"/>
          <w:numId w:val="68"/>
        </w:num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53" w:author="dbecker" w:date="2016-01-07T14:58:00Z">
            <w:rPr>
              <w:rFonts w:ascii="Arial" w:hAnsi="Arial"/>
              <w:spacing w:val="-3"/>
              <w:sz w:val="20"/>
              <w:szCs w:val="20"/>
            </w:rPr>
          </w:rPrChange>
        </w:rPr>
      </w:pPr>
      <w:r w:rsidRPr="004338A9">
        <w:rPr>
          <w:rFonts w:asciiTheme="majorHAnsi" w:hAnsiTheme="majorHAnsi"/>
          <w:spacing w:val="-3"/>
          <w:sz w:val="20"/>
          <w:szCs w:val="20"/>
          <w:rPrChange w:id="4254" w:author="dbecker" w:date="2016-01-07T14:58:00Z">
            <w:rPr>
              <w:rFonts w:ascii="Arial" w:hAnsi="Arial"/>
              <w:spacing w:val="-3"/>
              <w:sz w:val="20"/>
              <w:szCs w:val="20"/>
            </w:rPr>
          </w:rPrChange>
        </w:rPr>
        <w:t>Using the numeric key pad, set the correct town code (the first two digits from the left side of the address), then set the individual siren address code (e.g.., Brentwood siren number 1 address is 0-1-0-1).  The address will appear in the display window.</w:t>
      </w:r>
    </w:p>
    <w:p w:rsidR="00B176C1" w:rsidRPr="004338A9" w:rsidRDefault="00B176C1" w:rsidP="00B176C1">
      <w:pPr>
        <w:numPr>
          <w:ilvl w:val="0"/>
          <w:numId w:val="68"/>
        </w:num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55" w:author="dbecker" w:date="2016-01-07T14:58:00Z">
            <w:rPr>
              <w:rFonts w:ascii="Arial" w:hAnsi="Arial"/>
              <w:spacing w:val="-3"/>
              <w:sz w:val="20"/>
              <w:szCs w:val="20"/>
            </w:rPr>
          </w:rPrChange>
        </w:rPr>
      </w:pPr>
      <w:r w:rsidRPr="004338A9">
        <w:rPr>
          <w:rFonts w:asciiTheme="majorHAnsi" w:hAnsiTheme="majorHAnsi"/>
          <w:spacing w:val="-3"/>
          <w:sz w:val="20"/>
          <w:szCs w:val="20"/>
          <w:rPrChange w:id="4256" w:author="dbecker" w:date="2016-01-07T14:58:00Z">
            <w:rPr>
              <w:rFonts w:ascii="Arial" w:hAnsi="Arial"/>
              <w:spacing w:val="-3"/>
              <w:sz w:val="20"/>
              <w:szCs w:val="20"/>
            </w:rPr>
          </w:rPrChange>
        </w:rPr>
        <w:t xml:space="preserve">Press the Warning Tone button under Command Group.  Cancel should appear in the display window.  If Cancel does not appear, scroll to it using the Up and </w:t>
      </w:r>
      <w:proofErr w:type="gramStart"/>
      <w:r w:rsidRPr="004338A9">
        <w:rPr>
          <w:rFonts w:asciiTheme="majorHAnsi" w:hAnsiTheme="majorHAnsi"/>
          <w:spacing w:val="-3"/>
          <w:sz w:val="20"/>
          <w:szCs w:val="20"/>
          <w:rPrChange w:id="4257" w:author="dbecker" w:date="2016-01-07T14:58:00Z">
            <w:rPr>
              <w:rFonts w:ascii="Arial" w:hAnsi="Arial"/>
              <w:spacing w:val="-3"/>
              <w:sz w:val="20"/>
              <w:szCs w:val="20"/>
            </w:rPr>
          </w:rPrChange>
        </w:rPr>
        <w:t>Down</w:t>
      </w:r>
      <w:proofErr w:type="gramEnd"/>
      <w:r w:rsidRPr="004338A9">
        <w:rPr>
          <w:rFonts w:asciiTheme="majorHAnsi" w:hAnsiTheme="majorHAnsi"/>
          <w:spacing w:val="-3"/>
          <w:sz w:val="20"/>
          <w:szCs w:val="20"/>
          <w:rPrChange w:id="4258" w:author="dbecker" w:date="2016-01-07T14:58:00Z">
            <w:rPr>
              <w:rFonts w:ascii="Arial" w:hAnsi="Arial"/>
              <w:spacing w:val="-3"/>
              <w:sz w:val="20"/>
              <w:szCs w:val="20"/>
            </w:rPr>
          </w:rPrChange>
        </w:rPr>
        <w:t xml:space="preserve"> scroll arrows.</w:t>
      </w:r>
    </w:p>
    <w:p w:rsidR="00B176C1" w:rsidRPr="004338A9" w:rsidRDefault="00B176C1" w:rsidP="00B176C1">
      <w:pPr>
        <w:numPr>
          <w:ilvl w:val="0"/>
          <w:numId w:val="68"/>
        </w:num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59" w:author="dbecker" w:date="2016-01-07T14:58:00Z">
            <w:rPr>
              <w:rFonts w:ascii="Arial" w:hAnsi="Arial"/>
              <w:spacing w:val="-3"/>
              <w:sz w:val="20"/>
              <w:szCs w:val="20"/>
            </w:rPr>
          </w:rPrChange>
        </w:rPr>
      </w:pPr>
      <w:r w:rsidRPr="004338A9">
        <w:rPr>
          <w:rFonts w:asciiTheme="majorHAnsi" w:hAnsiTheme="majorHAnsi"/>
          <w:spacing w:val="-3"/>
          <w:sz w:val="20"/>
          <w:szCs w:val="20"/>
          <w:rPrChange w:id="4260" w:author="dbecker" w:date="2016-01-07T14:58:00Z">
            <w:rPr>
              <w:rFonts w:ascii="Arial" w:hAnsi="Arial"/>
              <w:spacing w:val="-3"/>
              <w:sz w:val="20"/>
              <w:szCs w:val="20"/>
            </w:rPr>
          </w:rPrChange>
        </w:rPr>
        <w:t>Verify that the E-969 encoder display window displays the following:</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61" w:author="dbecker" w:date="2016-01-07T14:58:00Z">
            <w:rPr>
              <w:rFonts w:ascii="Arial" w:hAnsi="Arial"/>
              <w:spacing w:val="-3"/>
              <w:sz w:val="20"/>
              <w:szCs w:val="20"/>
            </w:rPr>
          </w:rPrChange>
        </w:rPr>
      </w:pPr>
      <w:r w:rsidRPr="004338A9">
        <w:rPr>
          <w:rFonts w:asciiTheme="majorHAnsi" w:hAnsiTheme="majorHAnsi"/>
          <w:spacing w:val="-3"/>
          <w:sz w:val="20"/>
          <w:szCs w:val="20"/>
          <w:rPrChange w:id="4262" w:author="dbecker" w:date="2016-01-07T14:58:00Z">
            <w:rPr>
              <w:rFonts w:ascii="Arial" w:hAnsi="Arial"/>
              <w:spacing w:val="-3"/>
              <w:sz w:val="20"/>
              <w:szCs w:val="20"/>
            </w:rPr>
          </w:rPrChange>
        </w:rPr>
        <w:t>Cancel</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63" w:author="dbecker" w:date="2016-01-07T14:58:00Z">
            <w:rPr>
              <w:rFonts w:ascii="Arial" w:hAnsi="Arial"/>
              <w:spacing w:val="-3"/>
              <w:sz w:val="20"/>
              <w:szCs w:val="20"/>
            </w:rPr>
          </w:rPrChange>
        </w:rPr>
      </w:pPr>
      <w:r w:rsidRPr="004338A9">
        <w:rPr>
          <w:rFonts w:asciiTheme="majorHAnsi" w:hAnsiTheme="majorHAnsi"/>
          <w:spacing w:val="-3"/>
          <w:sz w:val="20"/>
          <w:szCs w:val="20"/>
          <w:rPrChange w:id="4264" w:author="dbecker" w:date="2016-01-07T14:58:00Z">
            <w:rPr>
              <w:rFonts w:ascii="Arial" w:hAnsi="Arial"/>
              <w:spacing w:val="-3"/>
              <w:sz w:val="20"/>
              <w:szCs w:val="20"/>
            </w:rPr>
          </w:rPrChange>
        </w:rPr>
        <w:t>Addr = (desired address) (time)</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65" w:author="dbecker" w:date="2016-01-07T14:58:00Z">
            <w:rPr>
              <w:rFonts w:ascii="Arial" w:hAnsi="Arial"/>
              <w:spacing w:val="-3"/>
              <w:sz w:val="20"/>
              <w:szCs w:val="20"/>
            </w:rPr>
          </w:rPrChange>
        </w:rPr>
      </w:pPr>
      <w:r w:rsidRPr="004338A9">
        <w:rPr>
          <w:rFonts w:asciiTheme="majorHAnsi" w:hAnsiTheme="majorHAnsi"/>
          <w:sz w:val="20"/>
          <w:szCs w:val="20"/>
          <w:rPrChange w:id="4266" w:author="dbecker" w:date="2016-01-07T14:58:00Z">
            <w:rPr>
              <w:rFonts w:ascii="Arial" w:hAnsi="Arial"/>
              <w:sz w:val="20"/>
              <w:szCs w:val="20"/>
            </w:rPr>
          </w:rPrChange>
        </w:rPr>
        <w:t>Press the SEND button.</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67" w:author="dbecker" w:date="2016-01-07T14:58:00Z">
            <w:rPr>
              <w:rFonts w:ascii="Arial" w:hAnsi="Arial"/>
              <w:spacing w:val="-3"/>
              <w:sz w:val="20"/>
              <w:szCs w:val="20"/>
            </w:rPr>
          </w:rPrChange>
        </w:rPr>
      </w:pPr>
      <w:r w:rsidRPr="004338A9">
        <w:rPr>
          <w:rFonts w:asciiTheme="majorHAnsi" w:hAnsiTheme="majorHAnsi"/>
          <w:spacing w:val="-3"/>
          <w:sz w:val="20"/>
          <w:szCs w:val="20"/>
          <w:rPrChange w:id="4268" w:author="dbecker" w:date="2016-01-07T14:58:00Z">
            <w:rPr>
              <w:rFonts w:ascii="Arial" w:hAnsi="Arial"/>
              <w:spacing w:val="-3"/>
              <w:sz w:val="20"/>
              <w:szCs w:val="20"/>
            </w:rPr>
          </w:rPrChange>
        </w:rPr>
        <w:t>Wait approximately 10 seconds for the command to be sent. Then verify that the address in the display window is correct or reenter the address as necessary.</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69" w:author="dbecker" w:date="2016-01-07T14:58:00Z">
            <w:rPr>
              <w:rFonts w:ascii="Arial" w:hAnsi="Arial"/>
              <w:spacing w:val="-3"/>
              <w:sz w:val="20"/>
              <w:szCs w:val="20"/>
            </w:rPr>
          </w:rPrChange>
        </w:rPr>
      </w:pPr>
      <w:r w:rsidRPr="004338A9">
        <w:rPr>
          <w:rFonts w:asciiTheme="majorHAnsi" w:hAnsiTheme="majorHAnsi"/>
          <w:spacing w:val="-3"/>
          <w:sz w:val="20"/>
          <w:szCs w:val="20"/>
          <w:rPrChange w:id="4270" w:author="dbecker" w:date="2016-01-07T14:58:00Z">
            <w:rPr>
              <w:rFonts w:ascii="Arial" w:hAnsi="Arial"/>
              <w:spacing w:val="-3"/>
              <w:sz w:val="20"/>
              <w:szCs w:val="20"/>
            </w:rPr>
          </w:rPrChange>
        </w:rPr>
        <w:t>Press the WARNING TONE menu button.</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71" w:author="dbecker" w:date="2016-01-07T14:58:00Z">
            <w:rPr>
              <w:rFonts w:ascii="Arial" w:hAnsi="Arial"/>
              <w:spacing w:val="-3"/>
              <w:sz w:val="20"/>
              <w:szCs w:val="20"/>
            </w:rPr>
          </w:rPrChange>
        </w:rPr>
      </w:pPr>
      <w:r w:rsidRPr="004338A9">
        <w:rPr>
          <w:rFonts w:asciiTheme="majorHAnsi" w:hAnsiTheme="majorHAnsi"/>
          <w:spacing w:val="-3"/>
          <w:sz w:val="20"/>
          <w:szCs w:val="20"/>
          <w:rPrChange w:id="4272" w:author="dbecker" w:date="2016-01-07T14:58:00Z">
            <w:rPr>
              <w:rFonts w:ascii="Arial" w:hAnsi="Arial"/>
              <w:spacing w:val="-3"/>
              <w:sz w:val="20"/>
              <w:szCs w:val="20"/>
            </w:rPr>
          </w:rPrChange>
        </w:rPr>
        <w:t>Scroll to the desired warning tone (e.g., WAIL, HI-LO) using the Up or Down scroll arrows.</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73" w:author="dbecker" w:date="2016-01-07T14:58:00Z">
            <w:rPr>
              <w:rFonts w:ascii="Arial" w:hAnsi="Arial"/>
              <w:spacing w:val="-3"/>
              <w:sz w:val="20"/>
              <w:szCs w:val="20"/>
            </w:rPr>
          </w:rPrChange>
        </w:rPr>
      </w:pPr>
      <w:r w:rsidRPr="004338A9">
        <w:rPr>
          <w:rFonts w:asciiTheme="majorHAnsi" w:hAnsiTheme="majorHAnsi"/>
          <w:b/>
          <w:spacing w:val="-3"/>
          <w:sz w:val="20"/>
          <w:szCs w:val="20"/>
          <w:rPrChange w:id="4274" w:author="dbecker" w:date="2016-01-07T14:58:00Z">
            <w:rPr>
              <w:rFonts w:ascii="Arial" w:hAnsi="Arial"/>
              <w:b/>
              <w:spacing w:val="-3"/>
              <w:sz w:val="20"/>
              <w:szCs w:val="20"/>
            </w:rPr>
          </w:rPrChange>
        </w:rPr>
        <w:t xml:space="preserve">Note: </w:t>
      </w:r>
      <w:r w:rsidRPr="004338A9">
        <w:rPr>
          <w:rFonts w:asciiTheme="majorHAnsi" w:hAnsiTheme="majorHAnsi"/>
          <w:spacing w:val="-3"/>
          <w:sz w:val="20"/>
          <w:szCs w:val="20"/>
          <w:rPrChange w:id="4275" w:author="dbecker" w:date="2016-01-07T14:58:00Z">
            <w:rPr>
              <w:rFonts w:ascii="Arial" w:hAnsi="Arial"/>
              <w:spacing w:val="-3"/>
              <w:sz w:val="20"/>
              <w:szCs w:val="20"/>
            </w:rPr>
          </w:rPrChange>
        </w:rPr>
        <w:t>The function that would be used during a declared emergency at Seabrook Station would be the ALRT (alert) function. The ALRT tone is reserved for a Seabrook Station emergency only.</w:t>
      </w:r>
    </w:p>
    <w:p w:rsidR="00B176C1" w:rsidRPr="004338A9" w:rsidRDefault="00B176C1" w:rsidP="00B176C1">
      <w:pPr>
        <w:numPr>
          <w:ilvl w:val="0"/>
          <w:numId w:val="68"/>
        </w:numPr>
        <w:tabs>
          <w:tab w:val="left" w:pos="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76" w:author="dbecker" w:date="2016-01-07T14:58:00Z">
            <w:rPr>
              <w:rFonts w:ascii="Arial" w:hAnsi="Arial"/>
              <w:spacing w:val="-3"/>
              <w:sz w:val="20"/>
              <w:szCs w:val="20"/>
            </w:rPr>
          </w:rPrChange>
        </w:rPr>
      </w:pPr>
      <w:r w:rsidRPr="004338A9">
        <w:rPr>
          <w:rFonts w:asciiTheme="majorHAnsi" w:hAnsiTheme="majorHAnsi"/>
          <w:spacing w:val="-3"/>
          <w:sz w:val="20"/>
          <w:szCs w:val="20"/>
          <w:rPrChange w:id="4277" w:author="dbecker" w:date="2016-01-07T14:58:00Z">
            <w:rPr>
              <w:rFonts w:ascii="Arial" w:hAnsi="Arial"/>
              <w:spacing w:val="-3"/>
              <w:sz w:val="20"/>
              <w:szCs w:val="20"/>
            </w:rPr>
          </w:rPrChange>
        </w:rPr>
        <w:t>Verify that the E-969 encoder display window displays the following:</w:t>
      </w:r>
    </w:p>
    <w:p w:rsidR="00B176C1" w:rsidRPr="004338A9" w:rsidRDefault="00B176C1" w:rsidP="00B176C1">
      <w:pPr>
        <w:numPr>
          <w:ilvl w:val="0"/>
          <w:numId w:val="68"/>
        </w:numPr>
        <w:tabs>
          <w:tab w:val="left" w:pos="0"/>
          <w:tab w:val="left" w:pos="900"/>
          <w:tab w:val="num"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78" w:author="dbecker" w:date="2016-01-07T14:58:00Z">
            <w:rPr>
              <w:rFonts w:ascii="Arial" w:hAnsi="Arial"/>
              <w:spacing w:val="-3"/>
              <w:sz w:val="20"/>
              <w:szCs w:val="20"/>
            </w:rPr>
          </w:rPrChange>
        </w:rPr>
      </w:pPr>
      <w:r w:rsidRPr="004338A9">
        <w:rPr>
          <w:rFonts w:asciiTheme="majorHAnsi" w:hAnsiTheme="majorHAnsi"/>
          <w:spacing w:val="-3"/>
          <w:sz w:val="20"/>
          <w:szCs w:val="20"/>
          <w:rPrChange w:id="4279" w:author="dbecker" w:date="2016-01-07T14:58:00Z">
            <w:rPr>
              <w:rFonts w:ascii="Arial" w:hAnsi="Arial"/>
              <w:spacing w:val="-3"/>
              <w:sz w:val="20"/>
              <w:szCs w:val="20"/>
            </w:rPr>
          </w:rPrChange>
        </w:rPr>
        <w:t>(desired warning tone)</w:t>
      </w:r>
    </w:p>
    <w:p w:rsidR="00B176C1" w:rsidRPr="004338A9" w:rsidRDefault="00B176C1" w:rsidP="00B176C1">
      <w:pPr>
        <w:numPr>
          <w:ilvl w:val="0"/>
          <w:numId w:val="68"/>
        </w:numPr>
        <w:tabs>
          <w:tab w:val="left" w:pos="0"/>
          <w:tab w:val="left" w:pos="900"/>
          <w:tab w:val="num"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80" w:author="dbecker" w:date="2016-01-07T14:58:00Z">
            <w:rPr>
              <w:rFonts w:ascii="Arial" w:hAnsi="Arial"/>
              <w:spacing w:val="-3"/>
              <w:sz w:val="20"/>
              <w:szCs w:val="20"/>
            </w:rPr>
          </w:rPrChange>
        </w:rPr>
      </w:pPr>
      <w:r w:rsidRPr="004338A9">
        <w:rPr>
          <w:rFonts w:asciiTheme="majorHAnsi" w:hAnsiTheme="majorHAnsi"/>
          <w:spacing w:val="-3"/>
          <w:sz w:val="20"/>
          <w:szCs w:val="20"/>
          <w:rPrChange w:id="4281" w:author="dbecker" w:date="2016-01-07T14:58:00Z">
            <w:rPr>
              <w:rFonts w:ascii="Arial" w:hAnsi="Arial"/>
              <w:spacing w:val="-3"/>
              <w:sz w:val="20"/>
              <w:szCs w:val="20"/>
            </w:rPr>
          </w:rPrChange>
        </w:rPr>
        <w:t>(desired address)</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82" w:author="dbecker" w:date="2016-01-07T14:58:00Z">
            <w:rPr>
              <w:rFonts w:ascii="Arial" w:hAnsi="Arial"/>
              <w:spacing w:val="-3"/>
              <w:sz w:val="20"/>
              <w:szCs w:val="20"/>
            </w:rPr>
          </w:rPrChange>
        </w:rPr>
      </w:pPr>
      <w:r w:rsidRPr="004338A9">
        <w:rPr>
          <w:rFonts w:asciiTheme="majorHAnsi" w:hAnsiTheme="majorHAnsi"/>
          <w:b/>
          <w:spacing w:val="-3"/>
          <w:sz w:val="20"/>
          <w:szCs w:val="20"/>
          <w:rPrChange w:id="4283" w:author="dbecker" w:date="2016-01-07T14:58:00Z">
            <w:rPr>
              <w:rFonts w:ascii="Arial" w:hAnsi="Arial"/>
              <w:b/>
              <w:spacing w:val="-3"/>
              <w:sz w:val="20"/>
              <w:szCs w:val="20"/>
            </w:rPr>
          </w:rPrChange>
        </w:rPr>
        <w:t xml:space="preserve">Caution: </w:t>
      </w:r>
      <w:r w:rsidRPr="004338A9">
        <w:rPr>
          <w:rFonts w:asciiTheme="majorHAnsi" w:hAnsiTheme="majorHAnsi"/>
          <w:spacing w:val="-3"/>
          <w:sz w:val="20"/>
          <w:szCs w:val="20"/>
          <w:rPrChange w:id="4284" w:author="dbecker" w:date="2016-01-07T14:58:00Z">
            <w:rPr>
              <w:rFonts w:ascii="Arial" w:hAnsi="Arial"/>
              <w:spacing w:val="-3"/>
              <w:sz w:val="20"/>
              <w:szCs w:val="20"/>
            </w:rPr>
          </w:rPrChange>
        </w:rPr>
        <w:t>The next step will activate the selected siren.</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85" w:author="dbecker" w:date="2016-01-07T14:58:00Z">
            <w:rPr>
              <w:rFonts w:ascii="Arial" w:hAnsi="Arial"/>
              <w:spacing w:val="-3"/>
              <w:sz w:val="20"/>
              <w:szCs w:val="20"/>
            </w:rPr>
          </w:rPrChange>
        </w:rPr>
      </w:pPr>
      <w:r w:rsidRPr="004338A9">
        <w:rPr>
          <w:rFonts w:asciiTheme="majorHAnsi" w:hAnsiTheme="majorHAnsi"/>
          <w:spacing w:val="-3"/>
          <w:sz w:val="20"/>
          <w:szCs w:val="20"/>
          <w:rPrChange w:id="4286" w:author="dbecker" w:date="2016-01-07T14:58:00Z">
            <w:rPr>
              <w:rFonts w:ascii="Arial" w:hAnsi="Arial"/>
              <w:spacing w:val="-3"/>
              <w:sz w:val="20"/>
              <w:szCs w:val="20"/>
            </w:rPr>
          </w:rPrChange>
        </w:rPr>
        <w:t>Press the Send Button.</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87" w:author="dbecker" w:date="2016-01-07T14:58:00Z">
            <w:rPr>
              <w:rFonts w:ascii="Arial" w:hAnsi="Arial"/>
              <w:spacing w:val="-3"/>
              <w:sz w:val="20"/>
              <w:szCs w:val="20"/>
            </w:rPr>
          </w:rPrChange>
        </w:rPr>
      </w:pPr>
      <w:r w:rsidRPr="004338A9">
        <w:rPr>
          <w:rFonts w:asciiTheme="majorHAnsi" w:hAnsiTheme="majorHAnsi"/>
          <w:b/>
          <w:spacing w:val="-3"/>
          <w:sz w:val="20"/>
          <w:szCs w:val="20"/>
          <w:rPrChange w:id="4288" w:author="dbecker" w:date="2016-01-07T14:58:00Z">
            <w:rPr>
              <w:rFonts w:ascii="Arial" w:hAnsi="Arial"/>
              <w:b/>
              <w:spacing w:val="-3"/>
              <w:sz w:val="20"/>
              <w:szCs w:val="20"/>
            </w:rPr>
          </w:rPrChange>
        </w:rPr>
        <w:t xml:space="preserve">Note: </w:t>
      </w:r>
      <w:r w:rsidRPr="004338A9">
        <w:rPr>
          <w:rFonts w:asciiTheme="majorHAnsi" w:hAnsiTheme="majorHAnsi"/>
          <w:spacing w:val="-3"/>
          <w:sz w:val="20"/>
          <w:szCs w:val="20"/>
          <w:rPrChange w:id="4289" w:author="dbecker" w:date="2016-01-07T14:58:00Z">
            <w:rPr>
              <w:rFonts w:ascii="Arial" w:hAnsi="Arial"/>
              <w:spacing w:val="-3"/>
              <w:sz w:val="20"/>
              <w:szCs w:val="20"/>
            </w:rPr>
          </w:rPrChange>
        </w:rPr>
        <w:t>In case of inadvertent activation, perform the following steps to cancel:</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90" w:author="dbecker" w:date="2016-01-07T14:58:00Z">
            <w:rPr>
              <w:rFonts w:ascii="Arial" w:hAnsi="Arial"/>
              <w:spacing w:val="-3"/>
              <w:sz w:val="20"/>
              <w:szCs w:val="20"/>
            </w:rPr>
          </w:rPrChange>
        </w:rPr>
      </w:pPr>
      <w:r w:rsidRPr="004338A9">
        <w:rPr>
          <w:rFonts w:asciiTheme="majorHAnsi" w:hAnsiTheme="majorHAnsi"/>
          <w:spacing w:val="-3"/>
          <w:sz w:val="20"/>
          <w:szCs w:val="20"/>
          <w:rPrChange w:id="4291" w:author="dbecker" w:date="2016-01-07T14:58:00Z">
            <w:rPr>
              <w:rFonts w:ascii="Arial" w:hAnsi="Arial"/>
              <w:spacing w:val="-3"/>
              <w:sz w:val="20"/>
              <w:szCs w:val="20"/>
            </w:rPr>
          </w:rPrChange>
        </w:rPr>
        <w:t>Press the Reset Button</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92" w:author="dbecker" w:date="2016-01-07T14:58:00Z">
            <w:rPr>
              <w:rFonts w:ascii="Arial" w:hAnsi="Arial"/>
              <w:spacing w:val="-3"/>
              <w:sz w:val="20"/>
              <w:szCs w:val="20"/>
            </w:rPr>
          </w:rPrChange>
        </w:rPr>
      </w:pPr>
      <w:r w:rsidRPr="004338A9">
        <w:rPr>
          <w:rFonts w:asciiTheme="majorHAnsi" w:hAnsiTheme="majorHAnsi"/>
          <w:spacing w:val="-3"/>
          <w:sz w:val="20"/>
          <w:szCs w:val="20"/>
          <w:rPrChange w:id="4293" w:author="dbecker" w:date="2016-01-07T14:58:00Z">
            <w:rPr>
              <w:rFonts w:ascii="Arial" w:hAnsi="Arial"/>
              <w:spacing w:val="-3"/>
              <w:sz w:val="20"/>
              <w:szCs w:val="20"/>
            </w:rPr>
          </w:rPrChange>
        </w:rPr>
        <w:t>Press the Call Key C2 Button</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294" w:author="dbecker" w:date="2016-01-07T14:58:00Z">
            <w:rPr>
              <w:rFonts w:ascii="Arial" w:hAnsi="Arial"/>
              <w:spacing w:val="-3"/>
              <w:sz w:val="20"/>
              <w:szCs w:val="20"/>
            </w:rPr>
          </w:rPrChange>
        </w:rPr>
      </w:pPr>
      <w:r w:rsidRPr="004338A9">
        <w:rPr>
          <w:rFonts w:asciiTheme="majorHAnsi" w:hAnsiTheme="majorHAnsi"/>
          <w:spacing w:val="-3"/>
          <w:sz w:val="20"/>
          <w:szCs w:val="20"/>
          <w:rPrChange w:id="4295" w:author="dbecker" w:date="2016-01-07T14:58:00Z">
            <w:rPr>
              <w:rFonts w:ascii="Arial" w:hAnsi="Arial"/>
              <w:spacing w:val="-3"/>
              <w:sz w:val="20"/>
              <w:szCs w:val="20"/>
            </w:rPr>
          </w:rPrChange>
        </w:rPr>
        <w:t>Press the Send Button</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96" w:author="dbecker" w:date="2016-01-07T14:58:00Z">
            <w:rPr>
              <w:rFonts w:ascii="Arial" w:hAnsi="Arial"/>
              <w:spacing w:val="-3"/>
              <w:sz w:val="20"/>
              <w:szCs w:val="20"/>
            </w:rPr>
          </w:rPrChange>
        </w:rPr>
      </w:pPr>
      <w:r w:rsidRPr="004338A9">
        <w:rPr>
          <w:rFonts w:asciiTheme="majorHAnsi" w:hAnsiTheme="majorHAnsi"/>
          <w:spacing w:val="-3"/>
          <w:sz w:val="20"/>
          <w:szCs w:val="20"/>
          <w:rPrChange w:id="4297" w:author="dbecker" w:date="2016-01-07T14:58:00Z">
            <w:rPr>
              <w:rFonts w:ascii="Arial" w:hAnsi="Arial"/>
              <w:spacing w:val="-3"/>
              <w:sz w:val="20"/>
              <w:szCs w:val="20"/>
            </w:rPr>
          </w:rPrChange>
        </w:rPr>
        <w:t>Call the town to verify that the siren activated.</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298" w:author="dbecker" w:date="2016-01-07T14:58:00Z">
            <w:rPr>
              <w:rFonts w:ascii="Arial" w:hAnsi="Arial"/>
              <w:spacing w:val="-3"/>
              <w:sz w:val="20"/>
              <w:szCs w:val="20"/>
            </w:rPr>
          </w:rPrChange>
        </w:rPr>
      </w:pPr>
      <w:r w:rsidRPr="004338A9">
        <w:rPr>
          <w:rFonts w:asciiTheme="majorHAnsi" w:hAnsiTheme="majorHAnsi"/>
          <w:b/>
          <w:spacing w:val="-3"/>
          <w:sz w:val="20"/>
          <w:szCs w:val="20"/>
          <w:rPrChange w:id="4299" w:author="dbecker" w:date="2016-01-07T14:58:00Z">
            <w:rPr>
              <w:rFonts w:ascii="Arial" w:hAnsi="Arial"/>
              <w:b/>
              <w:spacing w:val="-3"/>
              <w:sz w:val="20"/>
              <w:szCs w:val="20"/>
            </w:rPr>
          </w:rPrChange>
        </w:rPr>
        <w:t xml:space="preserve">Note: </w:t>
      </w:r>
      <w:r w:rsidRPr="004338A9">
        <w:rPr>
          <w:rFonts w:asciiTheme="majorHAnsi" w:hAnsiTheme="majorHAnsi"/>
          <w:spacing w:val="-3"/>
          <w:sz w:val="20"/>
          <w:szCs w:val="20"/>
          <w:rPrChange w:id="4300" w:author="dbecker" w:date="2016-01-07T14:58:00Z">
            <w:rPr>
              <w:rFonts w:ascii="Arial" w:hAnsi="Arial"/>
              <w:spacing w:val="-3"/>
              <w:sz w:val="20"/>
              <w:szCs w:val="20"/>
            </w:rPr>
          </w:rPrChange>
        </w:rPr>
        <w:t xml:space="preserve">If the sirens did not activate, perform the following actions: </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301" w:author="dbecker" w:date="2016-01-07T14:58:00Z">
            <w:rPr>
              <w:rFonts w:ascii="Arial" w:hAnsi="Arial"/>
              <w:spacing w:val="-3"/>
              <w:sz w:val="20"/>
              <w:szCs w:val="20"/>
            </w:rPr>
          </w:rPrChange>
        </w:rPr>
      </w:pPr>
      <w:r w:rsidRPr="004338A9">
        <w:rPr>
          <w:rFonts w:asciiTheme="majorHAnsi" w:hAnsiTheme="majorHAnsi"/>
          <w:spacing w:val="-3"/>
          <w:sz w:val="20"/>
          <w:szCs w:val="20"/>
          <w:rPrChange w:id="4302" w:author="dbecker" w:date="2016-01-07T14:58:00Z">
            <w:rPr>
              <w:rFonts w:ascii="Arial" w:hAnsi="Arial"/>
              <w:spacing w:val="-3"/>
              <w:sz w:val="20"/>
              <w:szCs w:val="20"/>
            </w:rPr>
          </w:rPrChange>
        </w:rPr>
        <w:t>Switch to F2 on the radio remote</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303" w:author="dbecker" w:date="2016-01-07T14:58:00Z">
            <w:rPr>
              <w:rFonts w:ascii="Arial" w:hAnsi="Arial"/>
              <w:spacing w:val="-3"/>
              <w:sz w:val="20"/>
              <w:szCs w:val="20"/>
            </w:rPr>
          </w:rPrChange>
        </w:rPr>
      </w:pPr>
      <w:r w:rsidRPr="004338A9">
        <w:rPr>
          <w:rFonts w:asciiTheme="majorHAnsi" w:hAnsiTheme="majorHAnsi"/>
          <w:spacing w:val="-3"/>
          <w:sz w:val="20"/>
          <w:szCs w:val="20"/>
          <w:rPrChange w:id="4304" w:author="dbecker" w:date="2016-01-07T14:58:00Z">
            <w:rPr>
              <w:rFonts w:ascii="Arial" w:hAnsi="Arial"/>
              <w:spacing w:val="-3"/>
              <w:sz w:val="20"/>
              <w:szCs w:val="20"/>
            </w:rPr>
          </w:rPrChange>
        </w:rPr>
        <w:t>Verify that the  F2 light is illuminated</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ind w:firstLine="180"/>
        <w:rPr>
          <w:rFonts w:asciiTheme="majorHAnsi" w:hAnsiTheme="majorHAnsi"/>
          <w:spacing w:val="-3"/>
          <w:sz w:val="20"/>
          <w:szCs w:val="20"/>
          <w:rPrChange w:id="4305" w:author="dbecker" w:date="2016-01-07T14:58:00Z">
            <w:rPr>
              <w:rFonts w:ascii="Arial" w:hAnsi="Arial"/>
              <w:spacing w:val="-3"/>
              <w:sz w:val="20"/>
              <w:szCs w:val="20"/>
            </w:rPr>
          </w:rPrChange>
        </w:rPr>
      </w:pPr>
      <w:r w:rsidRPr="004338A9">
        <w:rPr>
          <w:rFonts w:asciiTheme="majorHAnsi" w:hAnsiTheme="majorHAnsi"/>
          <w:spacing w:val="-3"/>
          <w:sz w:val="20"/>
          <w:szCs w:val="20"/>
          <w:rPrChange w:id="4306" w:author="dbecker" w:date="2016-01-07T14:58:00Z">
            <w:rPr>
              <w:rFonts w:ascii="Arial" w:hAnsi="Arial"/>
              <w:spacing w:val="-3"/>
              <w:sz w:val="20"/>
              <w:szCs w:val="20"/>
            </w:rPr>
          </w:rPrChange>
        </w:rPr>
        <w:t>Repeat Steps 3 through 7</w:t>
      </w:r>
    </w:p>
    <w:p w:rsidR="00B176C1" w:rsidRPr="004338A9" w:rsidRDefault="00B176C1" w:rsidP="00B176C1">
      <w:pPr>
        <w:numPr>
          <w:ilvl w:val="0"/>
          <w:numId w:val="68"/>
        </w:numPr>
        <w:tabs>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spacing w:after="200"/>
        <w:rPr>
          <w:rFonts w:asciiTheme="majorHAnsi" w:hAnsiTheme="majorHAnsi"/>
          <w:spacing w:val="-3"/>
          <w:sz w:val="20"/>
          <w:szCs w:val="20"/>
          <w:rPrChange w:id="4307" w:author="dbecker" w:date="2016-01-07T14:58:00Z">
            <w:rPr>
              <w:rFonts w:ascii="Arial" w:hAnsi="Arial"/>
              <w:spacing w:val="-3"/>
              <w:sz w:val="20"/>
              <w:szCs w:val="20"/>
            </w:rPr>
          </w:rPrChange>
        </w:rPr>
      </w:pPr>
      <w:r w:rsidRPr="004338A9">
        <w:rPr>
          <w:rFonts w:asciiTheme="majorHAnsi" w:hAnsiTheme="majorHAnsi"/>
          <w:spacing w:val="-3"/>
          <w:sz w:val="20"/>
          <w:szCs w:val="20"/>
          <w:rPrChange w:id="4308" w:author="dbecker" w:date="2016-01-07T14:58:00Z">
            <w:rPr>
              <w:rFonts w:ascii="Arial" w:hAnsi="Arial"/>
              <w:spacing w:val="-3"/>
              <w:sz w:val="20"/>
              <w:szCs w:val="20"/>
            </w:rPr>
          </w:rPrChange>
        </w:rPr>
        <w:t>Press the RESET button to restore the E-969 Encoder to STANDBY MODE or, after one minute, the encoder will reset itself.</w:t>
      </w:r>
    </w:p>
    <w:p w:rsidR="00B176C1" w:rsidRPr="004338A9" w:rsidRDefault="00B176C1" w:rsidP="00B176C1">
      <w:pPr>
        <w:keepNext/>
        <w:keepLines/>
        <w:spacing w:before="200"/>
        <w:outlineLvl w:val="2"/>
        <w:rPr>
          <w:rFonts w:asciiTheme="majorHAnsi" w:hAnsiTheme="majorHAnsi"/>
          <w:b/>
          <w:bCs/>
          <w:color w:val="4F81BD"/>
          <w:sz w:val="22"/>
          <w:szCs w:val="22"/>
          <w:rPrChange w:id="4309" w:author="dbecker" w:date="2016-01-07T14:58:00Z">
            <w:rPr>
              <w:rFonts w:ascii="Cambria" w:hAnsi="Cambria"/>
              <w:b/>
              <w:bCs/>
              <w:color w:val="4F81BD"/>
              <w:sz w:val="22"/>
              <w:szCs w:val="22"/>
            </w:rPr>
          </w:rPrChange>
        </w:rPr>
      </w:pPr>
      <w:bookmarkStart w:id="4310" w:name="_Toc416165944"/>
      <w:bookmarkStart w:id="4311" w:name="_Toc431372842"/>
      <w:r w:rsidRPr="004338A9">
        <w:rPr>
          <w:rFonts w:asciiTheme="majorHAnsi" w:hAnsiTheme="majorHAnsi"/>
          <w:b/>
          <w:bCs/>
          <w:color w:val="4F81BD"/>
          <w:sz w:val="22"/>
          <w:szCs w:val="22"/>
          <w:rPrChange w:id="4312" w:author="dbecker" w:date="2016-01-07T14:58:00Z">
            <w:rPr>
              <w:rFonts w:ascii="Cambria" w:hAnsi="Cambria"/>
              <w:b/>
              <w:bCs/>
              <w:color w:val="4F81BD"/>
              <w:sz w:val="22"/>
              <w:szCs w:val="22"/>
            </w:rPr>
          </w:rPrChange>
        </w:rPr>
        <w:t>Back-Up Siren Activation Procedure – All Call (Seabrook Station)-RCDC</w:t>
      </w:r>
      <w:bookmarkEnd w:id="4310"/>
      <w:bookmarkEnd w:id="4311"/>
    </w:p>
    <w:p w:rsidR="00B176C1" w:rsidRPr="004338A9" w:rsidRDefault="00B176C1" w:rsidP="00B176C1">
      <w:pPr>
        <w:jc w:val="both"/>
        <w:rPr>
          <w:rFonts w:asciiTheme="majorHAnsi" w:hAnsiTheme="majorHAnsi" w:cs="Arial"/>
          <w:sz w:val="20"/>
          <w:szCs w:val="20"/>
          <w:rPrChange w:id="4313" w:author="dbecker" w:date="2016-01-07T14:58:00Z">
            <w:rPr>
              <w:rFonts w:ascii="Arial" w:hAnsi="Arial" w:cs="Arial"/>
              <w:sz w:val="20"/>
              <w:szCs w:val="20"/>
            </w:rPr>
          </w:rPrChange>
        </w:rPr>
      </w:pPr>
      <w:r w:rsidRPr="004338A9">
        <w:rPr>
          <w:rFonts w:asciiTheme="majorHAnsi" w:hAnsiTheme="majorHAnsi" w:cs="Arial"/>
          <w:sz w:val="20"/>
          <w:szCs w:val="20"/>
          <w:rPrChange w:id="4314" w:author="dbecker" w:date="2016-01-07T14:58:00Z">
            <w:rPr>
              <w:rFonts w:ascii="Arial" w:hAnsi="Arial" w:cs="Arial"/>
              <w:sz w:val="20"/>
              <w:szCs w:val="20"/>
            </w:rPr>
          </w:rPrChange>
        </w:rPr>
        <w:t>This procedure is used to activate all 94 sirens (simultaneously) within the New Hampshire portion of the 10-mile Seabrook Station Emergency Planning Zone (EPZ). This procedure will only be implemented when the primary control point at the Rockingham County</w:t>
      </w:r>
      <w:r w:rsidRPr="004338A9">
        <w:rPr>
          <w:rFonts w:asciiTheme="majorHAnsi" w:hAnsiTheme="majorHAnsi"/>
          <w:rPrChange w:id="4315" w:author="dbecker" w:date="2016-01-07T14:58:00Z">
            <w:rPr/>
          </w:rPrChange>
        </w:rPr>
        <w:t xml:space="preserve"> </w:t>
      </w:r>
      <w:r w:rsidRPr="004338A9">
        <w:rPr>
          <w:rFonts w:asciiTheme="majorHAnsi" w:hAnsiTheme="majorHAnsi" w:cs="Arial"/>
          <w:sz w:val="20"/>
          <w:szCs w:val="20"/>
          <w:rPrChange w:id="4316" w:author="dbecker" w:date="2016-01-07T14:58:00Z">
            <w:rPr>
              <w:rFonts w:ascii="Arial" w:hAnsi="Arial" w:cs="Arial"/>
              <w:sz w:val="20"/>
              <w:szCs w:val="20"/>
            </w:rPr>
          </w:rPrChange>
        </w:rPr>
        <w:t>Dispatch Center is unable to activate the sirens, due to an equipment or communications system failure. The New Hampshire Homeland Security and Emergency Management (HSEM) will notify N.H. State Police Communications Center at any time the primary control point at RCDC is inoperative, and N.H SP Communications will assume the siren activation and SS CodeR</w:t>
      </w:r>
      <w:r w:rsidR="00D42E01" w:rsidRPr="004338A9">
        <w:rPr>
          <w:rFonts w:asciiTheme="majorHAnsi" w:hAnsiTheme="majorHAnsi" w:cs="Arial"/>
          <w:sz w:val="20"/>
          <w:szCs w:val="20"/>
          <w:rPrChange w:id="4317" w:author="dbecker" w:date="2016-01-07T14:58:00Z">
            <w:rPr>
              <w:rFonts w:ascii="Arial" w:hAnsi="Arial" w:cs="Arial"/>
              <w:sz w:val="20"/>
              <w:szCs w:val="20"/>
            </w:rPr>
          </w:rPrChange>
        </w:rPr>
        <w:t>ED</w:t>
      </w:r>
      <w:r w:rsidRPr="004338A9">
        <w:rPr>
          <w:rFonts w:asciiTheme="majorHAnsi" w:hAnsiTheme="majorHAnsi" w:cs="Arial"/>
          <w:sz w:val="20"/>
          <w:szCs w:val="20"/>
          <w:rPrChange w:id="4318" w:author="dbecker" w:date="2016-01-07T14:58:00Z">
            <w:rPr>
              <w:rFonts w:ascii="Arial" w:hAnsi="Arial" w:cs="Arial"/>
              <w:sz w:val="20"/>
              <w:szCs w:val="20"/>
            </w:rPr>
          </w:rPrChange>
        </w:rPr>
        <w:t xml:space="preserve"> responsibilities for the SS EPZ.</w:t>
      </w:r>
    </w:p>
    <w:p w:rsidR="00B176C1" w:rsidRPr="004338A9" w:rsidRDefault="00B176C1" w:rsidP="00B176C1">
      <w:pPr>
        <w:jc w:val="both"/>
        <w:rPr>
          <w:rFonts w:asciiTheme="majorHAnsi" w:hAnsiTheme="majorHAnsi" w:cs="Arial"/>
          <w:sz w:val="20"/>
          <w:szCs w:val="20"/>
          <w:rPrChange w:id="4319"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20" w:author="dbecker" w:date="2016-01-07T14:58:00Z">
            <w:rPr>
              <w:rFonts w:ascii="Arial" w:hAnsi="Arial" w:cs="Arial"/>
              <w:sz w:val="20"/>
              <w:szCs w:val="20"/>
            </w:rPr>
          </w:rPrChange>
        </w:rPr>
      </w:pPr>
      <w:r w:rsidRPr="004338A9">
        <w:rPr>
          <w:rFonts w:asciiTheme="majorHAnsi" w:hAnsiTheme="majorHAnsi" w:cs="Arial"/>
          <w:sz w:val="20"/>
          <w:szCs w:val="20"/>
          <w:rPrChange w:id="4321" w:author="dbecker" w:date="2016-01-07T14:58:00Z">
            <w:rPr>
              <w:rFonts w:ascii="Arial" w:hAnsi="Arial" w:cs="Arial"/>
              <w:sz w:val="20"/>
              <w:szCs w:val="20"/>
            </w:rPr>
          </w:rPrChange>
        </w:rPr>
        <w:t>Any time that there is a change in siren control status, N.H SP Communications Center will callback the reporting person/agency to confirm the notification and turnover in siren activation responsibilities. Such notification would be received from one of the following sources:</w:t>
      </w:r>
    </w:p>
    <w:p w:rsidR="00B176C1" w:rsidRPr="004338A9" w:rsidRDefault="00B176C1" w:rsidP="00B176C1">
      <w:pPr>
        <w:jc w:val="both"/>
        <w:rPr>
          <w:rFonts w:asciiTheme="majorHAnsi" w:hAnsiTheme="majorHAnsi" w:cs="Arial"/>
          <w:sz w:val="20"/>
          <w:szCs w:val="20"/>
          <w:rPrChange w:id="4322" w:author="dbecker" w:date="2016-01-07T14:58:00Z">
            <w:rPr>
              <w:rFonts w:ascii="Arial" w:hAnsi="Arial" w:cs="Arial"/>
              <w:sz w:val="20"/>
              <w:szCs w:val="20"/>
            </w:rPr>
          </w:rPrChange>
        </w:rPr>
      </w:pPr>
    </w:p>
    <w:p w:rsidR="00B176C1" w:rsidRPr="004338A9" w:rsidRDefault="00B176C1" w:rsidP="00B176C1">
      <w:pPr>
        <w:ind w:left="720"/>
        <w:jc w:val="both"/>
        <w:rPr>
          <w:rFonts w:asciiTheme="majorHAnsi" w:hAnsiTheme="majorHAnsi" w:cs="Arial"/>
          <w:sz w:val="20"/>
          <w:szCs w:val="20"/>
          <w:rPrChange w:id="4323"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24"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25" w:author="dbecker" w:date="2016-01-07T14:58:00Z">
            <w:rPr>
              <w:rFonts w:ascii="Arial" w:hAnsi="Arial" w:cs="Arial"/>
              <w:sz w:val="20"/>
              <w:szCs w:val="20"/>
            </w:rPr>
          </w:rPrChange>
        </w:rPr>
        <w:tab/>
        <w:t>HSEM State Emergency Operations Center (EOC) in Concord</w:t>
      </w:r>
    </w:p>
    <w:p w:rsidR="00B176C1" w:rsidRPr="004338A9" w:rsidRDefault="00B176C1" w:rsidP="00B176C1">
      <w:pPr>
        <w:ind w:left="720"/>
        <w:jc w:val="both"/>
        <w:rPr>
          <w:rFonts w:asciiTheme="majorHAnsi" w:hAnsiTheme="majorHAnsi" w:cs="Arial"/>
          <w:sz w:val="20"/>
          <w:szCs w:val="20"/>
          <w:rPrChange w:id="4326"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27"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28" w:author="dbecker" w:date="2016-01-07T14:58:00Z">
            <w:rPr>
              <w:rFonts w:ascii="Arial" w:hAnsi="Arial" w:cs="Arial"/>
              <w:sz w:val="20"/>
              <w:szCs w:val="20"/>
            </w:rPr>
          </w:rPrChange>
        </w:rPr>
        <w:tab/>
        <w:t>HSEM Incident Field Office (IFO) in Portsmouth</w:t>
      </w:r>
    </w:p>
    <w:p w:rsidR="00B176C1" w:rsidRPr="004338A9" w:rsidRDefault="00B176C1" w:rsidP="00B176C1">
      <w:pPr>
        <w:ind w:left="720"/>
        <w:jc w:val="both"/>
        <w:rPr>
          <w:rFonts w:asciiTheme="majorHAnsi" w:hAnsiTheme="majorHAnsi" w:cs="Arial"/>
          <w:sz w:val="20"/>
          <w:szCs w:val="20"/>
          <w:rPrChange w:id="4329"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30"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31" w:author="dbecker" w:date="2016-01-07T14:58:00Z">
            <w:rPr>
              <w:rFonts w:ascii="Arial" w:hAnsi="Arial" w:cs="Arial"/>
              <w:sz w:val="20"/>
              <w:szCs w:val="20"/>
            </w:rPr>
          </w:rPrChange>
        </w:rPr>
        <w:tab/>
        <w:t>HSEM Communications Officer in Concord</w:t>
      </w:r>
    </w:p>
    <w:p w:rsidR="00B176C1" w:rsidRPr="004338A9" w:rsidRDefault="00B176C1" w:rsidP="00B176C1">
      <w:pPr>
        <w:ind w:left="720"/>
        <w:jc w:val="both"/>
        <w:rPr>
          <w:rFonts w:asciiTheme="majorHAnsi" w:hAnsiTheme="majorHAnsi" w:cs="Arial"/>
          <w:sz w:val="20"/>
          <w:szCs w:val="20"/>
          <w:rPrChange w:id="4332"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33"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34" w:author="dbecker" w:date="2016-01-07T14:58:00Z">
            <w:rPr>
              <w:rFonts w:ascii="Arial" w:hAnsi="Arial" w:cs="Arial"/>
              <w:sz w:val="20"/>
              <w:szCs w:val="20"/>
            </w:rPr>
          </w:rPrChange>
        </w:rPr>
        <w:tab/>
        <w:t>HSEM Duty Officer (after hours)</w:t>
      </w:r>
    </w:p>
    <w:p w:rsidR="00B176C1" w:rsidRPr="004338A9" w:rsidRDefault="00B176C1" w:rsidP="00B176C1">
      <w:pPr>
        <w:ind w:left="720"/>
        <w:jc w:val="both"/>
        <w:rPr>
          <w:rFonts w:asciiTheme="majorHAnsi" w:hAnsiTheme="majorHAnsi" w:cs="Arial"/>
          <w:sz w:val="20"/>
          <w:szCs w:val="20"/>
          <w:rPrChange w:id="4335"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36"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37" w:author="dbecker" w:date="2016-01-07T14:58:00Z">
            <w:rPr>
              <w:rFonts w:ascii="Arial" w:hAnsi="Arial" w:cs="Arial"/>
              <w:sz w:val="20"/>
              <w:szCs w:val="20"/>
            </w:rPr>
          </w:rPrChange>
        </w:rPr>
        <w:tab/>
        <w:t>State Police Communications Center in Concord</w:t>
      </w:r>
    </w:p>
    <w:p w:rsidR="00B176C1" w:rsidRPr="004338A9" w:rsidRDefault="00B176C1" w:rsidP="00B176C1">
      <w:pPr>
        <w:jc w:val="center"/>
        <w:rPr>
          <w:rFonts w:asciiTheme="majorHAnsi" w:hAnsiTheme="majorHAnsi" w:cs="Arial"/>
          <w:sz w:val="20"/>
          <w:szCs w:val="20"/>
          <w:rPrChange w:id="4338"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39" w:author="dbecker" w:date="2016-01-07T14:58:00Z">
            <w:rPr>
              <w:rFonts w:ascii="Arial" w:hAnsi="Arial" w:cs="Arial"/>
              <w:sz w:val="20"/>
              <w:szCs w:val="20"/>
            </w:rPr>
          </w:rPrChange>
        </w:rPr>
      </w:pPr>
      <w:r w:rsidRPr="004338A9">
        <w:rPr>
          <w:rFonts w:asciiTheme="majorHAnsi" w:hAnsiTheme="majorHAnsi" w:cs="Arial"/>
          <w:sz w:val="20"/>
          <w:szCs w:val="20"/>
          <w:rPrChange w:id="4340" w:author="dbecker" w:date="2016-01-07T14:58:00Z">
            <w:rPr>
              <w:rFonts w:ascii="Arial" w:hAnsi="Arial" w:cs="Arial"/>
              <w:sz w:val="20"/>
              <w:szCs w:val="20"/>
            </w:rPr>
          </w:rPrChange>
        </w:rPr>
        <w:t>During an emergency at the Seabrook Station power plant, implementation of the siren activation and CodeR</w:t>
      </w:r>
      <w:r w:rsidR="00D42E01" w:rsidRPr="004338A9">
        <w:rPr>
          <w:rFonts w:asciiTheme="majorHAnsi" w:hAnsiTheme="majorHAnsi" w:cs="Arial"/>
          <w:sz w:val="20"/>
          <w:szCs w:val="20"/>
          <w:rPrChange w:id="4341" w:author="dbecker" w:date="2016-01-07T14:58:00Z">
            <w:rPr>
              <w:rFonts w:ascii="Arial" w:hAnsi="Arial" w:cs="Arial"/>
              <w:sz w:val="20"/>
              <w:szCs w:val="20"/>
            </w:rPr>
          </w:rPrChange>
        </w:rPr>
        <w:t>ED</w:t>
      </w:r>
      <w:r w:rsidRPr="004338A9">
        <w:rPr>
          <w:rFonts w:asciiTheme="majorHAnsi" w:hAnsiTheme="majorHAnsi" w:cs="Arial"/>
          <w:sz w:val="20"/>
          <w:szCs w:val="20"/>
          <w:rPrChange w:id="4342" w:author="dbecker" w:date="2016-01-07T14:58:00Z">
            <w:rPr>
              <w:rFonts w:ascii="Arial" w:hAnsi="Arial" w:cs="Arial"/>
              <w:sz w:val="20"/>
              <w:szCs w:val="20"/>
            </w:rPr>
          </w:rPrChange>
        </w:rPr>
        <w:t xml:space="preserve"> Notification System procedure presumes that authorization to activate the sirens and CodeR</w:t>
      </w:r>
      <w:r w:rsidR="00D42E01" w:rsidRPr="004338A9">
        <w:rPr>
          <w:rFonts w:asciiTheme="majorHAnsi" w:hAnsiTheme="majorHAnsi" w:cs="Arial"/>
          <w:sz w:val="20"/>
          <w:szCs w:val="20"/>
          <w:rPrChange w:id="4343" w:author="dbecker" w:date="2016-01-07T14:58:00Z">
            <w:rPr>
              <w:rFonts w:ascii="Arial" w:hAnsi="Arial" w:cs="Arial"/>
              <w:sz w:val="20"/>
              <w:szCs w:val="20"/>
            </w:rPr>
          </w:rPrChange>
        </w:rPr>
        <w:t>ED</w:t>
      </w:r>
      <w:r w:rsidRPr="004338A9">
        <w:rPr>
          <w:rFonts w:asciiTheme="majorHAnsi" w:hAnsiTheme="majorHAnsi" w:cs="Arial"/>
          <w:sz w:val="20"/>
          <w:szCs w:val="20"/>
          <w:rPrChange w:id="4344" w:author="dbecker" w:date="2016-01-07T14:58:00Z">
            <w:rPr>
              <w:rFonts w:ascii="Arial" w:hAnsi="Arial" w:cs="Arial"/>
              <w:sz w:val="20"/>
              <w:szCs w:val="20"/>
            </w:rPr>
          </w:rPrChange>
        </w:rPr>
        <w:t xml:space="preserve"> has already been secured. The authority to activate the sirens and CodeR</w:t>
      </w:r>
      <w:r w:rsidR="00D42E01" w:rsidRPr="004338A9">
        <w:rPr>
          <w:rFonts w:asciiTheme="majorHAnsi" w:hAnsiTheme="majorHAnsi" w:cs="Arial"/>
          <w:sz w:val="20"/>
          <w:szCs w:val="20"/>
          <w:rPrChange w:id="4345" w:author="dbecker" w:date="2016-01-07T14:58:00Z">
            <w:rPr>
              <w:rFonts w:ascii="Arial" w:hAnsi="Arial" w:cs="Arial"/>
              <w:sz w:val="20"/>
              <w:szCs w:val="20"/>
            </w:rPr>
          </w:rPrChange>
        </w:rPr>
        <w:t>ED</w:t>
      </w:r>
      <w:r w:rsidRPr="004338A9">
        <w:rPr>
          <w:rFonts w:asciiTheme="majorHAnsi" w:hAnsiTheme="majorHAnsi" w:cs="Arial"/>
          <w:sz w:val="20"/>
          <w:szCs w:val="20"/>
          <w:rPrChange w:id="4346" w:author="dbecker" w:date="2016-01-07T14:58:00Z">
            <w:rPr>
              <w:rFonts w:ascii="Arial" w:hAnsi="Arial" w:cs="Arial"/>
              <w:sz w:val="20"/>
              <w:szCs w:val="20"/>
            </w:rPr>
          </w:rPrChange>
        </w:rPr>
        <w:t xml:space="preserve"> will come from the HSEM State EOC in Concord. Authorization to activate the sirens and CodeR</w:t>
      </w:r>
      <w:r w:rsidR="00D42E01" w:rsidRPr="004338A9">
        <w:rPr>
          <w:rFonts w:asciiTheme="majorHAnsi" w:hAnsiTheme="majorHAnsi" w:cs="Arial"/>
          <w:sz w:val="20"/>
          <w:szCs w:val="20"/>
          <w:rPrChange w:id="4347" w:author="dbecker" w:date="2016-01-07T14:58:00Z">
            <w:rPr>
              <w:rFonts w:ascii="Arial" w:hAnsi="Arial" w:cs="Arial"/>
              <w:sz w:val="20"/>
              <w:szCs w:val="20"/>
            </w:rPr>
          </w:rPrChange>
        </w:rPr>
        <w:t>ED</w:t>
      </w:r>
      <w:r w:rsidRPr="004338A9">
        <w:rPr>
          <w:rFonts w:asciiTheme="majorHAnsi" w:hAnsiTheme="majorHAnsi" w:cs="Arial"/>
          <w:sz w:val="20"/>
          <w:szCs w:val="20"/>
          <w:rPrChange w:id="4348" w:author="dbecker" w:date="2016-01-07T14:58:00Z">
            <w:rPr>
              <w:rFonts w:ascii="Arial" w:hAnsi="Arial" w:cs="Arial"/>
              <w:sz w:val="20"/>
              <w:szCs w:val="20"/>
            </w:rPr>
          </w:rPrChange>
        </w:rPr>
        <w:t xml:space="preserve"> from either location is subject to call-back verification if the authorization is received by a non-secure means (i.e., commercial telephone).</w:t>
      </w:r>
    </w:p>
    <w:p w:rsidR="00B176C1" w:rsidRPr="004338A9" w:rsidRDefault="00B176C1" w:rsidP="00B176C1">
      <w:pPr>
        <w:jc w:val="both"/>
        <w:rPr>
          <w:rFonts w:asciiTheme="majorHAnsi" w:hAnsiTheme="majorHAnsi" w:cs="Arial"/>
          <w:sz w:val="20"/>
          <w:szCs w:val="20"/>
          <w:rPrChange w:id="4349"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50" w:author="dbecker" w:date="2016-01-07T14:58:00Z">
            <w:rPr>
              <w:rFonts w:ascii="Arial" w:hAnsi="Arial" w:cs="Arial"/>
              <w:sz w:val="20"/>
              <w:szCs w:val="20"/>
            </w:rPr>
          </w:rPrChange>
        </w:rPr>
      </w:pPr>
      <w:r w:rsidRPr="004338A9">
        <w:rPr>
          <w:rFonts w:asciiTheme="majorHAnsi" w:hAnsiTheme="majorHAnsi" w:cs="Arial"/>
          <w:sz w:val="20"/>
          <w:szCs w:val="20"/>
          <w:rPrChange w:id="4351" w:author="dbecker" w:date="2016-01-07T14:58:00Z">
            <w:rPr>
              <w:rFonts w:ascii="Arial" w:hAnsi="Arial" w:cs="Arial"/>
              <w:sz w:val="20"/>
              <w:szCs w:val="20"/>
            </w:rPr>
          </w:rPrChange>
        </w:rPr>
        <w:t>In the event of a fast-breaking emergency requiring protective actions (i.e., an emergency at Seabrook Station that is initially classified as a GENERAL EMERGENCY), the New Hampshire State Police Communications Center has the ability to authorize the siren system activation procedure.  Such immediate activation of the sirens is still subject to call back verification if the authorization is received by a non-secure means.</w:t>
      </w:r>
    </w:p>
    <w:p w:rsidR="00B176C1" w:rsidRPr="004338A9" w:rsidRDefault="00B176C1" w:rsidP="00B176C1">
      <w:pPr>
        <w:jc w:val="both"/>
        <w:rPr>
          <w:rFonts w:asciiTheme="majorHAnsi" w:hAnsiTheme="majorHAnsi" w:cs="Arial"/>
          <w:sz w:val="20"/>
          <w:szCs w:val="20"/>
          <w:rPrChange w:id="4352"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53" w:author="dbecker" w:date="2016-01-07T14:58:00Z">
            <w:rPr>
              <w:rFonts w:ascii="Arial" w:hAnsi="Arial" w:cs="Arial"/>
              <w:sz w:val="20"/>
              <w:szCs w:val="20"/>
            </w:rPr>
          </w:rPrChange>
        </w:rPr>
      </w:pPr>
      <w:r w:rsidRPr="004338A9">
        <w:rPr>
          <w:rFonts w:asciiTheme="majorHAnsi" w:hAnsiTheme="majorHAnsi" w:cs="Arial"/>
          <w:sz w:val="20"/>
          <w:szCs w:val="20"/>
          <w:rPrChange w:id="4354" w:author="dbecker" w:date="2016-01-07T14:58:00Z">
            <w:rPr>
              <w:rFonts w:ascii="Arial" w:hAnsi="Arial" w:cs="Arial"/>
              <w:sz w:val="20"/>
              <w:szCs w:val="20"/>
            </w:rPr>
          </w:rPrChange>
        </w:rPr>
        <w:t xml:space="preserve"> N.H SP Communications Center </w:t>
      </w:r>
      <w:r w:rsidRPr="004338A9">
        <w:rPr>
          <w:rFonts w:asciiTheme="majorHAnsi" w:hAnsiTheme="majorHAnsi" w:cs="Arial"/>
          <w:sz w:val="20"/>
          <w:szCs w:val="20"/>
          <w:u w:val="single"/>
          <w:rPrChange w:id="4355" w:author="dbecker" w:date="2016-01-07T14:58:00Z">
            <w:rPr>
              <w:rFonts w:ascii="Arial" w:hAnsi="Arial" w:cs="Arial"/>
              <w:sz w:val="20"/>
              <w:szCs w:val="20"/>
              <w:u w:val="single"/>
            </w:rPr>
          </w:rPrChange>
        </w:rPr>
        <w:t>will not activate individual sirens</w:t>
      </w:r>
      <w:r w:rsidRPr="004338A9">
        <w:rPr>
          <w:rFonts w:asciiTheme="majorHAnsi" w:hAnsiTheme="majorHAnsi" w:cs="Arial"/>
          <w:sz w:val="20"/>
          <w:szCs w:val="20"/>
          <w:rPrChange w:id="4356" w:author="dbecker" w:date="2016-01-07T14:58:00Z">
            <w:rPr>
              <w:rFonts w:ascii="Arial" w:hAnsi="Arial" w:cs="Arial"/>
              <w:sz w:val="20"/>
              <w:szCs w:val="20"/>
            </w:rPr>
          </w:rPrChange>
        </w:rPr>
        <w:t xml:space="preserve"> or groups of sirens and/or SS Code</w:t>
      </w:r>
      <w:r w:rsidR="00D42E01" w:rsidRPr="004338A9">
        <w:rPr>
          <w:rFonts w:asciiTheme="majorHAnsi" w:hAnsiTheme="majorHAnsi" w:cs="Arial"/>
          <w:sz w:val="20"/>
          <w:szCs w:val="20"/>
          <w:rPrChange w:id="4357" w:author="dbecker" w:date="2016-01-07T14:58:00Z">
            <w:rPr>
              <w:rFonts w:ascii="Arial" w:hAnsi="Arial" w:cs="Arial"/>
              <w:sz w:val="20"/>
              <w:szCs w:val="20"/>
            </w:rPr>
          </w:rPrChange>
        </w:rPr>
        <w:t>RED</w:t>
      </w:r>
      <w:r w:rsidRPr="004338A9">
        <w:rPr>
          <w:rFonts w:asciiTheme="majorHAnsi" w:hAnsiTheme="majorHAnsi" w:cs="Arial"/>
          <w:sz w:val="20"/>
          <w:szCs w:val="20"/>
          <w:rPrChange w:id="4358" w:author="dbecker" w:date="2016-01-07T14:58:00Z">
            <w:rPr>
              <w:rFonts w:ascii="Arial" w:hAnsi="Arial" w:cs="Arial"/>
              <w:sz w:val="20"/>
              <w:szCs w:val="20"/>
            </w:rPr>
          </w:rPrChange>
        </w:rPr>
        <w:t xml:space="preserve"> within the local EPZ communities.</w:t>
      </w:r>
    </w:p>
    <w:p w:rsidR="00B176C1" w:rsidRPr="004338A9" w:rsidRDefault="00B176C1" w:rsidP="00B176C1">
      <w:pPr>
        <w:jc w:val="both"/>
        <w:rPr>
          <w:rFonts w:asciiTheme="majorHAnsi" w:hAnsiTheme="majorHAnsi" w:cs="Arial"/>
          <w:sz w:val="20"/>
          <w:szCs w:val="20"/>
          <w:rPrChange w:id="4359"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60" w:author="dbecker" w:date="2016-01-07T14:58:00Z">
            <w:rPr>
              <w:rFonts w:ascii="Arial" w:hAnsi="Arial" w:cs="Arial"/>
              <w:sz w:val="20"/>
              <w:szCs w:val="20"/>
            </w:rPr>
          </w:rPrChange>
        </w:rPr>
      </w:pPr>
      <w:r w:rsidRPr="004338A9">
        <w:rPr>
          <w:rFonts w:asciiTheme="majorHAnsi" w:hAnsiTheme="majorHAnsi" w:cs="Arial"/>
          <w:sz w:val="20"/>
          <w:szCs w:val="20"/>
          <w:rPrChange w:id="4361" w:author="dbecker" w:date="2016-01-07T14:58:00Z">
            <w:rPr>
              <w:rFonts w:ascii="Arial" w:hAnsi="Arial" w:cs="Arial"/>
              <w:sz w:val="20"/>
              <w:szCs w:val="20"/>
            </w:rPr>
          </w:rPrChange>
        </w:rPr>
        <w:t>Sirens or SS CodeR</w:t>
      </w:r>
      <w:r w:rsidR="00D42E01" w:rsidRPr="004338A9">
        <w:rPr>
          <w:rFonts w:asciiTheme="majorHAnsi" w:hAnsiTheme="majorHAnsi" w:cs="Arial"/>
          <w:sz w:val="20"/>
          <w:szCs w:val="20"/>
          <w:rPrChange w:id="4362" w:author="dbecker" w:date="2016-01-07T14:58:00Z">
            <w:rPr>
              <w:rFonts w:ascii="Arial" w:hAnsi="Arial" w:cs="Arial"/>
              <w:sz w:val="20"/>
              <w:szCs w:val="20"/>
            </w:rPr>
          </w:rPrChange>
        </w:rPr>
        <w:t>ED</w:t>
      </w:r>
      <w:r w:rsidRPr="004338A9">
        <w:rPr>
          <w:rFonts w:asciiTheme="majorHAnsi" w:hAnsiTheme="majorHAnsi" w:cs="Arial"/>
          <w:sz w:val="20"/>
          <w:szCs w:val="20"/>
          <w:rPrChange w:id="4363" w:author="dbecker" w:date="2016-01-07T14:58:00Z">
            <w:rPr>
              <w:rFonts w:ascii="Arial" w:hAnsi="Arial" w:cs="Arial"/>
              <w:sz w:val="20"/>
              <w:szCs w:val="20"/>
            </w:rPr>
          </w:rPrChange>
        </w:rPr>
        <w:t xml:space="preserve"> will not be activated at the UNUSUAL EVENT Emergency Classification Level (ECL). Sirens and CodeR</w:t>
      </w:r>
      <w:r w:rsidR="00D42E01" w:rsidRPr="004338A9">
        <w:rPr>
          <w:rFonts w:asciiTheme="majorHAnsi" w:hAnsiTheme="majorHAnsi" w:cs="Arial"/>
          <w:sz w:val="20"/>
          <w:szCs w:val="20"/>
          <w:rPrChange w:id="4364" w:author="dbecker" w:date="2016-01-07T14:58:00Z">
            <w:rPr>
              <w:rFonts w:ascii="Arial" w:hAnsi="Arial" w:cs="Arial"/>
              <w:sz w:val="20"/>
              <w:szCs w:val="20"/>
            </w:rPr>
          </w:rPrChange>
        </w:rPr>
        <w:t>ED</w:t>
      </w:r>
      <w:r w:rsidRPr="004338A9">
        <w:rPr>
          <w:rFonts w:asciiTheme="majorHAnsi" w:hAnsiTheme="majorHAnsi" w:cs="Arial"/>
          <w:sz w:val="20"/>
          <w:szCs w:val="20"/>
          <w:rPrChange w:id="4365" w:author="dbecker" w:date="2016-01-07T14:58:00Z">
            <w:rPr>
              <w:rFonts w:ascii="Arial" w:hAnsi="Arial" w:cs="Arial"/>
              <w:sz w:val="20"/>
              <w:szCs w:val="20"/>
            </w:rPr>
          </w:rPrChange>
        </w:rPr>
        <w:t xml:space="preserve"> may be activated at the ALERT ECL, but only under very limited circumstances. Siren and SS CodeR</w:t>
      </w:r>
      <w:r w:rsidR="00D42E01" w:rsidRPr="004338A9">
        <w:rPr>
          <w:rFonts w:asciiTheme="majorHAnsi" w:hAnsiTheme="majorHAnsi" w:cs="Arial"/>
          <w:sz w:val="20"/>
          <w:szCs w:val="20"/>
          <w:rPrChange w:id="4366" w:author="dbecker" w:date="2016-01-07T14:58:00Z">
            <w:rPr>
              <w:rFonts w:ascii="Arial" w:hAnsi="Arial" w:cs="Arial"/>
              <w:sz w:val="20"/>
              <w:szCs w:val="20"/>
            </w:rPr>
          </w:rPrChange>
        </w:rPr>
        <w:t>ED</w:t>
      </w:r>
      <w:r w:rsidRPr="004338A9">
        <w:rPr>
          <w:rFonts w:asciiTheme="majorHAnsi" w:hAnsiTheme="majorHAnsi" w:cs="Arial"/>
          <w:sz w:val="20"/>
          <w:szCs w:val="20"/>
          <w:rPrChange w:id="4367" w:author="dbecker" w:date="2016-01-07T14:58:00Z">
            <w:rPr>
              <w:rFonts w:ascii="Arial" w:hAnsi="Arial" w:cs="Arial"/>
              <w:sz w:val="20"/>
              <w:szCs w:val="20"/>
            </w:rPr>
          </w:rPrChange>
        </w:rPr>
        <w:t xml:space="preserve"> activation requests shall come from the State EOC and would be subject to the notification and verification requirements outlined above.</w:t>
      </w:r>
    </w:p>
    <w:p w:rsidR="00B176C1" w:rsidRPr="004338A9" w:rsidRDefault="00B176C1" w:rsidP="00B176C1">
      <w:pPr>
        <w:jc w:val="both"/>
        <w:rPr>
          <w:rFonts w:asciiTheme="majorHAnsi" w:hAnsiTheme="majorHAnsi" w:cs="Arial"/>
          <w:sz w:val="20"/>
          <w:szCs w:val="20"/>
          <w:rPrChange w:id="4368"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69" w:author="dbecker" w:date="2016-01-07T14:58:00Z">
            <w:rPr>
              <w:rFonts w:ascii="Arial" w:hAnsi="Arial" w:cs="Arial"/>
              <w:sz w:val="20"/>
              <w:szCs w:val="20"/>
            </w:rPr>
          </w:rPrChange>
        </w:rPr>
      </w:pPr>
      <w:r w:rsidRPr="004338A9">
        <w:rPr>
          <w:rFonts w:asciiTheme="majorHAnsi" w:hAnsiTheme="majorHAnsi" w:cs="Arial"/>
          <w:sz w:val="20"/>
          <w:szCs w:val="20"/>
          <w:rPrChange w:id="4370" w:author="dbecker" w:date="2016-01-07T14:58:00Z">
            <w:rPr>
              <w:rFonts w:ascii="Arial" w:hAnsi="Arial" w:cs="Arial"/>
              <w:sz w:val="20"/>
              <w:szCs w:val="20"/>
            </w:rPr>
          </w:rPrChange>
        </w:rPr>
        <w:t>Sirens and SS CodeR</w:t>
      </w:r>
      <w:r w:rsidR="00D42E01" w:rsidRPr="004338A9">
        <w:rPr>
          <w:rFonts w:asciiTheme="majorHAnsi" w:hAnsiTheme="majorHAnsi" w:cs="Arial"/>
          <w:sz w:val="20"/>
          <w:szCs w:val="20"/>
          <w:rPrChange w:id="4371" w:author="dbecker" w:date="2016-01-07T14:58:00Z">
            <w:rPr>
              <w:rFonts w:ascii="Arial" w:hAnsi="Arial" w:cs="Arial"/>
              <w:sz w:val="20"/>
              <w:szCs w:val="20"/>
            </w:rPr>
          </w:rPrChange>
        </w:rPr>
        <w:t>ED</w:t>
      </w:r>
      <w:r w:rsidRPr="004338A9">
        <w:rPr>
          <w:rFonts w:asciiTheme="majorHAnsi" w:hAnsiTheme="majorHAnsi" w:cs="Arial"/>
          <w:sz w:val="20"/>
          <w:szCs w:val="20"/>
          <w:rPrChange w:id="4372" w:author="dbecker" w:date="2016-01-07T14:58:00Z">
            <w:rPr>
              <w:rFonts w:ascii="Arial" w:hAnsi="Arial" w:cs="Arial"/>
              <w:sz w:val="20"/>
              <w:szCs w:val="20"/>
            </w:rPr>
          </w:rPrChange>
        </w:rPr>
        <w:t xml:space="preserve"> would be activated at the SITE AREA EMERGENCY or GENERAL EMERGENCY ECL upon authorization by HSEM. Siren and SS CodeR</w:t>
      </w:r>
      <w:r w:rsidR="00D42E01" w:rsidRPr="004338A9">
        <w:rPr>
          <w:rFonts w:asciiTheme="majorHAnsi" w:hAnsiTheme="majorHAnsi" w:cs="Arial"/>
          <w:sz w:val="20"/>
          <w:szCs w:val="20"/>
          <w:rPrChange w:id="4373" w:author="dbecker" w:date="2016-01-07T14:58:00Z">
            <w:rPr>
              <w:rFonts w:ascii="Arial" w:hAnsi="Arial" w:cs="Arial"/>
              <w:sz w:val="20"/>
              <w:szCs w:val="20"/>
            </w:rPr>
          </w:rPrChange>
        </w:rPr>
        <w:t>ED</w:t>
      </w:r>
      <w:r w:rsidRPr="004338A9">
        <w:rPr>
          <w:rFonts w:asciiTheme="majorHAnsi" w:hAnsiTheme="majorHAnsi" w:cs="Arial"/>
          <w:sz w:val="20"/>
          <w:szCs w:val="20"/>
          <w:rPrChange w:id="4374" w:author="dbecker" w:date="2016-01-07T14:58:00Z">
            <w:rPr>
              <w:rFonts w:ascii="Arial" w:hAnsi="Arial" w:cs="Arial"/>
              <w:sz w:val="20"/>
              <w:szCs w:val="20"/>
            </w:rPr>
          </w:rPrChange>
        </w:rPr>
        <w:t xml:space="preserve"> activation requests shall come from the State EOC and would be subject to the notification and verification requirements outlined above.  For a fast-breaking GENERAL EMERGENCY, immediate siren and CodeR</w:t>
      </w:r>
      <w:r w:rsidR="00D42E01" w:rsidRPr="004338A9">
        <w:rPr>
          <w:rFonts w:asciiTheme="majorHAnsi" w:hAnsiTheme="majorHAnsi" w:cs="Arial"/>
          <w:sz w:val="20"/>
          <w:szCs w:val="20"/>
          <w:rPrChange w:id="4375" w:author="dbecker" w:date="2016-01-07T14:58:00Z">
            <w:rPr>
              <w:rFonts w:ascii="Arial" w:hAnsi="Arial" w:cs="Arial"/>
              <w:sz w:val="20"/>
              <w:szCs w:val="20"/>
            </w:rPr>
          </w:rPrChange>
        </w:rPr>
        <w:t>ED</w:t>
      </w:r>
      <w:r w:rsidRPr="004338A9">
        <w:rPr>
          <w:rFonts w:asciiTheme="majorHAnsi" w:hAnsiTheme="majorHAnsi" w:cs="Arial"/>
          <w:sz w:val="20"/>
          <w:szCs w:val="20"/>
          <w:rPrChange w:id="4376" w:author="dbecker" w:date="2016-01-07T14:58:00Z">
            <w:rPr>
              <w:rFonts w:ascii="Arial" w:hAnsi="Arial" w:cs="Arial"/>
              <w:sz w:val="20"/>
              <w:szCs w:val="20"/>
            </w:rPr>
          </w:rPrChange>
        </w:rPr>
        <w:t xml:space="preserve"> activation may be authorized by N.H. SP Communications</w:t>
      </w:r>
      <w:proofErr w:type="gramStart"/>
      <w:r w:rsidRPr="004338A9">
        <w:rPr>
          <w:rFonts w:asciiTheme="majorHAnsi" w:hAnsiTheme="majorHAnsi" w:cs="Arial"/>
          <w:sz w:val="20"/>
          <w:szCs w:val="20"/>
          <w:rPrChange w:id="4377" w:author="dbecker" w:date="2016-01-07T14:58:00Z">
            <w:rPr>
              <w:rFonts w:ascii="Arial" w:hAnsi="Arial" w:cs="Arial"/>
              <w:sz w:val="20"/>
              <w:szCs w:val="20"/>
            </w:rPr>
          </w:rPrChange>
        </w:rPr>
        <w:t>..</w:t>
      </w:r>
      <w:proofErr w:type="gramEnd"/>
    </w:p>
    <w:p w:rsidR="00B176C1" w:rsidRPr="004338A9" w:rsidRDefault="00B176C1" w:rsidP="00B176C1">
      <w:pPr>
        <w:jc w:val="both"/>
        <w:rPr>
          <w:rFonts w:asciiTheme="majorHAnsi" w:hAnsiTheme="majorHAnsi" w:cs="Arial"/>
          <w:sz w:val="20"/>
          <w:szCs w:val="20"/>
          <w:rPrChange w:id="4378" w:author="dbecker" w:date="2016-01-07T14:58:00Z">
            <w:rPr>
              <w:rFonts w:ascii="Arial" w:hAnsi="Arial" w:cs="Arial"/>
              <w:sz w:val="20"/>
              <w:szCs w:val="20"/>
            </w:rPr>
          </w:rPrChange>
        </w:rPr>
      </w:pPr>
    </w:p>
    <w:p w:rsidR="00B176C1" w:rsidRPr="004338A9" w:rsidRDefault="00B176C1" w:rsidP="00B176C1">
      <w:pPr>
        <w:jc w:val="both"/>
        <w:rPr>
          <w:rFonts w:asciiTheme="majorHAnsi" w:hAnsiTheme="majorHAnsi" w:cs="Arial"/>
          <w:sz w:val="20"/>
          <w:szCs w:val="20"/>
          <w:rPrChange w:id="4379" w:author="dbecker" w:date="2016-01-07T14:58:00Z">
            <w:rPr>
              <w:rFonts w:ascii="Arial" w:hAnsi="Arial" w:cs="Arial"/>
              <w:sz w:val="20"/>
              <w:szCs w:val="20"/>
            </w:rPr>
          </w:rPrChange>
        </w:rPr>
      </w:pPr>
      <w:r w:rsidRPr="004338A9">
        <w:rPr>
          <w:rFonts w:asciiTheme="majorHAnsi" w:hAnsiTheme="majorHAnsi" w:cs="Arial"/>
          <w:sz w:val="20"/>
          <w:szCs w:val="20"/>
          <w:rPrChange w:id="4380" w:author="dbecker" w:date="2016-01-07T14:58:00Z">
            <w:rPr>
              <w:rFonts w:ascii="Arial" w:hAnsi="Arial" w:cs="Arial"/>
              <w:sz w:val="20"/>
              <w:szCs w:val="20"/>
            </w:rPr>
          </w:rPrChange>
        </w:rPr>
        <w:t>The CPI Tone Remote Radio allows the dispatcher to select alternate siren repeater sites for transmitting the activation signals to the pole-mounted sirens. If the State EOC authorizes a second activation attempt (because the initial activation failed), the dispatcher shall select the alternate siren repeater site, and then repeat the siren activation procedure.</w:t>
      </w:r>
    </w:p>
    <w:p w:rsidR="00B176C1" w:rsidRPr="004338A9" w:rsidRDefault="00B176C1" w:rsidP="00B176C1">
      <w:pPr>
        <w:rPr>
          <w:rFonts w:asciiTheme="majorHAnsi" w:hAnsiTheme="majorHAnsi" w:cs="Arial"/>
          <w:sz w:val="20"/>
          <w:szCs w:val="20"/>
          <w:rPrChange w:id="4381" w:author="dbecker" w:date="2016-01-07T14:58:00Z">
            <w:rPr>
              <w:rFonts w:ascii="Arial" w:hAnsi="Arial" w:cs="Arial"/>
              <w:sz w:val="20"/>
              <w:szCs w:val="20"/>
            </w:rPr>
          </w:rPrChange>
        </w:rPr>
      </w:pPr>
    </w:p>
    <w:p w:rsidR="00B176C1" w:rsidRPr="004338A9" w:rsidRDefault="00B176C1" w:rsidP="00B176C1">
      <w:pPr>
        <w:rPr>
          <w:rFonts w:asciiTheme="majorHAnsi" w:hAnsiTheme="majorHAnsi" w:cs="Arial"/>
          <w:sz w:val="20"/>
          <w:szCs w:val="20"/>
          <w:u w:val="single"/>
          <w:rPrChange w:id="4382" w:author="dbecker" w:date="2016-01-07T14:58:00Z">
            <w:rPr>
              <w:rFonts w:ascii="Arial" w:hAnsi="Arial" w:cs="Arial"/>
              <w:sz w:val="20"/>
              <w:szCs w:val="20"/>
              <w:u w:val="single"/>
            </w:rPr>
          </w:rPrChange>
        </w:rPr>
      </w:pPr>
      <w:r w:rsidRPr="004338A9">
        <w:rPr>
          <w:rFonts w:asciiTheme="majorHAnsi" w:hAnsiTheme="majorHAnsi" w:cs="Arial"/>
          <w:b/>
          <w:sz w:val="20"/>
          <w:szCs w:val="20"/>
          <w:u w:val="single"/>
          <w:rPrChange w:id="4383" w:author="dbecker" w:date="2016-01-07T14:58:00Z">
            <w:rPr>
              <w:rFonts w:ascii="Arial" w:hAnsi="Arial" w:cs="Arial"/>
              <w:b/>
              <w:sz w:val="20"/>
              <w:szCs w:val="20"/>
              <w:u w:val="single"/>
            </w:rPr>
          </w:rPrChange>
        </w:rPr>
        <w:t>Supporting Documents</w:t>
      </w:r>
      <w:r w:rsidRPr="004338A9">
        <w:rPr>
          <w:rFonts w:asciiTheme="majorHAnsi" w:hAnsiTheme="majorHAnsi" w:cs="Arial"/>
          <w:sz w:val="20"/>
          <w:szCs w:val="20"/>
          <w:u w:val="single"/>
          <w:rPrChange w:id="4384" w:author="dbecker" w:date="2016-01-07T14:58:00Z">
            <w:rPr>
              <w:rFonts w:ascii="Arial" w:hAnsi="Arial" w:cs="Arial"/>
              <w:sz w:val="20"/>
              <w:szCs w:val="20"/>
              <w:u w:val="single"/>
            </w:rPr>
          </w:rPrChange>
        </w:rPr>
        <w:t>:</w:t>
      </w:r>
    </w:p>
    <w:p w:rsidR="00B176C1" w:rsidRPr="004338A9" w:rsidRDefault="00B176C1" w:rsidP="00B176C1">
      <w:pPr>
        <w:rPr>
          <w:rFonts w:asciiTheme="majorHAnsi" w:hAnsiTheme="majorHAnsi" w:cs="Arial"/>
          <w:sz w:val="20"/>
          <w:szCs w:val="20"/>
          <w:rPrChange w:id="4385" w:author="dbecker" w:date="2016-01-07T14:58:00Z">
            <w:rPr>
              <w:rFonts w:ascii="Arial" w:hAnsi="Arial" w:cs="Arial"/>
              <w:sz w:val="20"/>
              <w:szCs w:val="20"/>
            </w:rPr>
          </w:rPrChange>
        </w:rPr>
      </w:pPr>
    </w:p>
    <w:p w:rsidR="00B176C1" w:rsidRPr="004338A9" w:rsidRDefault="00B176C1" w:rsidP="00B176C1">
      <w:pPr>
        <w:ind w:left="720"/>
        <w:rPr>
          <w:rFonts w:asciiTheme="majorHAnsi" w:hAnsiTheme="majorHAnsi" w:cs="Arial"/>
          <w:sz w:val="20"/>
          <w:szCs w:val="20"/>
          <w:rPrChange w:id="4386"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87"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88" w:author="dbecker" w:date="2016-01-07T14:58:00Z">
            <w:rPr>
              <w:rFonts w:ascii="Arial" w:hAnsi="Arial" w:cs="Arial"/>
              <w:sz w:val="20"/>
              <w:szCs w:val="20"/>
            </w:rPr>
          </w:rPrChange>
        </w:rPr>
        <w:tab/>
        <w:t>Emergency Phone List</w:t>
      </w:r>
    </w:p>
    <w:p w:rsidR="00B176C1" w:rsidRPr="004338A9" w:rsidRDefault="00B176C1" w:rsidP="00B176C1">
      <w:pPr>
        <w:ind w:left="720"/>
        <w:rPr>
          <w:rFonts w:asciiTheme="majorHAnsi" w:hAnsiTheme="majorHAnsi" w:cs="Arial"/>
          <w:sz w:val="20"/>
          <w:szCs w:val="20"/>
          <w:rPrChange w:id="4389"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390" w:author="dbecker" w:date="2016-01-07T14:58:00Z">
            <w:rPr>
              <w:rFonts w:ascii="Arial" w:hAnsi="Arial" w:cs="Arial"/>
              <w:sz w:val="20"/>
              <w:szCs w:val="20"/>
            </w:rPr>
          </w:rPrChange>
        </w:rPr>
        <w:t>o</w:t>
      </w:r>
      <w:proofErr w:type="gramEnd"/>
      <w:r w:rsidRPr="004338A9">
        <w:rPr>
          <w:rFonts w:asciiTheme="majorHAnsi" w:hAnsiTheme="majorHAnsi" w:cs="Arial"/>
          <w:sz w:val="20"/>
          <w:szCs w:val="20"/>
          <w:rPrChange w:id="4391" w:author="dbecker" w:date="2016-01-07T14:58:00Z">
            <w:rPr>
              <w:rFonts w:ascii="Arial" w:hAnsi="Arial" w:cs="Arial"/>
              <w:sz w:val="20"/>
              <w:szCs w:val="20"/>
            </w:rPr>
          </w:rPrChange>
        </w:rPr>
        <w:tab/>
        <w:t>Backup Siren Activation Procedures</w:t>
      </w:r>
    </w:p>
    <w:p w:rsidR="00B176C1" w:rsidRPr="004338A9" w:rsidRDefault="00B176C1" w:rsidP="00B176C1">
      <w:pPr>
        <w:ind w:left="720"/>
        <w:rPr>
          <w:rFonts w:asciiTheme="majorHAnsi" w:hAnsiTheme="majorHAnsi" w:cs="Arial"/>
          <w:sz w:val="20"/>
          <w:szCs w:val="20"/>
          <w:rPrChange w:id="4392" w:author="dbecker" w:date="2016-01-07T14:58:00Z">
            <w:rPr>
              <w:rFonts w:ascii="Arial" w:hAnsi="Arial" w:cs="Arial"/>
              <w:sz w:val="20"/>
              <w:szCs w:val="20"/>
            </w:rPr>
          </w:rPrChange>
        </w:rPr>
      </w:pP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393" w:author="dbecker" w:date="2016-01-07T14:58:00Z">
            <w:rPr>
              <w:rFonts w:ascii="Arial" w:hAnsi="Arial" w:cs="Arial"/>
              <w:b/>
              <w:sz w:val="20"/>
              <w:szCs w:val="20"/>
            </w:rPr>
          </w:rPrChange>
        </w:rPr>
      </w:pPr>
      <w:r w:rsidRPr="004338A9">
        <w:rPr>
          <w:rFonts w:asciiTheme="majorHAnsi" w:hAnsiTheme="majorHAnsi" w:cs="Arial"/>
          <w:sz w:val="20"/>
          <w:szCs w:val="20"/>
          <w:rPrChange w:id="4394" w:author="dbecker" w:date="2016-01-07T14:58:00Z">
            <w:rPr>
              <w:rFonts w:ascii="Arial" w:hAnsi="Arial" w:cs="Arial"/>
              <w:sz w:val="20"/>
              <w:szCs w:val="20"/>
            </w:rPr>
          </w:rPrChange>
        </w:rPr>
        <w:t>Receive notification to implement Backup Siren Activation Procedure from either HSEM or State Police Communications Center.  Note Caller’s Name, Location, Back Telephone Number and Designated Siren Action Time.</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395" w:author="dbecker" w:date="2016-01-07T14:58:00Z">
            <w:rPr>
              <w:rFonts w:ascii="Arial" w:hAnsi="Arial" w:cs="Arial"/>
              <w:b/>
              <w:sz w:val="20"/>
              <w:szCs w:val="20"/>
            </w:rPr>
          </w:rPrChange>
        </w:rPr>
      </w:pPr>
      <w:r w:rsidRPr="004338A9">
        <w:rPr>
          <w:rFonts w:asciiTheme="majorHAnsi" w:hAnsiTheme="majorHAnsi" w:cs="Arial"/>
          <w:sz w:val="20"/>
          <w:szCs w:val="20"/>
          <w:rPrChange w:id="4396" w:author="dbecker" w:date="2016-01-07T14:58:00Z">
            <w:rPr>
              <w:rFonts w:ascii="Arial" w:hAnsi="Arial" w:cs="Arial"/>
              <w:sz w:val="20"/>
              <w:szCs w:val="20"/>
            </w:rPr>
          </w:rPrChange>
        </w:rPr>
        <w:t>Siren activation times are coordinated by HSEM to precede the broadcasts of Emergency Public Information (EPI) through the local Emergency Alert System (EAS) radio stations.  Siren activation and EAS broadcast times are also coordinated to be sounded simultaneously with the Massachusetts Emergency Management Agency.</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397" w:author="dbecker" w:date="2016-01-07T14:58:00Z">
            <w:rPr>
              <w:rFonts w:ascii="Arial" w:hAnsi="Arial" w:cs="Arial"/>
              <w:b/>
              <w:sz w:val="20"/>
              <w:szCs w:val="20"/>
            </w:rPr>
          </w:rPrChange>
        </w:rPr>
      </w:pPr>
      <w:r w:rsidRPr="004338A9">
        <w:rPr>
          <w:rFonts w:asciiTheme="majorHAnsi" w:hAnsiTheme="majorHAnsi" w:cs="Arial"/>
          <w:sz w:val="20"/>
          <w:szCs w:val="20"/>
          <w:rPrChange w:id="4398" w:author="dbecker" w:date="2016-01-07T14:58:00Z">
            <w:rPr>
              <w:rFonts w:ascii="Arial" w:hAnsi="Arial" w:cs="Arial"/>
              <w:sz w:val="20"/>
              <w:szCs w:val="20"/>
            </w:rPr>
          </w:rPrChange>
        </w:rPr>
        <w:t>If notification is received by a non-secure method (i.e. commercial telephone), place a call back to the originating person/agency to verify the request for Back-up Siren Activation.</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399" w:author="dbecker" w:date="2016-01-07T14:58:00Z">
            <w:rPr>
              <w:rFonts w:ascii="Arial" w:hAnsi="Arial" w:cs="Arial"/>
              <w:b/>
              <w:sz w:val="20"/>
              <w:szCs w:val="20"/>
            </w:rPr>
          </w:rPrChange>
        </w:rPr>
      </w:pPr>
      <w:r w:rsidRPr="004338A9">
        <w:rPr>
          <w:rFonts w:asciiTheme="majorHAnsi" w:hAnsiTheme="majorHAnsi" w:cs="Arial"/>
          <w:sz w:val="20"/>
          <w:szCs w:val="20"/>
          <w:rPrChange w:id="4400" w:author="dbecker" w:date="2016-01-07T14:58:00Z">
            <w:rPr>
              <w:rFonts w:ascii="Arial" w:hAnsi="Arial" w:cs="Arial"/>
              <w:sz w:val="20"/>
              <w:szCs w:val="20"/>
            </w:rPr>
          </w:rPrChange>
        </w:rPr>
        <w:t>Select F1 on the CPI Tone Remote Radio for Siren Repeater A or F2 for Siren Repeater B.</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401" w:author="dbecker" w:date="2016-01-07T14:58:00Z">
            <w:rPr>
              <w:rFonts w:ascii="Arial" w:hAnsi="Arial" w:cs="Arial"/>
              <w:b/>
              <w:sz w:val="20"/>
              <w:szCs w:val="20"/>
            </w:rPr>
          </w:rPrChange>
        </w:rPr>
      </w:pPr>
      <w:r w:rsidRPr="004338A9">
        <w:rPr>
          <w:rFonts w:asciiTheme="majorHAnsi" w:hAnsiTheme="majorHAnsi" w:cs="Arial"/>
          <w:sz w:val="20"/>
          <w:szCs w:val="20"/>
          <w:rPrChange w:id="4402" w:author="dbecker" w:date="2016-01-07T14:58:00Z">
            <w:rPr>
              <w:rFonts w:ascii="Arial" w:hAnsi="Arial" w:cs="Arial"/>
              <w:sz w:val="20"/>
              <w:szCs w:val="20"/>
            </w:rPr>
          </w:rPrChange>
        </w:rPr>
        <w:t>The following actions will activate ALL 94 New Hampshire Public Alert and Notification System (PANS) sirens in the ALERT MODE for a period of 3 minutes.</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403" w:author="dbecker" w:date="2016-01-07T14:58:00Z">
            <w:rPr>
              <w:rFonts w:ascii="Arial" w:hAnsi="Arial" w:cs="Arial"/>
              <w:b/>
              <w:sz w:val="20"/>
              <w:szCs w:val="20"/>
            </w:rPr>
          </w:rPrChange>
        </w:rPr>
      </w:pPr>
      <w:r w:rsidRPr="004338A9">
        <w:rPr>
          <w:rFonts w:asciiTheme="majorHAnsi" w:hAnsiTheme="majorHAnsi" w:cs="Arial"/>
          <w:sz w:val="20"/>
          <w:szCs w:val="20"/>
          <w:rPrChange w:id="4404" w:author="dbecker" w:date="2016-01-07T14:58:00Z">
            <w:rPr>
              <w:rFonts w:ascii="Arial" w:hAnsi="Arial" w:cs="Arial"/>
              <w:sz w:val="20"/>
              <w:szCs w:val="20"/>
            </w:rPr>
          </w:rPrChange>
        </w:rPr>
        <w:t>CAUTION:  CALL KEY C4 transmits a series of commands to the sirens.  DO NOT press any encoder buttons while the CALL KEY sequence is progressing or the command sequence may be aborted.  Pressing the RESET button during the CALL KEY sequence will abort the remaining sequence commands but does NOT turn off the sirens.</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405" w:author="dbecker" w:date="2016-01-07T14:58:00Z">
            <w:rPr>
              <w:rFonts w:ascii="Arial" w:hAnsi="Arial" w:cs="Arial"/>
              <w:b/>
              <w:sz w:val="20"/>
              <w:szCs w:val="20"/>
            </w:rPr>
          </w:rPrChange>
        </w:rPr>
      </w:pPr>
      <w:r w:rsidRPr="004338A9">
        <w:rPr>
          <w:rFonts w:asciiTheme="majorHAnsi" w:hAnsiTheme="majorHAnsi" w:cs="Arial"/>
          <w:sz w:val="20"/>
          <w:szCs w:val="20"/>
          <w:rPrChange w:id="4406" w:author="dbecker" w:date="2016-01-07T14:58:00Z">
            <w:rPr>
              <w:rFonts w:ascii="Arial" w:hAnsi="Arial" w:cs="Arial"/>
              <w:sz w:val="20"/>
              <w:szCs w:val="20"/>
            </w:rPr>
          </w:rPrChange>
        </w:rPr>
        <w:t>TO TURN OFF THE SIRENS:  Press the RESET button, then press the CALL KEY C2 button and then press SEND button.</w:t>
      </w:r>
    </w:p>
    <w:p w:rsidR="00B176C1" w:rsidRPr="004338A9" w:rsidRDefault="00B176C1" w:rsidP="003B7B2F">
      <w:pPr>
        <w:numPr>
          <w:ilvl w:val="0"/>
          <w:numId w:val="86"/>
        </w:numPr>
        <w:tabs>
          <w:tab w:val="clear" w:pos="1800"/>
        </w:tabs>
        <w:spacing w:after="200"/>
        <w:ind w:left="360"/>
        <w:jc w:val="both"/>
        <w:rPr>
          <w:rFonts w:asciiTheme="majorHAnsi" w:hAnsiTheme="majorHAnsi" w:cs="Arial"/>
          <w:b/>
          <w:sz w:val="20"/>
          <w:szCs w:val="20"/>
          <w:rPrChange w:id="4407" w:author="dbecker" w:date="2016-01-07T14:58:00Z">
            <w:rPr>
              <w:rFonts w:ascii="Arial" w:hAnsi="Arial" w:cs="Arial"/>
              <w:b/>
              <w:sz w:val="20"/>
              <w:szCs w:val="20"/>
            </w:rPr>
          </w:rPrChange>
        </w:rPr>
      </w:pPr>
      <w:r w:rsidRPr="004338A9">
        <w:rPr>
          <w:rFonts w:asciiTheme="majorHAnsi" w:hAnsiTheme="majorHAnsi" w:cs="Arial"/>
          <w:sz w:val="20"/>
          <w:szCs w:val="20"/>
          <w:rPrChange w:id="4408" w:author="dbecker" w:date="2016-01-07T14:58:00Z">
            <w:rPr>
              <w:rFonts w:ascii="Arial" w:hAnsi="Arial" w:cs="Arial"/>
              <w:sz w:val="20"/>
              <w:szCs w:val="20"/>
            </w:rPr>
          </w:rPrChange>
        </w:rPr>
        <w:t xml:space="preserve">Press CALL KEY C4 button on the E-969 Encoder.  Verify the E-969 Encoder Display = </w:t>
      </w:r>
    </w:p>
    <w:p w:rsidR="00B176C1" w:rsidRPr="004338A9" w:rsidRDefault="00B176C1" w:rsidP="00B176C1">
      <w:pPr>
        <w:ind w:left="720"/>
        <w:jc w:val="both"/>
        <w:rPr>
          <w:rFonts w:asciiTheme="majorHAnsi" w:hAnsiTheme="majorHAnsi" w:cs="Arial"/>
          <w:sz w:val="20"/>
          <w:szCs w:val="20"/>
          <w:rPrChange w:id="4409" w:author="dbecker" w:date="2016-01-07T14:58:00Z">
            <w:rPr>
              <w:rFonts w:ascii="Arial" w:hAnsi="Arial" w:cs="Arial"/>
              <w:sz w:val="20"/>
              <w:szCs w:val="20"/>
            </w:rPr>
          </w:rPrChange>
        </w:rPr>
      </w:pPr>
      <w:r w:rsidRPr="004338A9">
        <w:rPr>
          <w:rFonts w:asciiTheme="majorHAnsi" w:hAnsiTheme="majorHAnsi" w:cs="Arial"/>
          <w:sz w:val="20"/>
          <w:szCs w:val="20"/>
          <w:rPrChange w:id="4410" w:author="dbecker" w:date="2016-01-07T14:58:00Z">
            <w:rPr>
              <w:rFonts w:ascii="Arial" w:hAnsi="Arial" w:cs="Arial"/>
              <w:sz w:val="20"/>
              <w:szCs w:val="20"/>
            </w:rPr>
          </w:rPrChange>
        </w:rPr>
        <w:t>CALL KEY 4</w:t>
      </w:r>
      <w:r w:rsidRPr="004338A9">
        <w:rPr>
          <w:rFonts w:asciiTheme="majorHAnsi" w:hAnsiTheme="majorHAnsi" w:cs="Arial"/>
          <w:sz w:val="20"/>
          <w:szCs w:val="20"/>
          <w:rPrChange w:id="4411" w:author="dbecker" w:date="2016-01-07T14:58:00Z">
            <w:rPr>
              <w:rFonts w:ascii="Arial" w:hAnsi="Arial" w:cs="Arial"/>
              <w:sz w:val="20"/>
              <w:szCs w:val="20"/>
            </w:rPr>
          </w:rPrChange>
        </w:rPr>
        <w:tab/>
      </w:r>
      <w:r w:rsidRPr="004338A9">
        <w:rPr>
          <w:rFonts w:asciiTheme="majorHAnsi" w:hAnsiTheme="majorHAnsi" w:cs="Arial"/>
          <w:sz w:val="20"/>
          <w:szCs w:val="20"/>
          <w:rPrChange w:id="4412" w:author="dbecker" w:date="2016-01-07T14:58:00Z">
            <w:rPr>
              <w:rFonts w:ascii="Arial" w:hAnsi="Arial" w:cs="Arial"/>
              <w:sz w:val="20"/>
              <w:szCs w:val="20"/>
            </w:rPr>
          </w:rPrChange>
        </w:rPr>
        <w:tab/>
        <w:t>SEQ 00</w:t>
      </w:r>
    </w:p>
    <w:p w:rsidR="00B176C1" w:rsidRPr="004338A9" w:rsidRDefault="00B176C1" w:rsidP="00B176C1">
      <w:pPr>
        <w:ind w:left="720"/>
        <w:jc w:val="both"/>
        <w:rPr>
          <w:rFonts w:asciiTheme="majorHAnsi" w:hAnsiTheme="majorHAnsi" w:cs="Arial"/>
          <w:sz w:val="20"/>
          <w:szCs w:val="20"/>
          <w:rPrChange w:id="4413" w:author="dbecker" w:date="2016-01-07T14:58:00Z">
            <w:rPr>
              <w:rFonts w:ascii="Arial" w:hAnsi="Arial" w:cs="Arial"/>
              <w:sz w:val="20"/>
              <w:szCs w:val="20"/>
            </w:rPr>
          </w:rPrChange>
        </w:rPr>
      </w:pPr>
      <w:r w:rsidRPr="004338A9">
        <w:rPr>
          <w:rFonts w:asciiTheme="majorHAnsi" w:hAnsiTheme="majorHAnsi" w:cs="Arial"/>
          <w:sz w:val="20"/>
          <w:szCs w:val="20"/>
          <w:rPrChange w:id="4414" w:author="dbecker" w:date="2016-01-07T14:58:00Z">
            <w:rPr>
              <w:rFonts w:ascii="Arial" w:hAnsi="Arial" w:cs="Arial"/>
              <w:sz w:val="20"/>
              <w:szCs w:val="20"/>
            </w:rPr>
          </w:rPrChange>
        </w:rPr>
        <w:t>(DAY)</w:t>
      </w:r>
      <w:r w:rsidRPr="004338A9">
        <w:rPr>
          <w:rFonts w:asciiTheme="majorHAnsi" w:hAnsiTheme="majorHAnsi" w:cs="Arial"/>
          <w:sz w:val="20"/>
          <w:szCs w:val="20"/>
          <w:rPrChange w:id="4415" w:author="dbecker" w:date="2016-01-07T14:58:00Z">
            <w:rPr>
              <w:rFonts w:ascii="Arial" w:hAnsi="Arial" w:cs="Arial"/>
              <w:sz w:val="20"/>
              <w:szCs w:val="20"/>
            </w:rPr>
          </w:rPrChange>
        </w:rPr>
        <w:tab/>
      </w:r>
      <w:r w:rsidRPr="004338A9">
        <w:rPr>
          <w:rFonts w:asciiTheme="majorHAnsi" w:hAnsiTheme="majorHAnsi" w:cs="Arial"/>
          <w:sz w:val="20"/>
          <w:szCs w:val="20"/>
          <w:rPrChange w:id="4416" w:author="dbecker" w:date="2016-01-07T14:58:00Z">
            <w:rPr>
              <w:rFonts w:ascii="Arial" w:hAnsi="Arial" w:cs="Arial"/>
              <w:sz w:val="20"/>
              <w:szCs w:val="20"/>
            </w:rPr>
          </w:rPrChange>
        </w:rPr>
        <w:tab/>
      </w:r>
      <w:r w:rsidRPr="004338A9">
        <w:rPr>
          <w:rFonts w:asciiTheme="majorHAnsi" w:hAnsiTheme="majorHAnsi" w:cs="Arial"/>
          <w:sz w:val="20"/>
          <w:szCs w:val="20"/>
          <w:rPrChange w:id="4417" w:author="dbecker" w:date="2016-01-07T14:58:00Z">
            <w:rPr>
              <w:rFonts w:ascii="Arial" w:hAnsi="Arial" w:cs="Arial"/>
              <w:sz w:val="20"/>
              <w:szCs w:val="20"/>
            </w:rPr>
          </w:rPrChange>
        </w:rPr>
        <w:tab/>
        <w:t>(TIME)</w:t>
      </w:r>
    </w:p>
    <w:p w:rsidR="00B176C1" w:rsidRPr="004338A9" w:rsidRDefault="00B176C1" w:rsidP="00B176C1">
      <w:pPr>
        <w:ind w:left="720"/>
        <w:jc w:val="both"/>
        <w:rPr>
          <w:rFonts w:asciiTheme="majorHAnsi" w:hAnsiTheme="majorHAnsi" w:cs="Arial"/>
          <w:sz w:val="20"/>
          <w:szCs w:val="20"/>
          <w:rPrChange w:id="4418" w:author="dbecker" w:date="2016-01-07T14:58:00Z">
            <w:rPr>
              <w:rFonts w:ascii="Arial" w:hAnsi="Arial" w:cs="Arial"/>
              <w:sz w:val="20"/>
              <w:szCs w:val="20"/>
            </w:rPr>
          </w:rPrChange>
        </w:rPr>
      </w:pPr>
    </w:p>
    <w:p w:rsidR="00B176C1" w:rsidRPr="004338A9" w:rsidRDefault="009E60BA" w:rsidP="00B176C1">
      <w:pPr>
        <w:ind w:left="720"/>
        <w:jc w:val="both"/>
        <w:rPr>
          <w:rFonts w:asciiTheme="majorHAnsi" w:hAnsiTheme="majorHAnsi"/>
          <w:rPrChange w:id="4419" w:author="dbecker" w:date="2016-01-07T14:58:00Z">
            <w:rPr/>
          </w:rPrChange>
        </w:rPr>
      </w:pPr>
      <w:r w:rsidRPr="004338A9">
        <w:rPr>
          <w:rFonts w:asciiTheme="majorHAnsi" w:hAnsiTheme="majorHAnsi"/>
          <w:noProof/>
          <w:rPrChange w:id="4420">
            <w:rPr>
              <w:noProof/>
            </w:rPr>
          </w:rPrChange>
        </w:rPr>
        <w:drawing>
          <wp:inline distT="0" distB="0" distL="0" distR="0" wp14:anchorId="5DA5BDEB" wp14:editId="3A73CE84">
            <wp:extent cx="4347845" cy="4072255"/>
            <wp:effectExtent l="0" t="0" r="0" b="4445"/>
            <wp:docPr id="15" name="Picture 1" descr="E-989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989 encoder"/>
                    <pic:cNvPicPr>
                      <a:picLocks noChangeAspect="1" noChangeArrowheads="1"/>
                    </pic:cNvPicPr>
                  </pic:nvPicPr>
                  <pic:blipFill>
                    <a:blip r:embed="rId28">
                      <a:extLst>
                        <a:ext uri="{28A0092B-C50C-407E-A947-70E740481C1C}">
                          <a14:useLocalDpi xmlns:a14="http://schemas.microsoft.com/office/drawing/2010/main" val="0"/>
                        </a:ext>
                      </a:extLst>
                    </a:blip>
                    <a:srcRect b="21466"/>
                    <a:stretch>
                      <a:fillRect/>
                    </a:stretch>
                  </pic:blipFill>
                  <pic:spPr bwMode="auto">
                    <a:xfrm>
                      <a:off x="0" y="0"/>
                      <a:ext cx="4347845" cy="4072255"/>
                    </a:xfrm>
                    <a:prstGeom prst="rect">
                      <a:avLst/>
                    </a:prstGeom>
                    <a:noFill/>
                    <a:ln>
                      <a:noFill/>
                    </a:ln>
                  </pic:spPr>
                </pic:pic>
              </a:graphicData>
            </a:graphic>
          </wp:inline>
        </w:drawing>
      </w:r>
    </w:p>
    <w:p w:rsidR="00B176C1" w:rsidRPr="004338A9" w:rsidRDefault="00B176C1" w:rsidP="003B7B2F">
      <w:pPr>
        <w:numPr>
          <w:ilvl w:val="0"/>
          <w:numId w:val="87"/>
        </w:numPr>
        <w:tabs>
          <w:tab w:val="clear" w:pos="1440"/>
        </w:tabs>
        <w:spacing w:after="200"/>
        <w:ind w:left="360"/>
        <w:jc w:val="both"/>
        <w:rPr>
          <w:rFonts w:asciiTheme="majorHAnsi" w:hAnsiTheme="majorHAnsi" w:cs="Arial"/>
          <w:b/>
          <w:sz w:val="20"/>
          <w:szCs w:val="20"/>
          <w:rPrChange w:id="4421" w:author="dbecker" w:date="2016-01-07T14:58:00Z">
            <w:rPr>
              <w:rFonts w:ascii="Arial" w:hAnsi="Arial" w:cs="Arial"/>
              <w:b/>
              <w:sz w:val="20"/>
              <w:szCs w:val="20"/>
            </w:rPr>
          </w:rPrChange>
        </w:rPr>
      </w:pPr>
      <w:r w:rsidRPr="004338A9">
        <w:rPr>
          <w:rFonts w:asciiTheme="majorHAnsi" w:hAnsiTheme="majorHAnsi" w:cs="Arial"/>
          <w:sz w:val="20"/>
          <w:szCs w:val="20"/>
          <w:rPrChange w:id="4422" w:author="dbecker" w:date="2016-01-07T14:58:00Z">
            <w:rPr>
              <w:rFonts w:ascii="Arial" w:hAnsi="Arial" w:cs="Arial"/>
              <w:sz w:val="20"/>
              <w:szCs w:val="20"/>
            </w:rPr>
          </w:rPrChange>
        </w:rPr>
        <w:t>Press SEND button.  Sirens will activate in approximately 15 seconds.</w:t>
      </w:r>
    </w:p>
    <w:p w:rsidR="00B176C1" w:rsidRPr="004338A9" w:rsidRDefault="00B176C1" w:rsidP="003B7B2F">
      <w:pPr>
        <w:numPr>
          <w:ilvl w:val="0"/>
          <w:numId w:val="87"/>
        </w:numPr>
        <w:tabs>
          <w:tab w:val="clear" w:pos="1440"/>
        </w:tabs>
        <w:spacing w:after="200"/>
        <w:ind w:left="360"/>
        <w:jc w:val="both"/>
        <w:rPr>
          <w:rFonts w:asciiTheme="majorHAnsi" w:hAnsiTheme="majorHAnsi" w:cs="Arial"/>
          <w:b/>
          <w:sz w:val="20"/>
          <w:szCs w:val="20"/>
          <w:rPrChange w:id="4423" w:author="dbecker" w:date="2016-01-07T14:58:00Z">
            <w:rPr>
              <w:rFonts w:ascii="Arial" w:hAnsi="Arial" w:cs="Arial"/>
              <w:b/>
              <w:sz w:val="20"/>
              <w:szCs w:val="20"/>
            </w:rPr>
          </w:rPrChange>
        </w:rPr>
      </w:pPr>
      <w:r w:rsidRPr="004338A9">
        <w:rPr>
          <w:rFonts w:asciiTheme="majorHAnsi" w:hAnsiTheme="majorHAnsi" w:cs="Arial"/>
          <w:sz w:val="20"/>
          <w:szCs w:val="20"/>
          <w:rPrChange w:id="4424" w:author="dbecker" w:date="2016-01-07T14:58:00Z">
            <w:rPr>
              <w:rFonts w:ascii="Arial" w:hAnsi="Arial" w:cs="Arial"/>
              <w:sz w:val="20"/>
              <w:szCs w:val="20"/>
            </w:rPr>
          </w:rPrChange>
        </w:rPr>
        <w:t>Wait approximately 3 minutes for the E-969 Encoder Display =</w:t>
      </w:r>
    </w:p>
    <w:p w:rsidR="00B176C1" w:rsidRPr="004338A9" w:rsidRDefault="00B176C1" w:rsidP="00B176C1">
      <w:pPr>
        <w:ind w:left="1800"/>
        <w:jc w:val="both"/>
        <w:rPr>
          <w:rFonts w:asciiTheme="majorHAnsi" w:hAnsiTheme="majorHAnsi" w:cs="Arial"/>
          <w:sz w:val="20"/>
          <w:szCs w:val="20"/>
          <w:rPrChange w:id="4425" w:author="dbecker" w:date="2016-01-07T14:58:00Z">
            <w:rPr>
              <w:rFonts w:ascii="Arial" w:hAnsi="Arial" w:cs="Arial"/>
              <w:sz w:val="20"/>
              <w:szCs w:val="20"/>
            </w:rPr>
          </w:rPrChange>
        </w:rPr>
      </w:pPr>
      <w:r w:rsidRPr="004338A9">
        <w:rPr>
          <w:rFonts w:asciiTheme="majorHAnsi" w:hAnsiTheme="majorHAnsi" w:cs="Arial"/>
          <w:sz w:val="20"/>
          <w:szCs w:val="20"/>
          <w:rPrChange w:id="4426" w:author="dbecker" w:date="2016-01-07T14:58:00Z">
            <w:rPr>
              <w:rFonts w:ascii="Arial" w:hAnsi="Arial" w:cs="Arial"/>
              <w:sz w:val="20"/>
              <w:szCs w:val="20"/>
            </w:rPr>
          </w:rPrChange>
        </w:rPr>
        <w:t>CALL KEY 4</w:t>
      </w:r>
      <w:r w:rsidRPr="004338A9">
        <w:rPr>
          <w:rFonts w:asciiTheme="majorHAnsi" w:hAnsiTheme="majorHAnsi" w:cs="Arial"/>
          <w:sz w:val="20"/>
          <w:szCs w:val="20"/>
          <w:rPrChange w:id="4427" w:author="dbecker" w:date="2016-01-07T14:58:00Z">
            <w:rPr>
              <w:rFonts w:ascii="Arial" w:hAnsi="Arial" w:cs="Arial"/>
              <w:sz w:val="20"/>
              <w:szCs w:val="20"/>
            </w:rPr>
          </w:rPrChange>
        </w:rPr>
        <w:tab/>
      </w:r>
      <w:r w:rsidRPr="004338A9">
        <w:rPr>
          <w:rFonts w:asciiTheme="majorHAnsi" w:hAnsiTheme="majorHAnsi" w:cs="Arial"/>
          <w:sz w:val="20"/>
          <w:szCs w:val="20"/>
          <w:rPrChange w:id="4428" w:author="dbecker" w:date="2016-01-07T14:58:00Z">
            <w:rPr>
              <w:rFonts w:ascii="Arial" w:hAnsi="Arial" w:cs="Arial"/>
              <w:sz w:val="20"/>
              <w:szCs w:val="20"/>
            </w:rPr>
          </w:rPrChange>
        </w:rPr>
        <w:tab/>
        <w:t>SEQ 05</w:t>
      </w:r>
    </w:p>
    <w:p w:rsidR="00B176C1" w:rsidRPr="004338A9" w:rsidRDefault="00B176C1" w:rsidP="00B176C1">
      <w:pPr>
        <w:ind w:left="1800"/>
        <w:jc w:val="both"/>
        <w:rPr>
          <w:rFonts w:asciiTheme="majorHAnsi" w:hAnsiTheme="majorHAnsi" w:cs="Arial"/>
          <w:sz w:val="20"/>
          <w:szCs w:val="20"/>
          <w:rPrChange w:id="4429" w:author="dbecker" w:date="2016-01-07T14:58:00Z">
            <w:rPr>
              <w:rFonts w:ascii="Arial" w:hAnsi="Arial" w:cs="Arial"/>
              <w:sz w:val="20"/>
              <w:szCs w:val="20"/>
            </w:rPr>
          </w:rPrChange>
        </w:rPr>
      </w:pPr>
      <w:r w:rsidRPr="004338A9">
        <w:rPr>
          <w:rFonts w:asciiTheme="majorHAnsi" w:hAnsiTheme="majorHAnsi" w:cs="Arial"/>
          <w:sz w:val="20"/>
          <w:szCs w:val="20"/>
          <w:rPrChange w:id="4430" w:author="dbecker" w:date="2016-01-07T14:58:00Z">
            <w:rPr>
              <w:rFonts w:ascii="Arial" w:hAnsi="Arial" w:cs="Arial"/>
              <w:sz w:val="20"/>
              <w:szCs w:val="20"/>
            </w:rPr>
          </w:rPrChange>
        </w:rPr>
        <w:t>CALL KEY COMPLETE</w:t>
      </w:r>
    </w:p>
    <w:p w:rsidR="00B176C1" w:rsidRPr="004338A9" w:rsidRDefault="00B176C1" w:rsidP="003B7B2F">
      <w:pPr>
        <w:numPr>
          <w:ilvl w:val="0"/>
          <w:numId w:val="88"/>
        </w:numPr>
        <w:spacing w:after="200"/>
        <w:jc w:val="both"/>
        <w:rPr>
          <w:rFonts w:asciiTheme="majorHAnsi" w:hAnsiTheme="majorHAnsi" w:cs="Arial"/>
          <w:b/>
          <w:sz w:val="20"/>
          <w:szCs w:val="20"/>
          <w:rPrChange w:id="4431" w:author="dbecker" w:date="2016-01-07T14:58:00Z">
            <w:rPr>
              <w:rFonts w:ascii="Arial" w:hAnsi="Arial" w:cs="Arial"/>
              <w:b/>
              <w:sz w:val="20"/>
              <w:szCs w:val="20"/>
            </w:rPr>
          </w:rPrChange>
        </w:rPr>
      </w:pPr>
      <w:r w:rsidRPr="004338A9">
        <w:rPr>
          <w:rFonts w:asciiTheme="majorHAnsi" w:hAnsiTheme="majorHAnsi" w:cs="Arial"/>
          <w:sz w:val="20"/>
          <w:szCs w:val="20"/>
          <w:rPrChange w:id="4432" w:author="dbecker" w:date="2016-01-07T14:58:00Z">
            <w:rPr>
              <w:rFonts w:ascii="Arial" w:hAnsi="Arial" w:cs="Arial"/>
              <w:sz w:val="20"/>
              <w:szCs w:val="20"/>
            </w:rPr>
          </w:rPrChange>
        </w:rPr>
        <w:t>Press the RESET button to restore the E-969 Encoder to STANDBY MODE.</w:t>
      </w:r>
    </w:p>
    <w:p w:rsidR="00B176C1" w:rsidRPr="004338A9" w:rsidRDefault="00B176C1" w:rsidP="003B7B2F">
      <w:pPr>
        <w:numPr>
          <w:ilvl w:val="0"/>
          <w:numId w:val="88"/>
        </w:numPr>
        <w:spacing w:after="200"/>
        <w:jc w:val="both"/>
        <w:rPr>
          <w:rFonts w:asciiTheme="majorHAnsi" w:hAnsiTheme="majorHAnsi" w:cs="Arial"/>
          <w:b/>
          <w:sz w:val="20"/>
          <w:szCs w:val="20"/>
          <w:rPrChange w:id="4433" w:author="dbecker" w:date="2016-01-07T14:58:00Z">
            <w:rPr>
              <w:rFonts w:ascii="Arial" w:hAnsi="Arial" w:cs="Arial"/>
              <w:b/>
              <w:sz w:val="20"/>
              <w:szCs w:val="20"/>
            </w:rPr>
          </w:rPrChange>
        </w:rPr>
      </w:pPr>
      <w:r w:rsidRPr="004338A9">
        <w:rPr>
          <w:rFonts w:asciiTheme="majorHAnsi" w:hAnsiTheme="majorHAnsi" w:cs="Arial"/>
          <w:sz w:val="20"/>
          <w:szCs w:val="20"/>
          <w:rPrChange w:id="4434" w:author="dbecker" w:date="2016-01-07T14:58:00Z">
            <w:rPr>
              <w:rFonts w:ascii="Arial" w:hAnsi="Arial" w:cs="Arial"/>
              <w:sz w:val="20"/>
              <w:szCs w:val="20"/>
            </w:rPr>
          </w:rPrChange>
        </w:rPr>
        <w:t>IMMEDIATELY report any problems with the siren control equipment to HSEM and/or SEOC.</w:t>
      </w:r>
    </w:p>
    <w:p w:rsidR="00B176C1" w:rsidRPr="004338A9" w:rsidRDefault="00B176C1" w:rsidP="003B7B2F">
      <w:pPr>
        <w:numPr>
          <w:ilvl w:val="0"/>
          <w:numId w:val="88"/>
        </w:numPr>
        <w:spacing w:after="200"/>
        <w:jc w:val="both"/>
        <w:rPr>
          <w:rFonts w:asciiTheme="majorHAnsi" w:hAnsiTheme="majorHAnsi" w:cs="Arial"/>
          <w:b/>
          <w:sz w:val="20"/>
          <w:szCs w:val="20"/>
          <w:rPrChange w:id="4435" w:author="dbecker" w:date="2016-01-07T14:58:00Z">
            <w:rPr>
              <w:rFonts w:ascii="Arial" w:hAnsi="Arial" w:cs="Arial"/>
              <w:b/>
              <w:sz w:val="20"/>
              <w:szCs w:val="20"/>
            </w:rPr>
          </w:rPrChange>
        </w:rPr>
      </w:pPr>
      <w:r w:rsidRPr="004338A9">
        <w:rPr>
          <w:rFonts w:asciiTheme="majorHAnsi" w:hAnsiTheme="majorHAnsi" w:cs="Arial"/>
          <w:sz w:val="20"/>
          <w:szCs w:val="20"/>
          <w:rPrChange w:id="4436" w:author="dbecker" w:date="2016-01-07T14:58:00Z">
            <w:rPr>
              <w:rFonts w:ascii="Arial" w:hAnsi="Arial" w:cs="Arial"/>
              <w:sz w:val="20"/>
              <w:szCs w:val="20"/>
            </w:rPr>
          </w:rPrChange>
        </w:rPr>
        <w:t>If directed by HSEM or SEOC to activate the sirens a second time (because initial attempt failed), select the alternate siren repeater on the CPI Tone Remote Radio (F1 or F2) and repeat steps above.  Standby for further instructions.</w:t>
      </w:r>
    </w:p>
    <w:p w:rsidR="00B176C1" w:rsidRPr="004338A9" w:rsidRDefault="00B176C1" w:rsidP="00771593">
      <w:pPr>
        <w:rPr>
          <w:rFonts w:asciiTheme="majorHAnsi" w:hAnsiTheme="majorHAnsi" w:cs="Arial"/>
          <w:sz w:val="20"/>
          <w:szCs w:val="20"/>
          <w:rPrChange w:id="4437" w:author="dbecker" w:date="2016-01-07T14:58:00Z">
            <w:rPr>
              <w:rFonts w:ascii="Arial" w:hAnsi="Arial" w:cs="Arial"/>
              <w:sz w:val="20"/>
              <w:szCs w:val="20"/>
            </w:rPr>
          </w:rPrChange>
        </w:rPr>
      </w:pPr>
    </w:p>
    <w:p w:rsidR="002D1684" w:rsidRPr="004338A9" w:rsidRDefault="002D1684" w:rsidP="002D1684">
      <w:pPr>
        <w:ind w:left="720"/>
        <w:rPr>
          <w:rFonts w:asciiTheme="majorHAnsi" w:hAnsiTheme="majorHAnsi" w:cs="Arial"/>
          <w:b/>
          <w:sz w:val="20"/>
          <w:szCs w:val="20"/>
          <w:rPrChange w:id="4438" w:author="dbecker" w:date="2016-01-07T14:58:00Z">
            <w:rPr>
              <w:rFonts w:ascii="Arial" w:hAnsi="Arial" w:cs="Arial"/>
              <w:b/>
              <w:sz w:val="20"/>
              <w:szCs w:val="20"/>
            </w:rPr>
          </w:rPrChange>
        </w:rPr>
      </w:pPr>
      <w:r w:rsidRPr="004338A9">
        <w:rPr>
          <w:rFonts w:asciiTheme="majorHAnsi" w:hAnsiTheme="majorHAnsi" w:cs="Arial"/>
          <w:b/>
          <w:sz w:val="20"/>
          <w:szCs w:val="20"/>
          <w:rPrChange w:id="4439" w:author="dbecker" w:date="2016-01-07T14:58:00Z">
            <w:rPr>
              <w:rFonts w:ascii="Arial" w:hAnsi="Arial" w:cs="Arial"/>
              <w:b/>
              <w:sz w:val="20"/>
              <w:szCs w:val="20"/>
            </w:rPr>
          </w:rPrChange>
        </w:rPr>
        <w:t>Local Siren Activation Procedure – Public Address (PA) Function</w:t>
      </w:r>
    </w:p>
    <w:p w:rsidR="002D1684" w:rsidRPr="004338A9" w:rsidRDefault="002D1684" w:rsidP="002D1684">
      <w:pPr>
        <w:ind w:left="720"/>
        <w:rPr>
          <w:rFonts w:asciiTheme="majorHAnsi" w:hAnsiTheme="majorHAnsi" w:cs="Arial"/>
          <w:b/>
          <w:sz w:val="20"/>
          <w:szCs w:val="20"/>
          <w:rPrChange w:id="4440" w:author="dbecker" w:date="2016-01-07T14:58:00Z">
            <w:rPr>
              <w:rFonts w:ascii="Arial" w:hAnsi="Arial" w:cs="Arial"/>
              <w:b/>
              <w:sz w:val="20"/>
              <w:szCs w:val="20"/>
            </w:rPr>
          </w:rPrChange>
        </w:rPr>
      </w:pPr>
    </w:p>
    <w:p w:rsidR="002D1684" w:rsidRPr="004338A9" w:rsidRDefault="002D1684" w:rsidP="001F0C08">
      <w:pPr>
        <w:tabs>
          <w:tab w:val="left" w:pos="680"/>
          <w:tab w:val="left" w:pos="72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s>
        <w:suppressAutoHyphens/>
        <w:ind w:left="720"/>
        <w:jc w:val="both"/>
        <w:rPr>
          <w:rFonts w:asciiTheme="majorHAnsi" w:hAnsiTheme="majorHAnsi"/>
          <w:spacing w:val="-3"/>
          <w:rPrChange w:id="4441" w:author="dbecker" w:date="2016-01-07T14:58:00Z">
            <w:rPr>
              <w:spacing w:val="-3"/>
            </w:rPr>
          </w:rPrChange>
        </w:rPr>
      </w:pPr>
      <w:r w:rsidRPr="004338A9">
        <w:rPr>
          <w:rFonts w:asciiTheme="majorHAnsi" w:hAnsiTheme="majorHAnsi" w:cs="Arial"/>
          <w:spacing w:val="-3"/>
          <w:sz w:val="20"/>
          <w:szCs w:val="20"/>
          <w:rPrChange w:id="4442" w:author="dbecker" w:date="2016-01-07T14:58:00Z">
            <w:rPr>
              <w:rFonts w:ascii="Arial" w:hAnsi="Arial" w:cs="Arial"/>
              <w:spacing w:val="-3"/>
              <w:sz w:val="20"/>
              <w:szCs w:val="20"/>
            </w:rPr>
          </w:rPrChange>
        </w:rPr>
        <w:t>In order to achieve effective coverage for the public address announcements, it is necessary to rotate the sirens 360 degrees in 45-degree increments. This requires you to broadcast your announcement a total of 8 times (once for each 45-degree increment).  It is necessary to perform Step 5 through Step 9 of this procedure 8 times</w:t>
      </w:r>
      <w:r w:rsidRPr="004338A9">
        <w:rPr>
          <w:rFonts w:asciiTheme="majorHAnsi" w:hAnsiTheme="majorHAnsi"/>
          <w:spacing w:val="-3"/>
          <w:rPrChange w:id="4443" w:author="dbecker" w:date="2016-01-07T14:58:00Z">
            <w:rPr>
              <w:spacing w:val="-3"/>
            </w:rPr>
          </w:rPrChange>
        </w:rPr>
        <w:t>.</w:t>
      </w:r>
    </w:p>
    <w:p w:rsidR="002D1684" w:rsidRPr="004338A9" w:rsidRDefault="002D1684" w:rsidP="002D1684">
      <w:pPr>
        <w:numPr>
          <w:ilvl w:val="0"/>
          <w:numId w:val="15"/>
        </w:numPr>
        <w:rPr>
          <w:rFonts w:asciiTheme="majorHAnsi" w:hAnsiTheme="majorHAnsi" w:cs="Arial"/>
          <w:sz w:val="20"/>
          <w:szCs w:val="20"/>
          <w:rPrChange w:id="4444" w:author="dbecker" w:date="2016-01-07T14:58:00Z">
            <w:rPr>
              <w:rFonts w:ascii="Arial" w:hAnsi="Arial" w:cs="Arial"/>
              <w:sz w:val="20"/>
              <w:szCs w:val="20"/>
            </w:rPr>
          </w:rPrChange>
        </w:rPr>
      </w:pPr>
      <w:r w:rsidRPr="004338A9">
        <w:rPr>
          <w:rFonts w:asciiTheme="majorHAnsi" w:hAnsiTheme="majorHAnsi" w:cs="Arial"/>
          <w:sz w:val="20"/>
          <w:szCs w:val="20"/>
          <w:rPrChange w:id="4445" w:author="dbecker" w:date="2016-01-07T14:58:00Z">
            <w:rPr>
              <w:rFonts w:ascii="Arial" w:hAnsi="Arial" w:cs="Arial"/>
              <w:sz w:val="20"/>
              <w:szCs w:val="20"/>
            </w:rPr>
          </w:rPrChange>
        </w:rPr>
        <w:t>Monitor the radio frequency by depressing the monitor button on the microphone or the remote.  Verify that there is no communication or tone being transmitted on the channel before attempting siren activation.</w:t>
      </w:r>
    </w:p>
    <w:p w:rsidR="002D1684" w:rsidRPr="004338A9" w:rsidRDefault="002D1684" w:rsidP="002D1684">
      <w:pPr>
        <w:numPr>
          <w:ilvl w:val="0"/>
          <w:numId w:val="15"/>
        </w:numPr>
        <w:rPr>
          <w:rFonts w:asciiTheme="majorHAnsi" w:hAnsiTheme="majorHAnsi" w:cs="Arial"/>
          <w:sz w:val="20"/>
          <w:szCs w:val="20"/>
          <w:rPrChange w:id="4446" w:author="dbecker" w:date="2016-01-07T14:58:00Z">
            <w:rPr>
              <w:rFonts w:ascii="Arial" w:hAnsi="Arial" w:cs="Arial"/>
              <w:sz w:val="20"/>
              <w:szCs w:val="20"/>
            </w:rPr>
          </w:rPrChange>
        </w:rPr>
      </w:pPr>
      <w:r w:rsidRPr="004338A9">
        <w:rPr>
          <w:rFonts w:asciiTheme="majorHAnsi" w:hAnsiTheme="majorHAnsi" w:cs="Arial"/>
          <w:sz w:val="20"/>
          <w:szCs w:val="20"/>
          <w:rPrChange w:id="4447" w:author="dbecker" w:date="2016-01-07T14:58:00Z">
            <w:rPr>
              <w:rFonts w:ascii="Arial" w:hAnsi="Arial" w:cs="Arial"/>
              <w:sz w:val="20"/>
              <w:szCs w:val="20"/>
            </w:rPr>
          </w:rPrChange>
        </w:rPr>
        <w:t>Insert the key into the encoder arming switch and turn it clockwise until it stops.  This will arm the encoder.</w:t>
      </w:r>
    </w:p>
    <w:p w:rsidR="002D1684" w:rsidRPr="004338A9" w:rsidRDefault="002D1684" w:rsidP="002D1684">
      <w:pPr>
        <w:numPr>
          <w:ilvl w:val="0"/>
          <w:numId w:val="15"/>
        </w:numPr>
        <w:rPr>
          <w:rFonts w:asciiTheme="majorHAnsi" w:hAnsiTheme="majorHAnsi" w:cs="Arial"/>
          <w:sz w:val="20"/>
          <w:szCs w:val="20"/>
          <w:rPrChange w:id="4448" w:author="dbecker" w:date="2016-01-07T14:58:00Z">
            <w:rPr>
              <w:rFonts w:ascii="Arial" w:hAnsi="Arial" w:cs="Arial"/>
              <w:sz w:val="20"/>
              <w:szCs w:val="20"/>
            </w:rPr>
          </w:rPrChange>
        </w:rPr>
      </w:pPr>
      <w:r w:rsidRPr="004338A9">
        <w:rPr>
          <w:rFonts w:asciiTheme="majorHAnsi" w:hAnsiTheme="majorHAnsi" w:cs="Arial"/>
          <w:sz w:val="20"/>
          <w:szCs w:val="20"/>
          <w:rPrChange w:id="4449" w:author="dbecker" w:date="2016-01-07T14:58:00Z">
            <w:rPr>
              <w:rFonts w:ascii="Arial" w:hAnsi="Arial" w:cs="Arial"/>
              <w:sz w:val="20"/>
              <w:szCs w:val="20"/>
            </w:rPr>
          </w:rPrChange>
        </w:rPr>
        <w:t>Press the following buttons in the sequence indicated:</w:t>
      </w:r>
    </w:p>
    <w:p w:rsidR="002D1684" w:rsidRPr="004338A9" w:rsidRDefault="0000358C" w:rsidP="002D1684">
      <w:pPr>
        <w:numPr>
          <w:ilvl w:val="0"/>
          <w:numId w:val="16"/>
        </w:numPr>
        <w:rPr>
          <w:rFonts w:asciiTheme="majorHAnsi" w:hAnsiTheme="majorHAnsi" w:cs="Arial"/>
          <w:sz w:val="20"/>
          <w:szCs w:val="20"/>
          <w:rPrChange w:id="4450" w:author="dbecker" w:date="2016-01-07T14:58:00Z">
            <w:rPr>
              <w:rFonts w:ascii="Arial" w:hAnsi="Arial" w:cs="Arial"/>
              <w:sz w:val="20"/>
              <w:szCs w:val="20"/>
            </w:rPr>
          </w:rPrChange>
        </w:rPr>
      </w:pPr>
      <w:r w:rsidRPr="004338A9">
        <w:rPr>
          <w:rFonts w:asciiTheme="majorHAnsi" w:hAnsiTheme="majorHAnsi" w:cs="Arial"/>
          <w:sz w:val="20"/>
          <w:szCs w:val="20"/>
          <w:rPrChange w:id="4451" w:author="dbecker" w:date="2016-01-07T14:58:00Z">
            <w:rPr>
              <w:rFonts w:ascii="Arial" w:hAnsi="Arial" w:cs="Arial"/>
              <w:sz w:val="20"/>
              <w:szCs w:val="20"/>
            </w:rPr>
          </w:rPrChange>
        </w:rPr>
        <w:t>CLR</w:t>
      </w:r>
    </w:p>
    <w:p w:rsidR="0000358C" w:rsidRPr="004338A9" w:rsidRDefault="0000358C" w:rsidP="002D1684">
      <w:pPr>
        <w:numPr>
          <w:ilvl w:val="0"/>
          <w:numId w:val="16"/>
        </w:numPr>
        <w:rPr>
          <w:rFonts w:asciiTheme="majorHAnsi" w:hAnsiTheme="majorHAnsi" w:cs="Arial"/>
          <w:sz w:val="20"/>
          <w:szCs w:val="20"/>
          <w:rPrChange w:id="4452" w:author="dbecker" w:date="2016-01-07T14:58:00Z">
            <w:rPr>
              <w:rFonts w:ascii="Arial" w:hAnsi="Arial" w:cs="Arial"/>
              <w:sz w:val="20"/>
              <w:szCs w:val="20"/>
            </w:rPr>
          </w:rPrChange>
        </w:rPr>
      </w:pPr>
      <w:r w:rsidRPr="004338A9">
        <w:rPr>
          <w:rFonts w:asciiTheme="majorHAnsi" w:hAnsiTheme="majorHAnsi" w:cs="Arial"/>
          <w:sz w:val="20"/>
          <w:szCs w:val="20"/>
          <w:rPrChange w:id="4453" w:author="dbecker" w:date="2016-01-07T14:58:00Z">
            <w:rPr>
              <w:rFonts w:ascii="Arial" w:hAnsi="Arial" w:cs="Arial"/>
              <w:sz w:val="20"/>
              <w:szCs w:val="20"/>
            </w:rPr>
          </w:rPrChange>
        </w:rPr>
        <w:t>ALL</w:t>
      </w:r>
    </w:p>
    <w:p w:rsidR="0000358C" w:rsidRPr="004338A9" w:rsidRDefault="0000358C" w:rsidP="002D1684">
      <w:pPr>
        <w:numPr>
          <w:ilvl w:val="0"/>
          <w:numId w:val="16"/>
        </w:numPr>
        <w:rPr>
          <w:rFonts w:asciiTheme="majorHAnsi" w:hAnsiTheme="majorHAnsi" w:cs="Arial"/>
          <w:sz w:val="20"/>
          <w:szCs w:val="20"/>
          <w:rPrChange w:id="4454" w:author="dbecker" w:date="2016-01-07T14:58:00Z">
            <w:rPr>
              <w:rFonts w:ascii="Arial" w:hAnsi="Arial" w:cs="Arial"/>
              <w:sz w:val="20"/>
              <w:szCs w:val="20"/>
            </w:rPr>
          </w:rPrChange>
        </w:rPr>
      </w:pPr>
      <w:r w:rsidRPr="004338A9">
        <w:rPr>
          <w:rFonts w:asciiTheme="majorHAnsi" w:hAnsiTheme="majorHAnsi" w:cs="Arial"/>
          <w:sz w:val="20"/>
          <w:szCs w:val="20"/>
          <w:rPrChange w:id="4455" w:author="dbecker" w:date="2016-01-07T14:58:00Z">
            <w:rPr>
              <w:rFonts w:ascii="Arial" w:hAnsi="Arial" w:cs="Arial"/>
              <w:sz w:val="20"/>
              <w:szCs w:val="20"/>
            </w:rPr>
          </w:rPrChange>
        </w:rPr>
        <w:t>SEND</w:t>
      </w:r>
    </w:p>
    <w:p w:rsidR="0000358C" w:rsidRPr="004338A9" w:rsidRDefault="0000358C" w:rsidP="0000358C">
      <w:pPr>
        <w:numPr>
          <w:ilvl w:val="0"/>
          <w:numId w:val="17"/>
        </w:numPr>
        <w:rPr>
          <w:rFonts w:asciiTheme="majorHAnsi" w:hAnsiTheme="majorHAnsi" w:cs="Arial"/>
          <w:sz w:val="20"/>
          <w:szCs w:val="20"/>
          <w:rPrChange w:id="4456" w:author="dbecker" w:date="2016-01-07T14:58:00Z">
            <w:rPr>
              <w:rFonts w:ascii="Arial" w:hAnsi="Arial" w:cs="Arial"/>
              <w:sz w:val="20"/>
              <w:szCs w:val="20"/>
            </w:rPr>
          </w:rPrChange>
        </w:rPr>
      </w:pPr>
      <w:r w:rsidRPr="004338A9">
        <w:rPr>
          <w:rFonts w:asciiTheme="majorHAnsi" w:hAnsiTheme="majorHAnsi" w:cs="Arial"/>
          <w:sz w:val="20"/>
          <w:szCs w:val="20"/>
          <w:rPrChange w:id="4457" w:author="dbecker" w:date="2016-01-07T14:58:00Z">
            <w:rPr>
              <w:rFonts w:ascii="Arial" w:hAnsi="Arial" w:cs="Arial"/>
              <w:sz w:val="20"/>
              <w:szCs w:val="20"/>
            </w:rPr>
          </w:rPrChange>
        </w:rPr>
        <w:t>Press the following buttons in the sequence indicated:</w:t>
      </w:r>
    </w:p>
    <w:p w:rsidR="0000358C" w:rsidRPr="004338A9" w:rsidRDefault="0000358C" w:rsidP="0000358C">
      <w:pPr>
        <w:numPr>
          <w:ilvl w:val="0"/>
          <w:numId w:val="18"/>
        </w:numPr>
        <w:rPr>
          <w:rFonts w:asciiTheme="majorHAnsi" w:hAnsiTheme="majorHAnsi" w:cs="Arial"/>
          <w:sz w:val="20"/>
          <w:szCs w:val="20"/>
          <w:rPrChange w:id="4458" w:author="dbecker" w:date="2016-01-07T14:58:00Z">
            <w:rPr>
              <w:rFonts w:ascii="Arial" w:hAnsi="Arial" w:cs="Arial"/>
              <w:sz w:val="20"/>
              <w:szCs w:val="20"/>
            </w:rPr>
          </w:rPrChange>
        </w:rPr>
      </w:pPr>
      <w:r w:rsidRPr="004338A9">
        <w:rPr>
          <w:rFonts w:asciiTheme="majorHAnsi" w:hAnsiTheme="majorHAnsi" w:cs="Arial"/>
          <w:sz w:val="20"/>
          <w:szCs w:val="20"/>
          <w:rPrChange w:id="4459" w:author="dbecker" w:date="2016-01-07T14:58:00Z">
            <w:rPr>
              <w:rFonts w:ascii="Arial" w:hAnsi="Arial" w:cs="Arial"/>
              <w:sz w:val="20"/>
              <w:szCs w:val="20"/>
            </w:rPr>
          </w:rPrChange>
        </w:rPr>
        <w:t>N</w:t>
      </w:r>
    </w:p>
    <w:p w:rsidR="0000358C" w:rsidRPr="004338A9" w:rsidRDefault="0000358C" w:rsidP="0000358C">
      <w:pPr>
        <w:numPr>
          <w:ilvl w:val="0"/>
          <w:numId w:val="18"/>
        </w:numPr>
        <w:rPr>
          <w:rFonts w:asciiTheme="majorHAnsi" w:hAnsiTheme="majorHAnsi" w:cs="Arial"/>
          <w:sz w:val="20"/>
          <w:szCs w:val="20"/>
          <w:rPrChange w:id="4460" w:author="dbecker" w:date="2016-01-07T14:58:00Z">
            <w:rPr>
              <w:rFonts w:ascii="Arial" w:hAnsi="Arial" w:cs="Arial"/>
              <w:sz w:val="20"/>
              <w:szCs w:val="20"/>
            </w:rPr>
          </w:rPrChange>
        </w:rPr>
      </w:pPr>
      <w:r w:rsidRPr="004338A9">
        <w:rPr>
          <w:rFonts w:asciiTheme="majorHAnsi" w:hAnsiTheme="majorHAnsi" w:cs="Arial"/>
          <w:sz w:val="20"/>
          <w:szCs w:val="20"/>
          <w:rPrChange w:id="4461" w:author="dbecker" w:date="2016-01-07T14:58:00Z">
            <w:rPr>
              <w:rFonts w:ascii="Arial" w:hAnsi="Arial" w:cs="Arial"/>
              <w:sz w:val="20"/>
              <w:szCs w:val="20"/>
            </w:rPr>
          </w:rPrChange>
        </w:rPr>
        <w:t>ALL</w:t>
      </w:r>
    </w:p>
    <w:p w:rsidR="0000358C" w:rsidRPr="004338A9" w:rsidRDefault="0000358C" w:rsidP="0000358C">
      <w:pPr>
        <w:numPr>
          <w:ilvl w:val="0"/>
          <w:numId w:val="18"/>
        </w:numPr>
        <w:rPr>
          <w:rFonts w:asciiTheme="majorHAnsi" w:hAnsiTheme="majorHAnsi" w:cs="Arial"/>
          <w:sz w:val="20"/>
          <w:szCs w:val="20"/>
          <w:rPrChange w:id="4462" w:author="dbecker" w:date="2016-01-07T14:58:00Z">
            <w:rPr>
              <w:rFonts w:ascii="Arial" w:hAnsi="Arial" w:cs="Arial"/>
              <w:sz w:val="20"/>
              <w:szCs w:val="20"/>
            </w:rPr>
          </w:rPrChange>
        </w:rPr>
      </w:pPr>
      <w:r w:rsidRPr="004338A9">
        <w:rPr>
          <w:rFonts w:asciiTheme="majorHAnsi" w:hAnsiTheme="majorHAnsi" w:cs="Arial"/>
          <w:sz w:val="20"/>
          <w:szCs w:val="20"/>
          <w:rPrChange w:id="4463" w:author="dbecker" w:date="2016-01-07T14:58:00Z">
            <w:rPr>
              <w:rFonts w:ascii="Arial" w:hAnsi="Arial" w:cs="Arial"/>
              <w:sz w:val="20"/>
              <w:szCs w:val="20"/>
            </w:rPr>
          </w:rPrChange>
        </w:rPr>
        <w:t>SEND</w:t>
      </w:r>
    </w:p>
    <w:p w:rsidR="0000358C" w:rsidRPr="004338A9" w:rsidRDefault="0000358C" w:rsidP="0000358C">
      <w:pPr>
        <w:numPr>
          <w:ilvl w:val="0"/>
          <w:numId w:val="19"/>
        </w:numPr>
        <w:rPr>
          <w:rFonts w:asciiTheme="majorHAnsi" w:hAnsiTheme="majorHAnsi" w:cs="Arial"/>
          <w:sz w:val="20"/>
          <w:szCs w:val="20"/>
          <w:rPrChange w:id="4464" w:author="dbecker" w:date="2016-01-07T14:58:00Z">
            <w:rPr>
              <w:rFonts w:ascii="Arial" w:hAnsi="Arial" w:cs="Arial"/>
              <w:sz w:val="20"/>
              <w:szCs w:val="20"/>
            </w:rPr>
          </w:rPrChange>
        </w:rPr>
      </w:pPr>
      <w:r w:rsidRPr="004338A9">
        <w:rPr>
          <w:rFonts w:asciiTheme="majorHAnsi" w:hAnsiTheme="majorHAnsi" w:cs="Arial"/>
          <w:sz w:val="20"/>
          <w:szCs w:val="20"/>
          <w:rPrChange w:id="4465" w:author="dbecker" w:date="2016-01-07T14:58:00Z">
            <w:rPr>
              <w:rFonts w:ascii="Arial" w:hAnsi="Arial" w:cs="Arial"/>
              <w:sz w:val="20"/>
              <w:szCs w:val="20"/>
            </w:rPr>
          </w:rPrChange>
        </w:rPr>
        <w:t>Wait ten (10) seconds</w:t>
      </w:r>
    </w:p>
    <w:p w:rsidR="0000358C" w:rsidRPr="004338A9" w:rsidRDefault="0000358C" w:rsidP="0000358C">
      <w:pPr>
        <w:ind w:left="720"/>
        <w:rPr>
          <w:rFonts w:asciiTheme="majorHAnsi" w:hAnsiTheme="majorHAnsi" w:cs="Arial"/>
          <w:sz w:val="20"/>
          <w:szCs w:val="20"/>
          <w:rPrChange w:id="4466" w:author="dbecker" w:date="2016-01-07T14:58:00Z">
            <w:rPr>
              <w:rFonts w:ascii="Arial" w:hAnsi="Arial" w:cs="Arial"/>
              <w:sz w:val="20"/>
              <w:szCs w:val="20"/>
            </w:rPr>
          </w:rPrChange>
        </w:rPr>
      </w:pPr>
    </w:p>
    <w:p w:rsidR="0000358C" w:rsidRPr="004338A9" w:rsidRDefault="0000358C" w:rsidP="0000358C">
      <w:pPr>
        <w:pBdr>
          <w:top w:val="single" w:sz="4" w:space="1" w:color="auto"/>
          <w:left w:val="single" w:sz="4" w:space="4" w:color="auto"/>
          <w:bottom w:val="single" w:sz="4" w:space="1" w:color="auto"/>
          <w:right w:val="single" w:sz="4" w:space="4" w:color="auto"/>
        </w:pBdr>
        <w:shd w:val="clear" w:color="auto" w:fill="CCCCCC"/>
        <w:ind w:left="720"/>
        <w:rPr>
          <w:rFonts w:asciiTheme="majorHAnsi" w:hAnsiTheme="majorHAnsi" w:cs="Arial"/>
          <w:sz w:val="20"/>
          <w:szCs w:val="20"/>
          <w:rPrChange w:id="4467" w:author="dbecker" w:date="2016-01-07T14:58:00Z">
            <w:rPr>
              <w:rFonts w:ascii="Arial" w:hAnsi="Arial" w:cs="Arial"/>
              <w:sz w:val="20"/>
              <w:szCs w:val="20"/>
            </w:rPr>
          </w:rPrChange>
        </w:rPr>
      </w:pPr>
      <w:r w:rsidRPr="004338A9">
        <w:rPr>
          <w:rFonts w:asciiTheme="majorHAnsi" w:hAnsiTheme="majorHAnsi" w:cs="Arial"/>
          <w:b/>
          <w:sz w:val="20"/>
          <w:szCs w:val="20"/>
          <w:rPrChange w:id="4468" w:author="dbecker" w:date="2016-01-07T14:58:00Z">
            <w:rPr>
              <w:rFonts w:ascii="Arial" w:hAnsi="Arial" w:cs="Arial"/>
              <w:b/>
              <w:sz w:val="20"/>
              <w:szCs w:val="20"/>
            </w:rPr>
          </w:rPrChange>
        </w:rPr>
        <w:t>CAUTION</w:t>
      </w:r>
      <w:r w:rsidRPr="004338A9">
        <w:rPr>
          <w:rFonts w:asciiTheme="majorHAnsi" w:hAnsiTheme="majorHAnsi" w:cs="Arial"/>
          <w:sz w:val="20"/>
          <w:szCs w:val="20"/>
          <w:rPrChange w:id="4469" w:author="dbecker" w:date="2016-01-07T14:58:00Z">
            <w:rPr>
              <w:rFonts w:ascii="Arial" w:hAnsi="Arial" w:cs="Arial"/>
              <w:sz w:val="20"/>
              <w:szCs w:val="20"/>
            </w:rPr>
          </w:rPrChange>
        </w:rPr>
        <w:t>:  The next step</w:t>
      </w:r>
      <w:r w:rsidR="006C6316" w:rsidRPr="004338A9">
        <w:rPr>
          <w:rFonts w:asciiTheme="majorHAnsi" w:hAnsiTheme="majorHAnsi" w:cs="Arial"/>
          <w:sz w:val="20"/>
          <w:szCs w:val="20"/>
          <w:rPrChange w:id="4470" w:author="dbecker" w:date="2016-01-07T14:58:00Z">
            <w:rPr>
              <w:rFonts w:ascii="Arial" w:hAnsi="Arial" w:cs="Arial"/>
              <w:sz w:val="20"/>
              <w:szCs w:val="20"/>
            </w:rPr>
          </w:rPrChange>
        </w:rPr>
        <w:t>s</w:t>
      </w:r>
      <w:r w:rsidRPr="004338A9">
        <w:rPr>
          <w:rFonts w:asciiTheme="majorHAnsi" w:hAnsiTheme="majorHAnsi" w:cs="Arial"/>
          <w:sz w:val="20"/>
          <w:szCs w:val="20"/>
          <w:rPrChange w:id="4471" w:author="dbecker" w:date="2016-01-07T14:58:00Z">
            <w:rPr>
              <w:rFonts w:ascii="Arial" w:hAnsi="Arial" w:cs="Arial"/>
              <w:sz w:val="20"/>
              <w:szCs w:val="20"/>
            </w:rPr>
          </w:rPrChange>
        </w:rPr>
        <w:t xml:space="preserve"> will put the sirens in the PA mode of operation</w:t>
      </w:r>
    </w:p>
    <w:p w:rsidR="0000358C" w:rsidRPr="004338A9" w:rsidRDefault="0000358C" w:rsidP="0000358C">
      <w:pPr>
        <w:ind w:left="720"/>
        <w:rPr>
          <w:rFonts w:asciiTheme="majorHAnsi" w:hAnsiTheme="majorHAnsi" w:cs="Arial"/>
          <w:sz w:val="20"/>
          <w:szCs w:val="20"/>
          <w:rPrChange w:id="4472" w:author="dbecker" w:date="2016-01-07T14:58:00Z">
            <w:rPr>
              <w:rFonts w:ascii="Arial" w:hAnsi="Arial" w:cs="Arial"/>
              <w:sz w:val="20"/>
              <w:szCs w:val="20"/>
            </w:rPr>
          </w:rPrChange>
        </w:rPr>
      </w:pPr>
    </w:p>
    <w:p w:rsidR="0000358C" w:rsidRPr="004338A9" w:rsidRDefault="0000358C" w:rsidP="0000358C">
      <w:pPr>
        <w:numPr>
          <w:ilvl w:val="0"/>
          <w:numId w:val="19"/>
        </w:numPr>
        <w:rPr>
          <w:rFonts w:asciiTheme="majorHAnsi" w:hAnsiTheme="majorHAnsi" w:cs="Arial"/>
          <w:sz w:val="20"/>
          <w:szCs w:val="20"/>
          <w:rPrChange w:id="4473" w:author="dbecker" w:date="2016-01-07T14:58:00Z">
            <w:rPr>
              <w:rFonts w:ascii="Arial" w:hAnsi="Arial" w:cs="Arial"/>
              <w:sz w:val="20"/>
              <w:szCs w:val="20"/>
            </w:rPr>
          </w:rPrChange>
        </w:rPr>
      </w:pPr>
      <w:r w:rsidRPr="004338A9">
        <w:rPr>
          <w:rFonts w:asciiTheme="majorHAnsi" w:hAnsiTheme="majorHAnsi" w:cs="Arial"/>
          <w:sz w:val="20"/>
          <w:szCs w:val="20"/>
          <w:rPrChange w:id="4474" w:author="dbecker" w:date="2016-01-07T14:58:00Z">
            <w:rPr>
              <w:rFonts w:ascii="Arial" w:hAnsi="Arial" w:cs="Arial"/>
              <w:sz w:val="20"/>
              <w:szCs w:val="20"/>
            </w:rPr>
          </w:rPrChange>
        </w:rPr>
        <w:t>Press the following buttons in the sequence indicated</w:t>
      </w:r>
    </w:p>
    <w:p w:rsidR="0000358C" w:rsidRPr="004338A9" w:rsidRDefault="0000358C" w:rsidP="0000358C">
      <w:pPr>
        <w:numPr>
          <w:ilvl w:val="0"/>
          <w:numId w:val="20"/>
        </w:numPr>
        <w:rPr>
          <w:rFonts w:asciiTheme="majorHAnsi" w:hAnsiTheme="majorHAnsi" w:cs="Arial"/>
          <w:sz w:val="20"/>
          <w:szCs w:val="20"/>
          <w:rPrChange w:id="4475" w:author="dbecker" w:date="2016-01-07T14:58:00Z">
            <w:rPr>
              <w:rFonts w:ascii="Arial" w:hAnsi="Arial" w:cs="Arial"/>
              <w:sz w:val="20"/>
              <w:szCs w:val="20"/>
            </w:rPr>
          </w:rPrChange>
        </w:rPr>
      </w:pPr>
      <w:r w:rsidRPr="004338A9">
        <w:rPr>
          <w:rFonts w:asciiTheme="majorHAnsi" w:hAnsiTheme="majorHAnsi" w:cs="Arial"/>
          <w:sz w:val="20"/>
          <w:szCs w:val="20"/>
          <w:rPrChange w:id="4476" w:author="dbecker" w:date="2016-01-07T14:58:00Z">
            <w:rPr>
              <w:rFonts w:ascii="Arial" w:hAnsi="Arial" w:cs="Arial"/>
              <w:sz w:val="20"/>
              <w:szCs w:val="20"/>
            </w:rPr>
          </w:rPrChange>
        </w:rPr>
        <w:t>PA</w:t>
      </w:r>
    </w:p>
    <w:p w:rsidR="0000358C" w:rsidRPr="004338A9" w:rsidRDefault="0000358C" w:rsidP="0000358C">
      <w:pPr>
        <w:numPr>
          <w:ilvl w:val="0"/>
          <w:numId w:val="20"/>
        </w:numPr>
        <w:rPr>
          <w:rFonts w:asciiTheme="majorHAnsi" w:hAnsiTheme="majorHAnsi" w:cs="Arial"/>
          <w:sz w:val="20"/>
          <w:szCs w:val="20"/>
          <w:rPrChange w:id="4477" w:author="dbecker" w:date="2016-01-07T14:58:00Z">
            <w:rPr>
              <w:rFonts w:ascii="Arial" w:hAnsi="Arial" w:cs="Arial"/>
              <w:sz w:val="20"/>
              <w:szCs w:val="20"/>
            </w:rPr>
          </w:rPrChange>
        </w:rPr>
      </w:pPr>
      <w:r w:rsidRPr="004338A9">
        <w:rPr>
          <w:rFonts w:asciiTheme="majorHAnsi" w:hAnsiTheme="majorHAnsi" w:cs="Arial"/>
          <w:sz w:val="20"/>
          <w:szCs w:val="20"/>
          <w:rPrChange w:id="4478" w:author="dbecker" w:date="2016-01-07T14:58:00Z">
            <w:rPr>
              <w:rFonts w:ascii="Arial" w:hAnsi="Arial" w:cs="Arial"/>
              <w:sz w:val="20"/>
              <w:szCs w:val="20"/>
            </w:rPr>
          </w:rPrChange>
        </w:rPr>
        <w:t>ALL</w:t>
      </w:r>
    </w:p>
    <w:p w:rsidR="0000358C" w:rsidRPr="004338A9" w:rsidRDefault="0000358C" w:rsidP="0000358C">
      <w:pPr>
        <w:numPr>
          <w:ilvl w:val="0"/>
          <w:numId w:val="20"/>
        </w:numPr>
        <w:rPr>
          <w:rFonts w:asciiTheme="majorHAnsi" w:hAnsiTheme="majorHAnsi" w:cs="Arial"/>
          <w:sz w:val="20"/>
          <w:szCs w:val="20"/>
          <w:rPrChange w:id="4479" w:author="dbecker" w:date="2016-01-07T14:58:00Z">
            <w:rPr>
              <w:rFonts w:ascii="Arial" w:hAnsi="Arial" w:cs="Arial"/>
              <w:sz w:val="20"/>
              <w:szCs w:val="20"/>
            </w:rPr>
          </w:rPrChange>
        </w:rPr>
      </w:pPr>
      <w:r w:rsidRPr="004338A9">
        <w:rPr>
          <w:rFonts w:asciiTheme="majorHAnsi" w:hAnsiTheme="majorHAnsi" w:cs="Arial"/>
          <w:sz w:val="20"/>
          <w:szCs w:val="20"/>
          <w:rPrChange w:id="4480" w:author="dbecker" w:date="2016-01-07T14:58:00Z">
            <w:rPr>
              <w:rFonts w:ascii="Arial" w:hAnsi="Arial" w:cs="Arial"/>
              <w:sz w:val="20"/>
              <w:szCs w:val="20"/>
            </w:rPr>
          </w:rPrChange>
        </w:rPr>
        <w:t>SEND</w:t>
      </w:r>
    </w:p>
    <w:p w:rsidR="0000358C" w:rsidRPr="004338A9" w:rsidRDefault="0000358C" w:rsidP="0000358C">
      <w:pPr>
        <w:numPr>
          <w:ilvl w:val="0"/>
          <w:numId w:val="21"/>
        </w:numPr>
        <w:rPr>
          <w:rFonts w:asciiTheme="majorHAnsi" w:hAnsiTheme="majorHAnsi" w:cs="Arial"/>
          <w:sz w:val="20"/>
          <w:szCs w:val="20"/>
          <w:rPrChange w:id="4481" w:author="dbecker" w:date="2016-01-07T14:58:00Z">
            <w:rPr>
              <w:rFonts w:ascii="Arial" w:hAnsi="Arial" w:cs="Arial"/>
              <w:sz w:val="20"/>
              <w:szCs w:val="20"/>
            </w:rPr>
          </w:rPrChange>
        </w:rPr>
      </w:pPr>
      <w:r w:rsidRPr="004338A9">
        <w:rPr>
          <w:rFonts w:asciiTheme="majorHAnsi" w:hAnsiTheme="majorHAnsi" w:cs="Arial"/>
          <w:sz w:val="20"/>
          <w:szCs w:val="20"/>
          <w:rPrChange w:id="4482" w:author="dbecker" w:date="2016-01-07T14:58:00Z">
            <w:rPr>
              <w:rFonts w:ascii="Arial" w:hAnsi="Arial" w:cs="Arial"/>
              <w:sz w:val="20"/>
              <w:szCs w:val="20"/>
            </w:rPr>
          </w:rPrChange>
        </w:rPr>
        <w:t>Press and hold the monitor keys then press and hold the transmit key on the microphone.  Make your announcement in a clear, calm voice.  When complete, release both keys.</w:t>
      </w:r>
    </w:p>
    <w:p w:rsidR="006C6316" w:rsidRPr="004338A9" w:rsidRDefault="006C6316" w:rsidP="0000358C">
      <w:pPr>
        <w:numPr>
          <w:ilvl w:val="0"/>
          <w:numId w:val="21"/>
        </w:numPr>
        <w:rPr>
          <w:rFonts w:asciiTheme="majorHAnsi" w:hAnsiTheme="majorHAnsi" w:cs="Arial"/>
          <w:sz w:val="20"/>
          <w:szCs w:val="20"/>
          <w:rPrChange w:id="4483" w:author="dbecker" w:date="2016-01-07T14:58:00Z">
            <w:rPr>
              <w:rFonts w:ascii="Arial" w:hAnsi="Arial" w:cs="Arial"/>
              <w:sz w:val="20"/>
              <w:szCs w:val="20"/>
            </w:rPr>
          </w:rPrChange>
        </w:rPr>
      </w:pPr>
      <w:r w:rsidRPr="004338A9">
        <w:rPr>
          <w:rFonts w:asciiTheme="majorHAnsi" w:hAnsiTheme="majorHAnsi" w:cs="Arial"/>
          <w:sz w:val="20"/>
          <w:szCs w:val="20"/>
          <w:rPrChange w:id="4484" w:author="dbecker" w:date="2016-01-07T14:58:00Z">
            <w:rPr>
              <w:rFonts w:ascii="Arial" w:hAnsi="Arial" w:cs="Arial"/>
              <w:sz w:val="20"/>
              <w:szCs w:val="20"/>
            </w:rPr>
          </w:rPrChange>
        </w:rPr>
        <w:t>Press the CW button (to rotate siren 45 degrees)</w:t>
      </w:r>
    </w:p>
    <w:p w:rsidR="006C6316" w:rsidRPr="004338A9" w:rsidRDefault="006C6316" w:rsidP="0000358C">
      <w:pPr>
        <w:numPr>
          <w:ilvl w:val="0"/>
          <w:numId w:val="21"/>
        </w:numPr>
        <w:rPr>
          <w:rFonts w:asciiTheme="majorHAnsi" w:hAnsiTheme="majorHAnsi" w:cs="Arial"/>
          <w:sz w:val="20"/>
          <w:szCs w:val="20"/>
          <w:rPrChange w:id="4485" w:author="dbecker" w:date="2016-01-07T14:58:00Z">
            <w:rPr>
              <w:rFonts w:ascii="Arial" w:hAnsi="Arial" w:cs="Arial"/>
              <w:sz w:val="20"/>
              <w:szCs w:val="20"/>
            </w:rPr>
          </w:rPrChange>
        </w:rPr>
      </w:pPr>
      <w:r w:rsidRPr="004338A9">
        <w:rPr>
          <w:rFonts w:asciiTheme="majorHAnsi" w:hAnsiTheme="majorHAnsi" w:cs="Arial"/>
          <w:sz w:val="20"/>
          <w:szCs w:val="20"/>
          <w:rPrChange w:id="4486" w:author="dbecker" w:date="2016-01-07T14:58:00Z">
            <w:rPr>
              <w:rFonts w:ascii="Arial" w:hAnsi="Arial" w:cs="Arial"/>
              <w:sz w:val="20"/>
              <w:szCs w:val="20"/>
            </w:rPr>
          </w:rPrChange>
        </w:rPr>
        <w:t>Press the ALL button then the SEND button.  Wait ten (10) seconds.  Repeat the steps to put siren in PA mode, seven (7) more times to obtain 360° coverage.</w:t>
      </w:r>
    </w:p>
    <w:p w:rsidR="009172D9" w:rsidRPr="004338A9" w:rsidRDefault="009172D9" w:rsidP="0000358C">
      <w:pPr>
        <w:numPr>
          <w:ilvl w:val="0"/>
          <w:numId w:val="21"/>
        </w:numPr>
        <w:rPr>
          <w:rFonts w:asciiTheme="majorHAnsi" w:hAnsiTheme="majorHAnsi" w:cs="Arial"/>
          <w:sz w:val="20"/>
          <w:szCs w:val="20"/>
          <w:rPrChange w:id="4487" w:author="dbecker" w:date="2016-01-07T14:58:00Z">
            <w:rPr>
              <w:rFonts w:ascii="Arial" w:hAnsi="Arial" w:cs="Arial"/>
              <w:sz w:val="20"/>
              <w:szCs w:val="20"/>
            </w:rPr>
          </w:rPrChange>
        </w:rPr>
      </w:pPr>
      <w:r w:rsidRPr="004338A9">
        <w:rPr>
          <w:rFonts w:asciiTheme="majorHAnsi" w:hAnsiTheme="majorHAnsi" w:cs="Arial"/>
          <w:sz w:val="20"/>
          <w:szCs w:val="20"/>
          <w:rPrChange w:id="4488" w:author="dbecker" w:date="2016-01-07T14:58:00Z">
            <w:rPr>
              <w:rFonts w:ascii="Arial" w:hAnsi="Arial" w:cs="Arial"/>
              <w:sz w:val="20"/>
              <w:szCs w:val="20"/>
            </w:rPr>
          </w:rPrChange>
        </w:rPr>
        <w:t>Press the following buttons in the sequence indicated</w:t>
      </w:r>
    </w:p>
    <w:p w:rsidR="009172D9" w:rsidRPr="004338A9" w:rsidRDefault="009172D9" w:rsidP="009172D9">
      <w:pPr>
        <w:numPr>
          <w:ilvl w:val="0"/>
          <w:numId w:val="22"/>
        </w:numPr>
        <w:rPr>
          <w:rFonts w:asciiTheme="majorHAnsi" w:hAnsiTheme="majorHAnsi" w:cs="Arial"/>
          <w:sz w:val="20"/>
          <w:szCs w:val="20"/>
          <w:rPrChange w:id="4489" w:author="dbecker" w:date="2016-01-07T14:58:00Z">
            <w:rPr>
              <w:rFonts w:ascii="Arial" w:hAnsi="Arial" w:cs="Arial"/>
              <w:sz w:val="20"/>
              <w:szCs w:val="20"/>
            </w:rPr>
          </w:rPrChange>
        </w:rPr>
      </w:pPr>
      <w:r w:rsidRPr="004338A9">
        <w:rPr>
          <w:rFonts w:asciiTheme="majorHAnsi" w:hAnsiTheme="majorHAnsi" w:cs="Arial"/>
          <w:sz w:val="20"/>
          <w:szCs w:val="20"/>
          <w:rPrChange w:id="4490" w:author="dbecker" w:date="2016-01-07T14:58:00Z">
            <w:rPr>
              <w:rFonts w:ascii="Arial" w:hAnsi="Arial" w:cs="Arial"/>
              <w:sz w:val="20"/>
              <w:szCs w:val="20"/>
            </w:rPr>
          </w:rPrChange>
        </w:rPr>
        <w:t>S</w:t>
      </w:r>
    </w:p>
    <w:p w:rsidR="009172D9" w:rsidRPr="004338A9" w:rsidRDefault="009172D9" w:rsidP="009172D9">
      <w:pPr>
        <w:numPr>
          <w:ilvl w:val="0"/>
          <w:numId w:val="22"/>
        </w:numPr>
        <w:rPr>
          <w:rFonts w:asciiTheme="majorHAnsi" w:hAnsiTheme="majorHAnsi" w:cs="Arial"/>
          <w:sz w:val="20"/>
          <w:szCs w:val="20"/>
          <w:rPrChange w:id="4491" w:author="dbecker" w:date="2016-01-07T14:58:00Z">
            <w:rPr>
              <w:rFonts w:ascii="Arial" w:hAnsi="Arial" w:cs="Arial"/>
              <w:sz w:val="20"/>
              <w:szCs w:val="20"/>
            </w:rPr>
          </w:rPrChange>
        </w:rPr>
      </w:pPr>
      <w:r w:rsidRPr="004338A9">
        <w:rPr>
          <w:rFonts w:asciiTheme="majorHAnsi" w:hAnsiTheme="majorHAnsi" w:cs="Arial"/>
          <w:sz w:val="20"/>
          <w:szCs w:val="20"/>
          <w:rPrChange w:id="4492" w:author="dbecker" w:date="2016-01-07T14:58:00Z">
            <w:rPr>
              <w:rFonts w:ascii="Arial" w:hAnsi="Arial" w:cs="Arial"/>
              <w:sz w:val="20"/>
              <w:szCs w:val="20"/>
            </w:rPr>
          </w:rPrChange>
        </w:rPr>
        <w:t>ALL</w:t>
      </w:r>
    </w:p>
    <w:p w:rsidR="009172D9" w:rsidRPr="004338A9" w:rsidRDefault="009172D9" w:rsidP="009172D9">
      <w:pPr>
        <w:numPr>
          <w:ilvl w:val="0"/>
          <w:numId w:val="22"/>
        </w:numPr>
        <w:rPr>
          <w:rFonts w:asciiTheme="majorHAnsi" w:hAnsiTheme="majorHAnsi" w:cs="Arial"/>
          <w:sz w:val="20"/>
          <w:szCs w:val="20"/>
          <w:rPrChange w:id="4493" w:author="dbecker" w:date="2016-01-07T14:58:00Z">
            <w:rPr>
              <w:rFonts w:ascii="Arial" w:hAnsi="Arial" w:cs="Arial"/>
              <w:sz w:val="20"/>
              <w:szCs w:val="20"/>
            </w:rPr>
          </w:rPrChange>
        </w:rPr>
      </w:pPr>
      <w:r w:rsidRPr="004338A9">
        <w:rPr>
          <w:rFonts w:asciiTheme="majorHAnsi" w:hAnsiTheme="majorHAnsi" w:cs="Arial"/>
          <w:sz w:val="20"/>
          <w:szCs w:val="20"/>
          <w:rPrChange w:id="4494" w:author="dbecker" w:date="2016-01-07T14:58:00Z">
            <w:rPr>
              <w:rFonts w:ascii="Arial" w:hAnsi="Arial" w:cs="Arial"/>
              <w:sz w:val="20"/>
              <w:szCs w:val="20"/>
            </w:rPr>
          </w:rPrChange>
        </w:rPr>
        <w:t>SEND</w:t>
      </w:r>
    </w:p>
    <w:p w:rsidR="009172D9" w:rsidRPr="004338A9" w:rsidRDefault="009172D9" w:rsidP="009172D9">
      <w:pPr>
        <w:numPr>
          <w:ilvl w:val="0"/>
          <w:numId w:val="23"/>
        </w:numPr>
        <w:rPr>
          <w:rFonts w:asciiTheme="majorHAnsi" w:hAnsiTheme="majorHAnsi" w:cs="Arial"/>
          <w:sz w:val="20"/>
          <w:szCs w:val="20"/>
          <w:rPrChange w:id="4495" w:author="dbecker" w:date="2016-01-07T14:58:00Z">
            <w:rPr>
              <w:rFonts w:ascii="Arial" w:hAnsi="Arial" w:cs="Arial"/>
              <w:sz w:val="20"/>
              <w:szCs w:val="20"/>
            </w:rPr>
          </w:rPrChange>
        </w:rPr>
      </w:pPr>
      <w:r w:rsidRPr="004338A9">
        <w:rPr>
          <w:rFonts w:asciiTheme="majorHAnsi" w:hAnsiTheme="majorHAnsi" w:cs="Arial"/>
          <w:sz w:val="20"/>
          <w:szCs w:val="20"/>
          <w:rPrChange w:id="4496" w:author="dbecker" w:date="2016-01-07T14:58:00Z">
            <w:rPr>
              <w:rFonts w:ascii="Arial" w:hAnsi="Arial" w:cs="Arial"/>
              <w:sz w:val="20"/>
              <w:szCs w:val="20"/>
            </w:rPr>
          </w:rPrChange>
        </w:rPr>
        <w:t>After obtaining 360-degree coverage, cancel the PA function by pressing the following buttons in the sequence indicated:</w:t>
      </w:r>
    </w:p>
    <w:p w:rsidR="009172D9" w:rsidRPr="004338A9" w:rsidRDefault="009172D9" w:rsidP="009172D9">
      <w:pPr>
        <w:numPr>
          <w:ilvl w:val="0"/>
          <w:numId w:val="24"/>
        </w:numPr>
        <w:rPr>
          <w:rFonts w:asciiTheme="majorHAnsi" w:hAnsiTheme="majorHAnsi" w:cs="Arial"/>
          <w:sz w:val="20"/>
          <w:szCs w:val="20"/>
          <w:rPrChange w:id="4497" w:author="dbecker" w:date="2016-01-07T14:58:00Z">
            <w:rPr>
              <w:rFonts w:ascii="Arial" w:hAnsi="Arial" w:cs="Arial"/>
              <w:sz w:val="20"/>
              <w:szCs w:val="20"/>
            </w:rPr>
          </w:rPrChange>
        </w:rPr>
      </w:pPr>
      <w:r w:rsidRPr="004338A9">
        <w:rPr>
          <w:rFonts w:asciiTheme="majorHAnsi" w:hAnsiTheme="majorHAnsi" w:cs="Arial"/>
          <w:sz w:val="20"/>
          <w:szCs w:val="20"/>
          <w:rPrChange w:id="4498" w:author="dbecker" w:date="2016-01-07T14:58:00Z">
            <w:rPr>
              <w:rFonts w:ascii="Arial" w:hAnsi="Arial" w:cs="Arial"/>
              <w:sz w:val="20"/>
              <w:szCs w:val="20"/>
            </w:rPr>
          </w:rPrChange>
        </w:rPr>
        <w:t>CLR</w:t>
      </w:r>
    </w:p>
    <w:p w:rsidR="009172D9" w:rsidRPr="004338A9" w:rsidRDefault="009172D9" w:rsidP="009172D9">
      <w:pPr>
        <w:numPr>
          <w:ilvl w:val="0"/>
          <w:numId w:val="24"/>
        </w:numPr>
        <w:rPr>
          <w:rFonts w:asciiTheme="majorHAnsi" w:hAnsiTheme="majorHAnsi" w:cs="Arial"/>
          <w:sz w:val="20"/>
          <w:szCs w:val="20"/>
          <w:rPrChange w:id="4499" w:author="dbecker" w:date="2016-01-07T14:58:00Z">
            <w:rPr>
              <w:rFonts w:ascii="Arial" w:hAnsi="Arial" w:cs="Arial"/>
              <w:sz w:val="20"/>
              <w:szCs w:val="20"/>
            </w:rPr>
          </w:rPrChange>
        </w:rPr>
      </w:pPr>
      <w:r w:rsidRPr="004338A9">
        <w:rPr>
          <w:rFonts w:asciiTheme="majorHAnsi" w:hAnsiTheme="majorHAnsi" w:cs="Arial"/>
          <w:sz w:val="20"/>
          <w:szCs w:val="20"/>
          <w:rPrChange w:id="4500" w:author="dbecker" w:date="2016-01-07T14:58:00Z">
            <w:rPr>
              <w:rFonts w:ascii="Arial" w:hAnsi="Arial" w:cs="Arial"/>
              <w:sz w:val="20"/>
              <w:szCs w:val="20"/>
            </w:rPr>
          </w:rPrChange>
        </w:rPr>
        <w:t>ALL</w:t>
      </w:r>
    </w:p>
    <w:p w:rsidR="009172D9" w:rsidRPr="004338A9" w:rsidRDefault="009172D9" w:rsidP="009172D9">
      <w:pPr>
        <w:numPr>
          <w:ilvl w:val="0"/>
          <w:numId w:val="24"/>
        </w:numPr>
        <w:rPr>
          <w:rFonts w:asciiTheme="majorHAnsi" w:hAnsiTheme="majorHAnsi" w:cs="Arial"/>
          <w:sz w:val="20"/>
          <w:szCs w:val="20"/>
          <w:rPrChange w:id="4501" w:author="dbecker" w:date="2016-01-07T14:58:00Z">
            <w:rPr>
              <w:rFonts w:ascii="Arial" w:hAnsi="Arial" w:cs="Arial"/>
              <w:sz w:val="20"/>
              <w:szCs w:val="20"/>
            </w:rPr>
          </w:rPrChange>
        </w:rPr>
      </w:pPr>
      <w:r w:rsidRPr="004338A9">
        <w:rPr>
          <w:rFonts w:asciiTheme="majorHAnsi" w:hAnsiTheme="majorHAnsi" w:cs="Arial"/>
          <w:sz w:val="20"/>
          <w:szCs w:val="20"/>
          <w:rPrChange w:id="4502" w:author="dbecker" w:date="2016-01-07T14:58:00Z">
            <w:rPr>
              <w:rFonts w:ascii="Arial" w:hAnsi="Arial" w:cs="Arial"/>
              <w:sz w:val="20"/>
              <w:szCs w:val="20"/>
            </w:rPr>
          </w:rPrChange>
        </w:rPr>
        <w:t>SEND</w:t>
      </w:r>
    </w:p>
    <w:p w:rsidR="009172D9" w:rsidRPr="004338A9" w:rsidRDefault="009172D9" w:rsidP="009172D9">
      <w:pPr>
        <w:numPr>
          <w:ilvl w:val="0"/>
          <w:numId w:val="25"/>
        </w:numPr>
        <w:rPr>
          <w:rFonts w:asciiTheme="majorHAnsi" w:hAnsiTheme="majorHAnsi" w:cs="Arial"/>
          <w:sz w:val="20"/>
          <w:szCs w:val="20"/>
          <w:rPrChange w:id="4503" w:author="dbecker" w:date="2016-01-07T14:58:00Z">
            <w:rPr>
              <w:rFonts w:ascii="Arial" w:hAnsi="Arial" w:cs="Arial"/>
              <w:sz w:val="20"/>
              <w:szCs w:val="20"/>
            </w:rPr>
          </w:rPrChange>
        </w:rPr>
      </w:pPr>
      <w:r w:rsidRPr="004338A9">
        <w:rPr>
          <w:rFonts w:asciiTheme="majorHAnsi" w:hAnsiTheme="majorHAnsi" w:cs="Arial"/>
          <w:sz w:val="20"/>
          <w:szCs w:val="20"/>
          <w:rPrChange w:id="4504" w:author="dbecker" w:date="2016-01-07T14:58:00Z">
            <w:rPr>
              <w:rFonts w:ascii="Arial" w:hAnsi="Arial" w:cs="Arial"/>
              <w:sz w:val="20"/>
              <w:szCs w:val="20"/>
            </w:rPr>
          </w:rPrChange>
        </w:rPr>
        <w:t>Turn the encoder arming key counterclockwise and remove the key.  This will disarm the encoder.</w:t>
      </w:r>
    </w:p>
    <w:p w:rsidR="009172D9" w:rsidRPr="004338A9" w:rsidRDefault="009172D9" w:rsidP="009172D9">
      <w:pPr>
        <w:rPr>
          <w:rFonts w:asciiTheme="majorHAnsi" w:hAnsiTheme="majorHAnsi" w:cs="Arial"/>
          <w:sz w:val="20"/>
          <w:szCs w:val="20"/>
          <w:rPrChange w:id="4505" w:author="dbecker" w:date="2016-01-07T14:58:00Z">
            <w:rPr>
              <w:rFonts w:ascii="Arial" w:hAnsi="Arial" w:cs="Arial"/>
              <w:sz w:val="20"/>
              <w:szCs w:val="20"/>
            </w:rPr>
          </w:rPrChange>
        </w:rPr>
      </w:pPr>
    </w:p>
    <w:p w:rsidR="009172D9" w:rsidRPr="004338A9" w:rsidRDefault="009172D9" w:rsidP="009172D9">
      <w:pPr>
        <w:pBdr>
          <w:top w:val="single" w:sz="4" w:space="1" w:color="auto"/>
          <w:left w:val="single" w:sz="4" w:space="4" w:color="auto"/>
          <w:bottom w:val="single" w:sz="4" w:space="1" w:color="auto"/>
          <w:right w:val="single" w:sz="4" w:space="4" w:color="auto"/>
        </w:pBdr>
        <w:shd w:val="clear" w:color="auto" w:fill="E0E0E0"/>
        <w:rPr>
          <w:rFonts w:asciiTheme="majorHAnsi" w:hAnsiTheme="majorHAnsi" w:cs="Arial"/>
          <w:sz w:val="20"/>
          <w:szCs w:val="20"/>
          <w:rPrChange w:id="4506" w:author="dbecker" w:date="2016-01-07T14:58:00Z">
            <w:rPr>
              <w:rFonts w:ascii="Arial" w:hAnsi="Arial" w:cs="Arial"/>
              <w:sz w:val="20"/>
              <w:szCs w:val="20"/>
            </w:rPr>
          </w:rPrChange>
        </w:rPr>
      </w:pPr>
      <w:r w:rsidRPr="004338A9">
        <w:rPr>
          <w:rFonts w:asciiTheme="majorHAnsi" w:hAnsiTheme="majorHAnsi" w:cs="Arial"/>
          <w:sz w:val="20"/>
          <w:szCs w:val="20"/>
          <w:rPrChange w:id="4507" w:author="dbecker" w:date="2016-01-07T14:58:00Z">
            <w:rPr>
              <w:rFonts w:ascii="Arial" w:hAnsi="Arial" w:cs="Arial"/>
              <w:sz w:val="20"/>
              <w:szCs w:val="20"/>
            </w:rPr>
          </w:rPrChange>
        </w:rPr>
        <w:t xml:space="preserve">NOTE:  If sirens are reported as not functioning correctly, then press the CLR button followed by pressing the ALL button then the SEND button.  Then repeat this procedure starting at the beginning.  </w:t>
      </w:r>
      <w:proofErr w:type="gramStart"/>
      <w:r w:rsidRPr="004338A9">
        <w:rPr>
          <w:rFonts w:asciiTheme="majorHAnsi" w:hAnsiTheme="majorHAnsi" w:cs="Arial"/>
          <w:sz w:val="20"/>
          <w:szCs w:val="20"/>
          <w:rPrChange w:id="4508" w:author="dbecker" w:date="2016-01-07T14:58:00Z">
            <w:rPr>
              <w:rFonts w:ascii="Arial" w:hAnsi="Arial" w:cs="Arial"/>
              <w:sz w:val="20"/>
              <w:szCs w:val="20"/>
            </w:rPr>
          </w:rPrChange>
        </w:rPr>
        <w:t>If this is the second time through this procedure and sirens still failed to activate correctly, then refer to “</w:t>
      </w:r>
      <w:r w:rsidRPr="004338A9">
        <w:rPr>
          <w:rFonts w:asciiTheme="majorHAnsi" w:hAnsiTheme="majorHAnsi" w:cs="Arial"/>
          <w:i/>
          <w:sz w:val="20"/>
          <w:szCs w:val="20"/>
          <w:rPrChange w:id="4509" w:author="dbecker" w:date="2016-01-07T14:58:00Z">
            <w:rPr>
              <w:rFonts w:ascii="Arial" w:hAnsi="Arial" w:cs="Arial"/>
              <w:i/>
              <w:sz w:val="20"/>
              <w:szCs w:val="20"/>
            </w:rPr>
          </w:rPrChange>
        </w:rPr>
        <w:t>Local Siren Activation Procedure – Troubleshooting</w:t>
      </w:r>
      <w:r w:rsidRPr="004338A9">
        <w:rPr>
          <w:rFonts w:asciiTheme="majorHAnsi" w:hAnsiTheme="majorHAnsi" w:cs="Arial"/>
          <w:sz w:val="20"/>
          <w:szCs w:val="20"/>
          <w:rPrChange w:id="4510" w:author="dbecker" w:date="2016-01-07T14:58:00Z">
            <w:rPr>
              <w:rFonts w:ascii="Arial" w:hAnsi="Arial" w:cs="Arial"/>
              <w:sz w:val="20"/>
              <w:szCs w:val="20"/>
            </w:rPr>
          </w:rPrChange>
        </w:rPr>
        <w:t>.”</w:t>
      </w:r>
      <w:proofErr w:type="gramEnd"/>
    </w:p>
    <w:p w:rsidR="009172D9" w:rsidRPr="004338A9" w:rsidRDefault="00B16CF4" w:rsidP="00B16CF4">
      <w:pPr>
        <w:pStyle w:val="Heading2"/>
        <w:rPr>
          <w:rFonts w:asciiTheme="majorHAnsi" w:hAnsiTheme="majorHAnsi"/>
          <w:i w:val="0"/>
          <w:iCs w:val="0"/>
          <w:sz w:val="20"/>
          <w:rPrChange w:id="4511" w:author="dbecker" w:date="2016-01-07T14:58:00Z">
            <w:rPr>
              <w:i w:val="0"/>
              <w:iCs w:val="0"/>
              <w:sz w:val="20"/>
            </w:rPr>
          </w:rPrChange>
        </w:rPr>
      </w:pPr>
      <w:r w:rsidRPr="004338A9">
        <w:rPr>
          <w:rFonts w:asciiTheme="majorHAnsi" w:hAnsiTheme="majorHAnsi"/>
          <w:i w:val="0"/>
          <w:iCs w:val="0"/>
          <w:sz w:val="20"/>
          <w:rPrChange w:id="4512" w:author="dbecker" w:date="2016-01-07T14:58:00Z">
            <w:rPr>
              <w:i w:val="0"/>
              <w:iCs w:val="0"/>
              <w:sz w:val="20"/>
            </w:rPr>
          </w:rPrChange>
        </w:rPr>
        <w:t xml:space="preserve">   </w:t>
      </w:r>
      <w:bookmarkStart w:id="4513" w:name="_Toc280451017"/>
      <w:bookmarkStart w:id="4514" w:name="_Toc431372843"/>
      <w:r w:rsidRPr="004338A9">
        <w:rPr>
          <w:rFonts w:asciiTheme="majorHAnsi" w:hAnsiTheme="majorHAnsi"/>
          <w:i w:val="0"/>
          <w:iCs w:val="0"/>
          <w:sz w:val="20"/>
          <w:rPrChange w:id="4515" w:author="dbecker" w:date="2016-01-07T14:58:00Z">
            <w:rPr>
              <w:i w:val="0"/>
              <w:iCs w:val="0"/>
              <w:sz w:val="20"/>
            </w:rPr>
          </w:rPrChange>
        </w:rPr>
        <w:t>Local Siren Activation Procedure – Beach Sirens (Seabrook Station)</w:t>
      </w:r>
      <w:bookmarkEnd w:id="4513"/>
      <w:bookmarkEnd w:id="4514"/>
    </w:p>
    <w:p w:rsidR="009172D9" w:rsidRPr="004338A9" w:rsidRDefault="009172D9" w:rsidP="009172D9">
      <w:pPr>
        <w:rPr>
          <w:rFonts w:asciiTheme="majorHAnsi" w:hAnsiTheme="majorHAnsi" w:cs="Arial"/>
          <w:sz w:val="20"/>
          <w:szCs w:val="20"/>
          <w:rPrChange w:id="4516" w:author="dbecker" w:date="2016-01-07T14:58:00Z">
            <w:rPr>
              <w:rFonts w:ascii="Arial" w:hAnsi="Arial" w:cs="Arial"/>
              <w:sz w:val="20"/>
              <w:szCs w:val="20"/>
            </w:rPr>
          </w:rPrChange>
        </w:rPr>
      </w:pPr>
    </w:p>
    <w:p w:rsidR="009172D9" w:rsidRPr="004338A9" w:rsidRDefault="009172D9" w:rsidP="009172D9">
      <w:pPr>
        <w:ind w:left="720"/>
        <w:rPr>
          <w:rFonts w:asciiTheme="majorHAnsi" w:hAnsiTheme="majorHAnsi" w:cs="Arial"/>
          <w:b/>
          <w:sz w:val="20"/>
          <w:szCs w:val="20"/>
          <w:rPrChange w:id="4517" w:author="dbecker" w:date="2016-01-07T14:58:00Z">
            <w:rPr>
              <w:rFonts w:ascii="Arial" w:hAnsi="Arial" w:cs="Arial"/>
              <w:b/>
              <w:sz w:val="20"/>
              <w:szCs w:val="20"/>
            </w:rPr>
          </w:rPrChange>
        </w:rPr>
      </w:pPr>
      <w:r w:rsidRPr="004338A9">
        <w:rPr>
          <w:rFonts w:asciiTheme="majorHAnsi" w:hAnsiTheme="majorHAnsi" w:cs="Arial"/>
          <w:b/>
          <w:sz w:val="20"/>
          <w:szCs w:val="20"/>
          <w:rPrChange w:id="4518" w:author="dbecker" w:date="2016-01-07T14:58:00Z">
            <w:rPr>
              <w:rFonts w:ascii="Arial" w:hAnsi="Arial" w:cs="Arial"/>
              <w:b/>
              <w:sz w:val="20"/>
              <w:szCs w:val="20"/>
            </w:rPr>
          </w:rPrChange>
        </w:rPr>
        <w:t>This procedure only applies to the N.H. communities of Rye, North Hampton, Hampton and Seabrook.</w:t>
      </w:r>
    </w:p>
    <w:p w:rsidR="009172D9" w:rsidRPr="004338A9" w:rsidRDefault="009172D9" w:rsidP="009172D9">
      <w:pPr>
        <w:ind w:left="720"/>
        <w:rPr>
          <w:rFonts w:asciiTheme="majorHAnsi" w:hAnsiTheme="majorHAnsi" w:cs="Arial"/>
          <w:rPrChange w:id="4519" w:author="dbecker" w:date="2016-01-07T14:58:00Z">
            <w:rPr>
              <w:rFonts w:ascii="Arial" w:hAnsi="Arial" w:cs="Arial"/>
            </w:rPr>
          </w:rPrChange>
        </w:rPr>
      </w:pPr>
    </w:p>
    <w:p w:rsidR="009172D9" w:rsidRPr="004338A9" w:rsidRDefault="008419C0" w:rsidP="008419C0">
      <w:pPr>
        <w:numPr>
          <w:ilvl w:val="0"/>
          <w:numId w:val="25"/>
        </w:numPr>
        <w:jc w:val="both"/>
        <w:rPr>
          <w:rFonts w:asciiTheme="majorHAnsi" w:hAnsiTheme="majorHAnsi" w:cs="Arial"/>
          <w:sz w:val="20"/>
          <w:szCs w:val="20"/>
          <w:rPrChange w:id="4520" w:author="dbecker" w:date="2016-01-07T14:58:00Z">
            <w:rPr>
              <w:rFonts w:ascii="Arial" w:hAnsi="Arial" w:cs="Arial"/>
              <w:sz w:val="20"/>
              <w:szCs w:val="20"/>
            </w:rPr>
          </w:rPrChange>
        </w:rPr>
      </w:pPr>
      <w:r w:rsidRPr="004338A9">
        <w:rPr>
          <w:rFonts w:asciiTheme="majorHAnsi" w:hAnsiTheme="majorHAnsi" w:cs="Arial"/>
          <w:sz w:val="20"/>
          <w:szCs w:val="20"/>
          <w:rPrChange w:id="4521" w:author="dbecker" w:date="2016-01-07T14:58:00Z">
            <w:rPr>
              <w:rFonts w:ascii="Arial" w:hAnsi="Arial" w:cs="Arial"/>
              <w:sz w:val="20"/>
              <w:szCs w:val="20"/>
            </w:rPr>
          </w:rPrChange>
        </w:rPr>
        <w:t>Monitor radio frequency by depressing the monitor button on the microphone or the remote.  Verify that there is no communication or tone being transmitted on the channel before attempting siren activation.</w:t>
      </w:r>
    </w:p>
    <w:p w:rsidR="008419C0" w:rsidRPr="004338A9" w:rsidRDefault="008419C0" w:rsidP="008419C0">
      <w:pPr>
        <w:numPr>
          <w:ilvl w:val="0"/>
          <w:numId w:val="25"/>
        </w:numPr>
        <w:rPr>
          <w:rFonts w:asciiTheme="majorHAnsi" w:hAnsiTheme="majorHAnsi" w:cs="Arial"/>
          <w:sz w:val="20"/>
          <w:szCs w:val="20"/>
          <w:rPrChange w:id="4522" w:author="dbecker" w:date="2016-01-07T14:58:00Z">
            <w:rPr>
              <w:rFonts w:ascii="Arial" w:hAnsi="Arial" w:cs="Arial"/>
              <w:sz w:val="20"/>
              <w:szCs w:val="20"/>
            </w:rPr>
          </w:rPrChange>
        </w:rPr>
      </w:pPr>
      <w:r w:rsidRPr="004338A9">
        <w:rPr>
          <w:rFonts w:asciiTheme="majorHAnsi" w:hAnsiTheme="majorHAnsi" w:cs="Arial"/>
          <w:sz w:val="20"/>
          <w:szCs w:val="20"/>
          <w:rPrChange w:id="4523" w:author="dbecker" w:date="2016-01-07T14:58:00Z">
            <w:rPr>
              <w:rFonts w:ascii="Arial" w:hAnsi="Arial" w:cs="Arial"/>
              <w:sz w:val="20"/>
              <w:szCs w:val="20"/>
            </w:rPr>
          </w:rPrChange>
        </w:rPr>
        <w:t>Insert the key into the encoder arming switch and turn it clockwise until it stops.  This will arm the encoder.</w:t>
      </w:r>
    </w:p>
    <w:p w:rsidR="008419C0" w:rsidRPr="004338A9" w:rsidRDefault="008419C0" w:rsidP="008419C0">
      <w:pPr>
        <w:numPr>
          <w:ilvl w:val="0"/>
          <w:numId w:val="25"/>
        </w:numPr>
        <w:rPr>
          <w:rFonts w:asciiTheme="majorHAnsi" w:hAnsiTheme="majorHAnsi" w:cs="Arial"/>
          <w:sz w:val="20"/>
          <w:szCs w:val="20"/>
          <w:rPrChange w:id="4524" w:author="dbecker" w:date="2016-01-07T14:58:00Z">
            <w:rPr>
              <w:rFonts w:ascii="Arial" w:hAnsi="Arial" w:cs="Arial"/>
              <w:sz w:val="20"/>
              <w:szCs w:val="20"/>
            </w:rPr>
          </w:rPrChange>
        </w:rPr>
      </w:pPr>
      <w:r w:rsidRPr="004338A9">
        <w:rPr>
          <w:rFonts w:asciiTheme="majorHAnsi" w:hAnsiTheme="majorHAnsi" w:cs="Arial"/>
          <w:sz w:val="20"/>
          <w:szCs w:val="20"/>
          <w:rPrChange w:id="4525" w:author="dbecker" w:date="2016-01-07T14:58:00Z">
            <w:rPr>
              <w:rFonts w:ascii="Arial" w:hAnsi="Arial" w:cs="Arial"/>
              <w:sz w:val="20"/>
              <w:szCs w:val="20"/>
            </w:rPr>
          </w:rPrChange>
        </w:rPr>
        <w:t>Press the following buttons in the sequence indicated:</w:t>
      </w:r>
    </w:p>
    <w:p w:rsidR="008419C0" w:rsidRPr="004338A9" w:rsidRDefault="008419C0" w:rsidP="008419C0">
      <w:pPr>
        <w:numPr>
          <w:ilvl w:val="0"/>
          <w:numId w:val="26"/>
        </w:numPr>
        <w:rPr>
          <w:rFonts w:asciiTheme="majorHAnsi" w:hAnsiTheme="majorHAnsi" w:cs="Arial"/>
          <w:sz w:val="20"/>
          <w:szCs w:val="20"/>
          <w:rPrChange w:id="4526" w:author="dbecker" w:date="2016-01-07T14:58:00Z">
            <w:rPr>
              <w:rFonts w:ascii="Arial" w:hAnsi="Arial" w:cs="Arial"/>
              <w:sz w:val="20"/>
              <w:szCs w:val="20"/>
            </w:rPr>
          </w:rPrChange>
        </w:rPr>
      </w:pPr>
      <w:r w:rsidRPr="004338A9">
        <w:rPr>
          <w:rFonts w:asciiTheme="majorHAnsi" w:hAnsiTheme="majorHAnsi" w:cs="Arial"/>
          <w:sz w:val="20"/>
          <w:szCs w:val="20"/>
          <w:rPrChange w:id="4527" w:author="dbecker" w:date="2016-01-07T14:58:00Z">
            <w:rPr>
              <w:rFonts w:ascii="Arial" w:hAnsi="Arial" w:cs="Arial"/>
              <w:sz w:val="20"/>
              <w:szCs w:val="20"/>
            </w:rPr>
          </w:rPrChange>
        </w:rPr>
        <w:t>CLR</w:t>
      </w:r>
    </w:p>
    <w:p w:rsidR="008419C0" w:rsidRPr="004338A9" w:rsidRDefault="008419C0" w:rsidP="008419C0">
      <w:pPr>
        <w:numPr>
          <w:ilvl w:val="0"/>
          <w:numId w:val="26"/>
        </w:numPr>
        <w:rPr>
          <w:rFonts w:asciiTheme="majorHAnsi" w:hAnsiTheme="majorHAnsi" w:cs="Arial"/>
          <w:sz w:val="20"/>
          <w:szCs w:val="20"/>
          <w:rPrChange w:id="4528" w:author="dbecker" w:date="2016-01-07T14:58:00Z">
            <w:rPr>
              <w:rFonts w:ascii="Arial" w:hAnsi="Arial" w:cs="Arial"/>
              <w:sz w:val="20"/>
              <w:szCs w:val="20"/>
            </w:rPr>
          </w:rPrChange>
        </w:rPr>
      </w:pPr>
      <w:r w:rsidRPr="004338A9">
        <w:rPr>
          <w:rFonts w:asciiTheme="majorHAnsi" w:hAnsiTheme="majorHAnsi" w:cs="Arial"/>
          <w:sz w:val="20"/>
          <w:szCs w:val="20"/>
          <w:rPrChange w:id="4529" w:author="dbecker" w:date="2016-01-07T14:58:00Z">
            <w:rPr>
              <w:rFonts w:ascii="Arial" w:hAnsi="Arial" w:cs="Arial"/>
              <w:sz w:val="20"/>
              <w:szCs w:val="20"/>
            </w:rPr>
          </w:rPrChange>
        </w:rPr>
        <w:t>ALL</w:t>
      </w:r>
    </w:p>
    <w:p w:rsidR="008419C0" w:rsidRPr="004338A9" w:rsidRDefault="008419C0" w:rsidP="008419C0">
      <w:pPr>
        <w:numPr>
          <w:ilvl w:val="0"/>
          <w:numId w:val="26"/>
        </w:numPr>
        <w:rPr>
          <w:rFonts w:asciiTheme="majorHAnsi" w:hAnsiTheme="majorHAnsi" w:cs="Arial"/>
          <w:sz w:val="20"/>
          <w:szCs w:val="20"/>
          <w:rPrChange w:id="4530" w:author="dbecker" w:date="2016-01-07T14:58:00Z">
            <w:rPr>
              <w:rFonts w:ascii="Arial" w:hAnsi="Arial" w:cs="Arial"/>
              <w:sz w:val="20"/>
              <w:szCs w:val="20"/>
            </w:rPr>
          </w:rPrChange>
        </w:rPr>
      </w:pPr>
      <w:r w:rsidRPr="004338A9">
        <w:rPr>
          <w:rFonts w:asciiTheme="majorHAnsi" w:hAnsiTheme="majorHAnsi" w:cs="Arial"/>
          <w:sz w:val="20"/>
          <w:szCs w:val="20"/>
          <w:rPrChange w:id="4531" w:author="dbecker" w:date="2016-01-07T14:58:00Z">
            <w:rPr>
              <w:rFonts w:ascii="Arial" w:hAnsi="Arial" w:cs="Arial"/>
              <w:sz w:val="20"/>
              <w:szCs w:val="20"/>
            </w:rPr>
          </w:rPrChange>
        </w:rPr>
        <w:t>SEND</w:t>
      </w:r>
    </w:p>
    <w:p w:rsidR="008419C0" w:rsidRPr="004338A9" w:rsidRDefault="008419C0" w:rsidP="008419C0">
      <w:pPr>
        <w:numPr>
          <w:ilvl w:val="0"/>
          <w:numId w:val="27"/>
        </w:numPr>
        <w:rPr>
          <w:rFonts w:asciiTheme="majorHAnsi" w:hAnsiTheme="majorHAnsi" w:cs="Arial"/>
          <w:sz w:val="20"/>
          <w:szCs w:val="20"/>
          <w:rPrChange w:id="4532" w:author="dbecker" w:date="2016-01-07T14:58:00Z">
            <w:rPr>
              <w:rFonts w:ascii="Arial" w:hAnsi="Arial" w:cs="Arial"/>
              <w:sz w:val="20"/>
              <w:szCs w:val="20"/>
            </w:rPr>
          </w:rPrChange>
        </w:rPr>
      </w:pPr>
      <w:r w:rsidRPr="004338A9">
        <w:rPr>
          <w:rFonts w:asciiTheme="majorHAnsi" w:hAnsiTheme="majorHAnsi" w:cs="Arial"/>
          <w:sz w:val="20"/>
          <w:szCs w:val="20"/>
          <w:rPrChange w:id="4533" w:author="dbecker" w:date="2016-01-07T14:58:00Z">
            <w:rPr>
              <w:rFonts w:ascii="Arial" w:hAnsi="Arial" w:cs="Arial"/>
              <w:sz w:val="20"/>
              <w:szCs w:val="20"/>
            </w:rPr>
          </w:rPrChange>
        </w:rPr>
        <w:t>Press the ALERT function button.</w:t>
      </w:r>
    </w:p>
    <w:p w:rsidR="008419C0" w:rsidRPr="004338A9" w:rsidRDefault="008419C0" w:rsidP="008419C0">
      <w:pPr>
        <w:numPr>
          <w:ilvl w:val="0"/>
          <w:numId w:val="27"/>
        </w:numPr>
        <w:rPr>
          <w:rFonts w:asciiTheme="majorHAnsi" w:hAnsiTheme="majorHAnsi" w:cs="Arial"/>
          <w:sz w:val="20"/>
          <w:szCs w:val="20"/>
          <w:rPrChange w:id="4534" w:author="dbecker" w:date="2016-01-07T14:58:00Z">
            <w:rPr>
              <w:rFonts w:ascii="Arial" w:hAnsi="Arial" w:cs="Arial"/>
              <w:sz w:val="20"/>
              <w:szCs w:val="20"/>
            </w:rPr>
          </w:rPrChange>
        </w:rPr>
      </w:pPr>
      <w:r w:rsidRPr="004338A9">
        <w:rPr>
          <w:rFonts w:asciiTheme="majorHAnsi" w:hAnsiTheme="majorHAnsi" w:cs="Arial"/>
          <w:sz w:val="20"/>
          <w:szCs w:val="20"/>
          <w:rPrChange w:id="4535" w:author="dbecker" w:date="2016-01-07T14:58:00Z">
            <w:rPr>
              <w:rFonts w:ascii="Arial" w:hAnsi="Arial" w:cs="Arial"/>
              <w:sz w:val="20"/>
              <w:szCs w:val="20"/>
            </w:rPr>
          </w:rPrChange>
        </w:rPr>
        <w:t xml:space="preserve">Set the address switches to </w:t>
      </w:r>
      <w:r w:rsidRPr="004338A9">
        <w:rPr>
          <w:rFonts w:asciiTheme="majorHAnsi" w:hAnsiTheme="majorHAnsi" w:cs="Arial"/>
          <w:b/>
          <w:sz w:val="20"/>
          <w:szCs w:val="20"/>
          <w:rPrChange w:id="4536" w:author="dbecker" w:date="2016-01-07T14:58:00Z">
            <w:rPr>
              <w:rFonts w:ascii="Arial" w:hAnsi="Arial" w:cs="Arial"/>
              <w:b/>
              <w:sz w:val="20"/>
              <w:szCs w:val="20"/>
            </w:rPr>
          </w:rPrChange>
        </w:rPr>
        <w:t>0-0-9-11</w:t>
      </w:r>
    </w:p>
    <w:p w:rsidR="00CF7FAF" w:rsidRPr="004338A9" w:rsidRDefault="00CF7FAF" w:rsidP="00CF7FAF">
      <w:pPr>
        <w:ind w:left="720"/>
        <w:rPr>
          <w:rFonts w:asciiTheme="majorHAnsi" w:hAnsiTheme="majorHAnsi" w:cs="Arial"/>
          <w:b/>
          <w:sz w:val="20"/>
          <w:szCs w:val="20"/>
          <w:rPrChange w:id="4537" w:author="dbecker" w:date="2016-01-07T14:58:00Z">
            <w:rPr>
              <w:rFonts w:ascii="Arial" w:hAnsi="Arial" w:cs="Arial"/>
              <w:b/>
              <w:sz w:val="20"/>
              <w:szCs w:val="20"/>
            </w:rPr>
          </w:rPrChange>
        </w:rPr>
      </w:pPr>
    </w:p>
    <w:p w:rsidR="00CF7FAF" w:rsidRPr="004338A9" w:rsidRDefault="00CF7FAF" w:rsidP="00CF7FAF">
      <w:pPr>
        <w:ind w:left="720"/>
        <w:rPr>
          <w:rFonts w:asciiTheme="majorHAnsi" w:hAnsiTheme="majorHAnsi" w:cs="Arial"/>
          <w:sz w:val="20"/>
          <w:szCs w:val="20"/>
          <w:rPrChange w:id="4538" w:author="dbecker" w:date="2016-01-07T14:58:00Z">
            <w:rPr>
              <w:rFonts w:ascii="Arial" w:hAnsi="Arial" w:cs="Arial"/>
              <w:sz w:val="20"/>
              <w:szCs w:val="20"/>
            </w:rPr>
          </w:rPrChange>
        </w:rPr>
      </w:pPr>
      <w:r w:rsidRPr="004338A9">
        <w:rPr>
          <w:rFonts w:asciiTheme="majorHAnsi" w:hAnsiTheme="majorHAnsi" w:cs="Arial"/>
          <w:b/>
          <w:sz w:val="20"/>
          <w:szCs w:val="20"/>
          <w:rPrChange w:id="4539" w:author="dbecker" w:date="2016-01-07T14:58:00Z">
            <w:rPr>
              <w:rFonts w:ascii="Arial" w:hAnsi="Arial" w:cs="Arial"/>
              <w:b/>
              <w:sz w:val="20"/>
              <w:szCs w:val="20"/>
            </w:rPr>
          </w:rPrChange>
        </w:rPr>
        <w:t xml:space="preserve">CAUTION:  </w:t>
      </w:r>
      <w:r w:rsidRPr="004338A9">
        <w:rPr>
          <w:rFonts w:asciiTheme="majorHAnsi" w:hAnsiTheme="majorHAnsi" w:cs="Arial"/>
          <w:sz w:val="20"/>
          <w:szCs w:val="20"/>
          <w:rPrChange w:id="4540" w:author="dbecker" w:date="2016-01-07T14:58:00Z">
            <w:rPr>
              <w:rFonts w:ascii="Arial" w:hAnsi="Arial" w:cs="Arial"/>
              <w:sz w:val="20"/>
              <w:szCs w:val="20"/>
            </w:rPr>
          </w:rPrChange>
        </w:rPr>
        <w:t>The next step will activate all the coastal towns’ beach sirens in the ALERT mode.</w:t>
      </w:r>
    </w:p>
    <w:p w:rsidR="00CF7FAF" w:rsidRPr="004338A9" w:rsidRDefault="00CF7FAF" w:rsidP="00CF7FAF">
      <w:pPr>
        <w:ind w:left="720"/>
        <w:rPr>
          <w:rFonts w:asciiTheme="majorHAnsi" w:hAnsiTheme="majorHAnsi" w:cs="Arial"/>
          <w:sz w:val="20"/>
          <w:szCs w:val="20"/>
          <w:rPrChange w:id="4541" w:author="dbecker" w:date="2016-01-07T14:58:00Z">
            <w:rPr>
              <w:rFonts w:ascii="Arial" w:hAnsi="Arial" w:cs="Arial"/>
              <w:sz w:val="20"/>
              <w:szCs w:val="20"/>
            </w:rPr>
          </w:rPrChange>
        </w:rPr>
      </w:pPr>
    </w:p>
    <w:p w:rsidR="00CF7FAF" w:rsidRPr="004338A9" w:rsidRDefault="00CF7FAF" w:rsidP="00CF7FAF">
      <w:pPr>
        <w:numPr>
          <w:ilvl w:val="0"/>
          <w:numId w:val="28"/>
        </w:numPr>
        <w:rPr>
          <w:rFonts w:asciiTheme="majorHAnsi" w:hAnsiTheme="majorHAnsi" w:cs="Arial"/>
          <w:sz w:val="20"/>
          <w:szCs w:val="20"/>
          <w:rPrChange w:id="4542" w:author="dbecker" w:date="2016-01-07T14:58:00Z">
            <w:rPr>
              <w:rFonts w:ascii="Arial" w:hAnsi="Arial" w:cs="Arial"/>
              <w:sz w:val="20"/>
              <w:szCs w:val="20"/>
            </w:rPr>
          </w:rPrChange>
        </w:rPr>
      </w:pPr>
      <w:r w:rsidRPr="004338A9">
        <w:rPr>
          <w:rFonts w:asciiTheme="majorHAnsi" w:hAnsiTheme="majorHAnsi" w:cs="Arial"/>
          <w:sz w:val="20"/>
          <w:szCs w:val="20"/>
          <w:rPrChange w:id="4543" w:author="dbecker" w:date="2016-01-07T14:58:00Z">
            <w:rPr>
              <w:rFonts w:ascii="Arial" w:hAnsi="Arial" w:cs="Arial"/>
              <w:sz w:val="20"/>
              <w:szCs w:val="20"/>
            </w:rPr>
          </w:rPrChange>
        </w:rPr>
        <w:t>Press the SEND button.</w:t>
      </w:r>
    </w:p>
    <w:p w:rsidR="00CF7FAF" w:rsidRPr="004338A9" w:rsidRDefault="00CF7FAF" w:rsidP="00CF7FAF">
      <w:pPr>
        <w:numPr>
          <w:ilvl w:val="0"/>
          <w:numId w:val="28"/>
        </w:numPr>
        <w:rPr>
          <w:rFonts w:asciiTheme="majorHAnsi" w:hAnsiTheme="majorHAnsi" w:cs="Arial"/>
          <w:sz w:val="20"/>
          <w:szCs w:val="20"/>
          <w:rPrChange w:id="4544" w:author="dbecker" w:date="2016-01-07T14:58:00Z">
            <w:rPr>
              <w:rFonts w:ascii="Arial" w:hAnsi="Arial" w:cs="Arial"/>
              <w:sz w:val="20"/>
              <w:szCs w:val="20"/>
            </w:rPr>
          </w:rPrChange>
        </w:rPr>
      </w:pPr>
      <w:r w:rsidRPr="004338A9">
        <w:rPr>
          <w:rFonts w:asciiTheme="majorHAnsi" w:hAnsiTheme="majorHAnsi" w:cs="Arial"/>
          <w:sz w:val="20"/>
          <w:szCs w:val="20"/>
          <w:rPrChange w:id="4545" w:author="dbecker" w:date="2016-01-07T14:58:00Z">
            <w:rPr>
              <w:rFonts w:ascii="Arial" w:hAnsi="Arial" w:cs="Arial"/>
              <w:sz w:val="20"/>
              <w:szCs w:val="20"/>
            </w:rPr>
          </w:rPrChange>
        </w:rPr>
        <w:t>Monitor the sirens to ensure the sirens activate correctly.  If they do not or fail to activate, or you need to cancel this signal, perform the next step.  Otherwise, wait 3 to 5 minutes and then go</w:t>
      </w:r>
      <w:r w:rsidR="00B639B0" w:rsidRPr="004338A9">
        <w:rPr>
          <w:rFonts w:asciiTheme="majorHAnsi" w:hAnsiTheme="majorHAnsi" w:cs="Arial"/>
          <w:sz w:val="20"/>
          <w:szCs w:val="20"/>
          <w:rPrChange w:id="4546" w:author="dbecker" w:date="2016-01-07T14:58:00Z">
            <w:rPr>
              <w:rFonts w:ascii="Arial" w:hAnsi="Arial" w:cs="Arial"/>
              <w:sz w:val="20"/>
              <w:szCs w:val="20"/>
            </w:rPr>
          </w:rPrChange>
        </w:rPr>
        <w:t xml:space="preserve"> to the steps below starting with “Return the address switch to 0-0-0-0.</w:t>
      </w:r>
    </w:p>
    <w:p w:rsidR="00B639B0" w:rsidRPr="004338A9" w:rsidRDefault="00B639B0" w:rsidP="00B639B0">
      <w:pPr>
        <w:numPr>
          <w:ilvl w:val="0"/>
          <w:numId w:val="29"/>
        </w:numPr>
        <w:rPr>
          <w:rFonts w:asciiTheme="majorHAnsi" w:hAnsiTheme="majorHAnsi" w:cs="Arial"/>
          <w:sz w:val="20"/>
          <w:szCs w:val="20"/>
          <w:rPrChange w:id="4547" w:author="dbecker" w:date="2016-01-07T14:58:00Z">
            <w:rPr>
              <w:rFonts w:ascii="Arial" w:hAnsi="Arial" w:cs="Arial"/>
              <w:sz w:val="20"/>
              <w:szCs w:val="20"/>
            </w:rPr>
          </w:rPrChange>
        </w:rPr>
      </w:pPr>
      <w:r w:rsidRPr="004338A9">
        <w:rPr>
          <w:rFonts w:asciiTheme="majorHAnsi" w:hAnsiTheme="majorHAnsi" w:cs="Arial"/>
          <w:sz w:val="20"/>
          <w:szCs w:val="20"/>
          <w:rPrChange w:id="4548" w:author="dbecker" w:date="2016-01-07T14:58:00Z">
            <w:rPr>
              <w:rFonts w:ascii="Arial" w:hAnsi="Arial" w:cs="Arial"/>
              <w:sz w:val="20"/>
              <w:szCs w:val="20"/>
            </w:rPr>
          </w:rPrChange>
        </w:rPr>
        <w:t>CLR</w:t>
      </w:r>
    </w:p>
    <w:p w:rsidR="00B639B0" w:rsidRPr="004338A9" w:rsidRDefault="00B639B0" w:rsidP="00B639B0">
      <w:pPr>
        <w:numPr>
          <w:ilvl w:val="0"/>
          <w:numId w:val="29"/>
        </w:numPr>
        <w:rPr>
          <w:rFonts w:asciiTheme="majorHAnsi" w:hAnsiTheme="majorHAnsi" w:cs="Arial"/>
          <w:sz w:val="20"/>
          <w:szCs w:val="20"/>
          <w:rPrChange w:id="4549" w:author="dbecker" w:date="2016-01-07T14:58:00Z">
            <w:rPr>
              <w:rFonts w:ascii="Arial" w:hAnsi="Arial" w:cs="Arial"/>
              <w:sz w:val="20"/>
              <w:szCs w:val="20"/>
            </w:rPr>
          </w:rPrChange>
        </w:rPr>
      </w:pPr>
      <w:r w:rsidRPr="004338A9">
        <w:rPr>
          <w:rFonts w:asciiTheme="majorHAnsi" w:hAnsiTheme="majorHAnsi" w:cs="Arial"/>
          <w:sz w:val="20"/>
          <w:szCs w:val="20"/>
          <w:rPrChange w:id="4550" w:author="dbecker" w:date="2016-01-07T14:58:00Z">
            <w:rPr>
              <w:rFonts w:ascii="Arial" w:hAnsi="Arial" w:cs="Arial"/>
              <w:sz w:val="20"/>
              <w:szCs w:val="20"/>
            </w:rPr>
          </w:rPrChange>
        </w:rPr>
        <w:t>ALL</w:t>
      </w:r>
    </w:p>
    <w:p w:rsidR="00B639B0" w:rsidRPr="004338A9" w:rsidRDefault="00B639B0" w:rsidP="00B639B0">
      <w:pPr>
        <w:numPr>
          <w:ilvl w:val="0"/>
          <w:numId w:val="29"/>
        </w:numPr>
        <w:rPr>
          <w:rFonts w:asciiTheme="majorHAnsi" w:hAnsiTheme="majorHAnsi" w:cs="Arial"/>
          <w:sz w:val="20"/>
          <w:szCs w:val="20"/>
          <w:rPrChange w:id="4551" w:author="dbecker" w:date="2016-01-07T14:58:00Z">
            <w:rPr>
              <w:rFonts w:ascii="Arial" w:hAnsi="Arial" w:cs="Arial"/>
              <w:sz w:val="20"/>
              <w:szCs w:val="20"/>
            </w:rPr>
          </w:rPrChange>
        </w:rPr>
      </w:pPr>
      <w:r w:rsidRPr="004338A9">
        <w:rPr>
          <w:rFonts w:asciiTheme="majorHAnsi" w:hAnsiTheme="majorHAnsi" w:cs="Arial"/>
          <w:sz w:val="20"/>
          <w:szCs w:val="20"/>
          <w:rPrChange w:id="4552" w:author="dbecker" w:date="2016-01-07T14:58:00Z">
            <w:rPr>
              <w:rFonts w:ascii="Arial" w:hAnsi="Arial" w:cs="Arial"/>
              <w:sz w:val="20"/>
              <w:szCs w:val="20"/>
            </w:rPr>
          </w:rPrChange>
        </w:rPr>
        <w:t>SEND</w:t>
      </w:r>
    </w:p>
    <w:p w:rsidR="00B639B0" w:rsidRPr="004338A9" w:rsidRDefault="009A7DC1" w:rsidP="00B639B0">
      <w:pPr>
        <w:numPr>
          <w:ilvl w:val="0"/>
          <w:numId w:val="30"/>
        </w:numPr>
        <w:rPr>
          <w:rFonts w:asciiTheme="majorHAnsi" w:hAnsiTheme="majorHAnsi" w:cs="Arial"/>
          <w:sz w:val="20"/>
          <w:szCs w:val="20"/>
          <w:rPrChange w:id="4553" w:author="dbecker" w:date="2016-01-07T14:58:00Z">
            <w:rPr>
              <w:rFonts w:ascii="Arial" w:hAnsi="Arial" w:cs="Arial"/>
              <w:sz w:val="20"/>
              <w:szCs w:val="20"/>
            </w:rPr>
          </w:rPrChange>
        </w:rPr>
      </w:pPr>
      <w:r w:rsidRPr="004338A9">
        <w:rPr>
          <w:rFonts w:asciiTheme="majorHAnsi" w:hAnsiTheme="majorHAnsi" w:cs="Arial"/>
          <w:sz w:val="20"/>
          <w:szCs w:val="20"/>
          <w:rPrChange w:id="4554" w:author="dbecker" w:date="2016-01-07T14:58:00Z">
            <w:rPr>
              <w:rFonts w:ascii="Arial" w:hAnsi="Arial" w:cs="Arial"/>
              <w:sz w:val="20"/>
              <w:szCs w:val="20"/>
            </w:rPr>
          </w:rPrChange>
        </w:rPr>
        <w:t>If restart is required, start with first step again.  If after repeating all the previous steps the sirens still fail to operate correctly, then refer to “</w:t>
      </w:r>
      <w:r w:rsidRPr="004338A9">
        <w:rPr>
          <w:rFonts w:asciiTheme="majorHAnsi" w:hAnsiTheme="majorHAnsi" w:cs="Arial"/>
          <w:i/>
          <w:sz w:val="20"/>
          <w:szCs w:val="20"/>
          <w:rPrChange w:id="4555" w:author="dbecker" w:date="2016-01-07T14:58:00Z">
            <w:rPr>
              <w:rFonts w:ascii="Arial" w:hAnsi="Arial" w:cs="Arial"/>
              <w:i/>
              <w:sz w:val="20"/>
              <w:szCs w:val="20"/>
            </w:rPr>
          </w:rPrChange>
        </w:rPr>
        <w:t>Local Siren Activation Procedure – Troubleshooting.”</w:t>
      </w:r>
    </w:p>
    <w:p w:rsidR="009A7DC1" w:rsidRPr="004338A9" w:rsidRDefault="009A7DC1" w:rsidP="00B639B0">
      <w:pPr>
        <w:numPr>
          <w:ilvl w:val="0"/>
          <w:numId w:val="30"/>
        </w:numPr>
        <w:rPr>
          <w:rFonts w:asciiTheme="majorHAnsi" w:hAnsiTheme="majorHAnsi" w:cs="Arial"/>
          <w:sz w:val="20"/>
          <w:szCs w:val="20"/>
          <w:rPrChange w:id="4556" w:author="dbecker" w:date="2016-01-07T14:58:00Z">
            <w:rPr>
              <w:rFonts w:ascii="Arial" w:hAnsi="Arial" w:cs="Arial"/>
              <w:sz w:val="20"/>
              <w:szCs w:val="20"/>
            </w:rPr>
          </w:rPrChange>
        </w:rPr>
      </w:pPr>
      <w:r w:rsidRPr="004338A9">
        <w:rPr>
          <w:rFonts w:asciiTheme="majorHAnsi" w:hAnsiTheme="majorHAnsi" w:cs="Arial"/>
          <w:sz w:val="20"/>
          <w:szCs w:val="20"/>
          <w:rPrChange w:id="4557" w:author="dbecker" w:date="2016-01-07T14:58:00Z">
            <w:rPr>
              <w:rFonts w:ascii="Arial" w:hAnsi="Arial" w:cs="Arial"/>
              <w:sz w:val="20"/>
              <w:szCs w:val="20"/>
            </w:rPr>
          </w:rPrChange>
        </w:rPr>
        <w:t>Return the address switches to 0-0-0-0</w:t>
      </w:r>
    </w:p>
    <w:p w:rsidR="009A7DC1" w:rsidRPr="004338A9" w:rsidRDefault="009A7DC1" w:rsidP="00B639B0">
      <w:pPr>
        <w:numPr>
          <w:ilvl w:val="0"/>
          <w:numId w:val="30"/>
        </w:numPr>
        <w:rPr>
          <w:rFonts w:asciiTheme="majorHAnsi" w:hAnsiTheme="majorHAnsi" w:cs="Arial"/>
          <w:sz w:val="20"/>
          <w:szCs w:val="20"/>
          <w:rPrChange w:id="4558" w:author="dbecker" w:date="2016-01-07T14:58:00Z">
            <w:rPr>
              <w:rFonts w:ascii="Arial" w:hAnsi="Arial" w:cs="Arial"/>
              <w:sz w:val="20"/>
              <w:szCs w:val="20"/>
            </w:rPr>
          </w:rPrChange>
        </w:rPr>
      </w:pPr>
      <w:r w:rsidRPr="004338A9">
        <w:rPr>
          <w:rFonts w:asciiTheme="majorHAnsi" w:hAnsiTheme="majorHAnsi" w:cs="Arial"/>
          <w:sz w:val="20"/>
          <w:szCs w:val="20"/>
          <w:rPrChange w:id="4559" w:author="dbecker" w:date="2016-01-07T14:58:00Z">
            <w:rPr>
              <w:rFonts w:ascii="Arial" w:hAnsi="Arial" w:cs="Arial"/>
              <w:sz w:val="20"/>
              <w:szCs w:val="20"/>
            </w:rPr>
          </w:rPrChange>
        </w:rPr>
        <w:t>Press the following buttons in the sequence indicated:</w:t>
      </w:r>
    </w:p>
    <w:p w:rsidR="009A7DC1" w:rsidRPr="004338A9" w:rsidRDefault="009A7DC1" w:rsidP="009A7DC1">
      <w:pPr>
        <w:numPr>
          <w:ilvl w:val="0"/>
          <w:numId w:val="31"/>
        </w:numPr>
        <w:rPr>
          <w:rFonts w:asciiTheme="majorHAnsi" w:hAnsiTheme="majorHAnsi" w:cs="Arial"/>
          <w:sz w:val="20"/>
          <w:szCs w:val="20"/>
          <w:rPrChange w:id="4560" w:author="dbecker" w:date="2016-01-07T14:58:00Z">
            <w:rPr>
              <w:rFonts w:ascii="Arial" w:hAnsi="Arial" w:cs="Arial"/>
              <w:sz w:val="20"/>
              <w:szCs w:val="20"/>
            </w:rPr>
          </w:rPrChange>
        </w:rPr>
      </w:pPr>
      <w:r w:rsidRPr="004338A9">
        <w:rPr>
          <w:rFonts w:asciiTheme="majorHAnsi" w:hAnsiTheme="majorHAnsi" w:cs="Arial"/>
          <w:sz w:val="20"/>
          <w:szCs w:val="20"/>
          <w:rPrChange w:id="4561" w:author="dbecker" w:date="2016-01-07T14:58:00Z">
            <w:rPr>
              <w:rFonts w:ascii="Arial" w:hAnsi="Arial" w:cs="Arial"/>
              <w:sz w:val="20"/>
              <w:szCs w:val="20"/>
            </w:rPr>
          </w:rPrChange>
        </w:rPr>
        <w:t>S</w:t>
      </w:r>
    </w:p>
    <w:p w:rsidR="009A7DC1" w:rsidRPr="004338A9" w:rsidRDefault="009A7DC1" w:rsidP="009A7DC1">
      <w:pPr>
        <w:numPr>
          <w:ilvl w:val="0"/>
          <w:numId w:val="31"/>
        </w:numPr>
        <w:rPr>
          <w:rFonts w:asciiTheme="majorHAnsi" w:hAnsiTheme="majorHAnsi" w:cs="Arial"/>
          <w:sz w:val="20"/>
          <w:szCs w:val="20"/>
          <w:rPrChange w:id="4562" w:author="dbecker" w:date="2016-01-07T14:58:00Z">
            <w:rPr>
              <w:rFonts w:ascii="Arial" w:hAnsi="Arial" w:cs="Arial"/>
              <w:sz w:val="20"/>
              <w:szCs w:val="20"/>
            </w:rPr>
          </w:rPrChange>
        </w:rPr>
      </w:pPr>
      <w:r w:rsidRPr="004338A9">
        <w:rPr>
          <w:rFonts w:asciiTheme="majorHAnsi" w:hAnsiTheme="majorHAnsi" w:cs="Arial"/>
          <w:sz w:val="20"/>
          <w:szCs w:val="20"/>
          <w:rPrChange w:id="4563" w:author="dbecker" w:date="2016-01-07T14:58:00Z">
            <w:rPr>
              <w:rFonts w:ascii="Arial" w:hAnsi="Arial" w:cs="Arial"/>
              <w:sz w:val="20"/>
              <w:szCs w:val="20"/>
            </w:rPr>
          </w:rPrChange>
        </w:rPr>
        <w:t>ALL</w:t>
      </w:r>
    </w:p>
    <w:p w:rsidR="009A7DC1" w:rsidRPr="004338A9" w:rsidRDefault="009A7DC1" w:rsidP="009A7DC1">
      <w:pPr>
        <w:numPr>
          <w:ilvl w:val="0"/>
          <w:numId w:val="31"/>
        </w:numPr>
        <w:rPr>
          <w:rFonts w:asciiTheme="majorHAnsi" w:hAnsiTheme="majorHAnsi" w:cs="Arial"/>
          <w:sz w:val="20"/>
          <w:szCs w:val="20"/>
          <w:rPrChange w:id="4564" w:author="dbecker" w:date="2016-01-07T14:58:00Z">
            <w:rPr>
              <w:rFonts w:ascii="Arial" w:hAnsi="Arial" w:cs="Arial"/>
              <w:sz w:val="20"/>
              <w:szCs w:val="20"/>
            </w:rPr>
          </w:rPrChange>
        </w:rPr>
      </w:pPr>
      <w:r w:rsidRPr="004338A9">
        <w:rPr>
          <w:rFonts w:asciiTheme="majorHAnsi" w:hAnsiTheme="majorHAnsi" w:cs="Arial"/>
          <w:sz w:val="20"/>
          <w:szCs w:val="20"/>
          <w:rPrChange w:id="4565" w:author="dbecker" w:date="2016-01-07T14:58:00Z">
            <w:rPr>
              <w:rFonts w:ascii="Arial" w:hAnsi="Arial" w:cs="Arial"/>
              <w:sz w:val="20"/>
              <w:szCs w:val="20"/>
            </w:rPr>
          </w:rPrChange>
        </w:rPr>
        <w:t>SEND</w:t>
      </w:r>
    </w:p>
    <w:p w:rsidR="009A7DC1" w:rsidRPr="004338A9" w:rsidRDefault="009A7DC1" w:rsidP="009A7DC1">
      <w:pPr>
        <w:numPr>
          <w:ilvl w:val="0"/>
          <w:numId w:val="32"/>
        </w:numPr>
        <w:rPr>
          <w:rFonts w:asciiTheme="majorHAnsi" w:hAnsiTheme="majorHAnsi" w:cs="Arial"/>
          <w:sz w:val="20"/>
          <w:szCs w:val="20"/>
          <w:rPrChange w:id="4566" w:author="dbecker" w:date="2016-01-07T14:58:00Z">
            <w:rPr>
              <w:rFonts w:ascii="Arial" w:hAnsi="Arial" w:cs="Arial"/>
              <w:sz w:val="20"/>
              <w:szCs w:val="20"/>
            </w:rPr>
          </w:rPrChange>
        </w:rPr>
      </w:pPr>
      <w:r w:rsidRPr="004338A9">
        <w:rPr>
          <w:rFonts w:asciiTheme="majorHAnsi" w:hAnsiTheme="majorHAnsi" w:cs="Arial"/>
          <w:sz w:val="20"/>
          <w:szCs w:val="20"/>
          <w:rPrChange w:id="4567" w:author="dbecker" w:date="2016-01-07T14:58:00Z">
            <w:rPr>
              <w:rFonts w:ascii="Arial" w:hAnsi="Arial" w:cs="Arial"/>
              <w:sz w:val="20"/>
              <w:szCs w:val="20"/>
            </w:rPr>
          </w:rPrChange>
        </w:rPr>
        <w:t>Wait ten (10) seconds, then press the following buttons in the following sequence:</w:t>
      </w:r>
    </w:p>
    <w:p w:rsidR="009A7DC1" w:rsidRPr="004338A9" w:rsidRDefault="009A7DC1" w:rsidP="009A7DC1">
      <w:pPr>
        <w:numPr>
          <w:ilvl w:val="0"/>
          <w:numId w:val="33"/>
        </w:numPr>
        <w:rPr>
          <w:rFonts w:asciiTheme="majorHAnsi" w:hAnsiTheme="majorHAnsi" w:cs="Arial"/>
          <w:sz w:val="20"/>
          <w:szCs w:val="20"/>
          <w:rPrChange w:id="4568" w:author="dbecker" w:date="2016-01-07T14:58:00Z">
            <w:rPr>
              <w:rFonts w:ascii="Arial" w:hAnsi="Arial" w:cs="Arial"/>
              <w:sz w:val="20"/>
              <w:szCs w:val="20"/>
            </w:rPr>
          </w:rPrChange>
        </w:rPr>
      </w:pPr>
      <w:r w:rsidRPr="004338A9">
        <w:rPr>
          <w:rFonts w:asciiTheme="majorHAnsi" w:hAnsiTheme="majorHAnsi" w:cs="Arial"/>
          <w:sz w:val="20"/>
          <w:szCs w:val="20"/>
          <w:rPrChange w:id="4569" w:author="dbecker" w:date="2016-01-07T14:58:00Z">
            <w:rPr>
              <w:rFonts w:ascii="Arial" w:hAnsi="Arial" w:cs="Arial"/>
              <w:sz w:val="20"/>
              <w:szCs w:val="20"/>
            </w:rPr>
          </w:rPrChange>
        </w:rPr>
        <w:t>CLR</w:t>
      </w:r>
    </w:p>
    <w:p w:rsidR="009A7DC1" w:rsidRPr="004338A9" w:rsidRDefault="009A7DC1" w:rsidP="009A7DC1">
      <w:pPr>
        <w:numPr>
          <w:ilvl w:val="0"/>
          <w:numId w:val="33"/>
        </w:numPr>
        <w:rPr>
          <w:rFonts w:asciiTheme="majorHAnsi" w:hAnsiTheme="majorHAnsi" w:cs="Arial"/>
          <w:sz w:val="20"/>
          <w:szCs w:val="20"/>
          <w:rPrChange w:id="4570" w:author="dbecker" w:date="2016-01-07T14:58:00Z">
            <w:rPr>
              <w:rFonts w:ascii="Arial" w:hAnsi="Arial" w:cs="Arial"/>
              <w:sz w:val="20"/>
              <w:szCs w:val="20"/>
            </w:rPr>
          </w:rPrChange>
        </w:rPr>
      </w:pPr>
      <w:r w:rsidRPr="004338A9">
        <w:rPr>
          <w:rFonts w:asciiTheme="majorHAnsi" w:hAnsiTheme="majorHAnsi" w:cs="Arial"/>
          <w:sz w:val="20"/>
          <w:szCs w:val="20"/>
          <w:rPrChange w:id="4571" w:author="dbecker" w:date="2016-01-07T14:58:00Z">
            <w:rPr>
              <w:rFonts w:ascii="Arial" w:hAnsi="Arial" w:cs="Arial"/>
              <w:sz w:val="20"/>
              <w:szCs w:val="20"/>
            </w:rPr>
          </w:rPrChange>
        </w:rPr>
        <w:t>ALL</w:t>
      </w:r>
    </w:p>
    <w:p w:rsidR="009A7DC1" w:rsidRPr="004338A9" w:rsidRDefault="009A7DC1" w:rsidP="009A7DC1">
      <w:pPr>
        <w:numPr>
          <w:ilvl w:val="0"/>
          <w:numId w:val="33"/>
        </w:numPr>
        <w:rPr>
          <w:rFonts w:asciiTheme="majorHAnsi" w:hAnsiTheme="majorHAnsi" w:cs="Arial"/>
          <w:sz w:val="20"/>
          <w:szCs w:val="20"/>
          <w:rPrChange w:id="4572" w:author="dbecker" w:date="2016-01-07T14:58:00Z">
            <w:rPr>
              <w:rFonts w:ascii="Arial" w:hAnsi="Arial" w:cs="Arial"/>
              <w:sz w:val="20"/>
              <w:szCs w:val="20"/>
            </w:rPr>
          </w:rPrChange>
        </w:rPr>
      </w:pPr>
      <w:r w:rsidRPr="004338A9">
        <w:rPr>
          <w:rFonts w:asciiTheme="majorHAnsi" w:hAnsiTheme="majorHAnsi" w:cs="Arial"/>
          <w:sz w:val="20"/>
          <w:szCs w:val="20"/>
          <w:rPrChange w:id="4573" w:author="dbecker" w:date="2016-01-07T14:58:00Z">
            <w:rPr>
              <w:rFonts w:ascii="Arial" w:hAnsi="Arial" w:cs="Arial"/>
              <w:sz w:val="20"/>
              <w:szCs w:val="20"/>
            </w:rPr>
          </w:rPrChange>
        </w:rPr>
        <w:t>SEND</w:t>
      </w:r>
    </w:p>
    <w:p w:rsidR="009A7DC1" w:rsidRPr="004338A9" w:rsidRDefault="009A7DC1" w:rsidP="009A7DC1">
      <w:pPr>
        <w:numPr>
          <w:ilvl w:val="0"/>
          <w:numId w:val="34"/>
        </w:numPr>
        <w:rPr>
          <w:rFonts w:asciiTheme="majorHAnsi" w:hAnsiTheme="majorHAnsi" w:cs="Arial"/>
          <w:sz w:val="20"/>
          <w:szCs w:val="20"/>
          <w:rPrChange w:id="4574" w:author="dbecker" w:date="2016-01-07T14:58:00Z">
            <w:rPr>
              <w:rFonts w:ascii="Arial" w:hAnsi="Arial" w:cs="Arial"/>
              <w:sz w:val="20"/>
              <w:szCs w:val="20"/>
            </w:rPr>
          </w:rPrChange>
        </w:rPr>
      </w:pPr>
      <w:r w:rsidRPr="004338A9">
        <w:rPr>
          <w:rFonts w:asciiTheme="majorHAnsi" w:hAnsiTheme="majorHAnsi" w:cs="Arial"/>
          <w:sz w:val="20"/>
          <w:szCs w:val="20"/>
          <w:rPrChange w:id="4575" w:author="dbecker" w:date="2016-01-07T14:58:00Z">
            <w:rPr>
              <w:rFonts w:ascii="Arial" w:hAnsi="Arial" w:cs="Arial"/>
              <w:sz w:val="20"/>
              <w:szCs w:val="20"/>
            </w:rPr>
          </w:rPrChange>
        </w:rPr>
        <w:t>Turn the encoder arming key counterclockwise and remove the key.  This will disarm the encoder.</w:t>
      </w:r>
    </w:p>
    <w:p w:rsidR="009172D9" w:rsidRPr="004338A9" w:rsidRDefault="009172D9" w:rsidP="006C6316">
      <w:pPr>
        <w:ind w:left="720"/>
        <w:jc w:val="center"/>
        <w:rPr>
          <w:rFonts w:asciiTheme="majorHAnsi" w:hAnsiTheme="majorHAnsi" w:cs="Arial"/>
          <w:b/>
          <w:sz w:val="20"/>
          <w:szCs w:val="20"/>
          <w:rPrChange w:id="4576" w:author="dbecker" w:date="2016-01-07T14:58:00Z">
            <w:rPr>
              <w:rFonts w:ascii="Arial" w:hAnsi="Arial" w:cs="Arial"/>
              <w:b/>
              <w:sz w:val="20"/>
              <w:szCs w:val="20"/>
            </w:rPr>
          </w:rPrChange>
        </w:rPr>
      </w:pPr>
    </w:p>
    <w:p w:rsidR="006C6316" w:rsidRPr="004338A9" w:rsidRDefault="009E60BA" w:rsidP="006C6316">
      <w:pPr>
        <w:ind w:left="720"/>
        <w:jc w:val="center"/>
        <w:rPr>
          <w:rFonts w:asciiTheme="majorHAnsi" w:hAnsiTheme="majorHAnsi" w:cs="Arial"/>
          <w:b/>
          <w:sz w:val="20"/>
          <w:szCs w:val="20"/>
          <w:rPrChange w:id="4577" w:author="dbecker" w:date="2016-01-07T14:58:00Z">
            <w:rPr>
              <w:rFonts w:ascii="Arial" w:hAnsi="Arial" w:cs="Arial"/>
              <w:b/>
              <w:sz w:val="20"/>
              <w:szCs w:val="20"/>
            </w:rPr>
          </w:rPrChange>
        </w:rPr>
      </w:pPr>
      <w:r w:rsidRPr="004338A9">
        <w:rPr>
          <w:rFonts w:asciiTheme="majorHAnsi" w:hAnsiTheme="majorHAnsi"/>
          <w:noProof/>
          <w:rPrChange w:id="4578">
            <w:rPr>
              <w:noProof/>
            </w:rPr>
          </w:rPrChange>
        </w:rPr>
        <w:drawing>
          <wp:inline distT="0" distB="0" distL="0" distR="0" wp14:anchorId="07C6783F" wp14:editId="63FFB7A4">
            <wp:extent cx="2082800" cy="15233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82800" cy="1523365"/>
                    </a:xfrm>
                    <a:prstGeom prst="rect">
                      <a:avLst/>
                    </a:prstGeom>
                    <a:noFill/>
                    <a:ln>
                      <a:noFill/>
                    </a:ln>
                  </pic:spPr>
                </pic:pic>
              </a:graphicData>
            </a:graphic>
          </wp:inline>
        </w:drawing>
      </w:r>
    </w:p>
    <w:p w:rsidR="009172D9" w:rsidRPr="004338A9" w:rsidRDefault="009172D9" w:rsidP="00E24CA4">
      <w:pPr>
        <w:rPr>
          <w:rFonts w:asciiTheme="majorHAnsi" w:hAnsiTheme="majorHAnsi" w:cs="Arial"/>
          <w:sz w:val="20"/>
          <w:szCs w:val="20"/>
          <w:rPrChange w:id="4579" w:author="dbecker" w:date="2016-01-07T14:58:00Z">
            <w:rPr>
              <w:rFonts w:ascii="Arial" w:hAnsi="Arial" w:cs="Arial"/>
              <w:sz w:val="20"/>
              <w:szCs w:val="20"/>
            </w:rPr>
          </w:rPrChange>
        </w:rPr>
      </w:pPr>
    </w:p>
    <w:p w:rsidR="009172D9" w:rsidRPr="004338A9" w:rsidRDefault="009172D9" w:rsidP="00E24CA4">
      <w:pPr>
        <w:rPr>
          <w:rFonts w:asciiTheme="majorHAnsi" w:hAnsiTheme="majorHAnsi" w:cs="Arial"/>
          <w:sz w:val="20"/>
          <w:szCs w:val="20"/>
          <w:rPrChange w:id="4580" w:author="dbecker" w:date="2016-01-07T14:58:00Z">
            <w:rPr>
              <w:rFonts w:ascii="Arial" w:hAnsi="Arial" w:cs="Arial"/>
              <w:sz w:val="20"/>
              <w:szCs w:val="20"/>
            </w:rPr>
          </w:rPrChange>
        </w:rPr>
      </w:pPr>
    </w:p>
    <w:p w:rsidR="00E24CA4" w:rsidRPr="004338A9" w:rsidRDefault="006C6316" w:rsidP="009172D9">
      <w:pPr>
        <w:pBdr>
          <w:top w:val="single" w:sz="4" w:space="1" w:color="auto"/>
          <w:left w:val="single" w:sz="4" w:space="4" w:color="auto"/>
          <w:bottom w:val="single" w:sz="4" w:space="1" w:color="auto"/>
          <w:right w:val="single" w:sz="4" w:space="4" w:color="auto"/>
        </w:pBdr>
        <w:shd w:val="clear" w:color="auto" w:fill="E0E0E0"/>
        <w:rPr>
          <w:rFonts w:asciiTheme="majorHAnsi" w:hAnsiTheme="majorHAnsi" w:cs="Arial"/>
          <w:sz w:val="20"/>
          <w:szCs w:val="20"/>
          <w:rPrChange w:id="4581" w:author="dbecker" w:date="2016-01-07T14:58:00Z">
            <w:rPr>
              <w:rFonts w:ascii="Arial" w:hAnsi="Arial" w:cs="Arial"/>
              <w:sz w:val="20"/>
              <w:szCs w:val="20"/>
            </w:rPr>
          </w:rPrChange>
        </w:rPr>
      </w:pPr>
      <w:r w:rsidRPr="004338A9">
        <w:rPr>
          <w:rFonts w:asciiTheme="majorHAnsi" w:hAnsiTheme="majorHAnsi" w:cs="Arial"/>
          <w:sz w:val="20"/>
          <w:szCs w:val="20"/>
          <w:rPrChange w:id="4582" w:author="dbecker" w:date="2016-01-07T14:58:00Z">
            <w:rPr>
              <w:rFonts w:ascii="Arial" w:hAnsi="Arial" w:cs="Arial"/>
              <w:sz w:val="20"/>
              <w:szCs w:val="20"/>
            </w:rPr>
          </w:rPrChange>
        </w:rPr>
        <w:t>NOTE:  This page is designed as an optional “job aid” to assist the siren control operator.  The compass dial layout is arranged to ensure that all 8 PA announcements are completed in each of the prescribed 45° sectors.  The siren control operator should either denote the time each sector announcement is completed, or simply place a checkmark at each position on the compass dial.</w:t>
      </w:r>
    </w:p>
    <w:p w:rsidR="009172D9" w:rsidRPr="004338A9" w:rsidRDefault="009172D9" w:rsidP="009172D9">
      <w:pPr>
        <w:pBdr>
          <w:top w:val="single" w:sz="4" w:space="1" w:color="auto"/>
          <w:left w:val="single" w:sz="4" w:space="4" w:color="auto"/>
          <w:bottom w:val="single" w:sz="4" w:space="1" w:color="auto"/>
          <w:right w:val="single" w:sz="4" w:space="4" w:color="auto"/>
        </w:pBdr>
        <w:shd w:val="clear" w:color="auto" w:fill="E0E0E0"/>
        <w:rPr>
          <w:rFonts w:asciiTheme="majorHAnsi" w:hAnsiTheme="majorHAnsi" w:cs="Arial"/>
          <w:sz w:val="20"/>
          <w:szCs w:val="20"/>
          <w:rPrChange w:id="4583" w:author="dbecker" w:date="2016-01-07T14:58:00Z">
            <w:rPr>
              <w:rFonts w:ascii="Arial" w:hAnsi="Arial" w:cs="Arial"/>
              <w:sz w:val="20"/>
              <w:szCs w:val="20"/>
            </w:rPr>
          </w:rPrChange>
        </w:rPr>
      </w:pPr>
    </w:p>
    <w:p w:rsidR="009172D9" w:rsidRPr="004338A9" w:rsidRDefault="009172D9" w:rsidP="009172D9">
      <w:pPr>
        <w:pBdr>
          <w:top w:val="single" w:sz="4" w:space="1" w:color="auto"/>
          <w:left w:val="single" w:sz="4" w:space="4" w:color="auto"/>
          <w:bottom w:val="single" w:sz="4" w:space="1" w:color="auto"/>
          <w:right w:val="single" w:sz="4" w:space="4" w:color="auto"/>
        </w:pBdr>
        <w:shd w:val="clear" w:color="auto" w:fill="E0E0E0"/>
        <w:rPr>
          <w:rFonts w:asciiTheme="majorHAnsi" w:hAnsiTheme="majorHAnsi" w:cs="Arial"/>
          <w:sz w:val="20"/>
          <w:szCs w:val="20"/>
          <w:rPrChange w:id="4584" w:author="dbecker" w:date="2016-01-07T14:58:00Z">
            <w:rPr>
              <w:rFonts w:ascii="Arial" w:hAnsi="Arial" w:cs="Arial"/>
              <w:sz w:val="20"/>
              <w:szCs w:val="20"/>
            </w:rPr>
          </w:rPrChange>
        </w:rPr>
      </w:pPr>
      <w:r w:rsidRPr="004338A9">
        <w:rPr>
          <w:rFonts w:asciiTheme="majorHAnsi" w:hAnsiTheme="majorHAnsi" w:cs="Arial"/>
          <w:sz w:val="20"/>
          <w:szCs w:val="20"/>
          <w:rPrChange w:id="4585" w:author="dbecker" w:date="2016-01-07T14:58:00Z">
            <w:rPr>
              <w:rFonts w:ascii="Arial" w:hAnsi="Arial" w:cs="Arial"/>
              <w:sz w:val="20"/>
              <w:szCs w:val="20"/>
            </w:rPr>
          </w:rPrChange>
        </w:rPr>
        <w:t>Repeat the steps for a total of 8 public address announcements in sequential order, starting with the sirens pointing in the NORTH direction.</w:t>
      </w:r>
    </w:p>
    <w:p w:rsidR="00E24CA4" w:rsidRPr="004338A9" w:rsidRDefault="00E24CA4" w:rsidP="00E24CA4">
      <w:pPr>
        <w:rPr>
          <w:rFonts w:asciiTheme="majorHAnsi" w:hAnsiTheme="majorHAnsi" w:cs="Arial"/>
          <w:sz w:val="20"/>
          <w:szCs w:val="20"/>
          <w:rPrChange w:id="4586" w:author="dbecker" w:date="2016-01-07T14:58:00Z">
            <w:rPr>
              <w:rFonts w:ascii="Arial" w:hAnsi="Arial" w:cs="Arial"/>
              <w:sz w:val="20"/>
              <w:szCs w:val="20"/>
            </w:rPr>
          </w:rPrChange>
        </w:rPr>
      </w:pPr>
    </w:p>
    <w:p w:rsidR="00E24CA4" w:rsidRPr="004338A9" w:rsidRDefault="00B16CF4" w:rsidP="001F0C08">
      <w:pPr>
        <w:pStyle w:val="Heading2"/>
        <w:ind w:firstLine="180"/>
        <w:rPr>
          <w:rFonts w:asciiTheme="majorHAnsi" w:hAnsiTheme="majorHAnsi"/>
          <w:i w:val="0"/>
          <w:iCs w:val="0"/>
          <w:color w:val="0070C0"/>
          <w:sz w:val="20"/>
          <w:rPrChange w:id="4587" w:author="dbecker" w:date="2016-01-07T14:58:00Z">
            <w:rPr>
              <w:i w:val="0"/>
              <w:iCs w:val="0"/>
              <w:sz w:val="20"/>
            </w:rPr>
          </w:rPrChange>
        </w:rPr>
      </w:pPr>
      <w:bookmarkStart w:id="4588" w:name="_Toc280451018"/>
      <w:bookmarkStart w:id="4589" w:name="_Toc431372844"/>
      <w:r w:rsidRPr="004338A9">
        <w:rPr>
          <w:rFonts w:asciiTheme="majorHAnsi" w:hAnsiTheme="majorHAnsi"/>
          <w:i w:val="0"/>
          <w:iCs w:val="0"/>
          <w:color w:val="0070C0"/>
          <w:sz w:val="20"/>
          <w:rPrChange w:id="4590" w:author="dbecker" w:date="2016-01-07T14:58:00Z">
            <w:rPr>
              <w:i w:val="0"/>
              <w:iCs w:val="0"/>
              <w:sz w:val="20"/>
            </w:rPr>
          </w:rPrChange>
        </w:rPr>
        <w:t>Local Siren Activation Procedure Seabrook Station - Troubleshooting</w:t>
      </w:r>
      <w:bookmarkEnd w:id="4588"/>
      <w:bookmarkEnd w:id="4589"/>
    </w:p>
    <w:p w:rsidR="00E24CA4" w:rsidRPr="004338A9" w:rsidRDefault="00E24CA4" w:rsidP="00E24CA4">
      <w:pPr>
        <w:rPr>
          <w:rFonts w:asciiTheme="majorHAnsi" w:hAnsiTheme="majorHAnsi" w:cs="Arial"/>
          <w:sz w:val="20"/>
          <w:szCs w:val="20"/>
          <w:rPrChange w:id="4591" w:author="dbecker" w:date="2016-01-07T14:58:00Z">
            <w:rPr>
              <w:rFonts w:ascii="Arial" w:hAnsi="Arial" w:cs="Arial"/>
              <w:sz w:val="20"/>
              <w:szCs w:val="20"/>
            </w:rPr>
          </w:rPrChange>
        </w:rPr>
      </w:pPr>
    </w:p>
    <w:p w:rsidR="00576C41" w:rsidRPr="004338A9" w:rsidRDefault="00576C41">
      <w:pPr>
        <w:ind w:left="720" w:hanging="630"/>
        <w:rPr>
          <w:rFonts w:asciiTheme="majorHAnsi" w:hAnsiTheme="majorHAnsi" w:cs="Arial"/>
          <w:sz w:val="20"/>
          <w:szCs w:val="20"/>
          <w:rPrChange w:id="4592" w:author="dbecker" w:date="2016-01-07T14:58:00Z">
            <w:rPr>
              <w:rFonts w:ascii="Arial" w:hAnsi="Arial" w:cs="Arial"/>
              <w:sz w:val="20"/>
              <w:szCs w:val="20"/>
            </w:rPr>
          </w:rPrChange>
        </w:rPr>
        <w:pPrChange w:id="4593" w:author="dbecker" w:date="2015-11-09T13:59:00Z">
          <w:pPr>
            <w:ind w:left="720"/>
          </w:pPr>
        </w:pPrChange>
      </w:pPr>
      <w:r w:rsidRPr="004338A9">
        <w:rPr>
          <w:rFonts w:asciiTheme="majorHAnsi" w:hAnsiTheme="majorHAnsi" w:cs="Arial"/>
          <w:sz w:val="20"/>
          <w:szCs w:val="20"/>
          <w:rPrChange w:id="4594" w:author="dbecker" w:date="2016-01-07T14:58:00Z">
            <w:rPr>
              <w:rFonts w:ascii="Arial" w:hAnsi="Arial" w:cs="Arial"/>
              <w:sz w:val="20"/>
              <w:szCs w:val="20"/>
            </w:rPr>
          </w:rPrChange>
        </w:rPr>
        <w:t>If you encounter difficulty performing any of the activation procedures, perform the following steps:</w:t>
      </w:r>
    </w:p>
    <w:p w:rsidR="00576C41" w:rsidRPr="004338A9" w:rsidRDefault="00576C41" w:rsidP="001F0C08">
      <w:pPr>
        <w:ind w:left="720"/>
        <w:rPr>
          <w:rFonts w:asciiTheme="majorHAnsi" w:hAnsiTheme="majorHAnsi" w:cs="Arial"/>
          <w:sz w:val="20"/>
          <w:szCs w:val="20"/>
          <w:rPrChange w:id="4595" w:author="dbecker" w:date="2016-01-07T14:58:00Z">
            <w:rPr>
              <w:rFonts w:ascii="Arial" w:hAnsi="Arial" w:cs="Arial"/>
              <w:sz w:val="20"/>
              <w:szCs w:val="20"/>
            </w:rPr>
          </w:rPrChange>
        </w:rPr>
      </w:pPr>
    </w:p>
    <w:p w:rsidR="00576C41" w:rsidRPr="004338A9" w:rsidRDefault="00576C41" w:rsidP="001F0C08">
      <w:pPr>
        <w:numPr>
          <w:ilvl w:val="0"/>
          <w:numId w:val="35"/>
        </w:numPr>
        <w:tabs>
          <w:tab w:val="left" w:pos="1080"/>
        </w:tabs>
        <w:ind w:firstLine="0"/>
        <w:rPr>
          <w:rFonts w:asciiTheme="majorHAnsi" w:hAnsiTheme="majorHAnsi" w:cs="Arial"/>
          <w:sz w:val="20"/>
          <w:szCs w:val="20"/>
          <w:rPrChange w:id="4596" w:author="dbecker" w:date="2016-01-07T14:58:00Z">
            <w:rPr>
              <w:rFonts w:ascii="Arial" w:hAnsi="Arial" w:cs="Arial"/>
              <w:sz w:val="20"/>
              <w:szCs w:val="20"/>
            </w:rPr>
          </w:rPrChange>
        </w:rPr>
      </w:pPr>
      <w:r w:rsidRPr="004338A9">
        <w:rPr>
          <w:rFonts w:asciiTheme="majorHAnsi" w:hAnsiTheme="majorHAnsi" w:cs="Arial"/>
          <w:sz w:val="20"/>
          <w:szCs w:val="20"/>
          <w:rPrChange w:id="4597" w:author="dbecker" w:date="2016-01-07T14:58:00Z">
            <w:rPr>
              <w:rFonts w:ascii="Arial" w:hAnsi="Arial" w:cs="Arial"/>
              <w:sz w:val="20"/>
              <w:szCs w:val="20"/>
            </w:rPr>
          </w:rPrChange>
        </w:rPr>
        <w:t>Ensure power is supplied to the encoder, the radio, and the VA-1000</w:t>
      </w:r>
    </w:p>
    <w:p w:rsidR="00576C41" w:rsidRPr="004338A9" w:rsidRDefault="00576C41" w:rsidP="001F0C08">
      <w:pPr>
        <w:numPr>
          <w:ilvl w:val="0"/>
          <w:numId w:val="35"/>
        </w:numPr>
        <w:tabs>
          <w:tab w:val="left" w:pos="1080"/>
        </w:tabs>
        <w:ind w:firstLine="0"/>
        <w:rPr>
          <w:rFonts w:asciiTheme="majorHAnsi" w:hAnsiTheme="majorHAnsi" w:cs="Arial"/>
          <w:sz w:val="20"/>
          <w:szCs w:val="20"/>
          <w:rPrChange w:id="4598" w:author="dbecker" w:date="2016-01-07T14:58:00Z">
            <w:rPr>
              <w:rFonts w:ascii="Arial" w:hAnsi="Arial" w:cs="Arial"/>
              <w:sz w:val="20"/>
              <w:szCs w:val="20"/>
            </w:rPr>
          </w:rPrChange>
        </w:rPr>
      </w:pPr>
      <w:r w:rsidRPr="004338A9">
        <w:rPr>
          <w:rFonts w:asciiTheme="majorHAnsi" w:hAnsiTheme="majorHAnsi" w:cs="Arial"/>
          <w:sz w:val="20"/>
          <w:szCs w:val="20"/>
          <w:rPrChange w:id="4599" w:author="dbecker" w:date="2016-01-07T14:58:00Z">
            <w:rPr>
              <w:rFonts w:ascii="Arial" w:hAnsi="Arial" w:cs="Arial"/>
              <w:sz w:val="20"/>
              <w:szCs w:val="20"/>
            </w:rPr>
          </w:rPrChange>
        </w:rPr>
        <w:t>Ensure the power switches are in the ON position (Observe the power indicator lamps)</w:t>
      </w:r>
    </w:p>
    <w:p w:rsidR="00576C41" w:rsidRPr="004338A9" w:rsidRDefault="00576C41" w:rsidP="001F0C08">
      <w:pPr>
        <w:numPr>
          <w:ilvl w:val="0"/>
          <w:numId w:val="35"/>
        </w:numPr>
        <w:tabs>
          <w:tab w:val="left" w:pos="1080"/>
        </w:tabs>
        <w:ind w:firstLine="0"/>
        <w:rPr>
          <w:rFonts w:asciiTheme="majorHAnsi" w:hAnsiTheme="majorHAnsi" w:cs="Arial"/>
          <w:sz w:val="20"/>
          <w:szCs w:val="20"/>
          <w:rPrChange w:id="4600" w:author="dbecker" w:date="2016-01-07T14:58:00Z">
            <w:rPr>
              <w:rFonts w:ascii="Arial" w:hAnsi="Arial" w:cs="Arial"/>
              <w:sz w:val="20"/>
              <w:szCs w:val="20"/>
            </w:rPr>
          </w:rPrChange>
        </w:rPr>
      </w:pPr>
      <w:r w:rsidRPr="004338A9">
        <w:rPr>
          <w:rFonts w:asciiTheme="majorHAnsi" w:hAnsiTheme="majorHAnsi" w:cs="Arial"/>
          <w:sz w:val="20"/>
          <w:szCs w:val="20"/>
          <w:rPrChange w:id="4601" w:author="dbecker" w:date="2016-01-07T14:58:00Z">
            <w:rPr>
              <w:rFonts w:ascii="Arial" w:hAnsi="Arial" w:cs="Arial"/>
              <w:sz w:val="20"/>
              <w:szCs w:val="20"/>
            </w:rPr>
          </w:rPrChange>
        </w:rPr>
        <w:t>Retry the procedure that you were attempting.</w:t>
      </w:r>
    </w:p>
    <w:p w:rsidR="00576C41" w:rsidRPr="004338A9" w:rsidRDefault="00576C41" w:rsidP="001F0C08">
      <w:pPr>
        <w:numPr>
          <w:ilvl w:val="0"/>
          <w:numId w:val="35"/>
        </w:numPr>
        <w:tabs>
          <w:tab w:val="clear" w:pos="720"/>
        </w:tabs>
        <w:ind w:left="1080"/>
        <w:rPr>
          <w:rFonts w:asciiTheme="majorHAnsi" w:hAnsiTheme="majorHAnsi" w:cs="Arial"/>
          <w:sz w:val="20"/>
          <w:szCs w:val="20"/>
          <w:rPrChange w:id="4602" w:author="dbecker" w:date="2016-01-07T14:58:00Z">
            <w:rPr>
              <w:rFonts w:ascii="Arial" w:hAnsi="Arial" w:cs="Arial"/>
              <w:sz w:val="20"/>
              <w:szCs w:val="20"/>
            </w:rPr>
          </w:rPrChange>
        </w:rPr>
      </w:pPr>
      <w:r w:rsidRPr="004338A9">
        <w:rPr>
          <w:rFonts w:asciiTheme="majorHAnsi" w:hAnsiTheme="majorHAnsi" w:cs="Arial"/>
          <w:sz w:val="20"/>
          <w:szCs w:val="20"/>
          <w:rPrChange w:id="4603" w:author="dbecker" w:date="2016-01-07T14:58:00Z">
            <w:rPr>
              <w:rFonts w:ascii="Arial" w:hAnsi="Arial" w:cs="Arial"/>
              <w:sz w:val="20"/>
              <w:szCs w:val="20"/>
            </w:rPr>
          </w:rPrChange>
        </w:rPr>
        <w:t>If Step 3 actions fail to correct the problem, contact ESF#2 Communications and Alerting at the HSEM SEOC. (223-3689)</w:t>
      </w:r>
    </w:p>
    <w:p w:rsidR="00576C41" w:rsidRPr="004338A9" w:rsidRDefault="00576C41" w:rsidP="001F0C08">
      <w:pPr>
        <w:numPr>
          <w:ilvl w:val="0"/>
          <w:numId w:val="35"/>
        </w:numPr>
        <w:tabs>
          <w:tab w:val="clear" w:pos="720"/>
          <w:tab w:val="num" w:pos="1080"/>
        </w:tabs>
        <w:ind w:left="1080"/>
        <w:rPr>
          <w:rFonts w:asciiTheme="majorHAnsi" w:hAnsiTheme="majorHAnsi" w:cs="Arial"/>
          <w:b/>
          <w:sz w:val="20"/>
          <w:szCs w:val="20"/>
          <w:rPrChange w:id="4604" w:author="dbecker" w:date="2016-01-07T14:58:00Z">
            <w:rPr>
              <w:rFonts w:ascii="Arial" w:hAnsi="Arial" w:cs="Arial"/>
              <w:b/>
              <w:sz w:val="20"/>
              <w:szCs w:val="20"/>
            </w:rPr>
          </w:rPrChange>
        </w:rPr>
      </w:pPr>
      <w:r w:rsidRPr="004338A9">
        <w:rPr>
          <w:rFonts w:asciiTheme="majorHAnsi" w:hAnsiTheme="majorHAnsi" w:cs="Arial"/>
          <w:sz w:val="20"/>
          <w:szCs w:val="20"/>
          <w:rPrChange w:id="4605" w:author="dbecker" w:date="2016-01-07T14:58:00Z">
            <w:rPr>
              <w:rFonts w:ascii="Arial" w:hAnsi="Arial" w:cs="Arial"/>
              <w:sz w:val="20"/>
              <w:szCs w:val="20"/>
            </w:rPr>
          </w:rPrChange>
        </w:rPr>
        <w:t>Report the failure of the siren activation equipment to activate the sirens in your municipality</w:t>
      </w:r>
      <w:r w:rsidRPr="004338A9">
        <w:rPr>
          <w:rFonts w:asciiTheme="majorHAnsi" w:hAnsiTheme="majorHAnsi" w:cs="Arial"/>
          <w:b/>
          <w:sz w:val="20"/>
          <w:szCs w:val="20"/>
          <w:rPrChange w:id="4606" w:author="dbecker" w:date="2016-01-07T14:58:00Z">
            <w:rPr>
              <w:rFonts w:ascii="Arial" w:hAnsi="Arial" w:cs="Arial"/>
              <w:b/>
              <w:sz w:val="20"/>
              <w:szCs w:val="20"/>
            </w:rPr>
          </w:rPrChange>
        </w:rPr>
        <w:t>.  DO</w:t>
      </w:r>
      <w:r w:rsidRPr="004338A9">
        <w:rPr>
          <w:rFonts w:asciiTheme="majorHAnsi" w:hAnsiTheme="majorHAnsi" w:cs="Arial"/>
          <w:sz w:val="20"/>
          <w:szCs w:val="20"/>
          <w:rPrChange w:id="4607" w:author="dbecker" w:date="2016-01-07T14:58:00Z">
            <w:rPr>
              <w:rFonts w:ascii="Arial" w:hAnsi="Arial" w:cs="Arial"/>
              <w:sz w:val="20"/>
              <w:szCs w:val="20"/>
            </w:rPr>
          </w:rPrChange>
        </w:rPr>
        <w:t xml:space="preserve"> </w:t>
      </w:r>
      <w:r w:rsidRPr="004338A9">
        <w:rPr>
          <w:rFonts w:asciiTheme="majorHAnsi" w:hAnsiTheme="majorHAnsi" w:cs="Arial"/>
          <w:b/>
          <w:sz w:val="20"/>
          <w:szCs w:val="20"/>
          <w:rPrChange w:id="4608" w:author="dbecker" w:date="2016-01-07T14:58:00Z">
            <w:rPr>
              <w:rFonts w:ascii="Arial" w:hAnsi="Arial" w:cs="Arial"/>
              <w:b/>
              <w:sz w:val="20"/>
              <w:szCs w:val="20"/>
            </w:rPr>
          </w:rPrChange>
        </w:rPr>
        <w:t>NOT CALL SEABROOK STATION.</w:t>
      </w:r>
    </w:p>
    <w:p w:rsidR="00576C41" w:rsidRPr="004338A9" w:rsidRDefault="00576C41" w:rsidP="00576C41">
      <w:pPr>
        <w:rPr>
          <w:rFonts w:asciiTheme="majorHAnsi" w:hAnsiTheme="majorHAnsi" w:cs="Arial"/>
          <w:b/>
          <w:sz w:val="20"/>
          <w:szCs w:val="20"/>
          <w:rPrChange w:id="4609" w:author="dbecker" w:date="2016-01-07T14:58:00Z">
            <w:rPr>
              <w:rFonts w:ascii="Arial" w:hAnsi="Arial" w:cs="Arial"/>
              <w:b/>
              <w:sz w:val="20"/>
              <w:szCs w:val="20"/>
            </w:rPr>
          </w:rPrChange>
        </w:rPr>
      </w:pPr>
    </w:p>
    <w:p w:rsidR="00576C41" w:rsidRPr="004338A9" w:rsidRDefault="00576C41" w:rsidP="00576C41">
      <w:pPr>
        <w:pBdr>
          <w:top w:val="single" w:sz="4" w:space="1" w:color="auto"/>
          <w:left w:val="single" w:sz="4" w:space="0" w:color="auto"/>
          <w:right w:val="single" w:sz="4" w:space="4" w:color="auto"/>
        </w:pBdr>
        <w:shd w:val="clear" w:color="auto" w:fill="E0E0E0"/>
        <w:ind w:left="540"/>
        <w:rPr>
          <w:rFonts w:asciiTheme="majorHAnsi" w:hAnsiTheme="majorHAnsi" w:cs="Arial"/>
          <w:sz w:val="20"/>
          <w:szCs w:val="20"/>
          <w:rPrChange w:id="4610" w:author="dbecker" w:date="2016-01-07T14:58:00Z">
            <w:rPr>
              <w:rFonts w:ascii="Arial" w:hAnsi="Arial" w:cs="Arial"/>
              <w:sz w:val="20"/>
              <w:szCs w:val="20"/>
            </w:rPr>
          </w:rPrChange>
        </w:rPr>
      </w:pPr>
      <w:r w:rsidRPr="004338A9">
        <w:rPr>
          <w:rFonts w:asciiTheme="majorHAnsi" w:hAnsiTheme="majorHAnsi" w:cs="Arial"/>
          <w:sz w:val="20"/>
          <w:szCs w:val="20"/>
          <w:rPrChange w:id="4611" w:author="dbecker" w:date="2016-01-07T14:58:00Z">
            <w:rPr>
              <w:rFonts w:ascii="Arial" w:hAnsi="Arial" w:cs="Arial"/>
              <w:sz w:val="20"/>
              <w:szCs w:val="20"/>
            </w:rPr>
          </w:rPrChange>
        </w:rPr>
        <w:t>NOTE:  HSEM will direct the backup activation of the siren system through one of the following alternate control points:</w:t>
      </w:r>
    </w:p>
    <w:p w:rsidR="00576C41" w:rsidRPr="004338A9" w:rsidRDefault="00576C41" w:rsidP="00576C41">
      <w:pPr>
        <w:numPr>
          <w:ilvl w:val="1"/>
          <w:numId w:val="35"/>
        </w:numPr>
        <w:pBdr>
          <w:left w:val="single" w:sz="4" w:space="28" w:color="auto"/>
          <w:bottom w:val="single" w:sz="4" w:space="1" w:color="auto"/>
          <w:right w:val="single" w:sz="4" w:space="4" w:color="auto"/>
        </w:pBdr>
        <w:shd w:val="clear" w:color="auto" w:fill="E0E0E0"/>
        <w:rPr>
          <w:rFonts w:asciiTheme="majorHAnsi" w:hAnsiTheme="majorHAnsi" w:cs="Arial"/>
          <w:sz w:val="20"/>
          <w:szCs w:val="20"/>
          <w:rPrChange w:id="4612" w:author="dbecker" w:date="2016-01-07T14:58:00Z">
            <w:rPr>
              <w:rFonts w:ascii="Arial" w:hAnsi="Arial" w:cs="Arial"/>
              <w:sz w:val="20"/>
              <w:szCs w:val="20"/>
            </w:rPr>
          </w:rPrChange>
        </w:rPr>
      </w:pPr>
      <w:r w:rsidRPr="004338A9">
        <w:rPr>
          <w:rFonts w:asciiTheme="majorHAnsi" w:hAnsiTheme="majorHAnsi" w:cs="Arial"/>
          <w:sz w:val="20"/>
          <w:szCs w:val="20"/>
          <w:rPrChange w:id="4613" w:author="dbecker" w:date="2016-01-07T14:58:00Z">
            <w:rPr>
              <w:rFonts w:ascii="Arial" w:hAnsi="Arial" w:cs="Arial"/>
              <w:sz w:val="20"/>
              <w:szCs w:val="20"/>
            </w:rPr>
          </w:rPrChange>
        </w:rPr>
        <w:t>Rockingham County Dispatch Center Dispatcher</w:t>
      </w:r>
    </w:p>
    <w:p w:rsidR="00576C41" w:rsidRPr="004338A9" w:rsidRDefault="00576C41" w:rsidP="00576C41">
      <w:pPr>
        <w:numPr>
          <w:ilvl w:val="1"/>
          <w:numId w:val="35"/>
        </w:numPr>
        <w:pBdr>
          <w:left w:val="single" w:sz="4" w:space="28" w:color="auto"/>
          <w:bottom w:val="single" w:sz="4" w:space="1" w:color="auto"/>
          <w:right w:val="single" w:sz="4" w:space="4" w:color="auto"/>
        </w:pBdr>
        <w:shd w:val="clear" w:color="auto" w:fill="E0E0E0"/>
        <w:rPr>
          <w:rFonts w:asciiTheme="majorHAnsi" w:hAnsiTheme="majorHAnsi" w:cs="Arial"/>
          <w:sz w:val="20"/>
          <w:szCs w:val="20"/>
          <w:rPrChange w:id="4614" w:author="dbecker" w:date="2016-01-07T14:58:00Z">
            <w:rPr>
              <w:rFonts w:ascii="Arial" w:hAnsi="Arial" w:cs="Arial"/>
              <w:sz w:val="20"/>
              <w:szCs w:val="20"/>
            </w:rPr>
          </w:rPrChange>
        </w:rPr>
      </w:pPr>
      <w:r w:rsidRPr="004338A9">
        <w:rPr>
          <w:rFonts w:asciiTheme="majorHAnsi" w:hAnsiTheme="majorHAnsi" w:cs="Arial"/>
          <w:sz w:val="20"/>
          <w:szCs w:val="20"/>
          <w:rPrChange w:id="4615" w:author="dbecker" w:date="2016-01-07T14:58:00Z">
            <w:rPr>
              <w:rFonts w:ascii="Arial" w:hAnsi="Arial" w:cs="Arial"/>
              <w:sz w:val="20"/>
              <w:szCs w:val="20"/>
            </w:rPr>
          </w:rPrChange>
        </w:rPr>
        <w:t>State Police Troop A Dispatcher</w:t>
      </w:r>
    </w:p>
    <w:p w:rsidR="00576C41" w:rsidRPr="004338A9" w:rsidRDefault="00576C41" w:rsidP="00576C41">
      <w:pPr>
        <w:numPr>
          <w:ilvl w:val="1"/>
          <w:numId w:val="35"/>
        </w:numPr>
        <w:pBdr>
          <w:left w:val="single" w:sz="4" w:space="28" w:color="auto"/>
          <w:bottom w:val="single" w:sz="4" w:space="1" w:color="auto"/>
          <w:right w:val="single" w:sz="4" w:space="4" w:color="auto"/>
        </w:pBdr>
        <w:shd w:val="clear" w:color="auto" w:fill="E0E0E0"/>
        <w:rPr>
          <w:rFonts w:asciiTheme="majorHAnsi" w:hAnsiTheme="majorHAnsi" w:cs="Arial"/>
          <w:sz w:val="20"/>
          <w:szCs w:val="20"/>
          <w:rPrChange w:id="4616" w:author="dbecker" w:date="2016-01-07T14:58:00Z">
            <w:rPr>
              <w:rFonts w:ascii="Arial" w:hAnsi="Arial" w:cs="Arial"/>
              <w:sz w:val="20"/>
              <w:szCs w:val="20"/>
            </w:rPr>
          </w:rPrChange>
        </w:rPr>
      </w:pPr>
      <w:r w:rsidRPr="004338A9">
        <w:rPr>
          <w:rFonts w:asciiTheme="majorHAnsi" w:hAnsiTheme="majorHAnsi" w:cs="Arial"/>
          <w:sz w:val="20"/>
          <w:szCs w:val="20"/>
          <w:rPrChange w:id="4617" w:author="dbecker" w:date="2016-01-07T14:58:00Z">
            <w:rPr>
              <w:rFonts w:ascii="Arial" w:hAnsi="Arial" w:cs="Arial"/>
              <w:sz w:val="20"/>
              <w:szCs w:val="20"/>
            </w:rPr>
          </w:rPrChange>
        </w:rPr>
        <w:t>HSEM – ESF#2 Communications and Alerting</w:t>
      </w:r>
    </w:p>
    <w:p w:rsidR="001F0C08" w:rsidRPr="004338A9" w:rsidRDefault="004913A6" w:rsidP="001F0C08">
      <w:pPr>
        <w:rPr>
          <w:rFonts w:asciiTheme="majorHAnsi" w:hAnsiTheme="majorHAnsi"/>
          <w:rPrChange w:id="4618" w:author="dbecker" w:date="2016-01-07T14:58:00Z">
            <w:rPr/>
          </w:rPrChange>
        </w:rPr>
      </w:pPr>
      <w:r w:rsidRPr="004338A9">
        <w:rPr>
          <w:rFonts w:asciiTheme="majorHAnsi" w:hAnsiTheme="majorHAnsi"/>
          <w:rPrChange w:id="4619" w:author="dbecker" w:date="2016-01-07T14:58:00Z">
            <w:rPr/>
          </w:rPrChange>
        </w:rPr>
        <w:t xml:space="preserve"> </w:t>
      </w:r>
    </w:p>
    <w:p w:rsidR="004913A6" w:rsidRPr="004338A9" w:rsidRDefault="004913A6" w:rsidP="001F0C08">
      <w:pPr>
        <w:rPr>
          <w:rFonts w:asciiTheme="majorHAnsi" w:hAnsiTheme="majorHAnsi" w:cs="Arial"/>
          <w:b/>
          <w:color w:val="0070C0"/>
          <w:sz w:val="20"/>
          <w:szCs w:val="20"/>
          <w:rPrChange w:id="4620" w:author="dbecker" w:date="2016-01-07T14:58:00Z">
            <w:rPr>
              <w:rFonts w:ascii="Arial" w:hAnsi="Arial" w:cs="Arial"/>
              <w:b/>
              <w:sz w:val="20"/>
              <w:szCs w:val="20"/>
            </w:rPr>
          </w:rPrChange>
        </w:rPr>
      </w:pPr>
      <w:r w:rsidRPr="004338A9">
        <w:rPr>
          <w:rFonts w:asciiTheme="majorHAnsi" w:hAnsiTheme="majorHAnsi"/>
          <w:color w:val="0070C0"/>
          <w:rPrChange w:id="4621" w:author="dbecker" w:date="2016-01-07T14:58:00Z">
            <w:rPr/>
          </w:rPrChange>
        </w:rPr>
        <w:t xml:space="preserve"> </w:t>
      </w:r>
      <w:r w:rsidRPr="004338A9">
        <w:rPr>
          <w:rFonts w:asciiTheme="majorHAnsi" w:hAnsiTheme="majorHAnsi" w:cs="Arial"/>
          <w:b/>
          <w:color w:val="0070C0"/>
          <w:sz w:val="20"/>
          <w:szCs w:val="20"/>
          <w:rPrChange w:id="4622" w:author="dbecker" w:date="2016-01-07T14:58:00Z">
            <w:rPr>
              <w:rFonts w:ascii="Arial" w:hAnsi="Arial" w:cs="Arial"/>
              <w:b/>
              <w:sz w:val="20"/>
              <w:szCs w:val="20"/>
            </w:rPr>
          </w:rPrChange>
        </w:rPr>
        <w:t>Individual Town Siren (Seabrook Station)</w:t>
      </w:r>
    </w:p>
    <w:p w:rsidR="001F0C08" w:rsidRPr="004338A9" w:rsidRDefault="001F0C08" w:rsidP="001F0C08">
      <w:pPr>
        <w:rPr>
          <w:rFonts w:asciiTheme="majorHAnsi" w:hAnsiTheme="majorHAnsi" w:cs="Arial"/>
          <w:b/>
          <w:sz w:val="20"/>
          <w:szCs w:val="20"/>
          <w:rPrChange w:id="4623" w:author="dbecker" w:date="2016-01-07T14:58:00Z">
            <w:rPr>
              <w:rFonts w:ascii="Arial" w:hAnsi="Arial" w:cs="Arial"/>
              <w:b/>
              <w:sz w:val="20"/>
              <w:szCs w:val="20"/>
            </w:rPr>
          </w:rPrChange>
        </w:rPr>
      </w:pPr>
    </w:p>
    <w:p w:rsidR="004913A6" w:rsidRPr="004338A9" w:rsidRDefault="004913A6" w:rsidP="00770D3A">
      <w:pPr>
        <w:pStyle w:val="BodyText"/>
        <w:tabs>
          <w:tab w:val="clear" w:pos="720"/>
          <w:tab w:val="left" w:pos="90"/>
        </w:tabs>
        <w:spacing w:line="240" w:lineRule="auto"/>
        <w:ind w:left="90"/>
        <w:jc w:val="both"/>
        <w:rPr>
          <w:rFonts w:asciiTheme="majorHAnsi" w:hAnsiTheme="majorHAnsi"/>
          <w:sz w:val="20"/>
          <w:rPrChange w:id="4624" w:author="dbecker" w:date="2016-01-07T14:58:00Z">
            <w:rPr>
              <w:rFonts w:ascii="Arial" w:hAnsi="Arial"/>
              <w:sz w:val="20"/>
            </w:rPr>
          </w:rPrChange>
        </w:rPr>
      </w:pPr>
      <w:r w:rsidRPr="004338A9">
        <w:rPr>
          <w:rFonts w:asciiTheme="majorHAnsi" w:hAnsiTheme="majorHAnsi"/>
          <w:sz w:val="20"/>
          <w:rPrChange w:id="4625" w:author="dbecker" w:date="2016-01-07T14:58:00Z">
            <w:rPr>
              <w:rFonts w:ascii="Arial" w:hAnsi="Arial"/>
              <w:sz w:val="20"/>
            </w:rPr>
          </w:rPrChange>
        </w:rPr>
        <w:t>These procedures are used to activate an individual siren in a specific town.  Implementation of this siren activation procedure must be authorized by the Emergency Management Director of the town in which the siren is located, or by another town official designated by the Emergency Management Director to request activation of the siren.  A local request for activation of an individual siren may be made only for a local emergency or for a scheduled test of the siren.  The authorization must be verified by call back to the town official requesting the activation if it is received by non-secure means (i.e., commercial telephone).</w:t>
      </w:r>
    </w:p>
    <w:p w:rsidR="004913A6" w:rsidRPr="004338A9" w:rsidRDefault="004913A6" w:rsidP="00770D3A">
      <w:pPr>
        <w:tabs>
          <w:tab w:val="left" w:pos="0"/>
          <w:tab w:val="left" w:pos="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
        <w:jc w:val="both"/>
        <w:rPr>
          <w:rFonts w:asciiTheme="majorHAnsi" w:hAnsiTheme="majorHAnsi"/>
          <w:spacing w:val="-3"/>
          <w:rPrChange w:id="4626" w:author="dbecker" w:date="2016-01-07T14:58:00Z">
            <w:rPr>
              <w:rFonts w:ascii="Arial" w:hAnsi="Arial"/>
              <w:spacing w:val="-3"/>
            </w:rPr>
          </w:rPrChange>
        </w:rPr>
      </w:pPr>
      <w:r w:rsidRPr="004338A9">
        <w:rPr>
          <w:rFonts w:asciiTheme="majorHAnsi" w:hAnsiTheme="majorHAnsi"/>
          <w:spacing w:val="-3"/>
          <w:rPrChange w:id="4627" w:author="dbecker" w:date="2016-01-07T14:58:00Z">
            <w:rPr>
              <w:rFonts w:ascii="Arial" w:hAnsi="Arial"/>
              <w:spacing w:val="-3"/>
            </w:rPr>
          </w:rPrChange>
        </w:rPr>
        <w:tab/>
      </w:r>
    </w:p>
    <w:p w:rsidR="004913A6" w:rsidRPr="004338A9" w:rsidRDefault="004913A6" w:rsidP="00770D3A">
      <w:pPr>
        <w:tabs>
          <w:tab w:val="left" w:pos="0"/>
          <w:tab w:val="left" w:pos="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
        <w:jc w:val="both"/>
        <w:rPr>
          <w:rFonts w:asciiTheme="majorHAnsi" w:hAnsiTheme="majorHAnsi"/>
          <w:spacing w:val="-3"/>
          <w:rPrChange w:id="4628" w:author="dbecker" w:date="2016-01-07T14:58:00Z">
            <w:rPr>
              <w:rFonts w:ascii="Arial" w:hAnsi="Arial"/>
              <w:spacing w:val="-3"/>
            </w:rPr>
          </w:rPrChange>
        </w:rPr>
      </w:pPr>
      <w:r w:rsidRPr="004338A9">
        <w:rPr>
          <w:rFonts w:asciiTheme="majorHAnsi" w:hAnsiTheme="majorHAnsi"/>
          <w:spacing w:val="-3"/>
          <w:sz w:val="20"/>
          <w:szCs w:val="20"/>
          <w:rPrChange w:id="4629" w:author="dbecker" w:date="2016-01-07T14:58:00Z">
            <w:rPr>
              <w:rFonts w:ascii="Arial" w:hAnsi="Arial"/>
              <w:spacing w:val="-3"/>
              <w:sz w:val="20"/>
              <w:szCs w:val="20"/>
            </w:rPr>
          </w:rPrChange>
        </w:rPr>
        <w:t xml:space="preserve">Activation of an individual siren may </w:t>
      </w:r>
      <w:r w:rsidRPr="004338A9">
        <w:rPr>
          <w:rFonts w:asciiTheme="majorHAnsi" w:hAnsiTheme="majorHAnsi"/>
          <w:spacing w:val="-3"/>
          <w:sz w:val="20"/>
          <w:szCs w:val="20"/>
          <w:u w:val="single"/>
          <w:rPrChange w:id="4630" w:author="dbecker" w:date="2016-01-07T14:58:00Z">
            <w:rPr>
              <w:rFonts w:ascii="Arial" w:hAnsi="Arial"/>
              <w:spacing w:val="-3"/>
              <w:sz w:val="20"/>
              <w:szCs w:val="20"/>
              <w:u w:val="single"/>
            </w:rPr>
          </w:rPrChange>
        </w:rPr>
        <w:t xml:space="preserve">not </w:t>
      </w:r>
      <w:r w:rsidRPr="004338A9">
        <w:rPr>
          <w:rFonts w:asciiTheme="majorHAnsi" w:hAnsiTheme="majorHAnsi"/>
          <w:spacing w:val="-3"/>
          <w:sz w:val="20"/>
          <w:szCs w:val="20"/>
          <w:rPrChange w:id="4631" w:author="dbecker" w:date="2016-01-07T14:58:00Z">
            <w:rPr>
              <w:rFonts w:ascii="Arial" w:hAnsi="Arial"/>
              <w:spacing w:val="-3"/>
              <w:sz w:val="20"/>
              <w:szCs w:val="20"/>
            </w:rPr>
          </w:rPrChange>
        </w:rPr>
        <w:t>utilize the Alert (ALRT) warning tone. The ALRT warning tone is reserved for a Seabrook Station emergency.  Use of the ALRT warning tone must be authorized by New Hampshire Homeland Security and Emergency Management</w:t>
      </w:r>
      <w:r w:rsidRPr="004338A9">
        <w:rPr>
          <w:rFonts w:asciiTheme="majorHAnsi" w:hAnsiTheme="majorHAnsi"/>
          <w:spacing w:val="-3"/>
          <w:rPrChange w:id="4632" w:author="dbecker" w:date="2016-01-07T14:58:00Z">
            <w:rPr>
              <w:rFonts w:ascii="Arial" w:hAnsi="Arial"/>
              <w:spacing w:val="-3"/>
            </w:rPr>
          </w:rPrChange>
        </w:rPr>
        <w:t>.</w:t>
      </w:r>
    </w:p>
    <w:p w:rsidR="004913A6" w:rsidRPr="004338A9" w:rsidRDefault="004913A6" w:rsidP="00AD663D">
      <w:pPr>
        <w:numPr>
          <w:ilvl w:val="0"/>
          <w:numId w:val="67"/>
        </w:numPr>
        <w:tabs>
          <w:tab w:val="clear" w:pos="720"/>
          <w:tab w:val="left" w:pos="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170" w:hanging="540"/>
        <w:jc w:val="both"/>
        <w:rPr>
          <w:rFonts w:asciiTheme="majorHAnsi" w:hAnsiTheme="majorHAnsi"/>
          <w:spacing w:val="-3"/>
          <w:sz w:val="20"/>
          <w:szCs w:val="20"/>
          <w:rPrChange w:id="4633" w:author="dbecker" w:date="2016-01-07T14:58:00Z">
            <w:rPr>
              <w:rFonts w:ascii="Arial" w:hAnsi="Arial"/>
              <w:spacing w:val="-3"/>
              <w:sz w:val="20"/>
              <w:szCs w:val="20"/>
            </w:rPr>
          </w:rPrChange>
        </w:rPr>
      </w:pPr>
      <w:r w:rsidRPr="004338A9">
        <w:rPr>
          <w:rFonts w:asciiTheme="majorHAnsi" w:hAnsiTheme="majorHAnsi"/>
          <w:spacing w:val="-3"/>
          <w:sz w:val="20"/>
          <w:szCs w:val="20"/>
          <w:rPrChange w:id="4634" w:author="dbecker" w:date="2016-01-07T14:58:00Z">
            <w:rPr>
              <w:rFonts w:ascii="Arial" w:hAnsi="Arial"/>
              <w:spacing w:val="-3"/>
              <w:sz w:val="20"/>
              <w:szCs w:val="20"/>
            </w:rPr>
          </w:rPrChange>
        </w:rPr>
        <w:t>Monitor the radio frequency by turning up the volume on the remote.  Verify that there is no communica</w:t>
      </w:r>
      <w:r w:rsidRPr="004338A9">
        <w:rPr>
          <w:rFonts w:asciiTheme="majorHAnsi" w:hAnsiTheme="majorHAnsi"/>
          <w:spacing w:val="-3"/>
          <w:sz w:val="20"/>
          <w:szCs w:val="20"/>
          <w:rPrChange w:id="4635" w:author="dbecker" w:date="2016-01-07T14:58:00Z">
            <w:rPr>
              <w:rFonts w:ascii="Arial" w:hAnsi="Arial"/>
              <w:spacing w:val="-3"/>
              <w:sz w:val="20"/>
              <w:szCs w:val="20"/>
            </w:rPr>
          </w:rPrChange>
        </w:rPr>
        <w:softHyphen/>
        <w:t>tion or tones being trans</w:t>
      </w:r>
      <w:r w:rsidRPr="004338A9">
        <w:rPr>
          <w:rFonts w:asciiTheme="majorHAnsi" w:hAnsiTheme="majorHAnsi"/>
          <w:spacing w:val="-3"/>
          <w:sz w:val="20"/>
          <w:szCs w:val="20"/>
          <w:rPrChange w:id="4636" w:author="dbecker" w:date="2016-01-07T14:58:00Z">
            <w:rPr>
              <w:rFonts w:ascii="Arial" w:hAnsi="Arial"/>
              <w:spacing w:val="-3"/>
              <w:sz w:val="20"/>
              <w:szCs w:val="20"/>
            </w:rPr>
          </w:rPrChange>
        </w:rPr>
        <w:softHyphen/>
        <w:t>mitted on the channel before sending the tones.</w:t>
      </w:r>
    </w:p>
    <w:p w:rsidR="004913A6" w:rsidRPr="004338A9" w:rsidRDefault="004913A6" w:rsidP="00AD663D">
      <w:pPr>
        <w:numPr>
          <w:ilvl w:val="0"/>
          <w:numId w:val="67"/>
        </w:numPr>
        <w:tabs>
          <w:tab w:val="clear" w:pos="720"/>
          <w:tab w:val="left" w:pos="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170" w:hanging="540"/>
        <w:jc w:val="both"/>
        <w:rPr>
          <w:rFonts w:asciiTheme="majorHAnsi" w:hAnsiTheme="majorHAnsi"/>
          <w:spacing w:val="-3"/>
          <w:sz w:val="20"/>
          <w:szCs w:val="20"/>
          <w:rPrChange w:id="4637" w:author="dbecker" w:date="2016-01-07T14:58:00Z">
            <w:rPr>
              <w:rFonts w:ascii="Arial" w:hAnsi="Arial"/>
              <w:spacing w:val="-3"/>
              <w:sz w:val="20"/>
              <w:szCs w:val="20"/>
            </w:rPr>
          </w:rPrChange>
        </w:rPr>
      </w:pPr>
      <w:r w:rsidRPr="004338A9">
        <w:rPr>
          <w:rFonts w:asciiTheme="majorHAnsi" w:hAnsiTheme="majorHAnsi"/>
          <w:spacing w:val="-3"/>
          <w:sz w:val="20"/>
          <w:szCs w:val="20"/>
          <w:rPrChange w:id="4638" w:author="dbecker" w:date="2016-01-07T14:58:00Z">
            <w:rPr>
              <w:rFonts w:ascii="Arial" w:hAnsi="Arial"/>
              <w:spacing w:val="-3"/>
              <w:sz w:val="20"/>
              <w:szCs w:val="20"/>
            </w:rPr>
          </w:rPrChange>
        </w:rPr>
        <w:t>Verify on the radio remote that F1 is selected as indicated by the light illuminated next to F1. If the F2 light is illuminated, switch to F1.</w:t>
      </w:r>
    </w:p>
    <w:p w:rsidR="004913A6" w:rsidRPr="004338A9" w:rsidRDefault="004913A6" w:rsidP="00AD663D">
      <w:pPr>
        <w:numPr>
          <w:ilvl w:val="0"/>
          <w:numId w:val="67"/>
        </w:numPr>
        <w:tabs>
          <w:tab w:val="clear" w:pos="720"/>
          <w:tab w:val="left" w:pos="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170" w:hanging="540"/>
        <w:jc w:val="both"/>
        <w:rPr>
          <w:ins w:id="4639" w:author="Richards, Alexander" w:date="2015-10-14T12:16:00Z"/>
          <w:rFonts w:asciiTheme="majorHAnsi" w:hAnsiTheme="majorHAnsi"/>
          <w:spacing w:val="-3"/>
          <w:sz w:val="20"/>
          <w:szCs w:val="20"/>
          <w:rPrChange w:id="4640" w:author="dbecker" w:date="2016-01-07T14:58:00Z">
            <w:rPr>
              <w:ins w:id="4641" w:author="Richards, Alexander" w:date="2015-10-14T12:16:00Z"/>
              <w:rFonts w:ascii="Arial" w:hAnsi="Arial"/>
              <w:spacing w:val="-3"/>
              <w:sz w:val="20"/>
              <w:szCs w:val="20"/>
            </w:rPr>
          </w:rPrChange>
        </w:rPr>
      </w:pPr>
      <w:r w:rsidRPr="004338A9">
        <w:rPr>
          <w:rFonts w:asciiTheme="majorHAnsi" w:hAnsiTheme="majorHAnsi"/>
          <w:spacing w:val="-3"/>
          <w:sz w:val="20"/>
          <w:szCs w:val="20"/>
          <w:rPrChange w:id="4642" w:author="dbecker" w:date="2016-01-07T14:58:00Z">
            <w:rPr>
              <w:rFonts w:ascii="Arial" w:hAnsi="Arial"/>
              <w:spacing w:val="-3"/>
              <w:sz w:val="20"/>
              <w:szCs w:val="20"/>
            </w:rPr>
          </w:rPrChange>
        </w:rPr>
        <w:t>Obtain the correct town code from the following list:</w:t>
      </w:r>
    </w:p>
    <w:p w:rsidR="00B43F25" w:rsidRPr="004338A9" w:rsidRDefault="00B43F25">
      <w:pPr>
        <w:tabs>
          <w:tab w:val="left" w:pos="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170" w:hanging="540"/>
        <w:jc w:val="both"/>
        <w:rPr>
          <w:ins w:id="4643" w:author="Richards, Alexander" w:date="2015-10-14T12:16:00Z"/>
          <w:rFonts w:asciiTheme="majorHAnsi" w:hAnsiTheme="majorHAnsi"/>
          <w:spacing w:val="-3"/>
          <w:sz w:val="20"/>
          <w:szCs w:val="20"/>
          <w:rPrChange w:id="4644" w:author="dbecker" w:date="2016-01-07T14:58:00Z">
            <w:rPr>
              <w:ins w:id="4645" w:author="Richards, Alexander" w:date="2015-10-14T12:16:00Z"/>
              <w:rFonts w:ascii="Arial" w:hAnsi="Arial"/>
              <w:spacing w:val="-3"/>
              <w:sz w:val="20"/>
              <w:szCs w:val="20"/>
            </w:rPr>
          </w:rPrChange>
        </w:rPr>
        <w:pPrChange w:id="4646" w:author="Richards, Alexander" w:date="2015-10-14T12:16:00Z">
          <w:pPr>
            <w:numPr>
              <w:numId w:val="67"/>
            </w:numPr>
            <w:tabs>
              <w:tab w:val="left" w:pos="0"/>
              <w:tab w:val="num" w:pos="720"/>
              <w:tab w:val="num"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260" w:hanging="360"/>
            <w:jc w:val="both"/>
          </w:pPr>
        </w:pPrChange>
      </w:pPr>
    </w:p>
    <w:p w:rsidR="00B43F25" w:rsidRPr="004338A9" w:rsidRDefault="00B43F2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ins w:id="4647" w:author="Richards, Alexander" w:date="2015-10-14T12:16:00Z"/>
          <w:rFonts w:asciiTheme="majorHAnsi" w:hAnsiTheme="majorHAnsi"/>
          <w:spacing w:val="-3"/>
          <w:sz w:val="20"/>
          <w:szCs w:val="20"/>
          <w:rPrChange w:id="4648" w:author="dbecker" w:date="2016-01-07T14:58:00Z">
            <w:rPr>
              <w:ins w:id="4649" w:author="Richards, Alexander" w:date="2015-10-14T12:16:00Z"/>
              <w:rFonts w:ascii="Arial" w:hAnsi="Arial"/>
              <w:spacing w:val="-3"/>
              <w:sz w:val="20"/>
              <w:szCs w:val="20"/>
            </w:rPr>
          </w:rPrChange>
        </w:rPr>
        <w:pPrChange w:id="4650" w:author="Richards, Alexander" w:date="2015-10-14T12:16:00Z">
          <w:pPr>
            <w:numPr>
              <w:numId w:val="67"/>
            </w:numPr>
            <w:tabs>
              <w:tab w:val="left" w:pos="0"/>
              <w:tab w:val="num" w:pos="720"/>
              <w:tab w:val="num"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260" w:hanging="360"/>
            <w:jc w:val="both"/>
          </w:pPr>
        </w:pPrChange>
      </w:pPr>
    </w:p>
    <w:p w:rsidR="00B43F25" w:rsidRPr="004338A9" w:rsidDel="003D0D59" w:rsidRDefault="00B43F2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ins w:id="4651" w:author="Richards, Alexander" w:date="2015-10-14T12:16:00Z"/>
          <w:del w:id="4652" w:author="Bartlett, Laura" w:date="2015-10-27T09:43:00Z"/>
          <w:rFonts w:asciiTheme="majorHAnsi" w:hAnsiTheme="majorHAnsi"/>
          <w:spacing w:val="-3"/>
          <w:sz w:val="20"/>
          <w:szCs w:val="20"/>
          <w:rPrChange w:id="4653" w:author="dbecker" w:date="2016-01-07T14:58:00Z">
            <w:rPr>
              <w:ins w:id="4654" w:author="Richards, Alexander" w:date="2015-10-14T12:16:00Z"/>
              <w:del w:id="4655" w:author="Bartlett, Laura" w:date="2015-10-27T09:43:00Z"/>
              <w:rFonts w:ascii="Arial" w:hAnsi="Arial"/>
              <w:spacing w:val="-3"/>
              <w:sz w:val="20"/>
              <w:szCs w:val="20"/>
            </w:rPr>
          </w:rPrChange>
        </w:rPr>
        <w:pPrChange w:id="4656" w:author="Richards, Alexander" w:date="2015-10-14T12:16:00Z">
          <w:pPr>
            <w:numPr>
              <w:numId w:val="67"/>
            </w:numPr>
            <w:tabs>
              <w:tab w:val="left" w:pos="0"/>
              <w:tab w:val="num" w:pos="720"/>
              <w:tab w:val="num"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260" w:hanging="360"/>
            <w:jc w:val="both"/>
          </w:pPr>
        </w:pPrChange>
      </w:pPr>
    </w:p>
    <w:p w:rsidR="00B43F25" w:rsidRPr="004338A9" w:rsidDel="003D0D59" w:rsidRDefault="00B43F2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ins w:id="4657" w:author="Richards, Alexander" w:date="2015-10-14T12:16:00Z"/>
          <w:del w:id="4658" w:author="Bartlett, Laura" w:date="2015-10-27T09:43:00Z"/>
          <w:rFonts w:asciiTheme="majorHAnsi" w:hAnsiTheme="majorHAnsi"/>
          <w:spacing w:val="-3"/>
          <w:sz w:val="20"/>
          <w:szCs w:val="20"/>
          <w:rPrChange w:id="4659" w:author="dbecker" w:date="2016-01-07T14:58:00Z">
            <w:rPr>
              <w:ins w:id="4660" w:author="Richards, Alexander" w:date="2015-10-14T12:16:00Z"/>
              <w:del w:id="4661" w:author="Bartlett, Laura" w:date="2015-10-27T09:43:00Z"/>
              <w:rFonts w:ascii="Arial" w:hAnsi="Arial"/>
              <w:spacing w:val="-3"/>
              <w:sz w:val="20"/>
              <w:szCs w:val="20"/>
            </w:rPr>
          </w:rPrChange>
        </w:rPr>
        <w:pPrChange w:id="4662" w:author="Richards, Alexander" w:date="2015-10-14T12:16:00Z">
          <w:pPr>
            <w:numPr>
              <w:numId w:val="67"/>
            </w:numPr>
            <w:tabs>
              <w:tab w:val="left" w:pos="0"/>
              <w:tab w:val="num" w:pos="720"/>
              <w:tab w:val="num"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260" w:hanging="360"/>
            <w:jc w:val="both"/>
          </w:pPr>
        </w:pPrChange>
      </w:pPr>
    </w:p>
    <w:p w:rsidR="00B43F25" w:rsidRPr="004338A9" w:rsidDel="003D0D59" w:rsidRDefault="00B43F2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del w:id="4663" w:author="Bartlett, Laura" w:date="2015-10-27T09:43:00Z"/>
          <w:rFonts w:asciiTheme="majorHAnsi" w:hAnsiTheme="majorHAnsi"/>
          <w:spacing w:val="-3"/>
          <w:sz w:val="20"/>
          <w:szCs w:val="20"/>
          <w:rPrChange w:id="4664" w:author="dbecker" w:date="2016-01-07T14:58:00Z">
            <w:rPr>
              <w:del w:id="4665" w:author="Bartlett, Laura" w:date="2015-10-27T09:43:00Z"/>
              <w:rFonts w:ascii="Arial" w:hAnsi="Arial"/>
              <w:spacing w:val="-3"/>
              <w:sz w:val="20"/>
              <w:szCs w:val="20"/>
            </w:rPr>
          </w:rPrChange>
        </w:rPr>
        <w:pPrChange w:id="4666" w:author="Richards, Alexander" w:date="2015-10-14T12:16:00Z">
          <w:pPr>
            <w:numPr>
              <w:numId w:val="67"/>
            </w:numPr>
            <w:tabs>
              <w:tab w:val="left" w:pos="0"/>
              <w:tab w:val="num" w:pos="720"/>
              <w:tab w:val="num"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260" w:hanging="360"/>
            <w:jc w:val="both"/>
          </w:pPr>
        </w:pPrChange>
      </w:pPr>
    </w:p>
    <w:p w:rsidR="004913A6" w:rsidRPr="004338A9" w:rsidDel="003D0D59" w:rsidRDefault="004913A6" w:rsidP="004913A6">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900"/>
        <w:jc w:val="both"/>
        <w:rPr>
          <w:del w:id="4667" w:author="Bartlett, Laura" w:date="2015-10-27T09:43:00Z"/>
          <w:rFonts w:asciiTheme="majorHAnsi" w:hAnsiTheme="majorHAnsi"/>
          <w:spacing w:val="-3"/>
          <w:sz w:val="20"/>
          <w:szCs w:val="20"/>
          <w:rPrChange w:id="4668" w:author="dbecker" w:date="2016-01-07T14:58:00Z">
            <w:rPr>
              <w:del w:id="4669" w:author="Bartlett, Laura" w:date="2015-10-27T09:43:00Z"/>
              <w:rFonts w:ascii="Arial" w:hAnsi="Arial"/>
              <w:spacing w:val="-3"/>
              <w:sz w:val="20"/>
              <w:szCs w:val="20"/>
            </w:rPr>
          </w:rPrChange>
        </w:rPr>
      </w:pPr>
    </w:p>
    <w:p w:rsidR="004913A6" w:rsidRPr="004338A9" w:rsidRDefault="004913A6" w:rsidP="004913A6">
      <w:pPr>
        <w:tabs>
          <w:tab w:val="left" w:pos="0"/>
          <w:tab w:val="left" w:pos="1440"/>
          <w:tab w:val="left" w:pos="1620"/>
          <w:tab w:val="left" w:pos="2160"/>
          <w:tab w:val="left" w:pos="2880"/>
          <w:tab w:val="left" w:pos="3600"/>
          <w:tab w:val="left" w:pos="4140"/>
          <w:tab w:val="left" w:pos="5040"/>
          <w:tab w:val="left" w:pos="5760"/>
          <w:tab w:val="left" w:pos="6480"/>
          <w:tab w:val="left" w:pos="7200"/>
          <w:tab w:val="left" w:pos="7920"/>
          <w:tab w:val="left" w:pos="8640"/>
          <w:tab w:val="left" w:pos="9360"/>
        </w:tabs>
        <w:suppressAutoHyphens/>
        <w:ind w:left="720" w:firstLine="1260"/>
        <w:jc w:val="both"/>
        <w:rPr>
          <w:rFonts w:asciiTheme="majorHAnsi" w:hAnsiTheme="majorHAnsi"/>
          <w:spacing w:val="-3"/>
          <w:sz w:val="20"/>
          <w:szCs w:val="20"/>
          <w:rPrChange w:id="4670" w:author="dbecker" w:date="2016-01-07T14:58:00Z">
            <w:rPr>
              <w:rFonts w:ascii="Arial" w:hAnsi="Arial"/>
              <w:spacing w:val="-3"/>
              <w:sz w:val="20"/>
              <w:szCs w:val="20"/>
            </w:rPr>
          </w:rPrChange>
        </w:rPr>
      </w:pPr>
      <w:r w:rsidRPr="004338A9">
        <w:rPr>
          <w:rFonts w:asciiTheme="majorHAnsi" w:hAnsiTheme="majorHAnsi"/>
          <w:spacing w:val="-3"/>
          <w:sz w:val="20"/>
          <w:szCs w:val="20"/>
          <w:u w:val="single"/>
          <w:rPrChange w:id="4671" w:author="dbecker" w:date="2016-01-07T14:58:00Z">
            <w:rPr>
              <w:rFonts w:ascii="Arial" w:hAnsi="Arial"/>
              <w:spacing w:val="-3"/>
              <w:sz w:val="20"/>
              <w:szCs w:val="20"/>
              <w:u w:val="single"/>
            </w:rPr>
          </w:rPrChange>
        </w:rPr>
        <w:t>TOWN</w:t>
      </w:r>
      <w:r w:rsidRPr="004338A9">
        <w:rPr>
          <w:rFonts w:asciiTheme="majorHAnsi" w:hAnsiTheme="majorHAnsi"/>
          <w:spacing w:val="-3"/>
          <w:sz w:val="20"/>
          <w:szCs w:val="20"/>
          <w:rPrChange w:id="4672" w:author="dbecker" w:date="2016-01-07T14:58:00Z">
            <w:rPr>
              <w:rFonts w:ascii="Arial" w:hAnsi="Arial"/>
              <w:spacing w:val="-3"/>
              <w:sz w:val="20"/>
              <w:szCs w:val="20"/>
            </w:rPr>
          </w:rPrChange>
        </w:rPr>
        <w:tab/>
      </w:r>
      <w:r w:rsidRPr="004338A9">
        <w:rPr>
          <w:rFonts w:asciiTheme="majorHAnsi" w:hAnsiTheme="majorHAnsi"/>
          <w:spacing w:val="-3"/>
          <w:sz w:val="20"/>
          <w:szCs w:val="20"/>
          <w:rPrChange w:id="4673" w:author="dbecker" w:date="2016-01-07T14:58:00Z">
            <w:rPr>
              <w:rFonts w:ascii="Arial" w:hAnsi="Arial"/>
              <w:spacing w:val="-3"/>
              <w:sz w:val="20"/>
              <w:szCs w:val="20"/>
            </w:rPr>
          </w:rPrChange>
        </w:rPr>
        <w:tab/>
      </w:r>
      <w:r w:rsidRPr="004338A9">
        <w:rPr>
          <w:rFonts w:asciiTheme="majorHAnsi" w:hAnsiTheme="majorHAnsi"/>
          <w:spacing w:val="-3"/>
          <w:sz w:val="20"/>
          <w:szCs w:val="20"/>
          <w:rPrChange w:id="4674" w:author="dbecker" w:date="2016-01-07T14:58:00Z">
            <w:rPr>
              <w:rFonts w:ascii="Arial" w:hAnsi="Arial"/>
              <w:spacing w:val="-3"/>
              <w:sz w:val="20"/>
              <w:szCs w:val="20"/>
            </w:rPr>
          </w:rPrChange>
        </w:rPr>
        <w:tab/>
      </w:r>
      <w:r w:rsidRPr="004338A9">
        <w:rPr>
          <w:rFonts w:asciiTheme="majorHAnsi" w:hAnsiTheme="majorHAnsi"/>
          <w:spacing w:val="-3"/>
          <w:sz w:val="20"/>
          <w:szCs w:val="20"/>
          <w:rPrChange w:id="4675" w:author="dbecker" w:date="2016-01-07T14:58:00Z">
            <w:rPr>
              <w:rFonts w:ascii="Arial" w:hAnsi="Arial"/>
              <w:spacing w:val="-3"/>
              <w:sz w:val="20"/>
              <w:szCs w:val="20"/>
            </w:rPr>
          </w:rPrChange>
        </w:rPr>
        <w:tab/>
      </w:r>
      <w:r w:rsidRPr="004338A9">
        <w:rPr>
          <w:rFonts w:asciiTheme="majorHAnsi" w:hAnsiTheme="majorHAnsi"/>
          <w:spacing w:val="-3"/>
          <w:sz w:val="20"/>
          <w:szCs w:val="20"/>
          <w:u w:val="single"/>
          <w:rPrChange w:id="4676" w:author="dbecker" w:date="2016-01-07T14:58:00Z">
            <w:rPr>
              <w:rFonts w:ascii="Arial" w:hAnsi="Arial"/>
              <w:spacing w:val="-3"/>
              <w:sz w:val="20"/>
              <w:szCs w:val="20"/>
              <w:u w:val="single"/>
            </w:rPr>
          </w:rPrChange>
        </w:rPr>
        <w:t>CODE</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677" w:author="dbecker" w:date="2016-01-07T14:58:00Z">
            <w:rPr>
              <w:rFonts w:ascii="Arial" w:hAnsi="Arial"/>
              <w:spacing w:val="-3"/>
              <w:sz w:val="20"/>
              <w:szCs w:val="20"/>
            </w:rPr>
          </w:rPrChange>
        </w:rPr>
      </w:pPr>
      <w:r w:rsidRPr="004338A9">
        <w:rPr>
          <w:rFonts w:asciiTheme="majorHAnsi" w:hAnsiTheme="majorHAnsi"/>
          <w:spacing w:val="-3"/>
          <w:sz w:val="20"/>
          <w:szCs w:val="20"/>
          <w:rPrChange w:id="4678" w:author="dbecker" w:date="2016-01-07T14:58:00Z">
            <w:rPr>
              <w:rFonts w:ascii="Arial" w:hAnsi="Arial"/>
              <w:spacing w:val="-3"/>
              <w:sz w:val="20"/>
              <w:szCs w:val="20"/>
            </w:rPr>
          </w:rPrChange>
        </w:rPr>
        <w:tab/>
      </w:r>
      <w:r w:rsidRPr="004338A9">
        <w:rPr>
          <w:rFonts w:asciiTheme="majorHAnsi" w:hAnsiTheme="majorHAnsi"/>
          <w:spacing w:val="-3"/>
          <w:sz w:val="20"/>
          <w:szCs w:val="20"/>
          <w:rPrChange w:id="4679" w:author="dbecker" w:date="2016-01-07T14:58:00Z">
            <w:rPr>
              <w:rFonts w:ascii="Arial" w:hAnsi="Arial"/>
              <w:spacing w:val="-3"/>
              <w:sz w:val="20"/>
              <w:szCs w:val="20"/>
            </w:rPr>
          </w:rPrChange>
        </w:rPr>
        <w:tab/>
        <w:t>Brentwood</w:t>
      </w:r>
      <w:r w:rsidRPr="004338A9">
        <w:rPr>
          <w:rFonts w:asciiTheme="majorHAnsi" w:hAnsiTheme="majorHAnsi"/>
          <w:spacing w:val="-3"/>
          <w:sz w:val="20"/>
          <w:szCs w:val="20"/>
          <w:rPrChange w:id="4680" w:author="dbecker" w:date="2016-01-07T14:58:00Z">
            <w:rPr>
              <w:rFonts w:ascii="Arial" w:hAnsi="Arial"/>
              <w:spacing w:val="-3"/>
              <w:sz w:val="20"/>
              <w:szCs w:val="20"/>
            </w:rPr>
          </w:rPrChange>
        </w:rPr>
        <w:tab/>
      </w:r>
      <w:r w:rsidRPr="004338A9">
        <w:rPr>
          <w:rFonts w:asciiTheme="majorHAnsi" w:hAnsiTheme="majorHAnsi"/>
          <w:spacing w:val="-3"/>
          <w:sz w:val="20"/>
          <w:szCs w:val="20"/>
          <w:rPrChange w:id="4681" w:author="dbecker" w:date="2016-01-07T14:58:00Z">
            <w:rPr>
              <w:rFonts w:ascii="Arial" w:hAnsi="Arial"/>
              <w:spacing w:val="-3"/>
              <w:sz w:val="20"/>
              <w:szCs w:val="20"/>
            </w:rPr>
          </w:rPrChange>
        </w:rPr>
        <w:tab/>
      </w:r>
      <w:r w:rsidRPr="004338A9">
        <w:rPr>
          <w:rFonts w:asciiTheme="majorHAnsi" w:hAnsiTheme="majorHAnsi"/>
          <w:spacing w:val="-3"/>
          <w:sz w:val="20"/>
          <w:szCs w:val="20"/>
          <w:rPrChange w:id="4682" w:author="dbecker" w:date="2016-01-07T14:58:00Z">
            <w:rPr>
              <w:rFonts w:ascii="Arial" w:hAnsi="Arial"/>
              <w:spacing w:val="-3"/>
              <w:sz w:val="20"/>
              <w:szCs w:val="20"/>
            </w:rPr>
          </w:rPrChange>
        </w:rPr>
        <w:tab/>
        <w:t>0 - 1</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683" w:author="dbecker" w:date="2016-01-07T14:58:00Z">
            <w:rPr>
              <w:rFonts w:ascii="Arial" w:hAnsi="Arial"/>
              <w:spacing w:val="-3"/>
              <w:sz w:val="20"/>
              <w:szCs w:val="20"/>
            </w:rPr>
          </w:rPrChange>
        </w:rPr>
      </w:pPr>
      <w:r w:rsidRPr="004338A9">
        <w:rPr>
          <w:rFonts w:asciiTheme="majorHAnsi" w:hAnsiTheme="majorHAnsi"/>
          <w:spacing w:val="-3"/>
          <w:sz w:val="20"/>
          <w:szCs w:val="20"/>
          <w:rPrChange w:id="4684" w:author="dbecker" w:date="2016-01-07T14:58:00Z">
            <w:rPr>
              <w:rFonts w:ascii="Arial" w:hAnsi="Arial"/>
              <w:spacing w:val="-3"/>
              <w:sz w:val="20"/>
              <w:szCs w:val="20"/>
            </w:rPr>
          </w:rPrChange>
        </w:rPr>
        <w:tab/>
      </w:r>
      <w:r w:rsidRPr="004338A9">
        <w:rPr>
          <w:rFonts w:asciiTheme="majorHAnsi" w:hAnsiTheme="majorHAnsi"/>
          <w:spacing w:val="-3"/>
          <w:sz w:val="20"/>
          <w:szCs w:val="20"/>
          <w:rPrChange w:id="4685" w:author="dbecker" w:date="2016-01-07T14:58:00Z">
            <w:rPr>
              <w:rFonts w:ascii="Arial" w:hAnsi="Arial"/>
              <w:spacing w:val="-3"/>
              <w:sz w:val="20"/>
              <w:szCs w:val="20"/>
            </w:rPr>
          </w:rPrChange>
        </w:rPr>
        <w:tab/>
        <w:t>East Kingston</w:t>
      </w:r>
      <w:r w:rsidRPr="004338A9">
        <w:rPr>
          <w:rFonts w:asciiTheme="majorHAnsi" w:hAnsiTheme="majorHAnsi"/>
          <w:spacing w:val="-3"/>
          <w:sz w:val="20"/>
          <w:szCs w:val="20"/>
          <w:rPrChange w:id="4686" w:author="dbecker" w:date="2016-01-07T14:58:00Z">
            <w:rPr>
              <w:rFonts w:ascii="Arial" w:hAnsi="Arial"/>
              <w:spacing w:val="-3"/>
              <w:sz w:val="20"/>
              <w:szCs w:val="20"/>
            </w:rPr>
          </w:rPrChange>
        </w:rPr>
        <w:tab/>
      </w:r>
      <w:r w:rsidRPr="004338A9">
        <w:rPr>
          <w:rFonts w:asciiTheme="majorHAnsi" w:hAnsiTheme="majorHAnsi"/>
          <w:spacing w:val="-3"/>
          <w:sz w:val="20"/>
          <w:szCs w:val="20"/>
          <w:rPrChange w:id="4687" w:author="dbecker" w:date="2016-01-07T14:58:00Z">
            <w:rPr>
              <w:rFonts w:ascii="Arial" w:hAnsi="Arial"/>
              <w:spacing w:val="-3"/>
              <w:sz w:val="20"/>
              <w:szCs w:val="20"/>
            </w:rPr>
          </w:rPrChange>
        </w:rPr>
        <w:tab/>
      </w:r>
      <w:r w:rsidRPr="004338A9">
        <w:rPr>
          <w:rFonts w:asciiTheme="majorHAnsi" w:hAnsiTheme="majorHAnsi"/>
          <w:spacing w:val="-3"/>
          <w:sz w:val="20"/>
          <w:szCs w:val="20"/>
          <w:rPrChange w:id="4688" w:author="dbecker" w:date="2016-01-07T14:58:00Z">
            <w:rPr>
              <w:rFonts w:ascii="Arial" w:hAnsi="Arial"/>
              <w:spacing w:val="-3"/>
              <w:sz w:val="20"/>
              <w:szCs w:val="20"/>
            </w:rPr>
          </w:rPrChange>
        </w:rPr>
        <w:tab/>
        <w:t>0 - 2</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689" w:author="dbecker" w:date="2016-01-07T14:58:00Z">
            <w:rPr>
              <w:rFonts w:ascii="Arial" w:hAnsi="Arial"/>
              <w:spacing w:val="-3"/>
              <w:sz w:val="20"/>
              <w:szCs w:val="20"/>
            </w:rPr>
          </w:rPrChange>
        </w:rPr>
      </w:pPr>
      <w:r w:rsidRPr="004338A9">
        <w:rPr>
          <w:rFonts w:asciiTheme="majorHAnsi" w:hAnsiTheme="majorHAnsi"/>
          <w:spacing w:val="-3"/>
          <w:sz w:val="20"/>
          <w:szCs w:val="20"/>
          <w:rPrChange w:id="4690" w:author="dbecker" w:date="2016-01-07T14:58:00Z">
            <w:rPr>
              <w:rFonts w:ascii="Arial" w:hAnsi="Arial"/>
              <w:spacing w:val="-3"/>
              <w:sz w:val="20"/>
              <w:szCs w:val="20"/>
            </w:rPr>
          </w:rPrChange>
        </w:rPr>
        <w:tab/>
      </w:r>
      <w:r w:rsidRPr="004338A9">
        <w:rPr>
          <w:rFonts w:asciiTheme="majorHAnsi" w:hAnsiTheme="majorHAnsi"/>
          <w:spacing w:val="-3"/>
          <w:sz w:val="20"/>
          <w:szCs w:val="20"/>
          <w:rPrChange w:id="4691" w:author="dbecker" w:date="2016-01-07T14:58:00Z">
            <w:rPr>
              <w:rFonts w:ascii="Arial" w:hAnsi="Arial"/>
              <w:spacing w:val="-3"/>
              <w:sz w:val="20"/>
              <w:szCs w:val="20"/>
            </w:rPr>
          </w:rPrChange>
        </w:rPr>
        <w:tab/>
        <w:t>Exeter</w:t>
      </w:r>
      <w:r w:rsidRPr="004338A9">
        <w:rPr>
          <w:rFonts w:asciiTheme="majorHAnsi" w:hAnsiTheme="majorHAnsi"/>
          <w:spacing w:val="-3"/>
          <w:sz w:val="20"/>
          <w:szCs w:val="20"/>
          <w:rPrChange w:id="4692" w:author="dbecker" w:date="2016-01-07T14:58:00Z">
            <w:rPr>
              <w:rFonts w:ascii="Arial" w:hAnsi="Arial"/>
              <w:spacing w:val="-3"/>
              <w:sz w:val="20"/>
              <w:szCs w:val="20"/>
            </w:rPr>
          </w:rPrChange>
        </w:rPr>
        <w:tab/>
      </w:r>
      <w:r w:rsidRPr="004338A9">
        <w:rPr>
          <w:rFonts w:asciiTheme="majorHAnsi" w:hAnsiTheme="majorHAnsi"/>
          <w:spacing w:val="-3"/>
          <w:sz w:val="20"/>
          <w:szCs w:val="20"/>
          <w:rPrChange w:id="4693" w:author="dbecker" w:date="2016-01-07T14:58:00Z">
            <w:rPr>
              <w:rFonts w:ascii="Arial" w:hAnsi="Arial"/>
              <w:spacing w:val="-3"/>
              <w:sz w:val="20"/>
              <w:szCs w:val="20"/>
            </w:rPr>
          </w:rPrChange>
        </w:rPr>
        <w:tab/>
      </w:r>
      <w:r w:rsidRPr="004338A9">
        <w:rPr>
          <w:rFonts w:asciiTheme="majorHAnsi" w:hAnsiTheme="majorHAnsi"/>
          <w:spacing w:val="-3"/>
          <w:sz w:val="20"/>
          <w:szCs w:val="20"/>
          <w:rPrChange w:id="4694" w:author="dbecker" w:date="2016-01-07T14:58:00Z">
            <w:rPr>
              <w:rFonts w:ascii="Arial" w:hAnsi="Arial"/>
              <w:spacing w:val="-3"/>
              <w:sz w:val="20"/>
              <w:szCs w:val="20"/>
            </w:rPr>
          </w:rPrChange>
        </w:rPr>
        <w:tab/>
      </w:r>
      <w:r w:rsidRPr="004338A9">
        <w:rPr>
          <w:rFonts w:asciiTheme="majorHAnsi" w:hAnsiTheme="majorHAnsi"/>
          <w:spacing w:val="-3"/>
          <w:sz w:val="20"/>
          <w:szCs w:val="20"/>
          <w:rPrChange w:id="4695" w:author="dbecker" w:date="2016-01-07T14:58:00Z">
            <w:rPr>
              <w:rFonts w:ascii="Arial" w:hAnsi="Arial"/>
              <w:spacing w:val="-3"/>
              <w:sz w:val="20"/>
              <w:szCs w:val="20"/>
            </w:rPr>
          </w:rPrChange>
        </w:rPr>
        <w:tab/>
        <w:t>0 - 3</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696" w:author="dbecker" w:date="2016-01-07T14:58:00Z">
            <w:rPr>
              <w:rFonts w:ascii="Arial" w:hAnsi="Arial"/>
              <w:spacing w:val="-3"/>
              <w:sz w:val="20"/>
              <w:szCs w:val="20"/>
            </w:rPr>
          </w:rPrChange>
        </w:rPr>
      </w:pPr>
      <w:r w:rsidRPr="004338A9">
        <w:rPr>
          <w:rFonts w:asciiTheme="majorHAnsi" w:hAnsiTheme="majorHAnsi"/>
          <w:spacing w:val="-3"/>
          <w:sz w:val="20"/>
          <w:szCs w:val="20"/>
          <w:rPrChange w:id="4697" w:author="dbecker" w:date="2016-01-07T14:58:00Z">
            <w:rPr>
              <w:rFonts w:ascii="Arial" w:hAnsi="Arial"/>
              <w:spacing w:val="-3"/>
              <w:sz w:val="20"/>
              <w:szCs w:val="20"/>
            </w:rPr>
          </w:rPrChange>
        </w:rPr>
        <w:tab/>
      </w:r>
      <w:r w:rsidRPr="004338A9">
        <w:rPr>
          <w:rFonts w:asciiTheme="majorHAnsi" w:hAnsiTheme="majorHAnsi"/>
          <w:spacing w:val="-3"/>
          <w:sz w:val="20"/>
          <w:szCs w:val="20"/>
          <w:rPrChange w:id="4698" w:author="dbecker" w:date="2016-01-07T14:58:00Z">
            <w:rPr>
              <w:rFonts w:ascii="Arial" w:hAnsi="Arial"/>
              <w:spacing w:val="-3"/>
              <w:sz w:val="20"/>
              <w:szCs w:val="20"/>
            </w:rPr>
          </w:rPrChange>
        </w:rPr>
        <w:tab/>
        <w:t>Greenland</w:t>
      </w:r>
      <w:r w:rsidRPr="004338A9">
        <w:rPr>
          <w:rFonts w:asciiTheme="majorHAnsi" w:hAnsiTheme="majorHAnsi"/>
          <w:spacing w:val="-3"/>
          <w:sz w:val="20"/>
          <w:szCs w:val="20"/>
          <w:rPrChange w:id="4699" w:author="dbecker" w:date="2016-01-07T14:58:00Z">
            <w:rPr>
              <w:rFonts w:ascii="Arial" w:hAnsi="Arial"/>
              <w:spacing w:val="-3"/>
              <w:sz w:val="20"/>
              <w:szCs w:val="20"/>
            </w:rPr>
          </w:rPrChange>
        </w:rPr>
        <w:tab/>
      </w:r>
      <w:r w:rsidRPr="004338A9">
        <w:rPr>
          <w:rFonts w:asciiTheme="majorHAnsi" w:hAnsiTheme="majorHAnsi"/>
          <w:spacing w:val="-3"/>
          <w:sz w:val="20"/>
          <w:szCs w:val="20"/>
          <w:rPrChange w:id="4700" w:author="dbecker" w:date="2016-01-07T14:58:00Z">
            <w:rPr>
              <w:rFonts w:ascii="Arial" w:hAnsi="Arial"/>
              <w:spacing w:val="-3"/>
              <w:sz w:val="20"/>
              <w:szCs w:val="20"/>
            </w:rPr>
          </w:rPrChange>
        </w:rPr>
        <w:tab/>
      </w:r>
      <w:r w:rsidRPr="004338A9">
        <w:rPr>
          <w:rFonts w:asciiTheme="majorHAnsi" w:hAnsiTheme="majorHAnsi"/>
          <w:spacing w:val="-3"/>
          <w:sz w:val="20"/>
          <w:szCs w:val="20"/>
          <w:rPrChange w:id="4701" w:author="dbecker" w:date="2016-01-07T14:58:00Z">
            <w:rPr>
              <w:rFonts w:ascii="Arial" w:hAnsi="Arial"/>
              <w:spacing w:val="-3"/>
              <w:sz w:val="20"/>
              <w:szCs w:val="20"/>
            </w:rPr>
          </w:rPrChange>
        </w:rPr>
        <w:tab/>
        <w:t>0 - 4</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02" w:author="dbecker" w:date="2016-01-07T14:58:00Z">
            <w:rPr>
              <w:rFonts w:ascii="Arial" w:hAnsi="Arial"/>
              <w:spacing w:val="-3"/>
              <w:sz w:val="20"/>
              <w:szCs w:val="20"/>
            </w:rPr>
          </w:rPrChange>
        </w:rPr>
      </w:pPr>
      <w:r w:rsidRPr="004338A9">
        <w:rPr>
          <w:rFonts w:asciiTheme="majorHAnsi" w:hAnsiTheme="majorHAnsi"/>
          <w:spacing w:val="-3"/>
          <w:sz w:val="20"/>
          <w:szCs w:val="20"/>
          <w:rPrChange w:id="4703" w:author="dbecker" w:date="2016-01-07T14:58:00Z">
            <w:rPr>
              <w:rFonts w:ascii="Arial" w:hAnsi="Arial"/>
              <w:spacing w:val="-3"/>
              <w:sz w:val="20"/>
              <w:szCs w:val="20"/>
            </w:rPr>
          </w:rPrChange>
        </w:rPr>
        <w:tab/>
      </w:r>
      <w:r w:rsidRPr="004338A9">
        <w:rPr>
          <w:rFonts w:asciiTheme="majorHAnsi" w:hAnsiTheme="majorHAnsi"/>
          <w:spacing w:val="-3"/>
          <w:sz w:val="20"/>
          <w:szCs w:val="20"/>
          <w:rPrChange w:id="4704" w:author="dbecker" w:date="2016-01-07T14:58:00Z">
            <w:rPr>
              <w:rFonts w:ascii="Arial" w:hAnsi="Arial"/>
              <w:spacing w:val="-3"/>
              <w:sz w:val="20"/>
              <w:szCs w:val="20"/>
            </w:rPr>
          </w:rPrChange>
        </w:rPr>
        <w:tab/>
        <w:t>Hampton Falls</w:t>
      </w:r>
      <w:r w:rsidRPr="004338A9">
        <w:rPr>
          <w:rFonts w:asciiTheme="majorHAnsi" w:hAnsiTheme="majorHAnsi"/>
          <w:spacing w:val="-3"/>
          <w:sz w:val="20"/>
          <w:szCs w:val="20"/>
          <w:rPrChange w:id="4705" w:author="dbecker" w:date="2016-01-07T14:58:00Z">
            <w:rPr>
              <w:rFonts w:ascii="Arial" w:hAnsi="Arial"/>
              <w:spacing w:val="-3"/>
              <w:sz w:val="20"/>
              <w:szCs w:val="20"/>
            </w:rPr>
          </w:rPrChange>
        </w:rPr>
        <w:tab/>
      </w:r>
      <w:r w:rsidRPr="004338A9">
        <w:rPr>
          <w:rFonts w:asciiTheme="majorHAnsi" w:hAnsiTheme="majorHAnsi"/>
          <w:spacing w:val="-3"/>
          <w:sz w:val="20"/>
          <w:szCs w:val="20"/>
          <w:rPrChange w:id="4706" w:author="dbecker" w:date="2016-01-07T14:58:00Z">
            <w:rPr>
              <w:rFonts w:ascii="Arial" w:hAnsi="Arial"/>
              <w:spacing w:val="-3"/>
              <w:sz w:val="20"/>
              <w:szCs w:val="20"/>
            </w:rPr>
          </w:rPrChange>
        </w:rPr>
        <w:tab/>
      </w:r>
      <w:r w:rsidRPr="004338A9">
        <w:rPr>
          <w:rFonts w:asciiTheme="majorHAnsi" w:hAnsiTheme="majorHAnsi"/>
          <w:spacing w:val="-3"/>
          <w:sz w:val="20"/>
          <w:szCs w:val="20"/>
          <w:rPrChange w:id="4707" w:author="dbecker" w:date="2016-01-07T14:58:00Z">
            <w:rPr>
              <w:rFonts w:ascii="Arial" w:hAnsi="Arial"/>
              <w:spacing w:val="-3"/>
              <w:sz w:val="20"/>
              <w:szCs w:val="20"/>
            </w:rPr>
          </w:rPrChange>
        </w:rPr>
        <w:tab/>
        <w:t>0 - 5</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08" w:author="dbecker" w:date="2016-01-07T14:58:00Z">
            <w:rPr>
              <w:rFonts w:ascii="Arial" w:hAnsi="Arial"/>
              <w:spacing w:val="-3"/>
              <w:sz w:val="20"/>
              <w:szCs w:val="20"/>
            </w:rPr>
          </w:rPrChange>
        </w:rPr>
      </w:pPr>
      <w:r w:rsidRPr="004338A9">
        <w:rPr>
          <w:rFonts w:asciiTheme="majorHAnsi" w:hAnsiTheme="majorHAnsi"/>
          <w:spacing w:val="-3"/>
          <w:sz w:val="20"/>
          <w:szCs w:val="20"/>
          <w:rPrChange w:id="4709" w:author="dbecker" w:date="2016-01-07T14:58:00Z">
            <w:rPr>
              <w:rFonts w:ascii="Arial" w:hAnsi="Arial"/>
              <w:spacing w:val="-3"/>
              <w:sz w:val="20"/>
              <w:szCs w:val="20"/>
            </w:rPr>
          </w:rPrChange>
        </w:rPr>
        <w:tab/>
      </w:r>
      <w:r w:rsidRPr="004338A9">
        <w:rPr>
          <w:rFonts w:asciiTheme="majorHAnsi" w:hAnsiTheme="majorHAnsi"/>
          <w:spacing w:val="-3"/>
          <w:sz w:val="20"/>
          <w:szCs w:val="20"/>
          <w:rPrChange w:id="4710" w:author="dbecker" w:date="2016-01-07T14:58:00Z">
            <w:rPr>
              <w:rFonts w:ascii="Arial" w:hAnsi="Arial"/>
              <w:spacing w:val="-3"/>
              <w:sz w:val="20"/>
              <w:szCs w:val="20"/>
            </w:rPr>
          </w:rPrChange>
        </w:rPr>
        <w:tab/>
        <w:t>Hampton</w:t>
      </w:r>
      <w:r w:rsidRPr="004338A9">
        <w:rPr>
          <w:rFonts w:asciiTheme="majorHAnsi" w:hAnsiTheme="majorHAnsi"/>
          <w:spacing w:val="-3"/>
          <w:sz w:val="20"/>
          <w:szCs w:val="20"/>
          <w:rPrChange w:id="4711" w:author="dbecker" w:date="2016-01-07T14:58:00Z">
            <w:rPr>
              <w:rFonts w:ascii="Arial" w:hAnsi="Arial"/>
              <w:spacing w:val="-3"/>
              <w:sz w:val="20"/>
              <w:szCs w:val="20"/>
            </w:rPr>
          </w:rPrChange>
        </w:rPr>
        <w:tab/>
      </w:r>
      <w:r w:rsidRPr="004338A9">
        <w:rPr>
          <w:rFonts w:asciiTheme="majorHAnsi" w:hAnsiTheme="majorHAnsi"/>
          <w:spacing w:val="-3"/>
          <w:sz w:val="20"/>
          <w:szCs w:val="20"/>
          <w:rPrChange w:id="4712" w:author="dbecker" w:date="2016-01-07T14:58:00Z">
            <w:rPr>
              <w:rFonts w:ascii="Arial" w:hAnsi="Arial"/>
              <w:spacing w:val="-3"/>
              <w:sz w:val="20"/>
              <w:szCs w:val="20"/>
            </w:rPr>
          </w:rPrChange>
        </w:rPr>
        <w:tab/>
      </w:r>
      <w:r w:rsidRPr="004338A9">
        <w:rPr>
          <w:rFonts w:asciiTheme="majorHAnsi" w:hAnsiTheme="majorHAnsi"/>
          <w:spacing w:val="-3"/>
          <w:sz w:val="20"/>
          <w:szCs w:val="20"/>
          <w:rPrChange w:id="4713" w:author="dbecker" w:date="2016-01-07T14:58:00Z">
            <w:rPr>
              <w:rFonts w:ascii="Arial" w:hAnsi="Arial"/>
              <w:spacing w:val="-3"/>
              <w:sz w:val="20"/>
              <w:szCs w:val="20"/>
            </w:rPr>
          </w:rPrChange>
        </w:rPr>
        <w:tab/>
        <w:t>0 - 6</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14" w:author="dbecker" w:date="2016-01-07T14:58:00Z">
            <w:rPr>
              <w:rFonts w:ascii="Arial" w:hAnsi="Arial"/>
              <w:spacing w:val="-3"/>
              <w:sz w:val="20"/>
              <w:szCs w:val="20"/>
            </w:rPr>
          </w:rPrChange>
        </w:rPr>
      </w:pPr>
      <w:r w:rsidRPr="004338A9">
        <w:rPr>
          <w:rFonts w:asciiTheme="majorHAnsi" w:hAnsiTheme="majorHAnsi"/>
          <w:spacing w:val="-3"/>
          <w:sz w:val="20"/>
          <w:szCs w:val="20"/>
          <w:rPrChange w:id="4715" w:author="dbecker" w:date="2016-01-07T14:58:00Z">
            <w:rPr>
              <w:rFonts w:ascii="Arial" w:hAnsi="Arial"/>
              <w:spacing w:val="-3"/>
              <w:sz w:val="20"/>
              <w:szCs w:val="20"/>
            </w:rPr>
          </w:rPrChange>
        </w:rPr>
        <w:tab/>
      </w:r>
      <w:r w:rsidRPr="004338A9">
        <w:rPr>
          <w:rFonts w:asciiTheme="majorHAnsi" w:hAnsiTheme="majorHAnsi"/>
          <w:spacing w:val="-3"/>
          <w:sz w:val="20"/>
          <w:szCs w:val="20"/>
          <w:rPrChange w:id="4716" w:author="dbecker" w:date="2016-01-07T14:58:00Z">
            <w:rPr>
              <w:rFonts w:ascii="Arial" w:hAnsi="Arial"/>
              <w:spacing w:val="-3"/>
              <w:sz w:val="20"/>
              <w:szCs w:val="20"/>
            </w:rPr>
          </w:rPrChange>
        </w:rPr>
        <w:tab/>
        <w:t>Kensington</w:t>
      </w:r>
      <w:r w:rsidRPr="004338A9">
        <w:rPr>
          <w:rFonts w:asciiTheme="majorHAnsi" w:hAnsiTheme="majorHAnsi"/>
          <w:spacing w:val="-3"/>
          <w:sz w:val="20"/>
          <w:szCs w:val="20"/>
          <w:rPrChange w:id="4717" w:author="dbecker" w:date="2016-01-07T14:58:00Z">
            <w:rPr>
              <w:rFonts w:ascii="Arial" w:hAnsi="Arial"/>
              <w:spacing w:val="-3"/>
              <w:sz w:val="20"/>
              <w:szCs w:val="20"/>
            </w:rPr>
          </w:rPrChange>
        </w:rPr>
        <w:tab/>
      </w:r>
      <w:r w:rsidRPr="004338A9">
        <w:rPr>
          <w:rFonts w:asciiTheme="majorHAnsi" w:hAnsiTheme="majorHAnsi"/>
          <w:spacing w:val="-3"/>
          <w:sz w:val="20"/>
          <w:szCs w:val="20"/>
          <w:rPrChange w:id="4718" w:author="dbecker" w:date="2016-01-07T14:58:00Z">
            <w:rPr>
              <w:rFonts w:ascii="Arial" w:hAnsi="Arial"/>
              <w:spacing w:val="-3"/>
              <w:sz w:val="20"/>
              <w:szCs w:val="20"/>
            </w:rPr>
          </w:rPrChange>
        </w:rPr>
        <w:tab/>
      </w:r>
      <w:r w:rsidRPr="004338A9">
        <w:rPr>
          <w:rFonts w:asciiTheme="majorHAnsi" w:hAnsiTheme="majorHAnsi"/>
          <w:spacing w:val="-3"/>
          <w:sz w:val="20"/>
          <w:szCs w:val="20"/>
          <w:rPrChange w:id="4719" w:author="dbecker" w:date="2016-01-07T14:58:00Z">
            <w:rPr>
              <w:rFonts w:ascii="Arial" w:hAnsi="Arial"/>
              <w:spacing w:val="-3"/>
              <w:sz w:val="20"/>
              <w:szCs w:val="20"/>
            </w:rPr>
          </w:rPrChange>
        </w:rPr>
        <w:tab/>
        <w:t>0 - 7</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20" w:author="dbecker" w:date="2016-01-07T14:58:00Z">
            <w:rPr>
              <w:rFonts w:ascii="Arial" w:hAnsi="Arial"/>
              <w:spacing w:val="-3"/>
              <w:sz w:val="20"/>
              <w:szCs w:val="20"/>
            </w:rPr>
          </w:rPrChange>
        </w:rPr>
      </w:pPr>
      <w:r w:rsidRPr="004338A9">
        <w:rPr>
          <w:rFonts w:asciiTheme="majorHAnsi" w:hAnsiTheme="majorHAnsi"/>
          <w:spacing w:val="-3"/>
          <w:sz w:val="20"/>
          <w:szCs w:val="20"/>
          <w:rPrChange w:id="4721" w:author="dbecker" w:date="2016-01-07T14:58:00Z">
            <w:rPr>
              <w:rFonts w:ascii="Arial" w:hAnsi="Arial"/>
              <w:spacing w:val="-3"/>
              <w:sz w:val="20"/>
              <w:szCs w:val="20"/>
            </w:rPr>
          </w:rPrChange>
        </w:rPr>
        <w:tab/>
      </w:r>
      <w:r w:rsidRPr="004338A9">
        <w:rPr>
          <w:rFonts w:asciiTheme="majorHAnsi" w:hAnsiTheme="majorHAnsi"/>
          <w:spacing w:val="-3"/>
          <w:sz w:val="20"/>
          <w:szCs w:val="20"/>
          <w:rPrChange w:id="4722" w:author="dbecker" w:date="2016-01-07T14:58:00Z">
            <w:rPr>
              <w:rFonts w:ascii="Arial" w:hAnsi="Arial"/>
              <w:spacing w:val="-3"/>
              <w:sz w:val="20"/>
              <w:szCs w:val="20"/>
            </w:rPr>
          </w:rPrChange>
        </w:rPr>
        <w:tab/>
        <w:t>Kingston</w:t>
      </w:r>
      <w:r w:rsidRPr="004338A9">
        <w:rPr>
          <w:rFonts w:asciiTheme="majorHAnsi" w:hAnsiTheme="majorHAnsi"/>
          <w:spacing w:val="-3"/>
          <w:sz w:val="20"/>
          <w:szCs w:val="20"/>
          <w:rPrChange w:id="4723" w:author="dbecker" w:date="2016-01-07T14:58:00Z">
            <w:rPr>
              <w:rFonts w:ascii="Arial" w:hAnsi="Arial"/>
              <w:spacing w:val="-3"/>
              <w:sz w:val="20"/>
              <w:szCs w:val="20"/>
            </w:rPr>
          </w:rPrChange>
        </w:rPr>
        <w:tab/>
      </w:r>
      <w:r w:rsidRPr="004338A9">
        <w:rPr>
          <w:rFonts w:asciiTheme="majorHAnsi" w:hAnsiTheme="majorHAnsi"/>
          <w:spacing w:val="-3"/>
          <w:sz w:val="20"/>
          <w:szCs w:val="20"/>
          <w:rPrChange w:id="4724" w:author="dbecker" w:date="2016-01-07T14:58:00Z">
            <w:rPr>
              <w:rFonts w:ascii="Arial" w:hAnsi="Arial"/>
              <w:spacing w:val="-3"/>
              <w:sz w:val="20"/>
              <w:szCs w:val="20"/>
            </w:rPr>
          </w:rPrChange>
        </w:rPr>
        <w:tab/>
      </w:r>
      <w:r w:rsidRPr="004338A9">
        <w:rPr>
          <w:rFonts w:asciiTheme="majorHAnsi" w:hAnsiTheme="majorHAnsi"/>
          <w:spacing w:val="-3"/>
          <w:sz w:val="20"/>
          <w:szCs w:val="20"/>
          <w:rPrChange w:id="4725" w:author="dbecker" w:date="2016-01-07T14:58:00Z">
            <w:rPr>
              <w:rFonts w:ascii="Arial" w:hAnsi="Arial"/>
              <w:spacing w:val="-3"/>
              <w:sz w:val="20"/>
              <w:szCs w:val="20"/>
            </w:rPr>
          </w:rPrChange>
        </w:rPr>
        <w:tab/>
        <w:t>0 - 8</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26" w:author="dbecker" w:date="2016-01-07T14:58:00Z">
            <w:rPr>
              <w:rFonts w:ascii="Arial" w:hAnsi="Arial"/>
              <w:spacing w:val="-3"/>
              <w:sz w:val="20"/>
              <w:szCs w:val="20"/>
            </w:rPr>
          </w:rPrChange>
        </w:rPr>
      </w:pPr>
      <w:r w:rsidRPr="004338A9">
        <w:rPr>
          <w:rFonts w:asciiTheme="majorHAnsi" w:hAnsiTheme="majorHAnsi"/>
          <w:spacing w:val="-3"/>
          <w:sz w:val="20"/>
          <w:szCs w:val="20"/>
          <w:rPrChange w:id="4727" w:author="dbecker" w:date="2016-01-07T14:58:00Z">
            <w:rPr>
              <w:rFonts w:ascii="Arial" w:hAnsi="Arial"/>
              <w:spacing w:val="-3"/>
              <w:sz w:val="20"/>
              <w:szCs w:val="20"/>
            </w:rPr>
          </w:rPrChange>
        </w:rPr>
        <w:tab/>
      </w:r>
      <w:r w:rsidRPr="004338A9">
        <w:rPr>
          <w:rFonts w:asciiTheme="majorHAnsi" w:hAnsiTheme="majorHAnsi"/>
          <w:spacing w:val="-3"/>
          <w:sz w:val="20"/>
          <w:szCs w:val="20"/>
          <w:rPrChange w:id="4728" w:author="dbecker" w:date="2016-01-07T14:58:00Z">
            <w:rPr>
              <w:rFonts w:ascii="Arial" w:hAnsi="Arial"/>
              <w:spacing w:val="-3"/>
              <w:sz w:val="20"/>
              <w:szCs w:val="20"/>
            </w:rPr>
          </w:rPrChange>
        </w:rPr>
        <w:tab/>
        <w:t>New Castle</w:t>
      </w:r>
      <w:r w:rsidRPr="004338A9">
        <w:rPr>
          <w:rFonts w:asciiTheme="majorHAnsi" w:hAnsiTheme="majorHAnsi"/>
          <w:spacing w:val="-3"/>
          <w:sz w:val="20"/>
          <w:szCs w:val="20"/>
          <w:rPrChange w:id="4729" w:author="dbecker" w:date="2016-01-07T14:58:00Z">
            <w:rPr>
              <w:rFonts w:ascii="Arial" w:hAnsi="Arial"/>
              <w:spacing w:val="-3"/>
              <w:sz w:val="20"/>
              <w:szCs w:val="20"/>
            </w:rPr>
          </w:rPrChange>
        </w:rPr>
        <w:tab/>
      </w:r>
      <w:r w:rsidRPr="004338A9">
        <w:rPr>
          <w:rFonts w:asciiTheme="majorHAnsi" w:hAnsiTheme="majorHAnsi"/>
          <w:spacing w:val="-3"/>
          <w:sz w:val="20"/>
          <w:szCs w:val="20"/>
          <w:rPrChange w:id="4730" w:author="dbecker" w:date="2016-01-07T14:58:00Z">
            <w:rPr>
              <w:rFonts w:ascii="Arial" w:hAnsi="Arial"/>
              <w:spacing w:val="-3"/>
              <w:sz w:val="20"/>
              <w:szCs w:val="20"/>
            </w:rPr>
          </w:rPrChange>
        </w:rPr>
        <w:tab/>
      </w:r>
      <w:r w:rsidRPr="004338A9">
        <w:rPr>
          <w:rFonts w:asciiTheme="majorHAnsi" w:hAnsiTheme="majorHAnsi"/>
          <w:spacing w:val="-3"/>
          <w:sz w:val="20"/>
          <w:szCs w:val="20"/>
          <w:rPrChange w:id="4731" w:author="dbecker" w:date="2016-01-07T14:58:00Z">
            <w:rPr>
              <w:rFonts w:ascii="Arial" w:hAnsi="Arial"/>
              <w:spacing w:val="-3"/>
              <w:sz w:val="20"/>
              <w:szCs w:val="20"/>
            </w:rPr>
          </w:rPrChange>
        </w:rPr>
        <w:tab/>
        <w:t>0 - 9</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32" w:author="dbecker" w:date="2016-01-07T14:58:00Z">
            <w:rPr>
              <w:rFonts w:ascii="Arial" w:hAnsi="Arial"/>
              <w:spacing w:val="-3"/>
              <w:sz w:val="20"/>
              <w:szCs w:val="20"/>
            </w:rPr>
          </w:rPrChange>
        </w:rPr>
      </w:pPr>
      <w:r w:rsidRPr="004338A9">
        <w:rPr>
          <w:rFonts w:asciiTheme="majorHAnsi" w:hAnsiTheme="majorHAnsi"/>
          <w:spacing w:val="-3"/>
          <w:sz w:val="20"/>
          <w:szCs w:val="20"/>
          <w:rPrChange w:id="4733" w:author="dbecker" w:date="2016-01-07T14:58:00Z">
            <w:rPr>
              <w:rFonts w:ascii="Arial" w:hAnsi="Arial"/>
              <w:spacing w:val="-3"/>
              <w:sz w:val="20"/>
              <w:szCs w:val="20"/>
            </w:rPr>
          </w:rPrChange>
        </w:rPr>
        <w:tab/>
      </w:r>
      <w:r w:rsidRPr="004338A9">
        <w:rPr>
          <w:rFonts w:asciiTheme="majorHAnsi" w:hAnsiTheme="majorHAnsi"/>
          <w:spacing w:val="-3"/>
          <w:sz w:val="20"/>
          <w:szCs w:val="20"/>
          <w:rPrChange w:id="4734" w:author="dbecker" w:date="2016-01-07T14:58:00Z">
            <w:rPr>
              <w:rFonts w:ascii="Arial" w:hAnsi="Arial"/>
              <w:spacing w:val="-3"/>
              <w:sz w:val="20"/>
              <w:szCs w:val="20"/>
            </w:rPr>
          </w:rPrChange>
        </w:rPr>
        <w:tab/>
        <w:t>Newfields</w:t>
      </w:r>
      <w:r w:rsidRPr="004338A9">
        <w:rPr>
          <w:rFonts w:asciiTheme="majorHAnsi" w:hAnsiTheme="majorHAnsi"/>
          <w:spacing w:val="-3"/>
          <w:sz w:val="20"/>
          <w:szCs w:val="20"/>
          <w:rPrChange w:id="4735" w:author="dbecker" w:date="2016-01-07T14:58:00Z">
            <w:rPr>
              <w:rFonts w:ascii="Arial" w:hAnsi="Arial"/>
              <w:spacing w:val="-3"/>
              <w:sz w:val="20"/>
              <w:szCs w:val="20"/>
            </w:rPr>
          </w:rPrChange>
        </w:rPr>
        <w:tab/>
      </w:r>
      <w:r w:rsidRPr="004338A9">
        <w:rPr>
          <w:rFonts w:asciiTheme="majorHAnsi" w:hAnsiTheme="majorHAnsi"/>
          <w:spacing w:val="-3"/>
          <w:sz w:val="20"/>
          <w:szCs w:val="20"/>
          <w:rPrChange w:id="4736" w:author="dbecker" w:date="2016-01-07T14:58:00Z">
            <w:rPr>
              <w:rFonts w:ascii="Arial" w:hAnsi="Arial"/>
              <w:spacing w:val="-3"/>
              <w:sz w:val="20"/>
              <w:szCs w:val="20"/>
            </w:rPr>
          </w:rPrChange>
        </w:rPr>
        <w:tab/>
      </w:r>
      <w:r w:rsidRPr="004338A9">
        <w:rPr>
          <w:rFonts w:asciiTheme="majorHAnsi" w:hAnsiTheme="majorHAnsi"/>
          <w:spacing w:val="-3"/>
          <w:sz w:val="20"/>
          <w:szCs w:val="20"/>
          <w:rPrChange w:id="4737" w:author="dbecker" w:date="2016-01-07T14:58:00Z">
            <w:rPr>
              <w:rFonts w:ascii="Arial" w:hAnsi="Arial"/>
              <w:spacing w:val="-3"/>
              <w:sz w:val="20"/>
              <w:szCs w:val="20"/>
            </w:rPr>
          </w:rPrChange>
        </w:rPr>
        <w:tab/>
        <w:t>1 - 0</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38" w:author="dbecker" w:date="2016-01-07T14:58:00Z">
            <w:rPr>
              <w:rFonts w:ascii="Arial" w:hAnsi="Arial"/>
              <w:spacing w:val="-3"/>
              <w:sz w:val="20"/>
              <w:szCs w:val="20"/>
            </w:rPr>
          </w:rPrChange>
        </w:rPr>
      </w:pPr>
      <w:r w:rsidRPr="004338A9">
        <w:rPr>
          <w:rFonts w:asciiTheme="majorHAnsi" w:hAnsiTheme="majorHAnsi"/>
          <w:spacing w:val="-3"/>
          <w:sz w:val="20"/>
          <w:szCs w:val="20"/>
          <w:rPrChange w:id="4739" w:author="dbecker" w:date="2016-01-07T14:58:00Z">
            <w:rPr>
              <w:rFonts w:ascii="Arial" w:hAnsi="Arial"/>
              <w:spacing w:val="-3"/>
              <w:sz w:val="20"/>
              <w:szCs w:val="20"/>
            </w:rPr>
          </w:rPrChange>
        </w:rPr>
        <w:tab/>
      </w:r>
      <w:r w:rsidRPr="004338A9">
        <w:rPr>
          <w:rFonts w:asciiTheme="majorHAnsi" w:hAnsiTheme="majorHAnsi"/>
          <w:spacing w:val="-3"/>
          <w:sz w:val="20"/>
          <w:szCs w:val="20"/>
          <w:rPrChange w:id="4740" w:author="dbecker" w:date="2016-01-07T14:58:00Z">
            <w:rPr>
              <w:rFonts w:ascii="Arial" w:hAnsi="Arial"/>
              <w:spacing w:val="-3"/>
              <w:sz w:val="20"/>
              <w:szCs w:val="20"/>
            </w:rPr>
          </w:rPrChange>
        </w:rPr>
        <w:tab/>
        <w:t>Newton</w:t>
      </w:r>
      <w:r w:rsidRPr="004338A9">
        <w:rPr>
          <w:rFonts w:asciiTheme="majorHAnsi" w:hAnsiTheme="majorHAnsi"/>
          <w:spacing w:val="-3"/>
          <w:sz w:val="20"/>
          <w:szCs w:val="20"/>
          <w:rPrChange w:id="4741" w:author="dbecker" w:date="2016-01-07T14:58:00Z">
            <w:rPr>
              <w:rFonts w:ascii="Arial" w:hAnsi="Arial"/>
              <w:spacing w:val="-3"/>
              <w:sz w:val="20"/>
              <w:szCs w:val="20"/>
            </w:rPr>
          </w:rPrChange>
        </w:rPr>
        <w:tab/>
      </w:r>
      <w:r w:rsidRPr="004338A9">
        <w:rPr>
          <w:rFonts w:asciiTheme="majorHAnsi" w:hAnsiTheme="majorHAnsi"/>
          <w:spacing w:val="-3"/>
          <w:sz w:val="20"/>
          <w:szCs w:val="20"/>
          <w:rPrChange w:id="4742" w:author="dbecker" w:date="2016-01-07T14:58:00Z">
            <w:rPr>
              <w:rFonts w:ascii="Arial" w:hAnsi="Arial"/>
              <w:spacing w:val="-3"/>
              <w:sz w:val="20"/>
              <w:szCs w:val="20"/>
            </w:rPr>
          </w:rPrChange>
        </w:rPr>
        <w:tab/>
      </w:r>
      <w:r w:rsidRPr="004338A9">
        <w:rPr>
          <w:rFonts w:asciiTheme="majorHAnsi" w:hAnsiTheme="majorHAnsi"/>
          <w:spacing w:val="-3"/>
          <w:sz w:val="20"/>
          <w:szCs w:val="20"/>
          <w:rPrChange w:id="4743" w:author="dbecker" w:date="2016-01-07T14:58:00Z">
            <w:rPr>
              <w:rFonts w:ascii="Arial" w:hAnsi="Arial"/>
              <w:spacing w:val="-3"/>
              <w:sz w:val="20"/>
              <w:szCs w:val="20"/>
            </w:rPr>
          </w:rPrChange>
        </w:rPr>
        <w:tab/>
      </w:r>
      <w:r w:rsidRPr="004338A9">
        <w:rPr>
          <w:rFonts w:asciiTheme="majorHAnsi" w:hAnsiTheme="majorHAnsi"/>
          <w:spacing w:val="-3"/>
          <w:sz w:val="20"/>
          <w:szCs w:val="20"/>
          <w:rPrChange w:id="4744" w:author="dbecker" w:date="2016-01-07T14:58:00Z">
            <w:rPr>
              <w:rFonts w:ascii="Arial" w:hAnsi="Arial"/>
              <w:spacing w:val="-3"/>
              <w:sz w:val="20"/>
              <w:szCs w:val="20"/>
            </w:rPr>
          </w:rPrChange>
        </w:rPr>
        <w:tab/>
        <w:t>1 - 1</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45" w:author="dbecker" w:date="2016-01-07T14:58:00Z">
            <w:rPr>
              <w:rFonts w:ascii="Arial" w:hAnsi="Arial"/>
              <w:spacing w:val="-3"/>
              <w:sz w:val="20"/>
              <w:szCs w:val="20"/>
            </w:rPr>
          </w:rPrChange>
        </w:rPr>
      </w:pPr>
      <w:r w:rsidRPr="004338A9">
        <w:rPr>
          <w:rFonts w:asciiTheme="majorHAnsi" w:hAnsiTheme="majorHAnsi"/>
          <w:spacing w:val="-3"/>
          <w:sz w:val="20"/>
          <w:szCs w:val="20"/>
          <w:rPrChange w:id="4746" w:author="dbecker" w:date="2016-01-07T14:58:00Z">
            <w:rPr>
              <w:rFonts w:ascii="Arial" w:hAnsi="Arial"/>
              <w:spacing w:val="-3"/>
              <w:sz w:val="20"/>
              <w:szCs w:val="20"/>
            </w:rPr>
          </w:rPrChange>
        </w:rPr>
        <w:tab/>
      </w:r>
      <w:r w:rsidRPr="004338A9">
        <w:rPr>
          <w:rFonts w:asciiTheme="majorHAnsi" w:hAnsiTheme="majorHAnsi"/>
          <w:spacing w:val="-3"/>
          <w:sz w:val="20"/>
          <w:szCs w:val="20"/>
          <w:rPrChange w:id="4747" w:author="dbecker" w:date="2016-01-07T14:58:00Z">
            <w:rPr>
              <w:rFonts w:ascii="Arial" w:hAnsi="Arial"/>
              <w:spacing w:val="-3"/>
              <w:sz w:val="20"/>
              <w:szCs w:val="20"/>
            </w:rPr>
          </w:rPrChange>
        </w:rPr>
        <w:tab/>
        <w:t>North Hampton</w:t>
      </w:r>
      <w:r w:rsidRPr="004338A9">
        <w:rPr>
          <w:rFonts w:asciiTheme="majorHAnsi" w:hAnsiTheme="majorHAnsi"/>
          <w:spacing w:val="-3"/>
          <w:sz w:val="20"/>
          <w:szCs w:val="20"/>
          <w:rPrChange w:id="4748" w:author="dbecker" w:date="2016-01-07T14:58:00Z">
            <w:rPr>
              <w:rFonts w:ascii="Arial" w:hAnsi="Arial"/>
              <w:spacing w:val="-3"/>
              <w:sz w:val="20"/>
              <w:szCs w:val="20"/>
            </w:rPr>
          </w:rPrChange>
        </w:rPr>
        <w:tab/>
      </w:r>
      <w:r w:rsidRPr="004338A9">
        <w:rPr>
          <w:rFonts w:asciiTheme="majorHAnsi" w:hAnsiTheme="majorHAnsi"/>
          <w:spacing w:val="-3"/>
          <w:sz w:val="20"/>
          <w:szCs w:val="20"/>
          <w:rPrChange w:id="4749" w:author="dbecker" w:date="2016-01-07T14:58:00Z">
            <w:rPr>
              <w:rFonts w:ascii="Arial" w:hAnsi="Arial"/>
              <w:spacing w:val="-3"/>
              <w:sz w:val="20"/>
              <w:szCs w:val="20"/>
            </w:rPr>
          </w:rPrChange>
        </w:rPr>
        <w:tab/>
      </w:r>
      <w:r w:rsidRPr="004338A9">
        <w:rPr>
          <w:rFonts w:asciiTheme="majorHAnsi" w:hAnsiTheme="majorHAnsi"/>
          <w:spacing w:val="-3"/>
          <w:sz w:val="20"/>
          <w:szCs w:val="20"/>
          <w:rPrChange w:id="4750" w:author="dbecker" w:date="2016-01-07T14:58:00Z">
            <w:rPr>
              <w:rFonts w:ascii="Arial" w:hAnsi="Arial"/>
              <w:spacing w:val="-3"/>
              <w:sz w:val="20"/>
              <w:szCs w:val="20"/>
            </w:rPr>
          </w:rPrChange>
        </w:rPr>
        <w:tab/>
        <w:t>1 - 2</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51" w:author="dbecker" w:date="2016-01-07T14:58:00Z">
            <w:rPr>
              <w:rFonts w:ascii="Arial" w:hAnsi="Arial"/>
              <w:spacing w:val="-3"/>
              <w:sz w:val="20"/>
              <w:szCs w:val="20"/>
            </w:rPr>
          </w:rPrChange>
        </w:rPr>
      </w:pPr>
      <w:r w:rsidRPr="004338A9">
        <w:rPr>
          <w:rFonts w:asciiTheme="majorHAnsi" w:hAnsiTheme="majorHAnsi"/>
          <w:spacing w:val="-3"/>
          <w:sz w:val="20"/>
          <w:szCs w:val="20"/>
          <w:rPrChange w:id="4752" w:author="dbecker" w:date="2016-01-07T14:58:00Z">
            <w:rPr>
              <w:rFonts w:ascii="Arial" w:hAnsi="Arial"/>
              <w:spacing w:val="-3"/>
              <w:sz w:val="20"/>
              <w:szCs w:val="20"/>
            </w:rPr>
          </w:rPrChange>
        </w:rPr>
        <w:tab/>
      </w:r>
      <w:r w:rsidRPr="004338A9">
        <w:rPr>
          <w:rFonts w:asciiTheme="majorHAnsi" w:hAnsiTheme="majorHAnsi"/>
          <w:spacing w:val="-3"/>
          <w:sz w:val="20"/>
          <w:szCs w:val="20"/>
          <w:rPrChange w:id="4753" w:author="dbecker" w:date="2016-01-07T14:58:00Z">
            <w:rPr>
              <w:rFonts w:ascii="Arial" w:hAnsi="Arial"/>
              <w:spacing w:val="-3"/>
              <w:sz w:val="20"/>
              <w:szCs w:val="20"/>
            </w:rPr>
          </w:rPrChange>
        </w:rPr>
        <w:tab/>
        <w:t>Portsmouth</w:t>
      </w:r>
      <w:r w:rsidRPr="004338A9">
        <w:rPr>
          <w:rFonts w:asciiTheme="majorHAnsi" w:hAnsiTheme="majorHAnsi"/>
          <w:spacing w:val="-3"/>
          <w:sz w:val="20"/>
          <w:szCs w:val="20"/>
          <w:rPrChange w:id="4754" w:author="dbecker" w:date="2016-01-07T14:58:00Z">
            <w:rPr>
              <w:rFonts w:ascii="Arial" w:hAnsi="Arial"/>
              <w:spacing w:val="-3"/>
              <w:sz w:val="20"/>
              <w:szCs w:val="20"/>
            </w:rPr>
          </w:rPrChange>
        </w:rPr>
        <w:tab/>
      </w:r>
      <w:r w:rsidRPr="004338A9">
        <w:rPr>
          <w:rFonts w:asciiTheme="majorHAnsi" w:hAnsiTheme="majorHAnsi"/>
          <w:spacing w:val="-3"/>
          <w:sz w:val="20"/>
          <w:szCs w:val="20"/>
          <w:rPrChange w:id="4755" w:author="dbecker" w:date="2016-01-07T14:58:00Z">
            <w:rPr>
              <w:rFonts w:ascii="Arial" w:hAnsi="Arial"/>
              <w:spacing w:val="-3"/>
              <w:sz w:val="20"/>
              <w:szCs w:val="20"/>
            </w:rPr>
          </w:rPrChange>
        </w:rPr>
        <w:tab/>
      </w:r>
      <w:r w:rsidRPr="004338A9">
        <w:rPr>
          <w:rFonts w:asciiTheme="majorHAnsi" w:hAnsiTheme="majorHAnsi"/>
          <w:spacing w:val="-3"/>
          <w:sz w:val="20"/>
          <w:szCs w:val="20"/>
          <w:rPrChange w:id="4756" w:author="dbecker" w:date="2016-01-07T14:58:00Z">
            <w:rPr>
              <w:rFonts w:ascii="Arial" w:hAnsi="Arial"/>
              <w:spacing w:val="-3"/>
              <w:sz w:val="20"/>
              <w:szCs w:val="20"/>
            </w:rPr>
          </w:rPrChange>
        </w:rPr>
        <w:tab/>
        <w:t>1 - 3</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57" w:author="dbecker" w:date="2016-01-07T14:58:00Z">
            <w:rPr>
              <w:rFonts w:ascii="Arial" w:hAnsi="Arial"/>
              <w:spacing w:val="-3"/>
              <w:sz w:val="20"/>
              <w:szCs w:val="20"/>
            </w:rPr>
          </w:rPrChange>
        </w:rPr>
      </w:pPr>
      <w:r w:rsidRPr="004338A9">
        <w:rPr>
          <w:rFonts w:asciiTheme="majorHAnsi" w:hAnsiTheme="majorHAnsi"/>
          <w:spacing w:val="-3"/>
          <w:sz w:val="20"/>
          <w:szCs w:val="20"/>
          <w:rPrChange w:id="4758" w:author="dbecker" w:date="2016-01-07T14:58:00Z">
            <w:rPr>
              <w:rFonts w:ascii="Arial" w:hAnsi="Arial"/>
              <w:spacing w:val="-3"/>
              <w:sz w:val="20"/>
              <w:szCs w:val="20"/>
            </w:rPr>
          </w:rPrChange>
        </w:rPr>
        <w:tab/>
      </w:r>
      <w:r w:rsidRPr="004338A9">
        <w:rPr>
          <w:rFonts w:asciiTheme="majorHAnsi" w:hAnsiTheme="majorHAnsi"/>
          <w:spacing w:val="-3"/>
          <w:sz w:val="20"/>
          <w:szCs w:val="20"/>
          <w:rPrChange w:id="4759" w:author="dbecker" w:date="2016-01-07T14:58:00Z">
            <w:rPr>
              <w:rFonts w:ascii="Arial" w:hAnsi="Arial"/>
              <w:spacing w:val="-3"/>
              <w:sz w:val="20"/>
              <w:szCs w:val="20"/>
            </w:rPr>
          </w:rPrChange>
        </w:rPr>
        <w:tab/>
        <w:t>Rye</w:t>
      </w:r>
      <w:r w:rsidRPr="004338A9">
        <w:rPr>
          <w:rFonts w:asciiTheme="majorHAnsi" w:hAnsiTheme="majorHAnsi"/>
          <w:spacing w:val="-3"/>
          <w:sz w:val="20"/>
          <w:szCs w:val="20"/>
          <w:rPrChange w:id="4760" w:author="dbecker" w:date="2016-01-07T14:58:00Z">
            <w:rPr>
              <w:rFonts w:ascii="Arial" w:hAnsi="Arial"/>
              <w:spacing w:val="-3"/>
              <w:sz w:val="20"/>
              <w:szCs w:val="20"/>
            </w:rPr>
          </w:rPrChange>
        </w:rPr>
        <w:tab/>
      </w:r>
      <w:r w:rsidRPr="004338A9">
        <w:rPr>
          <w:rFonts w:asciiTheme="majorHAnsi" w:hAnsiTheme="majorHAnsi"/>
          <w:spacing w:val="-3"/>
          <w:sz w:val="20"/>
          <w:szCs w:val="20"/>
          <w:rPrChange w:id="4761" w:author="dbecker" w:date="2016-01-07T14:58:00Z">
            <w:rPr>
              <w:rFonts w:ascii="Arial" w:hAnsi="Arial"/>
              <w:spacing w:val="-3"/>
              <w:sz w:val="20"/>
              <w:szCs w:val="20"/>
            </w:rPr>
          </w:rPrChange>
        </w:rPr>
        <w:tab/>
      </w:r>
      <w:r w:rsidRPr="004338A9">
        <w:rPr>
          <w:rFonts w:asciiTheme="majorHAnsi" w:hAnsiTheme="majorHAnsi"/>
          <w:spacing w:val="-3"/>
          <w:sz w:val="20"/>
          <w:szCs w:val="20"/>
          <w:rPrChange w:id="4762" w:author="dbecker" w:date="2016-01-07T14:58:00Z">
            <w:rPr>
              <w:rFonts w:ascii="Arial" w:hAnsi="Arial"/>
              <w:spacing w:val="-3"/>
              <w:sz w:val="20"/>
              <w:szCs w:val="20"/>
            </w:rPr>
          </w:rPrChange>
        </w:rPr>
        <w:tab/>
      </w:r>
      <w:r w:rsidRPr="004338A9">
        <w:rPr>
          <w:rFonts w:asciiTheme="majorHAnsi" w:hAnsiTheme="majorHAnsi"/>
          <w:spacing w:val="-3"/>
          <w:sz w:val="20"/>
          <w:szCs w:val="20"/>
          <w:rPrChange w:id="4763" w:author="dbecker" w:date="2016-01-07T14:58:00Z">
            <w:rPr>
              <w:rFonts w:ascii="Arial" w:hAnsi="Arial"/>
              <w:spacing w:val="-3"/>
              <w:sz w:val="20"/>
              <w:szCs w:val="20"/>
            </w:rPr>
          </w:rPrChange>
        </w:rPr>
        <w:tab/>
        <w:t>1 - 4</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64" w:author="dbecker" w:date="2016-01-07T14:58:00Z">
            <w:rPr>
              <w:rFonts w:ascii="Arial" w:hAnsi="Arial"/>
              <w:spacing w:val="-3"/>
              <w:sz w:val="20"/>
              <w:szCs w:val="20"/>
            </w:rPr>
          </w:rPrChange>
        </w:rPr>
      </w:pPr>
      <w:r w:rsidRPr="004338A9">
        <w:rPr>
          <w:rFonts w:asciiTheme="majorHAnsi" w:hAnsiTheme="majorHAnsi"/>
          <w:spacing w:val="-3"/>
          <w:sz w:val="20"/>
          <w:szCs w:val="20"/>
          <w:rPrChange w:id="4765" w:author="dbecker" w:date="2016-01-07T14:58:00Z">
            <w:rPr>
              <w:rFonts w:ascii="Arial" w:hAnsi="Arial"/>
              <w:spacing w:val="-3"/>
              <w:sz w:val="20"/>
              <w:szCs w:val="20"/>
            </w:rPr>
          </w:rPrChange>
        </w:rPr>
        <w:tab/>
      </w:r>
      <w:r w:rsidRPr="004338A9">
        <w:rPr>
          <w:rFonts w:asciiTheme="majorHAnsi" w:hAnsiTheme="majorHAnsi"/>
          <w:spacing w:val="-3"/>
          <w:sz w:val="20"/>
          <w:szCs w:val="20"/>
          <w:rPrChange w:id="4766" w:author="dbecker" w:date="2016-01-07T14:58:00Z">
            <w:rPr>
              <w:rFonts w:ascii="Arial" w:hAnsi="Arial"/>
              <w:spacing w:val="-3"/>
              <w:sz w:val="20"/>
              <w:szCs w:val="20"/>
            </w:rPr>
          </w:rPrChange>
        </w:rPr>
        <w:tab/>
        <w:t>Seabrook</w:t>
      </w:r>
      <w:r w:rsidRPr="004338A9">
        <w:rPr>
          <w:rFonts w:asciiTheme="majorHAnsi" w:hAnsiTheme="majorHAnsi"/>
          <w:spacing w:val="-3"/>
          <w:sz w:val="20"/>
          <w:szCs w:val="20"/>
          <w:rPrChange w:id="4767" w:author="dbecker" w:date="2016-01-07T14:58:00Z">
            <w:rPr>
              <w:rFonts w:ascii="Arial" w:hAnsi="Arial"/>
              <w:spacing w:val="-3"/>
              <w:sz w:val="20"/>
              <w:szCs w:val="20"/>
            </w:rPr>
          </w:rPrChange>
        </w:rPr>
        <w:tab/>
      </w:r>
      <w:r w:rsidRPr="004338A9">
        <w:rPr>
          <w:rFonts w:asciiTheme="majorHAnsi" w:hAnsiTheme="majorHAnsi"/>
          <w:spacing w:val="-3"/>
          <w:sz w:val="20"/>
          <w:szCs w:val="20"/>
          <w:rPrChange w:id="4768" w:author="dbecker" w:date="2016-01-07T14:58:00Z">
            <w:rPr>
              <w:rFonts w:ascii="Arial" w:hAnsi="Arial"/>
              <w:spacing w:val="-3"/>
              <w:sz w:val="20"/>
              <w:szCs w:val="20"/>
            </w:rPr>
          </w:rPrChange>
        </w:rPr>
        <w:tab/>
      </w:r>
      <w:r w:rsidRPr="004338A9">
        <w:rPr>
          <w:rFonts w:asciiTheme="majorHAnsi" w:hAnsiTheme="majorHAnsi"/>
          <w:spacing w:val="-3"/>
          <w:sz w:val="20"/>
          <w:szCs w:val="20"/>
          <w:rPrChange w:id="4769" w:author="dbecker" w:date="2016-01-07T14:58:00Z">
            <w:rPr>
              <w:rFonts w:ascii="Arial" w:hAnsi="Arial"/>
              <w:spacing w:val="-3"/>
              <w:sz w:val="20"/>
              <w:szCs w:val="20"/>
            </w:rPr>
          </w:rPrChange>
        </w:rPr>
        <w:tab/>
        <w:t>1 - 5</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pacing w:val="-3"/>
          <w:sz w:val="20"/>
          <w:szCs w:val="20"/>
          <w:rPrChange w:id="4770" w:author="dbecker" w:date="2016-01-07T14:58:00Z">
            <w:rPr>
              <w:rFonts w:ascii="Arial" w:hAnsi="Arial"/>
              <w:spacing w:val="-3"/>
              <w:sz w:val="20"/>
              <w:szCs w:val="20"/>
            </w:rPr>
          </w:rPrChange>
        </w:rPr>
      </w:pPr>
      <w:r w:rsidRPr="004338A9">
        <w:rPr>
          <w:rFonts w:asciiTheme="majorHAnsi" w:hAnsiTheme="majorHAnsi"/>
          <w:spacing w:val="-3"/>
          <w:sz w:val="20"/>
          <w:szCs w:val="20"/>
          <w:rPrChange w:id="4771" w:author="dbecker" w:date="2016-01-07T14:58:00Z">
            <w:rPr>
              <w:rFonts w:ascii="Arial" w:hAnsi="Arial"/>
              <w:spacing w:val="-3"/>
              <w:sz w:val="20"/>
              <w:szCs w:val="20"/>
            </w:rPr>
          </w:rPrChange>
        </w:rPr>
        <w:tab/>
      </w:r>
      <w:r w:rsidRPr="004338A9">
        <w:rPr>
          <w:rFonts w:asciiTheme="majorHAnsi" w:hAnsiTheme="majorHAnsi"/>
          <w:spacing w:val="-3"/>
          <w:sz w:val="20"/>
          <w:szCs w:val="20"/>
          <w:rPrChange w:id="4772" w:author="dbecker" w:date="2016-01-07T14:58:00Z">
            <w:rPr>
              <w:rFonts w:ascii="Arial" w:hAnsi="Arial"/>
              <w:spacing w:val="-3"/>
              <w:sz w:val="20"/>
              <w:szCs w:val="20"/>
            </w:rPr>
          </w:rPrChange>
        </w:rPr>
        <w:tab/>
        <w:t>South Hampton</w:t>
      </w:r>
      <w:r w:rsidRPr="004338A9">
        <w:rPr>
          <w:rFonts w:asciiTheme="majorHAnsi" w:hAnsiTheme="majorHAnsi"/>
          <w:spacing w:val="-3"/>
          <w:sz w:val="20"/>
          <w:szCs w:val="20"/>
          <w:rPrChange w:id="4773" w:author="dbecker" w:date="2016-01-07T14:58:00Z">
            <w:rPr>
              <w:rFonts w:ascii="Arial" w:hAnsi="Arial"/>
              <w:spacing w:val="-3"/>
              <w:sz w:val="20"/>
              <w:szCs w:val="20"/>
            </w:rPr>
          </w:rPrChange>
        </w:rPr>
        <w:tab/>
      </w:r>
      <w:r w:rsidRPr="004338A9">
        <w:rPr>
          <w:rFonts w:asciiTheme="majorHAnsi" w:hAnsiTheme="majorHAnsi"/>
          <w:spacing w:val="-3"/>
          <w:sz w:val="20"/>
          <w:szCs w:val="20"/>
          <w:rPrChange w:id="4774" w:author="dbecker" w:date="2016-01-07T14:58:00Z">
            <w:rPr>
              <w:rFonts w:ascii="Arial" w:hAnsi="Arial"/>
              <w:spacing w:val="-3"/>
              <w:sz w:val="20"/>
              <w:szCs w:val="20"/>
            </w:rPr>
          </w:rPrChange>
        </w:rPr>
        <w:tab/>
      </w:r>
      <w:r w:rsidRPr="004338A9">
        <w:rPr>
          <w:rFonts w:asciiTheme="majorHAnsi" w:hAnsiTheme="majorHAnsi"/>
          <w:spacing w:val="-3"/>
          <w:sz w:val="20"/>
          <w:szCs w:val="20"/>
          <w:rPrChange w:id="4775" w:author="dbecker" w:date="2016-01-07T14:58:00Z">
            <w:rPr>
              <w:rFonts w:ascii="Arial" w:hAnsi="Arial"/>
              <w:spacing w:val="-3"/>
              <w:sz w:val="20"/>
              <w:szCs w:val="20"/>
            </w:rPr>
          </w:rPrChange>
        </w:rPr>
        <w:tab/>
        <w:t>1 - 6</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z w:val="20"/>
          <w:szCs w:val="20"/>
          <w:rPrChange w:id="4776" w:author="dbecker" w:date="2016-01-07T14:58:00Z">
            <w:rPr>
              <w:rFonts w:ascii="Arial" w:hAnsi="Arial"/>
              <w:sz w:val="20"/>
              <w:szCs w:val="20"/>
            </w:rPr>
          </w:rPrChange>
        </w:rPr>
      </w:pPr>
      <w:r w:rsidRPr="004338A9">
        <w:rPr>
          <w:rFonts w:asciiTheme="majorHAnsi" w:hAnsiTheme="majorHAnsi"/>
          <w:sz w:val="20"/>
          <w:szCs w:val="20"/>
          <w:rPrChange w:id="4777" w:author="dbecker" w:date="2016-01-07T14:58:00Z">
            <w:rPr>
              <w:rFonts w:ascii="Arial" w:hAnsi="Arial"/>
              <w:sz w:val="20"/>
              <w:szCs w:val="20"/>
            </w:rPr>
          </w:rPrChange>
        </w:rPr>
        <w:tab/>
      </w:r>
      <w:r w:rsidRPr="004338A9">
        <w:rPr>
          <w:rFonts w:asciiTheme="majorHAnsi" w:hAnsiTheme="majorHAnsi"/>
          <w:sz w:val="20"/>
          <w:szCs w:val="20"/>
          <w:rPrChange w:id="4778" w:author="dbecker" w:date="2016-01-07T14:58:00Z">
            <w:rPr>
              <w:rFonts w:ascii="Arial" w:hAnsi="Arial"/>
              <w:sz w:val="20"/>
              <w:szCs w:val="20"/>
            </w:rPr>
          </w:rPrChange>
        </w:rPr>
        <w:tab/>
        <w:t>Stratham</w:t>
      </w:r>
      <w:r w:rsidRPr="004338A9">
        <w:rPr>
          <w:rFonts w:asciiTheme="majorHAnsi" w:hAnsiTheme="majorHAnsi"/>
          <w:sz w:val="20"/>
          <w:szCs w:val="20"/>
          <w:rPrChange w:id="4779" w:author="dbecker" w:date="2016-01-07T14:58:00Z">
            <w:rPr>
              <w:rFonts w:ascii="Arial" w:hAnsi="Arial"/>
              <w:sz w:val="20"/>
              <w:szCs w:val="20"/>
            </w:rPr>
          </w:rPrChange>
        </w:rPr>
        <w:tab/>
      </w:r>
      <w:r w:rsidRPr="004338A9">
        <w:rPr>
          <w:rFonts w:asciiTheme="majorHAnsi" w:hAnsiTheme="majorHAnsi"/>
          <w:sz w:val="20"/>
          <w:szCs w:val="20"/>
          <w:rPrChange w:id="4780" w:author="dbecker" w:date="2016-01-07T14:58:00Z">
            <w:rPr>
              <w:rFonts w:ascii="Arial" w:hAnsi="Arial"/>
              <w:sz w:val="20"/>
              <w:szCs w:val="20"/>
            </w:rPr>
          </w:rPrChange>
        </w:rPr>
        <w:tab/>
      </w:r>
      <w:r w:rsidRPr="004338A9">
        <w:rPr>
          <w:rFonts w:asciiTheme="majorHAnsi" w:hAnsiTheme="majorHAnsi"/>
          <w:sz w:val="20"/>
          <w:szCs w:val="20"/>
          <w:rPrChange w:id="4781" w:author="dbecker" w:date="2016-01-07T14:58:00Z">
            <w:rPr>
              <w:rFonts w:ascii="Arial" w:hAnsi="Arial"/>
              <w:sz w:val="20"/>
              <w:szCs w:val="20"/>
            </w:rPr>
          </w:rPrChange>
        </w:rPr>
        <w:tab/>
        <w:t>1 – 7</w:t>
      </w:r>
    </w:p>
    <w:p w:rsidR="004913A6" w:rsidRPr="004338A9" w:rsidRDefault="004913A6" w:rsidP="004913A6">
      <w:pPr>
        <w:tabs>
          <w:tab w:val="left" w:pos="0"/>
          <w:tab w:val="left" w:pos="72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720"/>
        <w:jc w:val="both"/>
        <w:rPr>
          <w:rFonts w:asciiTheme="majorHAnsi" w:hAnsiTheme="majorHAnsi"/>
          <w:sz w:val="20"/>
          <w:szCs w:val="20"/>
          <w:rPrChange w:id="4782" w:author="dbecker" w:date="2016-01-07T14:58:00Z">
            <w:rPr>
              <w:rFonts w:ascii="Arial" w:hAnsi="Arial"/>
              <w:sz w:val="20"/>
              <w:szCs w:val="20"/>
            </w:rPr>
          </w:rPrChange>
        </w:rPr>
      </w:pP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83" w:author="dbecker" w:date="2016-01-07T14:58:00Z">
            <w:rPr>
              <w:rFonts w:ascii="Arial" w:hAnsi="Arial"/>
              <w:spacing w:val="-3"/>
              <w:sz w:val="20"/>
              <w:szCs w:val="20"/>
            </w:rPr>
          </w:rPrChange>
        </w:rPr>
      </w:pPr>
      <w:r w:rsidRPr="004338A9">
        <w:rPr>
          <w:rFonts w:asciiTheme="majorHAnsi" w:hAnsiTheme="majorHAnsi"/>
          <w:spacing w:val="-3"/>
          <w:sz w:val="20"/>
          <w:szCs w:val="20"/>
          <w:rPrChange w:id="4784" w:author="dbecker" w:date="2016-01-07T14:58:00Z">
            <w:rPr>
              <w:rFonts w:ascii="Arial" w:hAnsi="Arial"/>
              <w:spacing w:val="-3"/>
              <w:sz w:val="20"/>
              <w:szCs w:val="20"/>
            </w:rPr>
          </w:rPrChange>
        </w:rPr>
        <w:t>Using the numeric key pad, set the correct town code (the first two digits from the left side of the address), then set the individual siren address code (e.g.., Brentwood siren number 1 address is 0-1-0-1).  The address will appear in the display window.</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85" w:author="dbecker" w:date="2016-01-07T14:58:00Z">
            <w:rPr>
              <w:rFonts w:ascii="Arial" w:hAnsi="Arial"/>
              <w:spacing w:val="-3"/>
              <w:sz w:val="20"/>
              <w:szCs w:val="20"/>
            </w:rPr>
          </w:rPrChange>
        </w:rPr>
      </w:pPr>
      <w:r w:rsidRPr="004338A9">
        <w:rPr>
          <w:rFonts w:asciiTheme="majorHAnsi" w:hAnsiTheme="majorHAnsi"/>
          <w:spacing w:val="-3"/>
          <w:sz w:val="20"/>
          <w:szCs w:val="20"/>
          <w:rPrChange w:id="4786" w:author="dbecker" w:date="2016-01-07T14:58:00Z">
            <w:rPr>
              <w:rFonts w:ascii="Arial" w:hAnsi="Arial"/>
              <w:spacing w:val="-3"/>
              <w:sz w:val="20"/>
              <w:szCs w:val="20"/>
            </w:rPr>
          </w:rPrChange>
        </w:rPr>
        <w:t xml:space="preserve">Press the Warning Tone button under Command Group.  Cancel should appear in the display window.  If Cancel does not appear, scroll to it using the Up and </w:t>
      </w:r>
      <w:proofErr w:type="gramStart"/>
      <w:r w:rsidRPr="004338A9">
        <w:rPr>
          <w:rFonts w:asciiTheme="majorHAnsi" w:hAnsiTheme="majorHAnsi"/>
          <w:spacing w:val="-3"/>
          <w:sz w:val="20"/>
          <w:szCs w:val="20"/>
          <w:rPrChange w:id="4787" w:author="dbecker" w:date="2016-01-07T14:58:00Z">
            <w:rPr>
              <w:rFonts w:ascii="Arial" w:hAnsi="Arial"/>
              <w:spacing w:val="-3"/>
              <w:sz w:val="20"/>
              <w:szCs w:val="20"/>
            </w:rPr>
          </w:rPrChange>
        </w:rPr>
        <w:t>Down</w:t>
      </w:r>
      <w:proofErr w:type="gramEnd"/>
      <w:r w:rsidRPr="004338A9">
        <w:rPr>
          <w:rFonts w:asciiTheme="majorHAnsi" w:hAnsiTheme="majorHAnsi"/>
          <w:spacing w:val="-3"/>
          <w:sz w:val="20"/>
          <w:szCs w:val="20"/>
          <w:rPrChange w:id="4788" w:author="dbecker" w:date="2016-01-07T14:58:00Z">
            <w:rPr>
              <w:rFonts w:ascii="Arial" w:hAnsi="Arial"/>
              <w:spacing w:val="-3"/>
              <w:sz w:val="20"/>
              <w:szCs w:val="20"/>
            </w:rPr>
          </w:rPrChange>
        </w:rPr>
        <w:t xml:space="preserve"> scroll arrows.</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89" w:author="dbecker" w:date="2016-01-07T14:58:00Z">
            <w:rPr>
              <w:rFonts w:ascii="Arial" w:hAnsi="Arial"/>
              <w:spacing w:val="-3"/>
              <w:sz w:val="20"/>
              <w:szCs w:val="20"/>
            </w:rPr>
          </w:rPrChange>
        </w:rPr>
      </w:pPr>
      <w:r w:rsidRPr="004338A9">
        <w:rPr>
          <w:rFonts w:asciiTheme="majorHAnsi" w:hAnsiTheme="majorHAnsi"/>
          <w:spacing w:val="-3"/>
          <w:sz w:val="20"/>
          <w:szCs w:val="20"/>
          <w:rPrChange w:id="4790" w:author="dbecker" w:date="2016-01-07T14:58:00Z">
            <w:rPr>
              <w:rFonts w:ascii="Arial" w:hAnsi="Arial"/>
              <w:spacing w:val="-3"/>
              <w:sz w:val="20"/>
              <w:szCs w:val="20"/>
            </w:rPr>
          </w:rPrChange>
        </w:rPr>
        <w:t>Verify that the E-969 encoder display window displays the following:</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91" w:author="dbecker" w:date="2016-01-07T14:58:00Z">
            <w:rPr>
              <w:rFonts w:ascii="Arial" w:hAnsi="Arial"/>
              <w:spacing w:val="-3"/>
              <w:sz w:val="20"/>
              <w:szCs w:val="20"/>
            </w:rPr>
          </w:rPrChange>
        </w:rPr>
      </w:pPr>
      <w:r w:rsidRPr="004338A9">
        <w:rPr>
          <w:rFonts w:asciiTheme="majorHAnsi" w:hAnsiTheme="majorHAnsi"/>
          <w:spacing w:val="-3"/>
          <w:sz w:val="20"/>
          <w:szCs w:val="20"/>
          <w:rPrChange w:id="4792" w:author="dbecker" w:date="2016-01-07T14:58:00Z">
            <w:rPr>
              <w:rFonts w:ascii="Arial" w:hAnsi="Arial"/>
              <w:spacing w:val="-3"/>
              <w:sz w:val="20"/>
              <w:szCs w:val="20"/>
            </w:rPr>
          </w:rPrChange>
        </w:rPr>
        <w:t>Cancel</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93" w:author="dbecker" w:date="2016-01-07T14:58:00Z">
            <w:rPr>
              <w:rFonts w:ascii="Arial" w:hAnsi="Arial"/>
              <w:spacing w:val="-3"/>
              <w:sz w:val="20"/>
              <w:szCs w:val="20"/>
            </w:rPr>
          </w:rPrChange>
        </w:rPr>
      </w:pPr>
      <w:r w:rsidRPr="004338A9">
        <w:rPr>
          <w:rFonts w:asciiTheme="majorHAnsi" w:hAnsiTheme="majorHAnsi"/>
          <w:spacing w:val="-3"/>
          <w:sz w:val="20"/>
          <w:szCs w:val="20"/>
          <w:rPrChange w:id="4794" w:author="dbecker" w:date="2016-01-07T14:58:00Z">
            <w:rPr>
              <w:rFonts w:ascii="Arial" w:hAnsi="Arial"/>
              <w:spacing w:val="-3"/>
              <w:sz w:val="20"/>
              <w:szCs w:val="20"/>
            </w:rPr>
          </w:rPrChange>
        </w:rPr>
        <w:t>Addr = (desired address) (time)</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95" w:author="dbecker" w:date="2016-01-07T14:58:00Z">
            <w:rPr>
              <w:rFonts w:ascii="Arial" w:hAnsi="Arial"/>
              <w:spacing w:val="-3"/>
              <w:sz w:val="20"/>
              <w:szCs w:val="20"/>
            </w:rPr>
          </w:rPrChange>
        </w:rPr>
      </w:pPr>
      <w:r w:rsidRPr="004338A9">
        <w:rPr>
          <w:rFonts w:asciiTheme="majorHAnsi" w:hAnsiTheme="majorHAnsi"/>
          <w:sz w:val="20"/>
          <w:szCs w:val="20"/>
          <w:rPrChange w:id="4796" w:author="dbecker" w:date="2016-01-07T14:58:00Z">
            <w:rPr>
              <w:rFonts w:ascii="Arial" w:hAnsi="Arial"/>
              <w:sz w:val="20"/>
              <w:szCs w:val="20"/>
            </w:rPr>
          </w:rPrChange>
        </w:rPr>
        <w:t>Press the SEND button.</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97" w:author="dbecker" w:date="2016-01-07T14:58:00Z">
            <w:rPr>
              <w:rFonts w:ascii="Arial" w:hAnsi="Arial"/>
              <w:spacing w:val="-3"/>
              <w:sz w:val="20"/>
              <w:szCs w:val="20"/>
            </w:rPr>
          </w:rPrChange>
        </w:rPr>
      </w:pPr>
      <w:r w:rsidRPr="004338A9">
        <w:rPr>
          <w:rFonts w:asciiTheme="majorHAnsi" w:hAnsiTheme="majorHAnsi"/>
          <w:spacing w:val="-3"/>
          <w:sz w:val="20"/>
          <w:szCs w:val="20"/>
          <w:rPrChange w:id="4798" w:author="dbecker" w:date="2016-01-07T14:58:00Z">
            <w:rPr>
              <w:rFonts w:ascii="Arial" w:hAnsi="Arial"/>
              <w:spacing w:val="-3"/>
              <w:sz w:val="20"/>
              <w:szCs w:val="20"/>
            </w:rPr>
          </w:rPrChange>
        </w:rPr>
        <w:t>Wait approximately 10 seconds for the command to be sent. Then verify that the address in the display window is correct or reenter the address as necessary.</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799" w:author="dbecker" w:date="2016-01-07T14:58:00Z">
            <w:rPr>
              <w:rFonts w:ascii="Arial" w:hAnsi="Arial"/>
              <w:spacing w:val="-3"/>
              <w:sz w:val="20"/>
              <w:szCs w:val="20"/>
            </w:rPr>
          </w:rPrChange>
        </w:rPr>
      </w:pPr>
      <w:r w:rsidRPr="004338A9">
        <w:rPr>
          <w:rFonts w:asciiTheme="majorHAnsi" w:hAnsiTheme="majorHAnsi"/>
          <w:spacing w:val="-3"/>
          <w:sz w:val="20"/>
          <w:szCs w:val="20"/>
          <w:rPrChange w:id="4800" w:author="dbecker" w:date="2016-01-07T14:58:00Z">
            <w:rPr>
              <w:rFonts w:ascii="Arial" w:hAnsi="Arial"/>
              <w:spacing w:val="-3"/>
              <w:sz w:val="20"/>
              <w:szCs w:val="20"/>
            </w:rPr>
          </w:rPrChange>
        </w:rPr>
        <w:t>Press the WARNING TONE menu button.</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jc w:val="both"/>
        <w:rPr>
          <w:rFonts w:asciiTheme="majorHAnsi" w:hAnsiTheme="majorHAnsi"/>
          <w:spacing w:val="-3"/>
          <w:sz w:val="20"/>
          <w:szCs w:val="20"/>
          <w:rPrChange w:id="4801" w:author="dbecker" w:date="2016-01-07T14:58:00Z">
            <w:rPr>
              <w:rFonts w:ascii="Arial" w:hAnsi="Arial"/>
              <w:spacing w:val="-3"/>
              <w:sz w:val="20"/>
              <w:szCs w:val="20"/>
            </w:rPr>
          </w:rPrChange>
        </w:rPr>
      </w:pPr>
      <w:r w:rsidRPr="004338A9">
        <w:rPr>
          <w:rFonts w:asciiTheme="majorHAnsi" w:hAnsiTheme="majorHAnsi"/>
          <w:spacing w:val="-3"/>
          <w:sz w:val="20"/>
          <w:szCs w:val="20"/>
          <w:rPrChange w:id="4802" w:author="dbecker" w:date="2016-01-07T14:58:00Z">
            <w:rPr>
              <w:rFonts w:ascii="Arial" w:hAnsi="Arial"/>
              <w:spacing w:val="-3"/>
              <w:sz w:val="20"/>
              <w:szCs w:val="20"/>
            </w:rPr>
          </w:rPrChange>
        </w:rPr>
        <w:t>Scroll to the desired warning tone (e.g., WAIL, HI-LO) using the Up or Down scroll arrows.</w:t>
      </w:r>
    </w:p>
    <w:p w:rsidR="004913A6" w:rsidRPr="004338A9" w:rsidRDefault="004913A6" w:rsidP="009257F9">
      <w:pPr>
        <w:numPr>
          <w:ilvl w:val="0"/>
          <w:numId w:val="68"/>
        </w:numPr>
        <w:tabs>
          <w:tab w:val="clear" w:pos="720"/>
          <w:tab w:val="left" w:pos="0"/>
          <w:tab w:val="num"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jc w:val="both"/>
        <w:rPr>
          <w:rFonts w:asciiTheme="majorHAnsi" w:hAnsiTheme="majorHAnsi"/>
          <w:spacing w:val="-3"/>
          <w:sz w:val="20"/>
          <w:szCs w:val="20"/>
          <w:rPrChange w:id="4803" w:author="dbecker" w:date="2016-01-07T14:58:00Z">
            <w:rPr>
              <w:rFonts w:ascii="Arial" w:hAnsi="Arial"/>
              <w:spacing w:val="-3"/>
              <w:sz w:val="20"/>
              <w:szCs w:val="20"/>
            </w:rPr>
          </w:rPrChange>
        </w:rPr>
      </w:pPr>
      <w:r w:rsidRPr="004338A9">
        <w:rPr>
          <w:rFonts w:asciiTheme="majorHAnsi" w:hAnsiTheme="majorHAnsi"/>
          <w:b/>
          <w:spacing w:val="-3"/>
          <w:sz w:val="20"/>
          <w:szCs w:val="20"/>
          <w:rPrChange w:id="4804" w:author="dbecker" w:date="2016-01-07T14:58:00Z">
            <w:rPr>
              <w:rFonts w:ascii="Arial" w:hAnsi="Arial"/>
              <w:b/>
              <w:spacing w:val="-3"/>
              <w:sz w:val="20"/>
              <w:szCs w:val="20"/>
            </w:rPr>
          </w:rPrChange>
        </w:rPr>
        <w:t xml:space="preserve">Note: </w:t>
      </w:r>
      <w:r w:rsidRPr="004338A9">
        <w:rPr>
          <w:rFonts w:asciiTheme="majorHAnsi" w:hAnsiTheme="majorHAnsi"/>
          <w:spacing w:val="-3"/>
          <w:sz w:val="20"/>
          <w:szCs w:val="20"/>
          <w:rPrChange w:id="4805" w:author="dbecker" w:date="2016-01-07T14:58:00Z">
            <w:rPr>
              <w:rFonts w:ascii="Arial" w:hAnsi="Arial"/>
              <w:spacing w:val="-3"/>
              <w:sz w:val="20"/>
              <w:szCs w:val="20"/>
            </w:rPr>
          </w:rPrChange>
        </w:rPr>
        <w:t>The function that would be used during a declared emergency at Seabrook Station would be the ALRT (alert) function. The ALRT tone is reserved for a Seabrook Station emergency only.</w:t>
      </w:r>
    </w:p>
    <w:p w:rsidR="004913A6" w:rsidRPr="004338A9" w:rsidRDefault="004913A6" w:rsidP="009257F9">
      <w:pPr>
        <w:numPr>
          <w:ilvl w:val="0"/>
          <w:numId w:val="68"/>
        </w:numPr>
        <w:tabs>
          <w:tab w:val="clear" w:pos="720"/>
          <w:tab w:val="left" w:pos="0"/>
          <w:tab w:val="num"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jc w:val="both"/>
        <w:rPr>
          <w:rFonts w:asciiTheme="majorHAnsi" w:hAnsiTheme="majorHAnsi"/>
          <w:spacing w:val="-3"/>
          <w:sz w:val="20"/>
          <w:szCs w:val="20"/>
          <w:rPrChange w:id="4806" w:author="dbecker" w:date="2016-01-07T14:58:00Z">
            <w:rPr>
              <w:rFonts w:ascii="Arial" w:hAnsi="Arial"/>
              <w:spacing w:val="-3"/>
              <w:sz w:val="20"/>
              <w:szCs w:val="20"/>
            </w:rPr>
          </w:rPrChange>
        </w:rPr>
      </w:pPr>
      <w:r w:rsidRPr="004338A9">
        <w:rPr>
          <w:rFonts w:asciiTheme="majorHAnsi" w:hAnsiTheme="majorHAnsi"/>
          <w:spacing w:val="-3"/>
          <w:sz w:val="20"/>
          <w:szCs w:val="20"/>
          <w:rPrChange w:id="4807" w:author="dbecker" w:date="2016-01-07T14:58:00Z">
            <w:rPr>
              <w:rFonts w:ascii="Arial" w:hAnsi="Arial"/>
              <w:spacing w:val="-3"/>
              <w:sz w:val="20"/>
              <w:szCs w:val="20"/>
            </w:rPr>
          </w:rPrChange>
        </w:rPr>
        <w:t>Verify that the E-969 encoder display window displays the following:</w:t>
      </w:r>
    </w:p>
    <w:p w:rsidR="004913A6" w:rsidRPr="004338A9" w:rsidRDefault="004913A6" w:rsidP="009257F9">
      <w:pPr>
        <w:numPr>
          <w:ilvl w:val="0"/>
          <w:numId w:val="68"/>
        </w:numPr>
        <w:tabs>
          <w:tab w:val="clear" w:pos="720"/>
          <w:tab w:val="left" w:pos="0"/>
          <w:tab w:val="left" w:pos="900"/>
          <w:tab w:val="num" w:pos="1440"/>
          <w:tab w:val="num"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980" w:hanging="720"/>
        <w:rPr>
          <w:rFonts w:asciiTheme="majorHAnsi" w:hAnsiTheme="majorHAnsi"/>
          <w:spacing w:val="-3"/>
          <w:sz w:val="20"/>
          <w:szCs w:val="20"/>
          <w:rPrChange w:id="4808" w:author="dbecker" w:date="2016-01-07T14:58:00Z">
            <w:rPr>
              <w:rFonts w:ascii="Arial" w:hAnsi="Arial"/>
              <w:spacing w:val="-3"/>
              <w:sz w:val="20"/>
              <w:szCs w:val="20"/>
            </w:rPr>
          </w:rPrChange>
        </w:rPr>
      </w:pPr>
      <w:r w:rsidRPr="004338A9">
        <w:rPr>
          <w:rFonts w:asciiTheme="majorHAnsi" w:hAnsiTheme="majorHAnsi"/>
          <w:spacing w:val="-3"/>
          <w:sz w:val="20"/>
          <w:szCs w:val="20"/>
          <w:rPrChange w:id="4809" w:author="dbecker" w:date="2016-01-07T14:58:00Z">
            <w:rPr>
              <w:rFonts w:ascii="Arial" w:hAnsi="Arial"/>
              <w:spacing w:val="-3"/>
              <w:sz w:val="20"/>
              <w:szCs w:val="20"/>
            </w:rPr>
          </w:rPrChange>
        </w:rPr>
        <w:t>(desired warning tone)</w:t>
      </w:r>
    </w:p>
    <w:p w:rsidR="004913A6" w:rsidRPr="004338A9" w:rsidRDefault="004913A6" w:rsidP="009257F9">
      <w:pPr>
        <w:numPr>
          <w:ilvl w:val="0"/>
          <w:numId w:val="68"/>
        </w:numPr>
        <w:tabs>
          <w:tab w:val="clear" w:pos="720"/>
          <w:tab w:val="left" w:pos="0"/>
          <w:tab w:val="left" w:pos="900"/>
          <w:tab w:val="num" w:pos="1440"/>
          <w:tab w:val="num"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980" w:hanging="720"/>
        <w:rPr>
          <w:rFonts w:asciiTheme="majorHAnsi" w:hAnsiTheme="majorHAnsi"/>
          <w:spacing w:val="-3"/>
          <w:sz w:val="20"/>
          <w:szCs w:val="20"/>
          <w:rPrChange w:id="4810" w:author="dbecker" w:date="2016-01-07T14:58:00Z">
            <w:rPr>
              <w:rFonts w:ascii="Arial" w:hAnsi="Arial"/>
              <w:spacing w:val="-3"/>
              <w:sz w:val="20"/>
              <w:szCs w:val="20"/>
            </w:rPr>
          </w:rPrChange>
        </w:rPr>
      </w:pPr>
      <w:r w:rsidRPr="004338A9">
        <w:rPr>
          <w:rFonts w:asciiTheme="majorHAnsi" w:hAnsiTheme="majorHAnsi"/>
          <w:spacing w:val="-3"/>
          <w:sz w:val="20"/>
          <w:szCs w:val="20"/>
          <w:rPrChange w:id="4811" w:author="dbecker" w:date="2016-01-07T14:58:00Z">
            <w:rPr>
              <w:rFonts w:ascii="Arial" w:hAnsi="Arial"/>
              <w:spacing w:val="-3"/>
              <w:sz w:val="20"/>
              <w:szCs w:val="20"/>
            </w:rPr>
          </w:rPrChange>
        </w:rPr>
        <w:t>(desired address)</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rPr>
          <w:rFonts w:asciiTheme="majorHAnsi" w:hAnsiTheme="majorHAnsi"/>
          <w:spacing w:val="-3"/>
          <w:sz w:val="20"/>
          <w:szCs w:val="20"/>
          <w:rPrChange w:id="4812" w:author="dbecker" w:date="2016-01-07T14:58:00Z">
            <w:rPr>
              <w:rFonts w:ascii="Arial" w:hAnsi="Arial"/>
              <w:spacing w:val="-3"/>
              <w:sz w:val="20"/>
              <w:szCs w:val="20"/>
            </w:rPr>
          </w:rPrChange>
        </w:rPr>
      </w:pPr>
      <w:r w:rsidRPr="004338A9">
        <w:rPr>
          <w:rFonts w:asciiTheme="majorHAnsi" w:hAnsiTheme="majorHAnsi"/>
          <w:b/>
          <w:spacing w:val="-3"/>
          <w:sz w:val="20"/>
          <w:szCs w:val="20"/>
          <w:rPrChange w:id="4813" w:author="dbecker" w:date="2016-01-07T14:58:00Z">
            <w:rPr>
              <w:rFonts w:ascii="Arial" w:hAnsi="Arial"/>
              <w:b/>
              <w:spacing w:val="-3"/>
              <w:sz w:val="20"/>
              <w:szCs w:val="20"/>
            </w:rPr>
          </w:rPrChange>
        </w:rPr>
        <w:t xml:space="preserve">Caution: </w:t>
      </w:r>
      <w:r w:rsidRPr="004338A9">
        <w:rPr>
          <w:rFonts w:asciiTheme="majorHAnsi" w:hAnsiTheme="majorHAnsi"/>
          <w:spacing w:val="-3"/>
          <w:sz w:val="20"/>
          <w:szCs w:val="20"/>
          <w:rPrChange w:id="4814" w:author="dbecker" w:date="2016-01-07T14:58:00Z">
            <w:rPr>
              <w:rFonts w:ascii="Arial" w:hAnsi="Arial"/>
              <w:spacing w:val="-3"/>
              <w:sz w:val="20"/>
              <w:szCs w:val="20"/>
            </w:rPr>
          </w:rPrChange>
        </w:rPr>
        <w:t>The next step will activate the selected siren.</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rPr>
          <w:rFonts w:asciiTheme="majorHAnsi" w:hAnsiTheme="majorHAnsi"/>
          <w:spacing w:val="-3"/>
          <w:sz w:val="20"/>
          <w:szCs w:val="20"/>
          <w:rPrChange w:id="4815" w:author="dbecker" w:date="2016-01-07T14:58:00Z">
            <w:rPr>
              <w:rFonts w:ascii="Arial" w:hAnsi="Arial"/>
              <w:spacing w:val="-3"/>
              <w:sz w:val="20"/>
              <w:szCs w:val="20"/>
            </w:rPr>
          </w:rPrChange>
        </w:rPr>
      </w:pPr>
      <w:r w:rsidRPr="004338A9">
        <w:rPr>
          <w:rFonts w:asciiTheme="majorHAnsi" w:hAnsiTheme="majorHAnsi"/>
          <w:spacing w:val="-3"/>
          <w:sz w:val="20"/>
          <w:szCs w:val="20"/>
          <w:rPrChange w:id="4816" w:author="dbecker" w:date="2016-01-07T14:58:00Z">
            <w:rPr>
              <w:rFonts w:ascii="Arial" w:hAnsi="Arial"/>
              <w:spacing w:val="-3"/>
              <w:sz w:val="20"/>
              <w:szCs w:val="20"/>
            </w:rPr>
          </w:rPrChange>
        </w:rPr>
        <w:t>Press the Send Button.</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rPr>
          <w:rFonts w:asciiTheme="majorHAnsi" w:hAnsiTheme="majorHAnsi"/>
          <w:spacing w:val="-3"/>
          <w:sz w:val="20"/>
          <w:szCs w:val="20"/>
          <w:rPrChange w:id="4817" w:author="dbecker" w:date="2016-01-07T14:58:00Z">
            <w:rPr>
              <w:rFonts w:ascii="Arial" w:hAnsi="Arial"/>
              <w:spacing w:val="-3"/>
              <w:sz w:val="20"/>
              <w:szCs w:val="20"/>
            </w:rPr>
          </w:rPrChange>
        </w:rPr>
      </w:pPr>
      <w:r w:rsidRPr="004338A9">
        <w:rPr>
          <w:rFonts w:asciiTheme="majorHAnsi" w:hAnsiTheme="majorHAnsi"/>
          <w:b/>
          <w:spacing w:val="-3"/>
          <w:sz w:val="20"/>
          <w:szCs w:val="20"/>
          <w:rPrChange w:id="4818" w:author="dbecker" w:date="2016-01-07T14:58:00Z">
            <w:rPr>
              <w:rFonts w:ascii="Arial" w:hAnsi="Arial"/>
              <w:b/>
              <w:spacing w:val="-3"/>
              <w:sz w:val="20"/>
              <w:szCs w:val="20"/>
            </w:rPr>
          </w:rPrChange>
        </w:rPr>
        <w:t xml:space="preserve">Note: </w:t>
      </w:r>
      <w:r w:rsidRPr="004338A9">
        <w:rPr>
          <w:rFonts w:asciiTheme="majorHAnsi" w:hAnsiTheme="majorHAnsi"/>
          <w:spacing w:val="-3"/>
          <w:sz w:val="20"/>
          <w:szCs w:val="20"/>
          <w:rPrChange w:id="4819" w:author="dbecker" w:date="2016-01-07T14:58:00Z">
            <w:rPr>
              <w:rFonts w:ascii="Arial" w:hAnsi="Arial"/>
              <w:spacing w:val="-3"/>
              <w:sz w:val="20"/>
              <w:szCs w:val="20"/>
            </w:rPr>
          </w:rPrChange>
        </w:rPr>
        <w:t>In case of inadvertent activation, perform the following steps to cancel:</w:t>
      </w:r>
    </w:p>
    <w:p w:rsidR="004913A6" w:rsidRPr="004338A9" w:rsidRDefault="004913A6" w:rsidP="009257F9">
      <w:pPr>
        <w:numPr>
          <w:ilvl w:val="0"/>
          <w:numId w:val="68"/>
        </w:numPr>
        <w:tabs>
          <w:tab w:val="clear" w:pos="720"/>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440" w:firstLine="180"/>
        <w:rPr>
          <w:rFonts w:asciiTheme="majorHAnsi" w:hAnsiTheme="majorHAnsi"/>
          <w:spacing w:val="-3"/>
          <w:sz w:val="20"/>
          <w:szCs w:val="20"/>
          <w:rPrChange w:id="4820" w:author="dbecker" w:date="2016-01-07T14:58:00Z">
            <w:rPr>
              <w:rFonts w:ascii="Arial" w:hAnsi="Arial"/>
              <w:spacing w:val="-3"/>
              <w:sz w:val="20"/>
              <w:szCs w:val="20"/>
            </w:rPr>
          </w:rPrChange>
        </w:rPr>
      </w:pPr>
      <w:r w:rsidRPr="004338A9">
        <w:rPr>
          <w:rFonts w:asciiTheme="majorHAnsi" w:hAnsiTheme="majorHAnsi"/>
          <w:spacing w:val="-3"/>
          <w:sz w:val="20"/>
          <w:szCs w:val="20"/>
          <w:rPrChange w:id="4821" w:author="dbecker" w:date="2016-01-07T14:58:00Z">
            <w:rPr>
              <w:rFonts w:ascii="Arial" w:hAnsi="Arial"/>
              <w:spacing w:val="-3"/>
              <w:sz w:val="20"/>
              <w:szCs w:val="20"/>
            </w:rPr>
          </w:rPrChange>
        </w:rPr>
        <w:t>Press the Reset Button</w:t>
      </w:r>
    </w:p>
    <w:p w:rsidR="004913A6" w:rsidRPr="004338A9" w:rsidRDefault="004913A6" w:rsidP="009257F9">
      <w:pPr>
        <w:numPr>
          <w:ilvl w:val="0"/>
          <w:numId w:val="68"/>
        </w:numPr>
        <w:tabs>
          <w:tab w:val="clear" w:pos="720"/>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440" w:firstLine="180"/>
        <w:rPr>
          <w:rFonts w:asciiTheme="majorHAnsi" w:hAnsiTheme="majorHAnsi"/>
          <w:spacing w:val="-3"/>
          <w:sz w:val="20"/>
          <w:szCs w:val="20"/>
          <w:rPrChange w:id="4822" w:author="dbecker" w:date="2016-01-07T14:58:00Z">
            <w:rPr>
              <w:rFonts w:ascii="Arial" w:hAnsi="Arial"/>
              <w:spacing w:val="-3"/>
              <w:sz w:val="20"/>
              <w:szCs w:val="20"/>
            </w:rPr>
          </w:rPrChange>
        </w:rPr>
      </w:pPr>
      <w:r w:rsidRPr="004338A9">
        <w:rPr>
          <w:rFonts w:asciiTheme="majorHAnsi" w:hAnsiTheme="majorHAnsi"/>
          <w:spacing w:val="-3"/>
          <w:sz w:val="20"/>
          <w:szCs w:val="20"/>
          <w:rPrChange w:id="4823" w:author="dbecker" w:date="2016-01-07T14:58:00Z">
            <w:rPr>
              <w:rFonts w:ascii="Arial" w:hAnsi="Arial"/>
              <w:spacing w:val="-3"/>
              <w:sz w:val="20"/>
              <w:szCs w:val="20"/>
            </w:rPr>
          </w:rPrChange>
        </w:rPr>
        <w:t>Press the Call Key C2 Button</w:t>
      </w:r>
    </w:p>
    <w:p w:rsidR="004913A6" w:rsidRPr="004338A9" w:rsidRDefault="004913A6" w:rsidP="009257F9">
      <w:pPr>
        <w:numPr>
          <w:ilvl w:val="0"/>
          <w:numId w:val="68"/>
        </w:numPr>
        <w:tabs>
          <w:tab w:val="clear" w:pos="720"/>
          <w:tab w:val="left" w:pos="0"/>
          <w:tab w:val="left" w:pos="90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440" w:firstLine="180"/>
        <w:rPr>
          <w:rFonts w:asciiTheme="majorHAnsi" w:hAnsiTheme="majorHAnsi"/>
          <w:spacing w:val="-3"/>
          <w:sz w:val="20"/>
          <w:szCs w:val="20"/>
          <w:rPrChange w:id="4824" w:author="dbecker" w:date="2016-01-07T14:58:00Z">
            <w:rPr>
              <w:rFonts w:ascii="Arial" w:hAnsi="Arial"/>
              <w:spacing w:val="-3"/>
              <w:sz w:val="20"/>
              <w:szCs w:val="20"/>
            </w:rPr>
          </w:rPrChange>
        </w:rPr>
      </w:pPr>
      <w:r w:rsidRPr="004338A9">
        <w:rPr>
          <w:rFonts w:asciiTheme="majorHAnsi" w:hAnsiTheme="majorHAnsi"/>
          <w:spacing w:val="-3"/>
          <w:sz w:val="20"/>
          <w:szCs w:val="20"/>
          <w:rPrChange w:id="4825" w:author="dbecker" w:date="2016-01-07T14:58:00Z">
            <w:rPr>
              <w:rFonts w:ascii="Arial" w:hAnsi="Arial"/>
              <w:spacing w:val="-3"/>
              <w:sz w:val="20"/>
              <w:szCs w:val="20"/>
            </w:rPr>
          </w:rPrChange>
        </w:rPr>
        <w:t>Press the Send Button</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rPr>
          <w:rFonts w:asciiTheme="majorHAnsi" w:hAnsiTheme="majorHAnsi"/>
          <w:spacing w:val="-3"/>
          <w:sz w:val="20"/>
          <w:szCs w:val="20"/>
          <w:rPrChange w:id="4826" w:author="dbecker" w:date="2016-01-07T14:58:00Z">
            <w:rPr>
              <w:rFonts w:ascii="Arial" w:hAnsi="Arial"/>
              <w:spacing w:val="-3"/>
              <w:sz w:val="20"/>
              <w:szCs w:val="20"/>
            </w:rPr>
          </w:rPrChange>
        </w:rPr>
      </w:pPr>
      <w:r w:rsidRPr="004338A9">
        <w:rPr>
          <w:rFonts w:asciiTheme="majorHAnsi" w:hAnsiTheme="majorHAnsi"/>
          <w:spacing w:val="-3"/>
          <w:sz w:val="20"/>
          <w:szCs w:val="20"/>
          <w:rPrChange w:id="4827" w:author="dbecker" w:date="2016-01-07T14:58:00Z">
            <w:rPr>
              <w:rFonts w:ascii="Arial" w:hAnsi="Arial"/>
              <w:spacing w:val="-3"/>
              <w:sz w:val="20"/>
              <w:szCs w:val="20"/>
            </w:rPr>
          </w:rPrChange>
        </w:rPr>
        <w:t>Call the town to verify that the siren activated.</w:t>
      </w:r>
    </w:p>
    <w:p w:rsidR="004913A6" w:rsidRPr="004338A9" w:rsidRDefault="004913A6" w:rsidP="009257F9">
      <w:pPr>
        <w:numPr>
          <w:ilvl w:val="0"/>
          <w:numId w:val="68"/>
        </w:numPr>
        <w:tabs>
          <w:tab w:val="clear" w:pos="720"/>
          <w:tab w:val="left" w:pos="0"/>
          <w:tab w:val="left"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hanging="540"/>
        <w:rPr>
          <w:rFonts w:asciiTheme="majorHAnsi" w:hAnsiTheme="majorHAnsi"/>
          <w:spacing w:val="-3"/>
          <w:sz w:val="20"/>
          <w:szCs w:val="20"/>
          <w:rPrChange w:id="4828" w:author="dbecker" w:date="2016-01-07T14:58:00Z">
            <w:rPr>
              <w:rFonts w:ascii="Arial" w:hAnsi="Arial"/>
              <w:spacing w:val="-3"/>
              <w:sz w:val="20"/>
              <w:szCs w:val="20"/>
            </w:rPr>
          </w:rPrChange>
        </w:rPr>
      </w:pPr>
      <w:r w:rsidRPr="004338A9">
        <w:rPr>
          <w:rFonts w:asciiTheme="majorHAnsi" w:hAnsiTheme="majorHAnsi"/>
          <w:b/>
          <w:spacing w:val="-3"/>
          <w:sz w:val="20"/>
          <w:szCs w:val="20"/>
          <w:rPrChange w:id="4829" w:author="dbecker" w:date="2016-01-07T14:58:00Z">
            <w:rPr>
              <w:rFonts w:ascii="Arial" w:hAnsi="Arial"/>
              <w:b/>
              <w:spacing w:val="-3"/>
              <w:sz w:val="20"/>
              <w:szCs w:val="20"/>
            </w:rPr>
          </w:rPrChange>
        </w:rPr>
        <w:t xml:space="preserve">Note: </w:t>
      </w:r>
      <w:r w:rsidRPr="004338A9">
        <w:rPr>
          <w:rFonts w:asciiTheme="majorHAnsi" w:hAnsiTheme="majorHAnsi"/>
          <w:spacing w:val="-3"/>
          <w:sz w:val="20"/>
          <w:szCs w:val="20"/>
          <w:rPrChange w:id="4830" w:author="dbecker" w:date="2016-01-07T14:58:00Z">
            <w:rPr>
              <w:rFonts w:ascii="Arial" w:hAnsi="Arial"/>
              <w:spacing w:val="-3"/>
              <w:sz w:val="20"/>
              <w:szCs w:val="20"/>
            </w:rPr>
          </w:rPrChange>
        </w:rPr>
        <w:t xml:space="preserve">If the sirens did not activate, perform the following actions: </w:t>
      </w:r>
    </w:p>
    <w:p w:rsidR="004913A6" w:rsidRPr="004338A9" w:rsidRDefault="004913A6" w:rsidP="009257F9">
      <w:pPr>
        <w:numPr>
          <w:ilvl w:val="0"/>
          <w:numId w:val="68"/>
        </w:numPr>
        <w:tabs>
          <w:tab w:val="clear" w:pos="720"/>
          <w:tab w:val="left" w:pos="0"/>
          <w:tab w:val="left" w:pos="900"/>
          <w:tab w:val="num" w:pos="126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firstLine="900"/>
        <w:rPr>
          <w:rFonts w:asciiTheme="majorHAnsi" w:hAnsiTheme="majorHAnsi"/>
          <w:spacing w:val="-3"/>
          <w:sz w:val="20"/>
          <w:szCs w:val="20"/>
          <w:rPrChange w:id="4831" w:author="dbecker" w:date="2016-01-07T14:58:00Z">
            <w:rPr>
              <w:rFonts w:ascii="Arial" w:hAnsi="Arial"/>
              <w:spacing w:val="-3"/>
              <w:sz w:val="20"/>
              <w:szCs w:val="20"/>
            </w:rPr>
          </w:rPrChange>
        </w:rPr>
      </w:pPr>
      <w:r w:rsidRPr="004338A9">
        <w:rPr>
          <w:rFonts w:asciiTheme="majorHAnsi" w:hAnsiTheme="majorHAnsi"/>
          <w:spacing w:val="-3"/>
          <w:sz w:val="20"/>
          <w:szCs w:val="20"/>
          <w:rPrChange w:id="4832" w:author="dbecker" w:date="2016-01-07T14:58:00Z">
            <w:rPr>
              <w:rFonts w:ascii="Arial" w:hAnsi="Arial"/>
              <w:spacing w:val="-3"/>
              <w:sz w:val="20"/>
              <w:szCs w:val="20"/>
            </w:rPr>
          </w:rPrChange>
        </w:rPr>
        <w:t>Switch to F2 on the radio remote</w:t>
      </w:r>
    </w:p>
    <w:p w:rsidR="004913A6" w:rsidRPr="004338A9" w:rsidRDefault="004913A6" w:rsidP="009257F9">
      <w:pPr>
        <w:numPr>
          <w:ilvl w:val="0"/>
          <w:numId w:val="68"/>
        </w:numPr>
        <w:tabs>
          <w:tab w:val="clear" w:pos="720"/>
          <w:tab w:val="left" w:pos="0"/>
          <w:tab w:val="left" w:pos="900"/>
          <w:tab w:val="num" w:pos="126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firstLine="900"/>
        <w:rPr>
          <w:rFonts w:asciiTheme="majorHAnsi" w:hAnsiTheme="majorHAnsi"/>
          <w:spacing w:val="-3"/>
          <w:sz w:val="20"/>
          <w:szCs w:val="20"/>
          <w:rPrChange w:id="4833" w:author="dbecker" w:date="2016-01-07T14:58:00Z">
            <w:rPr>
              <w:rFonts w:ascii="Arial" w:hAnsi="Arial"/>
              <w:spacing w:val="-3"/>
              <w:sz w:val="20"/>
              <w:szCs w:val="20"/>
            </w:rPr>
          </w:rPrChange>
        </w:rPr>
      </w:pPr>
      <w:r w:rsidRPr="004338A9">
        <w:rPr>
          <w:rFonts w:asciiTheme="majorHAnsi" w:hAnsiTheme="majorHAnsi"/>
          <w:spacing w:val="-3"/>
          <w:sz w:val="20"/>
          <w:szCs w:val="20"/>
          <w:rPrChange w:id="4834" w:author="dbecker" w:date="2016-01-07T14:58:00Z">
            <w:rPr>
              <w:rFonts w:ascii="Arial" w:hAnsi="Arial"/>
              <w:spacing w:val="-3"/>
              <w:sz w:val="20"/>
              <w:szCs w:val="20"/>
            </w:rPr>
          </w:rPrChange>
        </w:rPr>
        <w:t>Verify that the  F2 light is illuminated</w:t>
      </w:r>
    </w:p>
    <w:p w:rsidR="004913A6" w:rsidRPr="004338A9" w:rsidRDefault="004913A6" w:rsidP="009257F9">
      <w:pPr>
        <w:numPr>
          <w:ilvl w:val="0"/>
          <w:numId w:val="68"/>
        </w:numPr>
        <w:tabs>
          <w:tab w:val="clear" w:pos="720"/>
          <w:tab w:val="left" w:pos="0"/>
          <w:tab w:val="left" w:pos="900"/>
          <w:tab w:val="num" w:pos="126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firstLine="900"/>
        <w:rPr>
          <w:rFonts w:asciiTheme="majorHAnsi" w:hAnsiTheme="majorHAnsi"/>
          <w:spacing w:val="-3"/>
          <w:sz w:val="20"/>
          <w:szCs w:val="20"/>
          <w:rPrChange w:id="4835" w:author="dbecker" w:date="2016-01-07T14:58:00Z">
            <w:rPr>
              <w:rFonts w:ascii="Arial" w:hAnsi="Arial"/>
              <w:spacing w:val="-3"/>
              <w:sz w:val="20"/>
              <w:szCs w:val="20"/>
            </w:rPr>
          </w:rPrChange>
        </w:rPr>
      </w:pPr>
      <w:r w:rsidRPr="004338A9">
        <w:rPr>
          <w:rFonts w:asciiTheme="majorHAnsi" w:hAnsiTheme="majorHAnsi"/>
          <w:spacing w:val="-3"/>
          <w:sz w:val="20"/>
          <w:szCs w:val="20"/>
          <w:rPrChange w:id="4836" w:author="dbecker" w:date="2016-01-07T14:58:00Z">
            <w:rPr>
              <w:rFonts w:ascii="Arial" w:hAnsi="Arial"/>
              <w:spacing w:val="-3"/>
              <w:sz w:val="20"/>
              <w:szCs w:val="20"/>
            </w:rPr>
          </w:rPrChange>
        </w:rPr>
        <w:t>Repeat Steps 3 through 7</w:t>
      </w:r>
    </w:p>
    <w:p w:rsidR="004913A6" w:rsidRPr="004338A9" w:rsidRDefault="004913A6" w:rsidP="009257F9">
      <w:pPr>
        <w:numPr>
          <w:ilvl w:val="0"/>
          <w:numId w:val="68"/>
        </w:numPr>
        <w:tabs>
          <w:tab w:val="clear" w:pos="720"/>
          <w:tab w:val="left" w:pos="0"/>
          <w:tab w:val="left" w:pos="900"/>
          <w:tab w:val="num" w:pos="1260"/>
          <w:tab w:val="left" w:pos="1440"/>
          <w:tab w:val="left" w:pos="2160"/>
          <w:tab w:val="left" w:pos="2880"/>
          <w:tab w:val="left" w:pos="3600"/>
          <w:tab w:val="center" w:pos="4500"/>
          <w:tab w:val="left" w:pos="5040"/>
          <w:tab w:val="left" w:pos="5760"/>
          <w:tab w:val="left" w:pos="6480"/>
          <w:tab w:val="left" w:pos="7200"/>
          <w:tab w:val="left" w:pos="7920"/>
          <w:tab w:val="left" w:pos="8640"/>
          <w:tab w:val="left" w:pos="9360"/>
        </w:tabs>
        <w:suppressAutoHyphens/>
        <w:ind w:left="1260"/>
        <w:rPr>
          <w:rFonts w:asciiTheme="majorHAnsi" w:hAnsiTheme="majorHAnsi"/>
          <w:spacing w:val="-3"/>
          <w:sz w:val="20"/>
          <w:szCs w:val="20"/>
          <w:rPrChange w:id="4837" w:author="dbecker" w:date="2016-01-07T14:58:00Z">
            <w:rPr>
              <w:rFonts w:ascii="Arial" w:hAnsi="Arial"/>
              <w:spacing w:val="-3"/>
              <w:sz w:val="20"/>
              <w:szCs w:val="20"/>
            </w:rPr>
          </w:rPrChange>
        </w:rPr>
      </w:pPr>
      <w:r w:rsidRPr="004338A9">
        <w:rPr>
          <w:rFonts w:asciiTheme="majorHAnsi" w:hAnsiTheme="majorHAnsi"/>
          <w:spacing w:val="-3"/>
          <w:sz w:val="20"/>
          <w:szCs w:val="20"/>
          <w:rPrChange w:id="4838" w:author="dbecker" w:date="2016-01-07T14:58:00Z">
            <w:rPr>
              <w:rFonts w:ascii="Arial" w:hAnsi="Arial"/>
              <w:spacing w:val="-3"/>
              <w:sz w:val="20"/>
              <w:szCs w:val="20"/>
            </w:rPr>
          </w:rPrChange>
        </w:rPr>
        <w:t>Press the RESET button to restore the E-969 Encoder to STANDBY MODE or, after one minute, the encoder will reset itself.</w:t>
      </w:r>
    </w:p>
    <w:p w:rsidR="00576C41" w:rsidRPr="004338A9" w:rsidRDefault="00576C41" w:rsidP="00E24CA4">
      <w:pPr>
        <w:tabs>
          <w:tab w:val="left" w:pos="2775"/>
        </w:tabs>
        <w:rPr>
          <w:rFonts w:asciiTheme="majorHAnsi" w:hAnsiTheme="majorHAnsi" w:cs="Arial"/>
          <w:sz w:val="20"/>
          <w:szCs w:val="20"/>
          <w:rPrChange w:id="4839" w:author="dbecker" w:date="2016-01-07T14:58:00Z">
            <w:rPr>
              <w:rFonts w:ascii="Arial" w:hAnsi="Arial" w:cs="Arial"/>
              <w:sz w:val="20"/>
              <w:szCs w:val="20"/>
            </w:rPr>
          </w:rPrChange>
        </w:rPr>
      </w:pPr>
    </w:p>
    <w:p w:rsidR="00576C41" w:rsidRPr="004338A9" w:rsidRDefault="00B16CF4" w:rsidP="004913A6">
      <w:pPr>
        <w:pStyle w:val="Heading2"/>
        <w:numPr>
          <w:ilvl w:val="2"/>
          <w:numId w:val="35"/>
        </w:numPr>
        <w:tabs>
          <w:tab w:val="clear" w:pos="2340"/>
          <w:tab w:val="num" w:pos="540"/>
        </w:tabs>
        <w:ind w:hanging="2160"/>
        <w:rPr>
          <w:rFonts w:asciiTheme="majorHAnsi" w:hAnsiTheme="majorHAnsi"/>
          <w:i w:val="0"/>
          <w:iCs w:val="0"/>
          <w:color w:val="0070C0"/>
          <w:sz w:val="20"/>
          <w:szCs w:val="20"/>
          <w:rPrChange w:id="4840" w:author="dbecker" w:date="2016-01-07T14:58:00Z">
            <w:rPr>
              <w:i w:val="0"/>
              <w:iCs w:val="0"/>
              <w:sz w:val="20"/>
              <w:szCs w:val="20"/>
            </w:rPr>
          </w:rPrChange>
        </w:rPr>
      </w:pPr>
      <w:bookmarkStart w:id="4841" w:name="_Toc431372845"/>
      <w:r w:rsidRPr="004338A9">
        <w:rPr>
          <w:rFonts w:asciiTheme="majorHAnsi" w:hAnsiTheme="majorHAnsi"/>
          <w:i w:val="0"/>
          <w:iCs w:val="0"/>
          <w:color w:val="0070C0"/>
          <w:sz w:val="20"/>
          <w:szCs w:val="20"/>
          <w:rPrChange w:id="4842" w:author="dbecker" w:date="2016-01-07T14:58:00Z">
            <w:rPr>
              <w:i w:val="0"/>
              <w:iCs w:val="0"/>
              <w:sz w:val="20"/>
              <w:szCs w:val="20"/>
            </w:rPr>
          </w:rPrChange>
        </w:rPr>
        <w:t>Evacuation and Diversion Route Descriptions</w:t>
      </w:r>
      <w:bookmarkEnd w:id="4841"/>
    </w:p>
    <w:p w:rsidR="00B16CF4" w:rsidRPr="004338A9" w:rsidRDefault="0001165F" w:rsidP="00B16CF4">
      <w:pPr>
        <w:pStyle w:val="Heading3"/>
        <w:ind w:left="720"/>
        <w:rPr>
          <w:rFonts w:asciiTheme="majorHAnsi" w:hAnsiTheme="majorHAnsi"/>
          <w:b w:val="0"/>
          <w:color w:val="0070C0"/>
          <w:spacing w:val="-3"/>
          <w:sz w:val="20"/>
          <w:rPrChange w:id="4843" w:author="dbecker" w:date="2016-01-07T14:58:00Z">
            <w:rPr>
              <w:spacing w:val="-3"/>
              <w:sz w:val="20"/>
            </w:rPr>
          </w:rPrChange>
        </w:rPr>
      </w:pPr>
      <w:bookmarkStart w:id="4844" w:name="_Toc431372846"/>
      <w:r w:rsidRPr="004338A9">
        <w:rPr>
          <w:rFonts w:asciiTheme="majorHAnsi" w:hAnsiTheme="majorHAnsi"/>
          <w:b w:val="0"/>
          <w:color w:val="0070C0"/>
          <w:spacing w:val="-3"/>
          <w:sz w:val="20"/>
          <w:rPrChange w:id="4845" w:author="dbecker" w:date="2016-01-07T14:58:00Z">
            <w:rPr>
              <w:spacing w:val="-3"/>
              <w:sz w:val="20"/>
            </w:rPr>
          </w:rPrChange>
        </w:rPr>
        <w:t xml:space="preserve">1.   </w:t>
      </w:r>
      <w:r w:rsidR="00B16CF4" w:rsidRPr="004338A9">
        <w:rPr>
          <w:rFonts w:asciiTheme="majorHAnsi" w:hAnsiTheme="majorHAnsi"/>
          <w:b w:val="0"/>
          <w:color w:val="0070C0"/>
          <w:spacing w:val="-3"/>
          <w:sz w:val="20"/>
          <w:rPrChange w:id="4846" w:author="dbecker" w:date="2016-01-07T14:58:00Z">
            <w:rPr>
              <w:spacing w:val="-3"/>
              <w:sz w:val="20"/>
            </w:rPr>
          </w:rPrChange>
        </w:rPr>
        <w:t>Seabrook Station (by ERPA):</w:t>
      </w:r>
      <w:bookmarkEnd w:id="4844"/>
    </w:p>
    <w:p w:rsidR="002F2596" w:rsidRPr="004338A9" w:rsidRDefault="002F2596" w:rsidP="008D3CE1">
      <w:pPr>
        <w:ind w:left="1080"/>
        <w:rPr>
          <w:rFonts w:asciiTheme="majorHAnsi" w:hAnsiTheme="majorHAnsi" w:cs="Arial"/>
          <w:sz w:val="20"/>
          <w:szCs w:val="20"/>
          <w:rPrChange w:id="4847" w:author="dbecker" w:date="2016-01-07T14:58:00Z">
            <w:rPr>
              <w:rFonts w:ascii="Arial" w:hAnsi="Arial" w:cs="Arial"/>
              <w:sz w:val="20"/>
              <w:szCs w:val="20"/>
            </w:rPr>
          </w:rPrChange>
        </w:rPr>
      </w:pPr>
      <w:r w:rsidRPr="004338A9">
        <w:rPr>
          <w:rFonts w:asciiTheme="majorHAnsi" w:hAnsiTheme="majorHAnsi" w:cs="Arial"/>
          <w:sz w:val="20"/>
          <w:szCs w:val="20"/>
          <w:rPrChange w:id="4848" w:author="dbecker" w:date="2016-01-07T14:58:00Z">
            <w:rPr>
              <w:rFonts w:ascii="Arial" w:hAnsi="Arial" w:cs="Arial"/>
              <w:sz w:val="20"/>
              <w:szCs w:val="20"/>
            </w:rPr>
          </w:rPrChange>
        </w:rPr>
        <w:t>* Descriptions with diagrams are available in the Seabrook Station Traffic Management Manual)</w:t>
      </w:r>
    </w:p>
    <w:p w:rsidR="002F2596" w:rsidRPr="004338A9" w:rsidRDefault="002F2596" w:rsidP="008D3CE1">
      <w:pPr>
        <w:ind w:left="1080"/>
        <w:rPr>
          <w:rFonts w:asciiTheme="majorHAnsi" w:hAnsiTheme="majorHAnsi" w:cs="Arial"/>
          <w:sz w:val="20"/>
          <w:szCs w:val="20"/>
          <w:rPrChange w:id="4849" w:author="dbecker" w:date="2016-01-07T14:58:00Z">
            <w:rPr>
              <w:rFonts w:ascii="Arial" w:hAnsi="Arial" w:cs="Arial"/>
              <w:sz w:val="20"/>
              <w:szCs w:val="20"/>
            </w:rPr>
          </w:rPrChange>
        </w:rPr>
      </w:pPr>
    </w:p>
    <w:p w:rsidR="002F2596" w:rsidRPr="004338A9" w:rsidRDefault="002F2596" w:rsidP="008D3CE1">
      <w:pPr>
        <w:ind w:left="1080"/>
        <w:rPr>
          <w:rFonts w:asciiTheme="majorHAnsi" w:hAnsiTheme="majorHAnsi" w:cs="Arial"/>
          <w:sz w:val="20"/>
          <w:szCs w:val="20"/>
          <w:rPrChange w:id="4850" w:author="dbecker" w:date="2016-01-07T14:58:00Z">
            <w:rPr>
              <w:rFonts w:ascii="Arial" w:hAnsi="Arial" w:cs="Arial"/>
              <w:sz w:val="20"/>
              <w:szCs w:val="20"/>
            </w:rPr>
          </w:rPrChange>
        </w:rPr>
      </w:pPr>
      <w:r w:rsidRPr="004338A9">
        <w:rPr>
          <w:rFonts w:asciiTheme="majorHAnsi" w:hAnsiTheme="majorHAnsi" w:cs="Arial"/>
          <w:sz w:val="20"/>
          <w:szCs w:val="20"/>
          <w:rPrChange w:id="4851" w:author="dbecker" w:date="2016-01-07T14:58:00Z">
            <w:rPr>
              <w:rFonts w:ascii="Arial" w:hAnsi="Arial" w:cs="Arial"/>
              <w:sz w:val="20"/>
              <w:szCs w:val="20"/>
            </w:rPr>
          </w:rPrChange>
        </w:rPr>
        <w:t>The following are descriptions of evacuation routes for each community identified in the Emergency Planning Zone (EPZ).  All routes terminate at the Reception Centers assigned to each community within the EPZ.  The diversion routes (routes available for motorists to travel around the outside of the EPZ) are also listed.</w:t>
      </w:r>
    </w:p>
    <w:p w:rsidR="005F47F9" w:rsidRPr="004338A9" w:rsidRDefault="005F47F9" w:rsidP="002F2596">
      <w:pPr>
        <w:jc w:val="center"/>
        <w:rPr>
          <w:rFonts w:asciiTheme="majorHAnsi" w:hAnsiTheme="majorHAnsi" w:cs="Arial"/>
          <w:b/>
          <w:sz w:val="22"/>
          <w:szCs w:val="22"/>
          <w:rPrChange w:id="4852" w:author="dbecker" w:date="2016-01-07T14:58:00Z">
            <w:rPr>
              <w:rFonts w:ascii="Arial" w:hAnsi="Arial" w:cs="Arial"/>
              <w:b/>
              <w:sz w:val="22"/>
              <w:szCs w:val="22"/>
            </w:rPr>
          </w:rPrChange>
        </w:rPr>
      </w:pPr>
    </w:p>
    <w:p w:rsidR="002F2596" w:rsidRPr="004338A9" w:rsidRDefault="002F2596" w:rsidP="002F2596">
      <w:pPr>
        <w:jc w:val="center"/>
        <w:rPr>
          <w:rFonts w:asciiTheme="majorHAnsi" w:hAnsiTheme="majorHAnsi" w:cs="Arial"/>
          <w:b/>
          <w:sz w:val="22"/>
          <w:szCs w:val="22"/>
          <w:rPrChange w:id="4853" w:author="dbecker" w:date="2016-01-07T14:58:00Z">
            <w:rPr>
              <w:rFonts w:ascii="Arial" w:hAnsi="Arial" w:cs="Arial"/>
              <w:b/>
              <w:sz w:val="22"/>
              <w:szCs w:val="22"/>
            </w:rPr>
          </w:rPrChange>
        </w:rPr>
      </w:pPr>
      <w:r w:rsidRPr="004338A9">
        <w:rPr>
          <w:rFonts w:asciiTheme="majorHAnsi" w:hAnsiTheme="majorHAnsi" w:cs="Arial"/>
          <w:b/>
          <w:sz w:val="22"/>
          <w:szCs w:val="22"/>
          <w:rPrChange w:id="4854" w:author="dbecker" w:date="2016-01-07T14:58:00Z">
            <w:rPr>
              <w:rFonts w:ascii="Arial" w:hAnsi="Arial" w:cs="Arial"/>
              <w:b/>
              <w:sz w:val="22"/>
              <w:szCs w:val="22"/>
            </w:rPr>
          </w:rPrChange>
        </w:rPr>
        <w:t xml:space="preserve"> </w:t>
      </w:r>
      <w:r w:rsidRPr="004338A9">
        <w:rPr>
          <w:rFonts w:asciiTheme="majorHAnsi" w:hAnsiTheme="majorHAnsi" w:cs="Arial"/>
          <w:b/>
          <w:sz w:val="22"/>
          <w:szCs w:val="22"/>
          <w:u w:val="single"/>
          <w:rPrChange w:id="4855" w:author="dbecker" w:date="2016-01-07T14:58:00Z">
            <w:rPr>
              <w:rFonts w:ascii="Arial" w:hAnsi="Arial" w:cs="Arial"/>
              <w:b/>
              <w:sz w:val="22"/>
              <w:szCs w:val="22"/>
              <w:u w:val="single"/>
            </w:rPr>
          </w:rPrChange>
        </w:rPr>
        <w:t>SEABROOK / HAMPTON BEACH / HAMPTON FALLS</w:t>
      </w:r>
    </w:p>
    <w:p w:rsidR="002F2596" w:rsidRPr="004338A9" w:rsidRDefault="002F2596" w:rsidP="002F2596">
      <w:pPr>
        <w:jc w:val="center"/>
        <w:rPr>
          <w:rFonts w:asciiTheme="majorHAnsi" w:hAnsiTheme="majorHAnsi" w:cs="Arial"/>
          <w:b/>
          <w:sz w:val="22"/>
          <w:szCs w:val="22"/>
          <w:u w:val="single"/>
          <w:rPrChange w:id="4856"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857" w:author="dbecker" w:date="2016-01-07T14:58:00Z">
            <w:rPr>
              <w:rFonts w:ascii="Arial" w:hAnsi="Arial" w:cs="Arial"/>
              <w:b/>
              <w:sz w:val="22"/>
              <w:szCs w:val="22"/>
              <w:u w:val="single"/>
            </w:rPr>
          </w:rPrChange>
        </w:rPr>
        <w:t>ERPA A</w:t>
      </w:r>
    </w:p>
    <w:p w:rsidR="002F2596" w:rsidRPr="004338A9" w:rsidRDefault="002F2596" w:rsidP="002F2596">
      <w:pPr>
        <w:rPr>
          <w:rFonts w:asciiTheme="majorHAnsi" w:hAnsiTheme="majorHAnsi" w:cs="Arial"/>
          <w:b/>
          <w:sz w:val="22"/>
          <w:szCs w:val="22"/>
          <w:u w:val="single"/>
          <w:rPrChange w:id="4858"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859" w:author="dbecker" w:date="2016-01-07T14:58:00Z">
            <w:rPr>
              <w:rFonts w:ascii="Arial" w:hAnsi="Arial" w:cs="Arial"/>
              <w:b/>
              <w:sz w:val="22"/>
              <w:szCs w:val="22"/>
              <w:u w:val="single"/>
            </w:rPr>
          </w:rPrChange>
        </w:rPr>
        <w:t>SEABROOK</w:t>
      </w:r>
    </w:p>
    <w:p w:rsidR="002F2596" w:rsidRPr="004338A9" w:rsidRDefault="002F2596" w:rsidP="002213A1">
      <w:pPr>
        <w:ind w:right="540"/>
        <w:jc w:val="both"/>
        <w:rPr>
          <w:rFonts w:asciiTheme="majorHAnsi" w:hAnsiTheme="majorHAnsi" w:cs="Arial"/>
          <w:sz w:val="20"/>
          <w:szCs w:val="20"/>
          <w:rPrChange w:id="4860" w:author="dbecker" w:date="2016-01-07T14:58:00Z">
            <w:rPr>
              <w:rFonts w:ascii="Arial" w:hAnsi="Arial" w:cs="Arial"/>
              <w:sz w:val="20"/>
              <w:szCs w:val="20"/>
            </w:rPr>
          </w:rPrChange>
        </w:rPr>
      </w:pPr>
      <w:r w:rsidRPr="004338A9">
        <w:rPr>
          <w:rFonts w:asciiTheme="majorHAnsi" w:hAnsiTheme="majorHAnsi" w:cs="Arial"/>
          <w:b/>
          <w:sz w:val="22"/>
          <w:szCs w:val="22"/>
          <w:u w:val="single"/>
          <w:rPrChange w:id="4861" w:author="dbecker" w:date="2016-01-07T14:58:00Z">
            <w:rPr>
              <w:rFonts w:ascii="Arial" w:hAnsi="Arial" w:cs="Arial"/>
              <w:b/>
              <w:sz w:val="22"/>
              <w:szCs w:val="22"/>
              <w:u w:val="single"/>
            </w:rPr>
          </w:rPrChange>
        </w:rPr>
        <w:t>Beach</w:t>
      </w:r>
      <w:r w:rsidRPr="004338A9">
        <w:rPr>
          <w:rFonts w:asciiTheme="majorHAnsi" w:hAnsiTheme="majorHAnsi" w:cs="Arial"/>
          <w:sz w:val="22"/>
          <w:szCs w:val="22"/>
          <w:rPrChange w:id="4862" w:author="dbecker" w:date="2016-01-07T14:58:00Z">
            <w:rPr>
              <w:rFonts w:ascii="Arial" w:hAnsi="Arial" w:cs="Arial"/>
              <w:sz w:val="22"/>
              <w:szCs w:val="22"/>
            </w:rPr>
          </w:rPrChange>
        </w:rPr>
        <w:t>:</w:t>
      </w:r>
      <w:r w:rsidR="006627E7" w:rsidRPr="004338A9">
        <w:rPr>
          <w:rFonts w:asciiTheme="majorHAnsi" w:hAnsiTheme="majorHAnsi" w:cs="Arial"/>
          <w:sz w:val="22"/>
          <w:szCs w:val="22"/>
          <w:rPrChange w:id="4863" w:author="dbecker" w:date="2016-01-07T14:58:00Z">
            <w:rPr>
              <w:rFonts w:ascii="Arial" w:hAnsi="Arial" w:cs="Arial"/>
              <w:sz w:val="22"/>
              <w:szCs w:val="22"/>
            </w:rPr>
          </w:rPrChange>
        </w:rPr>
        <w:t xml:space="preserve"> </w:t>
      </w:r>
      <w:r w:rsidRPr="004338A9">
        <w:rPr>
          <w:rFonts w:asciiTheme="majorHAnsi" w:hAnsiTheme="majorHAnsi" w:cs="Arial"/>
          <w:sz w:val="20"/>
          <w:szCs w:val="20"/>
          <w:rPrChange w:id="4864" w:author="dbecker" w:date="2016-01-07T14:58:00Z">
            <w:rPr>
              <w:rFonts w:ascii="Arial" w:hAnsi="Arial" w:cs="Arial"/>
              <w:sz w:val="20"/>
              <w:szCs w:val="20"/>
            </w:rPr>
          </w:rPrChange>
        </w:rPr>
        <w:t>Rte. 286 West to Forest Street to I-95 South to I-495 South.  Then Rte. 213 West to I-93 North to I-293 North to exit 1/South Willow Street (Rte. 28) in Manchester.</w:t>
      </w:r>
    </w:p>
    <w:p w:rsidR="002F2596" w:rsidRPr="004338A9" w:rsidRDefault="002F2596" w:rsidP="002F2596">
      <w:pPr>
        <w:tabs>
          <w:tab w:val="left" w:pos="1620"/>
        </w:tabs>
        <w:ind w:right="540" w:firstLine="720"/>
        <w:jc w:val="both"/>
        <w:rPr>
          <w:rFonts w:asciiTheme="majorHAnsi" w:hAnsiTheme="majorHAnsi" w:cs="Arial"/>
          <w:sz w:val="22"/>
          <w:szCs w:val="22"/>
          <w:rPrChange w:id="4865" w:author="dbecker" w:date="2016-01-07T14:58:00Z">
            <w:rPr>
              <w:rFonts w:ascii="Arial" w:hAnsi="Arial" w:cs="Arial"/>
              <w:sz w:val="22"/>
              <w:szCs w:val="22"/>
            </w:rPr>
          </w:rPrChange>
        </w:rPr>
      </w:pPr>
    </w:p>
    <w:p w:rsidR="002F2596" w:rsidRPr="004338A9" w:rsidRDefault="002F2596" w:rsidP="002213A1">
      <w:pPr>
        <w:tabs>
          <w:tab w:val="left" w:pos="1620"/>
        </w:tabs>
        <w:ind w:right="540"/>
        <w:jc w:val="both"/>
        <w:rPr>
          <w:rFonts w:asciiTheme="majorHAnsi" w:hAnsiTheme="majorHAnsi" w:cs="Arial"/>
          <w:sz w:val="20"/>
          <w:szCs w:val="20"/>
          <w:rPrChange w:id="4866" w:author="dbecker" w:date="2016-01-07T14:58:00Z">
            <w:rPr>
              <w:rFonts w:ascii="Arial" w:hAnsi="Arial" w:cs="Arial"/>
              <w:sz w:val="20"/>
              <w:szCs w:val="20"/>
            </w:rPr>
          </w:rPrChange>
        </w:rPr>
      </w:pPr>
      <w:r w:rsidRPr="004338A9">
        <w:rPr>
          <w:rFonts w:asciiTheme="majorHAnsi" w:hAnsiTheme="majorHAnsi" w:cs="Arial"/>
          <w:sz w:val="20"/>
          <w:szCs w:val="20"/>
          <w:rPrChange w:id="4867" w:author="dbecker" w:date="2016-01-07T14:58:00Z">
            <w:rPr>
              <w:rFonts w:ascii="Arial" w:hAnsi="Arial" w:cs="Arial"/>
              <w:sz w:val="20"/>
              <w:szCs w:val="20"/>
            </w:rPr>
          </w:rPrChange>
        </w:rPr>
        <w:t>If Rte. 286 is congested at intersection of Rte. 1A, continue on Rte. 1A South to Salisbury, then Beach Road (also Rte. 1A) West through Salisbury Square onto Rte. 110 West to I-495 South as above to Manchester.</w:t>
      </w:r>
    </w:p>
    <w:p w:rsidR="002F2596" w:rsidRPr="004338A9" w:rsidRDefault="002F2596" w:rsidP="002F2596">
      <w:pPr>
        <w:tabs>
          <w:tab w:val="left" w:pos="1620"/>
        </w:tabs>
        <w:ind w:right="540" w:firstLine="720"/>
        <w:jc w:val="both"/>
        <w:rPr>
          <w:rFonts w:asciiTheme="majorHAnsi" w:hAnsiTheme="majorHAnsi" w:cs="Arial"/>
          <w:sz w:val="22"/>
          <w:szCs w:val="22"/>
          <w:rPrChange w:id="4868" w:author="dbecker" w:date="2016-01-07T14:58:00Z">
            <w:rPr>
              <w:rFonts w:ascii="Arial" w:hAnsi="Arial" w:cs="Arial"/>
              <w:sz w:val="22"/>
              <w:szCs w:val="22"/>
            </w:rPr>
          </w:rPrChange>
        </w:rPr>
      </w:pPr>
    </w:p>
    <w:p w:rsidR="002F2596" w:rsidRPr="004338A9" w:rsidRDefault="002F2596" w:rsidP="002213A1">
      <w:pPr>
        <w:ind w:right="540"/>
        <w:jc w:val="both"/>
        <w:rPr>
          <w:rFonts w:asciiTheme="majorHAnsi" w:hAnsiTheme="majorHAnsi" w:cs="Arial"/>
          <w:sz w:val="22"/>
          <w:szCs w:val="22"/>
          <w:rPrChange w:id="4869" w:author="dbecker" w:date="2016-01-07T14:58:00Z">
            <w:rPr>
              <w:rFonts w:ascii="Arial" w:hAnsi="Arial" w:cs="Arial"/>
              <w:sz w:val="22"/>
              <w:szCs w:val="22"/>
            </w:rPr>
          </w:rPrChange>
        </w:rPr>
      </w:pPr>
      <w:r w:rsidRPr="004338A9">
        <w:rPr>
          <w:rFonts w:asciiTheme="majorHAnsi" w:hAnsiTheme="majorHAnsi" w:cs="Arial"/>
          <w:b/>
          <w:sz w:val="22"/>
          <w:szCs w:val="22"/>
          <w:u w:val="single"/>
          <w:rPrChange w:id="4870" w:author="dbecker" w:date="2016-01-07T14:58:00Z">
            <w:rPr>
              <w:rFonts w:ascii="Arial" w:hAnsi="Arial" w:cs="Arial"/>
              <w:b/>
              <w:sz w:val="22"/>
              <w:szCs w:val="22"/>
              <w:u w:val="single"/>
            </w:rPr>
          </w:rPrChange>
        </w:rPr>
        <w:t>Inland</w:t>
      </w:r>
      <w:r w:rsidRPr="004338A9">
        <w:rPr>
          <w:rFonts w:asciiTheme="majorHAnsi" w:hAnsiTheme="majorHAnsi" w:cs="Arial"/>
          <w:b/>
          <w:sz w:val="22"/>
          <w:szCs w:val="22"/>
          <w:rPrChange w:id="4871" w:author="dbecker" w:date="2016-01-07T14:58:00Z">
            <w:rPr>
              <w:rFonts w:ascii="Arial" w:hAnsi="Arial" w:cs="Arial"/>
              <w:b/>
              <w:sz w:val="22"/>
              <w:szCs w:val="22"/>
            </w:rPr>
          </w:rPrChange>
        </w:rPr>
        <w:t>:</w:t>
      </w:r>
      <w:r w:rsidR="006627E7" w:rsidRPr="004338A9">
        <w:rPr>
          <w:rFonts w:asciiTheme="majorHAnsi" w:hAnsiTheme="majorHAnsi" w:cs="Arial"/>
          <w:sz w:val="22"/>
          <w:szCs w:val="22"/>
          <w:rPrChange w:id="4872" w:author="dbecker" w:date="2016-01-07T14:58:00Z">
            <w:rPr>
              <w:rFonts w:ascii="Arial" w:hAnsi="Arial" w:cs="Arial"/>
              <w:sz w:val="22"/>
              <w:szCs w:val="22"/>
            </w:rPr>
          </w:rPrChange>
        </w:rPr>
        <w:t xml:space="preserve"> </w:t>
      </w:r>
      <w:r w:rsidRPr="004338A9">
        <w:rPr>
          <w:rFonts w:asciiTheme="majorHAnsi" w:hAnsiTheme="majorHAnsi" w:cs="Arial"/>
          <w:sz w:val="20"/>
          <w:szCs w:val="20"/>
          <w:rPrChange w:id="4873" w:author="dbecker" w:date="2016-01-07T14:58:00Z">
            <w:rPr>
              <w:rFonts w:ascii="Arial" w:hAnsi="Arial" w:cs="Arial"/>
              <w:sz w:val="20"/>
              <w:szCs w:val="20"/>
            </w:rPr>
          </w:rPrChange>
        </w:rPr>
        <w:t>Rte. 107 to I-95 South and as above to Manchester</w:t>
      </w:r>
      <w:r w:rsidRPr="004338A9">
        <w:rPr>
          <w:rFonts w:asciiTheme="majorHAnsi" w:hAnsiTheme="majorHAnsi" w:cs="Arial"/>
          <w:sz w:val="22"/>
          <w:szCs w:val="22"/>
          <w:rPrChange w:id="4874" w:author="dbecker" w:date="2016-01-07T14:58:00Z">
            <w:rPr>
              <w:rFonts w:ascii="Arial" w:hAnsi="Arial" w:cs="Arial"/>
              <w:sz w:val="22"/>
              <w:szCs w:val="22"/>
            </w:rPr>
          </w:rPrChange>
        </w:rPr>
        <w:t>.</w:t>
      </w:r>
    </w:p>
    <w:p w:rsidR="002F2596" w:rsidRPr="004338A9" w:rsidRDefault="002F2596" w:rsidP="002F2596">
      <w:pPr>
        <w:tabs>
          <w:tab w:val="left" w:pos="1800"/>
        </w:tabs>
        <w:ind w:right="540" w:firstLine="720"/>
        <w:jc w:val="both"/>
        <w:rPr>
          <w:rFonts w:asciiTheme="majorHAnsi" w:hAnsiTheme="majorHAnsi" w:cs="Arial"/>
          <w:sz w:val="22"/>
          <w:szCs w:val="22"/>
          <w:rPrChange w:id="4875" w:author="dbecker" w:date="2016-01-07T14:58:00Z">
            <w:rPr>
              <w:rFonts w:ascii="Arial" w:hAnsi="Arial" w:cs="Arial"/>
              <w:sz w:val="22"/>
              <w:szCs w:val="22"/>
            </w:rPr>
          </w:rPrChange>
        </w:rPr>
      </w:pPr>
    </w:p>
    <w:p w:rsidR="002F2596" w:rsidRPr="004338A9" w:rsidRDefault="002F2596" w:rsidP="002213A1">
      <w:pPr>
        <w:ind w:right="540"/>
        <w:jc w:val="both"/>
        <w:rPr>
          <w:rFonts w:asciiTheme="majorHAnsi" w:hAnsiTheme="majorHAnsi" w:cs="Arial"/>
          <w:sz w:val="20"/>
          <w:szCs w:val="20"/>
          <w:rPrChange w:id="4876" w:author="dbecker" w:date="2016-01-07T14:58:00Z">
            <w:rPr>
              <w:rFonts w:ascii="Arial" w:hAnsi="Arial" w:cs="Arial"/>
              <w:sz w:val="20"/>
              <w:szCs w:val="20"/>
            </w:rPr>
          </w:rPrChange>
        </w:rPr>
      </w:pPr>
      <w:r w:rsidRPr="004338A9">
        <w:rPr>
          <w:rFonts w:asciiTheme="majorHAnsi" w:hAnsiTheme="majorHAnsi" w:cs="Arial"/>
          <w:b/>
          <w:sz w:val="22"/>
          <w:szCs w:val="22"/>
          <w:u w:val="single"/>
          <w:rPrChange w:id="4877" w:author="dbecker" w:date="2016-01-07T14:58:00Z">
            <w:rPr>
              <w:rFonts w:ascii="Arial" w:hAnsi="Arial" w:cs="Arial"/>
              <w:b/>
              <w:sz w:val="22"/>
              <w:szCs w:val="22"/>
              <w:u w:val="single"/>
            </w:rPr>
          </w:rPrChange>
        </w:rPr>
        <w:t>HAMPTON BEACH (RESIDENTS)</w:t>
      </w:r>
      <w:r w:rsidRPr="004338A9">
        <w:rPr>
          <w:rFonts w:asciiTheme="majorHAnsi" w:hAnsiTheme="majorHAnsi" w:cs="Arial"/>
          <w:b/>
          <w:sz w:val="22"/>
          <w:szCs w:val="22"/>
          <w:rPrChange w:id="4878" w:author="dbecker" w:date="2016-01-07T14:58:00Z">
            <w:rPr>
              <w:rFonts w:ascii="Arial" w:hAnsi="Arial" w:cs="Arial"/>
              <w:b/>
              <w:sz w:val="22"/>
              <w:szCs w:val="22"/>
            </w:rPr>
          </w:rPrChange>
        </w:rPr>
        <w:t>:</w:t>
      </w:r>
      <w:r w:rsidRPr="004338A9">
        <w:rPr>
          <w:rFonts w:asciiTheme="majorHAnsi" w:hAnsiTheme="majorHAnsi" w:cs="Arial"/>
          <w:sz w:val="22"/>
          <w:szCs w:val="22"/>
          <w:rPrChange w:id="4879" w:author="dbecker" w:date="2016-01-07T14:58:00Z">
            <w:rPr>
              <w:rFonts w:ascii="Arial" w:hAnsi="Arial" w:cs="Arial"/>
              <w:sz w:val="22"/>
              <w:szCs w:val="22"/>
            </w:rPr>
          </w:rPrChange>
        </w:rPr>
        <w:tab/>
      </w:r>
      <w:r w:rsidRPr="004338A9">
        <w:rPr>
          <w:rFonts w:asciiTheme="majorHAnsi" w:hAnsiTheme="majorHAnsi" w:cs="Arial"/>
          <w:sz w:val="20"/>
          <w:szCs w:val="20"/>
          <w:rPrChange w:id="4880" w:author="dbecker" w:date="2016-01-07T14:58:00Z">
            <w:rPr>
              <w:rFonts w:ascii="Arial" w:hAnsi="Arial" w:cs="Arial"/>
              <w:sz w:val="20"/>
              <w:szCs w:val="20"/>
            </w:rPr>
          </w:rPrChange>
        </w:rPr>
        <w:t>Rte. 1A North to Rte. 27 West to Rte. 101 West to I-95 North.  Then either take Spaulding Turnpike North to Rte. 108 South (Exit 7/Central Avenue) in Dover or continue on I-95 to Maine to Rte. 236 North to Rte. 9 West to West High Street (right at light/sign for Rochester) to Rte. 108 South to Dover.</w:t>
      </w:r>
    </w:p>
    <w:p w:rsidR="002F2596" w:rsidRPr="004338A9" w:rsidRDefault="002F2596" w:rsidP="002F2596">
      <w:pPr>
        <w:tabs>
          <w:tab w:val="left" w:pos="1800"/>
          <w:tab w:val="left" w:pos="3960"/>
        </w:tabs>
        <w:ind w:right="540" w:firstLine="720"/>
        <w:jc w:val="center"/>
        <w:rPr>
          <w:rFonts w:asciiTheme="majorHAnsi" w:hAnsiTheme="majorHAnsi" w:cs="Arial"/>
          <w:b/>
          <w:sz w:val="22"/>
          <w:szCs w:val="22"/>
          <w:rPrChange w:id="4881" w:author="dbecker" w:date="2016-01-07T14:58:00Z">
            <w:rPr>
              <w:rFonts w:ascii="Arial" w:hAnsi="Arial" w:cs="Arial"/>
              <w:b/>
              <w:sz w:val="22"/>
              <w:szCs w:val="22"/>
            </w:rPr>
          </w:rPrChange>
        </w:rPr>
      </w:pPr>
      <w:r w:rsidRPr="004338A9">
        <w:rPr>
          <w:rFonts w:asciiTheme="majorHAnsi" w:hAnsiTheme="majorHAnsi" w:cs="Arial"/>
          <w:b/>
          <w:sz w:val="22"/>
          <w:szCs w:val="22"/>
          <w:u w:val="single"/>
          <w:rPrChange w:id="4882" w:author="dbecker" w:date="2016-01-07T14:58:00Z">
            <w:rPr>
              <w:rFonts w:ascii="Arial" w:hAnsi="Arial" w:cs="Arial"/>
              <w:b/>
              <w:sz w:val="22"/>
              <w:szCs w:val="22"/>
              <w:u w:val="single"/>
            </w:rPr>
          </w:rPrChange>
        </w:rPr>
        <w:t>OR</w:t>
      </w:r>
    </w:p>
    <w:p w:rsidR="002F2596" w:rsidRPr="004338A9" w:rsidRDefault="002F2596" w:rsidP="008D3CE1">
      <w:pPr>
        <w:tabs>
          <w:tab w:val="left" w:pos="1080"/>
          <w:tab w:val="left" w:pos="1800"/>
          <w:tab w:val="left" w:pos="3960"/>
        </w:tabs>
        <w:ind w:right="540"/>
        <w:jc w:val="both"/>
        <w:rPr>
          <w:rFonts w:asciiTheme="majorHAnsi" w:hAnsiTheme="majorHAnsi" w:cs="Arial"/>
          <w:sz w:val="20"/>
          <w:szCs w:val="20"/>
          <w:rPrChange w:id="4883"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884" w:author="dbecker" w:date="2016-01-07T14:58:00Z">
            <w:rPr>
              <w:rFonts w:ascii="Arial" w:hAnsi="Arial" w:cs="Arial"/>
              <w:sz w:val="20"/>
              <w:szCs w:val="20"/>
            </w:rPr>
          </w:rPrChange>
        </w:rPr>
        <w:t>Rte. 1A North to Rte. 111 West, across to US Rte. 1 to Rte. 151 North to Rte. 33 East to I-95 North and as above to Dover.</w:t>
      </w:r>
      <w:proofErr w:type="gramEnd"/>
    </w:p>
    <w:p w:rsidR="002F2596" w:rsidRPr="004338A9" w:rsidRDefault="002F2596" w:rsidP="002F2596">
      <w:pPr>
        <w:tabs>
          <w:tab w:val="left" w:pos="1800"/>
          <w:tab w:val="left" w:pos="3960"/>
        </w:tabs>
        <w:ind w:right="540" w:firstLine="720"/>
        <w:jc w:val="both"/>
        <w:rPr>
          <w:rFonts w:asciiTheme="majorHAnsi" w:hAnsiTheme="majorHAnsi" w:cs="Arial"/>
          <w:sz w:val="22"/>
          <w:szCs w:val="22"/>
          <w:rPrChange w:id="4885" w:author="dbecker" w:date="2016-01-07T14:58:00Z">
            <w:rPr>
              <w:rFonts w:ascii="Arial" w:hAnsi="Arial" w:cs="Arial"/>
              <w:sz w:val="22"/>
              <w:szCs w:val="22"/>
            </w:rPr>
          </w:rPrChange>
        </w:rPr>
      </w:pPr>
    </w:p>
    <w:p w:rsidR="002F2596" w:rsidRPr="004338A9" w:rsidRDefault="002F2596" w:rsidP="008D3CE1">
      <w:pPr>
        <w:tabs>
          <w:tab w:val="left" w:pos="1800"/>
          <w:tab w:val="left" w:pos="3960"/>
        </w:tabs>
        <w:ind w:right="540"/>
        <w:jc w:val="both"/>
        <w:rPr>
          <w:rFonts w:asciiTheme="majorHAnsi" w:hAnsiTheme="majorHAnsi" w:cs="Arial"/>
          <w:sz w:val="20"/>
          <w:szCs w:val="20"/>
          <w:rPrChange w:id="4886" w:author="dbecker" w:date="2016-01-07T14:58:00Z">
            <w:rPr>
              <w:rFonts w:ascii="Arial" w:hAnsi="Arial" w:cs="Arial"/>
              <w:sz w:val="20"/>
              <w:szCs w:val="20"/>
            </w:rPr>
          </w:rPrChange>
        </w:rPr>
      </w:pPr>
      <w:r w:rsidRPr="004338A9">
        <w:rPr>
          <w:rFonts w:asciiTheme="majorHAnsi" w:hAnsiTheme="majorHAnsi" w:cs="Arial"/>
          <w:b/>
          <w:sz w:val="22"/>
          <w:szCs w:val="22"/>
          <w:u w:val="single"/>
          <w:rPrChange w:id="4887" w:author="dbecker" w:date="2016-01-07T14:58:00Z">
            <w:rPr>
              <w:rFonts w:ascii="Arial" w:hAnsi="Arial" w:cs="Arial"/>
              <w:b/>
              <w:sz w:val="22"/>
              <w:szCs w:val="22"/>
              <w:u w:val="single"/>
            </w:rPr>
          </w:rPrChange>
        </w:rPr>
        <w:t>Hampton Beach (visitors only)</w:t>
      </w:r>
      <w:r w:rsidRPr="004338A9">
        <w:rPr>
          <w:rFonts w:asciiTheme="majorHAnsi" w:hAnsiTheme="majorHAnsi" w:cs="Arial"/>
          <w:b/>
          <w:sz w:val="22"/>
          <w:szCs w:val="22"/>
          <w:rPrChange w:id="4888" w:author="dbecker" w:date="2016-01-07T14:58:00Z">
            <w:rPr>
              <w:rFonts w:ascii="Arial" w:hAnsi="Arial" w:cs="Arial"/>
              <w:b/>
              <w:sz w:val="22"/>
              <w:szCs w:val="22"/>
            </w:rPr>
          </w:rPrChange>
        </w:rPr>
        <w:t>:</w:t>
      </w:r>
      <w:r w:rsidR="008D3CE1" w:rsidRPr="004338A9">
        <w:rPr>
          <w:rFonts w:asciiTheme="majorHAnsi" w:hAnsiTheme="majorHAnsi" w:cs="Arial"/>
          <w:b/>
          <w:sz w:val="22"/>
          <w:szCs w:val="22"/>
          <w:rPrChange w:id="4889" w:author="dbecker" w:date="2016-01-07T14:58:00Z">
            <w:rPr>
              <w:rFonts w:ascii="Arial" w:hAnsi="Arial" w:cs="Arial"/>
              <w:b/>
              <w:sz w:val="22"/>
              <w:szCs w:val="22"/>
            </w:rPr>
          </w:rPrChange>
        </w:rPr>
        <w:t xml:space="preserve"> </w:t>
      </w:r>
      <w:r w:rsidRPr="004338A9">
        <w:rPr>
          <w:rFonts w:asciiTheme="majorHAnsi" w:hAnsiTheme="majorHAnsi" w:cs="Arial"/>
          <w:sz w:val="20"/>
          <w:szCs w:val="20"/>
          <w:rPrChange w:id="4890" w:author="dbecker" w:date="2016-01-07T14:58:00Z">
            <w:rPr>
              <w:rFonts w:ascii="Arial" w:hAnsi="Arial" w:cs="Arial"/>
              <w:sz w:val="20"/>
              <w:szCs w:val="20"/>
            </w:rPr>
          </w:rPrChange>
        </w:rPr>
        <w:t>Rte. 1A North (Ocean Blvd.), left on Highland Avenue to Rte. 101 West to Manchester.</w:t>
      </w:r>
    </w:p>
    <w:p w:rsidR="002F2596" w:rsidRPr="004338A9" w:rsidRDefault="002F2596" w:rsidP="002F2596">
      <w:pPr>
        <w:tabs>
          <w:tab w:val="left" w:pos="1800"/>
          <w:tab w:val="left" w:pos="3960"/>
        </w:tabs>
        <w:ind w:right="540" w:firstLine="720"/>
        <w:jc w:val="center"/>
        <w:rPr>
          <w:rFonts w:asciiTheme="majorHAnsi" w:hAnsiTheme="majorHAnsi" w:cs="Arial"/>
          <w:b/>
          <w:sz w:val="22"/>
          <w:szCs w:val="22"/>
          <w:u w:val="single"/>
          <w:rPrChange w:id="4891"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892" w:author="dbecker" w:date="2016-01-07T14:58:00Z">
            <w:rPr>
              <w:rFonts w:ascii="Arial" w:hAnsi="Arial" w:cs="Arial"/>
              <w:b/>
              <w:sz w:val="22"/>
              <w:szCs w:val="22"/>
              <w:u w:val="single"/>
            </w:rPr>
          </w:rPrChange>
        </w:rPr>
        <w:t>OR</w:t>
      </w:r>
    </w:p>
    <w:p w:rsidR="002F2596" w:rsidRPr="004338A9" w:rsidRDefault="002F2596" w:rsidP="002213A1">
      <w:pPr>
        <w:tabs>
          <w:tab w:val="left" w:pos="1800"/>
          <w:tab w:val="left" w:pos="3960"/>
        </w:tabs>
        <w:ind w:right="540"/>
        <w:jc w:val="both"/>
        <w:rPr>
          <w:rFonts w:asciiTheme="majorHAnsi" w:hAnsiTheme="majorHAnsi" w:cs="Arial"/>
          <w:sz w:val="22"/>
          <w:szCs w:val="22"/>
          <w:rPrChange w:id="4893" w:author="dbecker" w:date="2016-01-07T14:58:00Z">
            <w:rPr>
              <w:rFonts w:ascii="Arial" w:hAnsi="Arial" w:cs="Arial"/>
              <w:sz w:val="22"/>
              <w:szCs w:val="22"/>
            </w:rPr>
          </w:rPrChange>
        </w:rPr>
      </w:pPr>
      <w:r w:rsidRPr="004338A9">
        <w:rPr>
          <w:rFonts w:asciiTheme="majorHAnsi" w:hAnsiTheme="majorHAnsi" w:cs="Arial"/>
          <w:sz w:val="20"/>
          <w:szCs w:val="20"/>
          <w:rPrChange w:id="4894" w:author="dbecker" w:date="2016-01-07T14:58:00Z">
            <w:rPr>
              <w:rFonts w:ascii="Arial" w:hAnsi="Arial" w:cs="Arial"/>
              <w:sz w:val="20"/>
              <w:szCs w:val="20"/>
            </w:rPr>
          </w:rPrChange>
        </w:rPr>
        <w:t>Rte. 1A North to Rte. 27 West to I-95 North to US Rte. 4 West to I-393 to I-93 South to I-293 South to Exit 1/South Willow Street (Route 28) in Manchester</w:t>
      </w:r>
      <w:r w:rsidRPr="004338A9">
        <w:rPr>
          <w:rFonts w:asciiTheme="majorHAnsi" w:hAnsiTheme="majorHAnsi" w:cs="Arial"/>
          <w:sz w:val="22"/>
          <w:szCs w:val="22"/>
          <w:rPrChange w:id="4895" w:author="dbecker" w:date="2016-01-07T14:58:00Z">
            <w:rPr>
              <w:rFonts w:ascii="Arial" w:hAnsi="Arial" w:cs="Arial"/>
              <w:sz w:val="22"/>
              <w:szCs w:val="22"/>
            </w:rPr>
          </w:rPrChange>
        </w:rPr>
        <w:t>.</w:t>
      </w:r>
    </w:p>
    <w:p w:rsidR="002F2596" w:rsidRPr="004338A9" w:rsidRDefault="002F2596" w:rsidP="002F2596">
      <w:pPr>
        <w:tabs>
          <w:tab w:val="left" w:pos="1800"/>
          <w:tab w:val="left" w:pos="3960"/>
        </w:tabs>
        <w:ind w:right="540" w:firstLine="720"/>
        <w:jc w:val="center"/>
        <w:rPr>
          <w:rFonts w:asciiTheme="majorHAnsi" w:hAnsiTheme="majorHAnsi" w:cs="Arial"/>
          <w:b/>
          <w:sz w:val="22"/>
          <w:szCs w:val="22"/>
          <w:u w:val="single"/>
          <w:rPrChange w:id="4896"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897" w:author="dbecker" w:date="2016-01-07T14:58:00Z">
            <w:rPr>
              <w:rFonts w:ascii="Arial" w:hAnsi="Arial" w:cs="Arial"/>
              <w:b/>
              <w:sz w:val="22"/>
              <w:szCs w:val="22"/>
              <w:u w:val="single"/>
            </w:rPr>
          </w:rPrChange>
        </w:rPr>
        <w:t>OR</w:t>
      </w:r>
    </w:p>
    <w:p w:rsidR="002F2596" w:rsidRPr="004338A9" w:rsidRDefault="002F2596" w:rsidP="002213A1">
      <w:pPr>
        <w:tabs>
          <w:tab w:val="left" w:pos="1800"/>
          <w:tab w:val="left" w:pos="3960"/>
        </w:tabs>
        <w:ind w:right="540"/>
        <w:jc w:val="both"/>
        <w:rPr>
          <w:rFonts w:asciiTheme="majorHAnsi" w:hAnsiTheme="majorHAnsi" w:cs="Arial"/>
          <w:sz w:val="22"/>
          <w:szCs w:val="22"/>
          <w:rPrChange w:id="4898" w:author="dbecker" w:date="2016-01-07T14:58:00Z">
            <w:rPr>
              <w:rFonts w:ascii="Arial" w:hAnsi="Arial" w:cs="Arial"/>
              <w:sz w:val="22"/>
              <w:szCs w:val="22"/>
            </w:rPr>
          </w:rPrChange>
        </w:rPr>
      </w:pPr>
      <w:r w:rsidRPr="004338A9">
        <w:rPr>
          <w:rFonts w:asciiTheme="majorHAnsi" w:hAnsiTheme="majorHAnsi" w:cs="Arial"/>
          <w:sz w:val="20"/>
          <w:szCs w:val="20"/>
          <w:rPrChange w:id="4899" w:author="dbecker" w:date="2016-01-07T14:58:00Z">
            <w:rPr>
              <w:rFonts w:ascii="Arial" w:hAnsi="Arial" w:cs="Arial"/>
              <w:sz w:val="20"/>
              <w:szCs w:val="20"/>
            </w:rPr>
          </w:rPrChange>
        </w:rPr>
        <w:t xml:space="preserve">Rte. 1A North to Rte. 111 West to Rte. 151 North to Rte. 33 East to I-95 North.  </w:t>
      </w:r>
      <w:proofErr w:type="gramStart"/>
      <w:r w:rsidRPr="004338A9">
        <w:rPr>
          <w:rFonts w:asciiTheme="majorHAnsi" w:hAnsiTheme="majorHAnsi" w:cs="Arial"/>
          <w:sz w:val="20"/>
          <w:szCs w:val="20"/>
          <w:rPrChange w:id="4900" w:author="dbecker" w:date="2016-01-07T14:58:00Z">
            <w:rPr>
              <w:rFonts w:ascii="Arial" w:hAnsi="Arial" w:cs="Arial"/>
              <w:sz w:val="20"/>
              <w:szCs w:val="20"/>
            </w:rPr>
          </w:rPrChange>
        </w:rPr>
        <w:t>Then US Rte. 4 West and as above to Manchester</w:t>
      </w:r>
      <w:r w:rsidRPr="004338A9">
        <w:rPr>
          <w:rFonts w:asciiTheme="majorHAnsi" w:hAnsiTheme="majorHAnsi" w:cs="Arial"/>
          <w:sz w:val="22"/>
          <w:szCs w:val="22"/>
          <w:rPrChange w:id="4901" w:author="dbecker" w:date="2016-01-07T14:58:00Z">
            <w:rPr>
              <w:rFonts w:ascii="Arial" w:hAnsi="Arial" w:cs="Arial"/>
              <w:sz w:val="22"/>
              <w:szCs w:val="22"/>
            </w:rPr>
          </w:rPrChange>
        </w:rPr>
        <w:t>.</w:t>
      </w:r>
      <w:proofErr w:type="gramEnd"/>
    </w:p>
    <w:p w:rsidR="002F2596" w:rsidRPr="004338A9" w:rsidRDefault="002F2596" w:rsidP="002F2596">
      <w:pPr>
        <w:tabs>
          <w:tab w:val="left" w:pos="1800"/>
          <w:tab w:val="left" w:pos="3960"/>
        </w:tabs>
        <w:ind w:right="540" w:firstLine="720"/>
        <w:jc w:val="center"/>
        <w:rPr>
          <w:rFonts w:asciiTheme="majorHAnsi" w:hAnsiTheme="majorHAnsi" w:cs="Arial"/>
          <w:b/>
          <w:sz w:val="22"/>
          <w:szCs w:val="22"/>
          <w:u w:val="single"/>
          <w:rPrChange w:id="4902"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03" w:author="dbecker" w:date="2016-01-07T14:58:00Z">
            <w:rPr>
              <w:rFonts w:ascii="Arial" w:hAnsi="Arial" w:cs="Arial"/>
              <w:b/>
              <w:sz w:val="22"/>
              <w:szCs w:val="22"/>
              <w:u w:val="single"/>
            </w:rPr>
          </w:rPrChange>
        </w:rPr>
        <w:t>OR</w:t>
      </w:r>
    </w:p>
    <w:p w:rsidR="002F2596" w:rsidRPr="004338A9" w:rsidRDefault="002F2596" w:rsidP="002213A1">
      <w:pPr>
        <w:tabs>
          <w:tab w:val="left" w:pos="1800"/>
          <w:tab w:val="left" w:pos="3960"/>
        </w:tabs>
        <w:ind w:right="540"/>
        <w:jc w:val="both"/>
        <w:rPr>
          <w:rFonts w:asciiTheme="majorHAnsi" w:hAnsiTheme="majorHAnsi" w:cs="Arial"/>
          <w:sz w:val="20"/>
          <w:szCs w:val="20"/>
          <w:rPrChange w:id="4904" w:author="dbecker" w:date="2016-01-07T14:58:00Z">
            <w:rPr>
              <w:rFonts w:ascii="Arial" w:hAnsi="Arial" w:cs="Arial"/>
              <w:sz w:val="20"/>
              <w:szCs w:val="20"/>
            </w:rPr>
          </w:rPrChange>
        </w:rPr>
      </w:pPr>
      <w:r w:rsidRPr="004338A9">
        <w:rPr>
          <w:rFonts w:asciiTheme="majorHAnsi" w:hAnsiTheme="majorHAnsi" w:cs="Arial"/>
          <w:sz w:val="20"/>
          <w:szCs w:val="20"/>
          <w:rPrChange w:id="4905" w:author="dbecker" w:date="2016-01-07T14:58:00Z">
            <w:rPr>
              <w:rFonts w:ascii="Arial" w:hAnsi="Arial" w:cs="Arial"/>
              <w:sz w:val="20"/>
              <w:szCs w:val="20"/>
            </w:rPr>
          </w:rPrChange>
        </w:rPr>
        <w:t>Rte. 1A North to South Road West to West Road.  Go north to West Road to Washington Road West to US Rte. 1 North to Rte. 1 Bypass to Portsmouth Traffic Circle to US Rte. 4 West and as above to Manchester.</w:t>
      </w:r>
    </w:p>
    <w:p w:rsidR="002F2596" w:rsidRPr="004338A9" w:rsidRDefault="002F2596" w:rsidP="002F2596">
      <w:pPr>
        <w:tabs>
          <w:tab w:val="left" w:pos="1800"/>
          <w:tab w:val="left" w:pos="3960"/>
        </w:tabs>
        <w:ind w:right="540" w:firstLine="720"/>
        <w:jc w:val="center"/>
        <w:rPr>
          <w:rFonts w:asciiTheme="majorHAnsi" w:hAnsiTheme="majorHAnsi" w:cs="Arial"/>
          <w:b/>
          <w:sz w:val="22"/>
          <w:szCs w:val="22"/>
          <w:u w:val="single"/>
          <w:rPrChange w:id="4906"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07" w:author="dbecker" w:date="2016-01-07T14:58:00Z">
            <w:rPr>
              <w:rFonts w:ascii="Arial" w:hAnsi="Arial" w:cs="Arial"/>
              <w:b/>
              <w:sz w:val="22"/>
              <w:szCs w:val="22"/>
              <w:u w:val="single"/>
            </w:rPr>
          </w:rPrChange>
        </w:rPr>
        <w:t>OR</w:t>
      </w:r>
    </w:p>
    <w:p w:rsidR="002F2596" w:rsidRPr="004338A9" w:rsidRDefault="002F2596" w:rsidP="002213A1">
      <w:pPr>
        <w:tabs>
          <w:tab w:val="left" w:pos="1800"/>
          <w:tab w:val="left" w:pos="3960"/>
        </w:tabs>
        <w:ind w:right="540"/>
        <w:jc w:val="both"/>
        <w:rPr>
          <w:rFonts w:asciiTheme="majorHAnsi" w:hAnsiTheme="majorHAnsi" w:cs="Arial"/>
          <w:sz w:val="20"/>
          <w:szCs w:val="20"/>
          <w:rPrChange w:id="4908" w:author="dbecker" w:date="2016-01-07T14:58:00Z">
            <w:rPr>
              <w:rFonts w:ascii="Arial" w:hAnsi="Arial" w:cs="Arial"/>
              <w:sz w:val="20"/>
              <w:szCs w:val="20"/>
            </w:rPr>
          </w:rPrChange>
        </w:rPr>
      </w:pPr>
      <w:r w:rsidRPr="004338A9">
        <w:rPr>
          <w:rFonts w:asciiTheme="majorHAnsi" w:hAnsiTheme="majorHAnsi" w:cs="Arial"/>
          <w:sz w:val="20"/>
          <w:szCs w:val="20"/>
          <w:rPrChange w:id="4909" w:author="dbecker" w:date="2016-01-07T14:58:00Z">
            <w:rPr>
              <w:rFonts w:ascii="Arial" w:hAnsi="Arial" w:cs="Arial"/>
              <w:sz w:val="20"/>
              <w:szCs w:val="20"/>
            </w:rPr>
          </w:rPrChange>
        </w:rPr>
        <w:t>Rte. 1A North to Washington Road to Lang Road North to US Rte. 1 North to Rte. 1 Bypass to Portsmouth Traffic Circle to US Rte. 4 West and as above to Manchester.</w:t>
      </w:r>
    </w:p>
    <w:p w:rsidR="002F2596" w:rsidRPr="004338A9" w:rsidRDefault="002F2596" w:rsidP="002F2596">
      <w:pPr>
        <w:tabs>
          <w:tab w:val="left" w:pos="1800"/>
          <w:tab w:val="left" w:pos="3960"/>
        </w:tabs>
        <w:ind w:right="540" w:firstLine="720"/>
        <w:jc w:val="both"/>
        <w:rPr>
          <w:rFonts w:asciiTheme="majorHAnsi" w:hAnsiTheme="majorHAnsi" w:cs="Arial"/>
          <w:sz w:val="22"/>
          <w:szCs w:val="22"/>
          <w:rPrChange w:id="4910" w:author="dbecker" w:date="2016-01-07T14:58:00Z">
            <w:rPr>
              <w:rFonts w:ascii="Arial" w:hAnsi="Arial" w:cs="Arial"/>
              <w:sz w:val="22"/>
              <w:szCs w:val="22"/>
            </w:rPr>
          </w:rPrChange>
        </w:rPr>
      </w:pPr>
    </w:p>
    <w:p w:rsidR="002F2596" w:rsidRPr="004338A9" w:rsidRDefault="002F2596" w:rsidP="002F2596">
      <w:pPr>
        <w:tabs>
          <w:tab w:val="left" w:pos="1800"/>
          <w:tab w:val="left" w:pos="3960"/>
        </w:tabs>
        <w:ind w:right="540"/>
        <w:jc w:val="both"/>
        <w:rPr>
          <w:rFonts w:asciiTheme="majorHAnsi" w:hAnsiTheme="majorHAnsi" w:cs="Arial"/>
          <w:b/>
          <w:sz w:val="22"/>
          <w:szCs w:val="22"/>
          <w:u w:val="single"/>
          <w:rPrChange w:id="4911"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12" w:author="dbecker" w:date="2016-01-07T14:58:00Z">
            <w:rPr>
              <w:rFonts w:ascii="Arial" w:hAnsi="Arial" w:cs="Arial"/>
              <w:b/>
              <w:sz w:val="22"/>
              <w:szCs w:val="22"/>
              <w:u w:val="single"/>
            </w:rPr>
          </w:rPrChange>
        </w:rPr>
        <w:t>HAMPTON FALLS</w:t>
      </w:r>
    </w:p>
    <w:p w:rsidR="002F2596" w:rsidRPr="004338A9" w:rsidRDefault="002F2596" w:rsidP="008D3CE1">
      <w:pPr>
        <w:tabs>
          <w:tab w:val="left" w:pos="720"/>
          <w:tab w:val="left" w:pos="3960"/>
        </w:tabs>
        <w:ind w:right="540"/>
        <w:jc w:val="both"/>
        <w:rPr>
          <w:rFonts w:asciiTheme="majorHAnsi" w:hAnsiTheme="majorHAnsi" w:cs="Arial"/>
          <w:sz w:val="20"/>
          <w:szCs w:val="20"/>
          <w:rPrChange w:id="4913" w:author="dbecker" w:date="2016-01-07T14:58:00Z">
            <w:rPr>
              <w:rFonts w:ascii="Arial" w:hAnsi="Arial" w:cs="Arial"/>
              <w:sz w:val="20"/>
              <w:szCs w:val="20"/>
            </w:rPr>
          </w:rPrChange>
        </w:rPr>
      </w:pPr>
      <w:r w:rsidRPr="004338A9">
        <w:rPr>
          <w:rFonts w:asciiTheme="majorHAnsi" w:hAnsiTheme="majorHAnsi" w:cs="Arial"/>
          <w:sz w:val="20"/>
          <w:szCs w:val="20"/>
          <w:rPrChange w:id="4914" w:author="dbecker" w:date="2016-01-07T14:58:00Z">
            <w:rPr>
              <w:rFonts w:ascii="Arial" w:hAnsi="Arial" w:cs="Arial"/>
              <w:sz w:val="20"/>
              <w:szCs w:val="20"/>
            </w:rPr>
          </w:rPrChange>
        </w:rPr>
        <w:t>Rte. 84 West to Rte. 150 North to Rte. 108 North through Exeter (right on High Street, left on Portsmouth Avenue, Route 108) to Dover.</w:t>
      </w:r>
    </w:p>
    <w:p w:rsidR="002F2596" w:rsidRPr="004338A9" w:rsidRDefault="002F2596" w:rsidP="002F2596">
      <w:pPr>
        <w:tabs>
          <w:tab w:val="left" w:pos="1800"/>
          <w:tab w:val="left" w:pos="3960"/>
        </w:tabs>
        <w:ind w:right="540" w:firstLine="720"/>
        <w:jc w:val="center"/>
        <w:rPr>
          <w:rFonts w:asciiTheme="majorHAnsi" w:hAnsiTheme="majorHAnsi" w:cs="Arial"/>
          <w:b/>
          <w:sz w:val="22"/>
          <w:szCs w:val="22"/>
          <w:u w:val="single"/>
          <w:rPrChange w:id="4915"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16" w:author="dbecker" w:date="2016-01-07T14:58:00Z">
            <w:rPr>
              <w:rFonts w:ascii="Arial" w:hAnsi="Arial" w:cs="Arial"/>
              <w:b/>
              <w:sz w:val="22"/>
              <w:szCs w:val="22"/>
              <w:u w:val="single"/>
            </w:rPr>
          </w:rPrChange>
        </w:rPr>
        <w:t>OR</w:t>
      </w:r>
    </w:p>
    <w:p w:rsidR="002F2596" w:rsidRPr="004338A9" w:rsidRDefault="002F2596" w:rsidP="002213A1">
      <w:pPr>
        <w:tabs>
          <w:tab w:val="left" w:pos="1800"/>
          <w:tab w:val="left" w:pos="3960"/>
        </w:tabs>
        <w:ind w:right="540"/>
        <w:jc w:val="both"/>
        <w:rPr>
          <w:rFonts w:asciiTheme="majorHAnsi" w:hAnsiTheme="majorHAnsi" w:cs="Arial"/>
          <w:sz w:val="20"/>
          <w:szCs w:val="20"/>
          <w:rPrChange w:id="4917"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918" w:author="dbecker" w:date="2016-01-07T14:58:00Z">
            <w:rPr>
              <w:rFonts w:ascii="Arial" w:hAnsi="Arial" w:cs="Arial"/>
              <w:sz w:val="20"/>
              <w:szCs w:val="20"/>
            </w:rPr>
          </w:rPrChange>
        </w:rPr>
        <w:t>Rte. 88 West to Rte. 27 West to Rte. 108 North (Portsmouth Avenue) to Dover.</w:t>
      </w:r>
      <w:proofErr w:type="gramEnd"/>
    </w:p>
    <w:p w:rsidR="004913A6" w:rsidRPr="004338A9" w:rsidRDefault="004913A6" w:rsidP="002F2596">
      <w:pPr>
        <w:spacing w:line="360" w:lineRule="auto"/>
        <w:jc w:val="center"/>
        <w:rPr>
          <w:rFonts w:asciiTheme="majorHAnsi" w:hAnsiTheme="majorHAnsi" w:cs="Arial"/>
          <w:b/>
          <w:sz w:val="22"/>
          <w:szCs w:val="22"/>
          <w:u w:val="single"/>
          <w:rPrChange w:id="4919" w:author="dbecker" w:date="2016-01-07T14:58:00Z">
            <w:rPr>
              <w:rFonts w:ascii="Arial" w:hAnsi="Arial" w:cs="Arial"/>
              <w:b/>
              <w:sz w:val="22"/>
              <w:szCs w:val="22"/>
              <w:u w:val="single"/>
            </w:rPr>
          </w:rPrChange>
        </w:rPr>
      </w:pPr>
    </w:p>
    <w:p w:rsidR="002F2596" w:rsidRPr="004338A9" w:rsidRDefault="002F2596" w:rsidP="002F2596">
      <w:pPr>
        <w:spacing w:line="360" w:lineRule="auto"/>
        <w:jc w:val="center"/>
        <w:rPr>
          <w:rFonts w:asciiTheme="majorHAnsi" w:hAnsiTheme="majorHAnsi" w:cs="Arial"/>
          <w:b/>
          <w:sz w:val="22"/>
          <w:szCs w:val="22"/>
          <w:u w:val="single"/>
          <w:rPrChange w:id="4920"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21" w:author="dbecker" w:date="2016-01-07T14:58:00Z">
            <w:rPr>
              <w:rFonts w:ascii="Arial" w:hAnsi="Arial" w:cs="Arial"/>
              <w:b/>
              <w:sz w:val="22"/>
              <w:szCs w:val="22"/>
              <w:u w:val="single"/>
            </w:rPr>
          </w:rPrChange>
        </w:rPr>
        <w:t>KENSINGTON / SOUTH HAMPTON</w:t>
      </w:r>
    </w:p>
    <w:p w:rsidR="002F2596" w:rsidRPr="004338A9" w:rsidRDefault="002F2596" w:rsidP="002F2596">
      <w:pPr>
        <w:spacing w:line="360" w:lineRule="auto"/>
        <w:jc w:val="center"/>
        <w:rPr>
          <w:rFonts w:asciiTheme="majorHAnsi" w:hAnsiTheme="majorHAnsi" w:cs="Arial"/>
          <w:b/>
          <w:sz w:val="22"/>
          <w:szCs w:val="22"/>
          <w:u w:val="single"/>
          <w:rPrChange w:id="4922"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23" w:author="dbecker" w:date="2016-01-07T14:58:00Z">
            <w:rPr>
              <w:rFonts w:ascii="Arial" w:hAnsi="Arial" w:cs="Arial"/>
              <w:b/>
              <w:sz w:val="22"/>
              <w:szCs w:val="22"/>
              <w:u w:val="single"/>
            </w:rPr>
          </w:rPrChange>
        </w:rPr>
        <w:t>ERPA C</w:t>
      </w:r>
    </w:p>
    <w:p w:rsidR="002F2596" w:rsidRPr="004338A9" w:rsidRDefault="002F2596" w:rsidP="002F2596">
      <w:pPr>
        <w:spacing w:line="360" w:lineRule="auto"/>
        <w:jc w:val="both"/>
        <w:rPr>
          <w:rFonts w:asciiTheme="majorHAnsi" w:hAnsiTheme="majorHAnsi" w:cs="Arial"/>
          <w:b/>
          <w:sz w:val="22"/>
          <w:szCs w:val="22"/>
          <w:u w:val="single"/>
          <w:rPrChange w:id="4924"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25" w:author="dbecker" w:date="2016-01-07T14:58:00Z">
            <w:rPr>
              <w:rFonts w:ascii="Arial" w:hAnsi="Arial" w:cs="Arial"/>
              <w:b/>
              <w:sz w:val="22"/>
              <w:szCs w:val="22"/>
              <w:u w:val="single"/>
            </w:rPr>
          </w:rPrChange>
        </w:rPr>
        <w:t>KENSINGTON</w:t>
      </w:r>
    </w:p>
    <w:p w:rsidR="002F2596" w:rsidRPr="004338A9" w:rsidRDefault="002F2596" w:rsidP="002213A1">
      <w:pPr>
        <w:jc w:val="both"/>
        <w:rPr>
          <w:rFonts w:asciiTheme="majorHAnsi" w:hAnsiTheme="majorHAnsi" w:cs="Arial"/>
          <w:sz w:val="22"/>
          <w:szCs w:val="22"/>
          <w:rPrChange w:id="4926" w:author="dbecker" w:date="2016-01-07T14:58:00Z">
            <w:rPr>
              <w:rFonts w:ascii="Arial" w:hAnsi="Arial" w:cs="Arial"/>
              <w:sz w:val="22"/>
              <w:szCs w:val="22"/>
            </w:rPr>
          </w:rPrChange>
        </w:rPr>
      </w:pPr>
      <w:r w:rsidRPr="004338A9">
        <w:rPr>
          <w:rFonts w:asciiTheme="majorHAnsi" w:hAnsiTheme="majorHAnsi" w:cs="Arial"/>
          <w:b/>
          <w:sz w:val="22"/>
          <w:szCs w:val="22"/>
          <w:u w:val="single"/>
          <w:rPrChange w:id="4927" w:author="dbecker" w:date="2016-01-07T14:58:00Z">
            <w:rPr>
              <w:rFonts w:ascii="Arial" w:hAnsi="Arial" w:cs="Arial"/>
              <w:b/>
              <w:sz w:val="22"/>
              <w:szCs w:val="22"/>
              <w:u w:val="single"/>
            </w:rPr>
          </w:rPrChange>
        </w:rPr>
        <w:t>North</w:t>
      </w:r>
      <w:r w:rsidRPr="004338A9">
        <w:rPr>
          <w:rFonts w:asciiTheme="majorHAnsi" w:hAnsiTheme="majorHAnsi" w:cs="Arial"/>
          <w:b/>
          <w:sz w:val="22"/>
          <w:szCs w:val="22"/>
          <w:rPrChange w:id="4928" w:author="dbecker" w:date="2016-01-07T14:58:00Z">
            <w:rPr>
              <w:rFonts w:ascii="Arial" w:hAnsi="Arial" w:cs="Arial"/>
              <w:b/>
              <w:sz w:val="22"/>
              <w:szCs w:val="22"/>
            </w:rPr>
          </w:rPrChange>
        </w:rPr>
        <w:t>:</w:t>
      </w:r>
      <w:r w:rsidRPr="004338A9">
        <w:rPr>
          <w:rFonts w:asciiTheme="majorHAnsi" w:hAnsiTheme="majorHAnsi" w:cs="Arial"/>
          <w:sz w:val="22"/>
          <w:szCs w:val="22"/>
          <w:rPrChange w:id="4929" w:author="dbecker" w:date="2016-01-07T14:58:00Z">
            <w:rPr>
              <w:rFonts w:ascii="Arial" w:hAnsi="Arial" w:cs="Arial"/>
              <w:sz w:val="22"/>
              <w:szCs w:val="22"/>
            </w:rPr>
          </w:rPrChange>
        </w:rPr>
        <w:tab/>
      </w:r>
      <w:r w:rsidRPr="004338A9">
        <w:rPr>
          <w:rFonts w:asciiTheme="majorHAnsi" w:hAnsiTheme="majorHAnsi" w:cs="Arial"/>
          <w:sz w:val="20"/>
          <w:szCs w:val="20"/>
          <w:rPrChange w:id="4930" w:author="dbecker" w:date="2016-01-07T14:58:00Z">
            <w:rPr>
              <w:rFonts w:ascii="Arial" w:hAnsi="Arial" w:cs="Arial"/>
              <w:sz w:val="20"/>
              <w:szCs w:val="20"/>
            </w:rPr>
          </w:rPrChange>
        </w:rPr>
        <w:t>Rte. 150 North to Rte. 108 South to Rte. 107 North to Rte. 111 West to I-93 North to I-293 North to Exit 1/South Willow Street (Route 28) in Manchester</w:t>
      </w:r>
      <w:r w:rsidRPr="004338A9">
        <w:rPr>
          <w:rFonts w:asciiTheme="majorHAnsi" w:hAnsiTheme="majorHAnsi" w:cs="Arial"/>
          <w:sz w:val="22"/>
          <w:szCs w:val="22"/>
          <w:rPrChange w:id="4931" w:author="dbecker" w:date="2016-01-07T14:58:00Z">
            <w:rPr>
              <w:rFonts w:ascii="Arial" w:hAnsi="Arial" w:cs="Arial"/>
              <w:sz w:val="22"/>
              <w:szCs w:val="22"/>
            </w:rPr>
          </w:rPrChange>
        </w:rPr>
        <w:t>.</w:t>
      </w:r>
    </w:p>
    <w:p w:rsidR="002F2596" w:rsidRPr="004338A9" w:rsidRDefault="002F2596" w:rsidP="002213A1">
      <w:pPr>
        <w:jc w:val="both"/>
        <w:rPr>
          <w:rFonts w:asciiTheme="majorHAnsi" w:hAnsiTheme="majorHAnsi" w:cs="Arial"/>
          <w:sz w:val="22"/>
          <w:szCs w:val="22"/>
          <w:rPrChange w:id="4932" w:author="dbecker" w:date="2016-01-07T14:58:00Z">
            <w:rPr>
              <w:rFonts w:ascii="Arial" w:hAnsi="Arial" w:cs="Arial"/>
              <w:sz w:val="22"/>
              <w:szCs w:val="22"/>
            </w:rPr>
          </w:rPrChange>
        </w:rPr>
      </w:pPr>
      <w:r w:rsidRPr="004338A9">
        <w:rPr>
          <w:rFonts w:asciiTheme="majorHAnsi" w:hAnsiTheme="majorHAnsi" w:cs="Arial"/>
          <w:b/>
          <w:sz w:val="22"/>
          <w:szCs w:val="22"/>
          <w:u w:val="single"/>
          <w:rPrChange w:id="4933" w:author="dbecker" w:date="2016-01-07T14:58:00Z">
            <w:rPr>
              <w:rFonts w:ascii="Arial" w:hAnsi="Arial" w:cs="Arial"/>
              <w:b/>
              <w:sz w:val="22"/>
              <w:szCs w:val="22"/>
              <w:u w:val="single"/>
            </w:rPr>
          </w:rPrChange>
        </w:rPr>
        <w:t>South</w:t>
      </w:r>
      <w:r w:rsidRPr="004338A9">
        <w:rPr>
          <w:rFonts w:asciiTheme="majorHAnsi" w:hAnsiTheme="majorHAnsi" w:cs="Arial"/>
          <w:sz w:val="22"/>
          <w:szCs w:val="22"/>
          <w:rPrChange w:id="4934" w:author="dbecker" w:date="2016-01-07T14:58:00Z">
            <w:rPr>
              <w:rFonts w:ascii="Arial" w:hAnsi="Arial" w:cs="Arial"/>
              <w:sz w:val="22"/>
              <w:szCs w:val="22"/>
            </w:rPr>
          </w:rPrChange>
        </w:rPr>
        <w:t>:</w:t>
      </w:r>
      <w:r w:rsidRPr="004338A9">
        <w:rPr>
          <w:rFonts w:asciiTheme="majorHAnsi" w:hAnsiTheme="majorHAnsi" w:cs="Arial"/>
          <w:sz w:val="22"/>
          <w:szCs w:val="22"/>
          <w:rPrChange w:id="4935" w:author="dbecker" w:date="2016-01-07T14:58:00Z">
            <w:rPr>
              <w:rFonts w:ascii="Arial" w:hAnsi="Arial" w:cs="Arial"/>
              <w:sz w:val="22"/>
              <w:szCs w:val="22"/>
            </w:rPr>
          </w:rPrChange>
        </w:rPr>
        <w:tab/>
      </w:r>
      <w:r w:rsidRPr="004338A9">
        <w:rPr>
          <w:rFonts w:asciiTheme="majorHAnsi" w:hAnsiTheme="majorHAnsi" w:cs="Arial"/>
          <w:sz w:val="20"/>
          <w:szCs w:val="20"/>
          <w:rPrChange w:id="4936" w:author="dbecker" w:date="2016-01-07T14:58:00Z">
            <w:rPr>
              <w:rFonts w:ascii="Arial" w:hAnsi="Arial" w:cs="Arial"/>
              <w:sz w:val="20"/>
              <w:szCs w:val="20"/>
            </w:rPr>
          </w:rPrChange>
        </w:rPr>
        <w:t>Rte. 107 North to Rte. 111 West and as above to Manchester</w:t>
      </w:r>
      <w:r w:rsidRPr="004338A9">
        <w:rPr>
          <w:rFonts w:asciiTheme="majorHAnsi" w:hAnsiTheme="majorHAnsi" w:cs="Arial"/>
          <w:sz w:val="22"/>
          <w:szCs w:val="22"/>
          <w:rPrChange w:id="4937" w:author="dbecker" w:date="2016-01-07T14:58:00Z">
            <w:rPr>
              <w:rFonts w:ascii="Arial" w:hAnsi="Arial" w:cs="Arial"/>
              <w:sz w:val="22"/>
              <w:szCs w:val="22"/>
            </w:rPr>
          </w:rPrChange>
        </w:rPr>
        <w:t>.</w:t>
      </w:r>
    </w:p>
    <w:p w:rsidR="006627E7" w:rsidRPr="004338A9" w:rsidRDefault="006627E7" w:rsidP="002213A1">
      <w:pPr>
        <w:tabs>
          <w:tab w:val="left" w:pos="1620"/>
        </w:tabs>
        <w:jc w:val="both"/>
        <w:rPr>
          <w:rFonts w:asciiTheme="majorHAnsi" w:hAnsiTheme="majorHAnsi" w:cs="Arial"/>
          <w:b/>
          <w:sz w:val="22"/>
          <w:szCs w:val="22"/>
          <w:u w:val="single"/>
          <w:rPrChange w:id="4938" w:author="dbecker" w:date="2016-01-07T14:58:00Z">
            <w:rPr>
              <w:rFonts w:ascii="Arial" w:hAnsi="Arial" w:cs="Arial"/>
              <w:b/>
              <w:sz w:val="22"/>
              <w:szCs w:val="22"/>
              <w:u w:val="single"/>
            </w:rPr>
          </w:rPrChange>
        </w:rPr>
      </w:pPr>
    </w:p>
    <w:p w:rsidR="002F2596" w:rsidRPr="004338A9" w:rsidRDefault="002F2596" w:rsidP="002213A1">
      <w:pPr>
        <w:tabs>
          <w:tab w:val="left" w:pos="1620"/>
        </w:tabs>
        <w:jc w:val="both"/>
        <w:rPr>
          <w:rFonts w:asciiTheme="majorHAnsi" w:hAnsiTheme="majorHAnsi" w:cs="Arial"/>
          <w:b/>
          <w:sz w:val="22"/>
          <w:szCs w:val="22"/>
          <w:u w:val="single"/>
          <w:rPrChange w:id="4939"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40" w:author="dbecker" w:date="2016-01-07T14:58:00Z">
            <w:rPr>
              <w:rFonts w:ascii="Arial" w:hAnsi="Arial" w:cs="Arial"/>
              <w:b/>
              <w:sz w:val="22"/>
              <w:szCs w:val="22"/>
              <w:u w:val="single"/>
            </w:rPr>
          </w:rPrChange>
        </w:rPr>
        <w:t>SOUTH HAMPTON</w:t>
      </w:r>
    </w:p>
    <w:p w:rsidR="002F2596" w:rsidRPr="004338A9" w:rsidRDefault="002F2596" w:rsidP="002213A1">
      <w:pPr>
        <w:tabs>
          <w:tab w:val="left" w:pos="1620"/>
        </w:tabs>
        <w:jc w:val="both"/>
        <w:rPr>
          <w:rFonts w:asciiTheme="majorHAnsi" w:hAnsiTheme="majorHAnsi" w:cs="Arial"/>
          <w:sz w:val="20"/>
          <w:szCs w:val="20"/>
          <w:rPrChange w:id="4941"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4942" w:author="dbecker" w:date="2016-01-07T14:58:00Z">
            <w:rPr>
              <w:rFonts w:ascii="Arial" w:hAnsi="Arial" w:cs="Arial"/>
              <w:sz w:val="20"/>
              <w:szCs w:val="20"/>
            </w:rPr>
          </w:rPrChange>
        </w:rPr>
        <w:t>Hilldale Avenue West or Rte. 107A North to Rte. 108 South to Haverhill to Rte. 110 East to I-495 South.</w:t>
      </w:r>
      <w:proofErr w:type="gramEnd"/>
      <w:r w:rsidRPr="004338A9">
        <w:rPr>
          <w:rFonts w:asciiTheme="majorHAnsi" w:hAnsiTheme="majorHAnsi" w:cs="Arial"/>
          <w:sz w:val="20"/>
          <w:szCs w:val="20"/>
          <w:rPrChange w:id="4943" w:author="dbecker" w:date="2016-01-07T14:58:00Z">
            <w:rPr>
              <w:rFonts w:ascii="Arial" w:hAnsi="Arial" w:cs="Arial"/>
              <w:sz w:val="20"/>
              <w:szCs w:val="20"/>
            </w:rPr>
          </w:rPrChange>
        </w:rPr>
        <w:t xml:space="preserve">  Take Rte. 213 West to I-93 North to I-293 North to Exit 1/South Willow Street (Route 28) in Manchester.</w:t>
      </w:r>
    </w:p>
    <w:p w:rsidR="00BB0AF3" w:rsidRDefault="00BB0AF3" w:rsidP="002F2596">
      <w:pPr>
        <w:spacing w:line="360" w:lineRule="auto"/>
        <w:jc w:val="center"/>
        <w:rPr>
          <w:ins w:id="4944" w:author="dbecker" w:date="2016-01-13T11:39:00Z"/>
          <w:rFonts w:asciiTheme="majorHAnsi" w:hAnsiTheme="majorHAnsi" w:cs="Arial"/>
          <w:b/>
          <w:sz w:val="22"/>
          <w:szCs w:val="22"/>
        </w:rPr>
      </w:pPr>
    </w:p>
    <w:p w:rsidR="00BB0AF3" w:rsidRDefault="00BB0AF3" w:rsidP="002F2596">
      <w:pPr>
        <w:spacing w:line="360" w:lineRule="auto"/>
        <w:jc w:val="center"/>
        <w:rPr>
          <w:ins w:id="4945" w:author="dbecker" w:date="2016-01-13T11:39:00Z"/>
          <w:rFonts w:asciiTheme="majorHAnsi" w:hAnsiTheme="majorHAnsi" w:cs="Arial"/>
          <w:b/>
          <w:sz w:val="22"/>
          <w:szCs w:val="22"/>
        </w:rPr>
      </w:pPr>
    </w:p>
    <w:p w:rsidR="00BB0AF3" w:rsidRDefault="00BB0AF3" w:rsidP="002F2596">
      <w:pPr>
        <w:spacing w:line="360" w:lineRule="auto"/>
        <w:jc w:val="center"/>
        <w:rPr>
          <w:ins w:id="4946" w:author="dbecker" w:date="2016-01-13T11:39:00Z"/>
          <w:rFonts w:asciiTheme="majorHAnsi" w:hAnsiTheme="majorHAnsi" w:cs="Arial"/>
          <w:b/>
          <w:sz w:val="22"/>
          <w:szCs w:val="22"/>
        </w:rPr>
      </w:pPr>
    </w:p>
    <w:p w:rsidR="006627E7" w:rsidRPr="004338A9" w:rsidDel="00DB4B81" w:rsidRDefault="002F2596">
      <w:pPr>
        <w:spacing w:line="360" w:lineRule="auto"/>
        <w:jc w:val="center"/>
        <w:rPr>
          <w:del w:id="4947" w:author="Richards, Alexander" w:date="2015-10-14T12:17:00Z"/>
          <w:rFonts w:asciiTheme="majorHAnsi" w:hAnsiTheme="majorHAnsi" w:cs="Arial"/>
          <w:b/>
          <w:sz w:val="22"/>
          <w:szCs w:val="22"/>
          <w:rPrChange w:id="4948" w:author="dbecker" w:date="2016-01-07T14:58:00Z">
            <w:rPr>
              <w:del w:id="4949" w:author="Richards, Alexander" w:date="2015-10-14T12:17:00Z"/>
              <w:rFonts w:ascii="Arial" w:hAnsi="Arial" w:cs="Arial"/>
              <w:b/>
              <w:sz w:val="22"/>
              <w:szCs w:val="22"/>
            </w:rPr>
          </w:rPrChange>
        </w:rPr>
      </w:pPr>
      <w:r w:rsidRPr="004338A9">
        <w:rPr>
          <w:rFonts w:asciiTheme="majorHAnsi" w:hAnsiTheme="majorHAnsi" w:cs="Arial"/>
          <w:b/>
          <w:sz w:val="22"/>
          <w:szCs w:val="22"/>
          <w:rPrChange w:id="4950" w:author="dbecker" w:date="2016-01-07T14:58:00Z">
            <w:rPr>
              <w:rFonts w:ascii="Arial" w:hAnsi="Arial" w:cs="Arial"/>
              <w:b/>
              <w:sz w:val="22"/>
              <w:szCs w:val="22"/>
            </w:rPr>
          </w:rPrChange>
        </w:rPr>
        <w:t xml:space="preserve">  </w:t>
      </w:r>
    </w:p>
    <w:p w:rsidR="00DB4B81" w:rsidRPr="004338A9" w:rsidRDefault="00DB4B81" w:rsidP="002F2596">
      <w:pPr>
        <w:spacing w:line="360" w:lineRule="auto"/>
        <w:jc w:val="center"/>
        <w:rPr>
          <w:ins w:id="4951" w:author="Richards, Alexander" w:date="2015-10-14T12:17:00Z"/>
          <w:rFonts w:asciiTheme="majorHAnsi" w:hAnsiTheme="majorHAnsi" w:cs="Arial"/>
          <w:b/>
          <w:sz w:val="22"/>
          <w:szCs w:val="22"/>
          <w:rPrChange w:id="4952" w:author="dbecker" w:date="2016-01-07T14:58:00Z">
            <w:rPr>
              <w:ins w:id="4953" w:author="Richards, Alexander" w:date="2015-10-14T12:17:00Z"/>
              <w:rFonts w:ascii="Arial" w:hAnsi="Arial" w:cs="Arial"/>
              <w:b/>
              <w:sz w:val="22"/>
              <w:szCs w:val="22"/>
            </w:rPr>
          </w:rPrChange>
        </w:rPr>
      </w:pPr>
    </w:p>
    <w:p w:rsidR="00086AE6" w:rsidRPr="004338A9" w:rsidDel="00DB4B81" w:rsidRDefault="00086AE6" w:rsidP="002F2596">
      <w:pPr>
        <w:spacing w:line="360" w:lineRule="auto"/>
        <w:jc w:val="center"/>
        <w:rPr>
          <w:ins w:id="4954" w:author="dbecker" w:date="2015-10-07T12:59:00Z"/>
          <w:del w:id="4955" w:author="Richards, Alexander" w:date="2015-10-14T12:17:00Z"/>
          <w:rFonts w:asciiTheme="majorHAnsi" w:hAnsiTheme="majorHAnsi" w:cs="Arial"/>
          <w:b/>
          <w:sz w:val="22"/>
          <w:szCs w:val="22"/>
          <w:rPrChange w:id="4956" w:author="dbecker" w:date="2016-01-07T14:58:00Z">
            <w:rPr>
              <w:ins w:id="4957" w:author="dbecker" w:date="2015-10-07T12:59:00Z"/>
              <w:del w:id="4958" w:author="Richards, Alexander" w:date="2015-10-14T12:17:00Z"/>
              <w:rFonts w:ascii="Arial" w:hAnsi="Arial" w:cs="Arial"/>
              <w:b/>
              <w:sz w:val="22"/>
              <w:szCs w:val="22"/>
            </w:rPr>
          </w:rPrChange>
        </w:rPr>
      </w:pPr>
    </w:p>
    <w:p w:rsidR="00086AE6" w:rsidRPr="004338A9" w:rsidDel="00DB4B81" w:rsidRDefault="00086AE6" w:rsidP="002F2596">
      <w:pPr>
        <w:spacing w:line="360" w:lineRule="auto"/>
        <w:jc w:val="center"/>
        <w:rPr>
          <w:ins w:id="4959" w:author="dbecker" w:date="2015-10-07T12:59:00Z"/>
          <w:del w:id="4960" w:author="Richards, Alexander" w:date="2015-10-14T12:17:00Z"/>
          <w:rFonts w:asciiTheme="majorHAnsi" w:hAnsiTheme="majorHAnsi" w:cs="Arial"/>
          <w:b/>
          <w:sz w:val="22"/>
          <w:szCs w:val="22"/>
          <w:rPrChange w:id="4961" w:author="dbecker" w:date="2016-01-07T14:58:00Z">
            <w:rPr>
              <w:ins w:id="4962" w:author="dbecker" w:date="2015-10-07T12:59:00Z"/>
              <w:del w:id="4963" w:author="Richards, Alexander" w:date="2015-10-14T12:17:00Z"/>
              <w:rFonts w:ascii="Arial" w:hAnsi="Arial" w:cs="Arial"/>
              <w:b/>
              <w:sz w:val="22"/>
              <w:szCs w:val="22"/>
            </w:rPr>
          </w:rPrChange>
        </w:rPr>
      </w:pPr>
    </w:p>
    <w:p w:rsidR="00086AE6" w:rsidRPr="004338A9" w:rsidDel="00DB4B81" w:rsidRDefault="00086AE6" w:rsidP="002F2596">
      <w:pPr>
        <w:spacing w:line="360" w:lineRule="auto"/>
        <w:jc w:val="center"/>
        <w:rPr>
          <w:ins w:id="4964" w:author="dbecker" w:date="2015-10-07T12:59:00Z"/>
          <w:del w:id="4965" w:author="Richards, Alexander" w:date="2015-10-14T12:17:00Z"/>
          <w:rFonts w:asciiTheme="majorHAnsi" w:hAnsiTheme="majorHAnsi" w:cs="Arial"/>
          <w:b/>
          <w:sz w:val="22"/>
          <w:szCs w:val="22"/>
          <w:rPrChange w:id="4966" w:author="dbecker" w:date="2016-01-07T14:58:00Z">
            <w:rPr>
              <w:ins w:id="4967" w:author="dbecker" w:date="2015-10-07T12:59:00Z"/>
              <w:del w:id="4968" w:author="Richards, Alexander" w:date="2015-10-14T12:17:00Z"/>
              <w:rFonts w:ascii="Arial" w:hAnsi="Arial" w:cs="Arial"/>
              <w:b/>
              <w:sz w:val="22"/>
              <w:szCs w:val="22"/>
            </w:rPr>
          </w:rPrChange>
        </w:rPr>
      </w:pPr>
    </w:p>
    <w:p w:rsidR="00086AE6" w:rsidRPr="004338A9" w:rsidRDefault="00086AE6">
      <w:pPr>
        <w:spacing w:line="360" w:lineRule="auto"/>
        <w:jc w:val="center"/>
        <w:rPr>
          <w:rFonts w:asciiTheme="majorHAnsi" w:hAnsiTheme="majorHAnsi" w:cs="Arial"/>
          <w:b/>
          <w:sz w:val="22"/>
          <w:szCs w:val="22"/>
          <w:rPrChange w:id="4969" w:author="dbecker" w:date="2016-01-07T14:58:00Z">
            <w:rPr>
              <w:rFonts w:ascii="Arial" w:hAnsi="Arial" w:cs="Arial"/>
              <w:b/>
              <w:sz w:val="22"/>
              <w:szCs w:val="22"/>
            </w:rPr>
          </w:rPrChange>
        </w:rPr>
      </w:pPr>
    </w:p>
    <w:p w:rsidR="002F2596" w:rsidRPr="004338A9" w:rsidRDefault="002F2596" w:rsidP="002F2596">
      <w:pPr>
        <w:spacing w:line="360" w:lineRule="auto"/>
        <w:jc w:val="center"/>
        <w:rPr>
          <w:rFonts w:asciiTheme="majorHAnsi" w:hAnsiTheme="majorHAnsi" w:cs="Arial"/>
          <w:b/>
          <w:sz w:val="22"/>
          <w:szCs w:val="22"/>
          <w:u w:val="single"/>
          <w:rPrChange w:id="4970"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71" w:author="dbecker" w:date="2016-01-07T14:58:00Z">
            <w:rPr>
              <w:rFonts w:ascii="Arial" w:hAnsi="Arial" w:cs="Arial"/>
              <w:b/>
              <w:sz w:val="22"/>
              <w:szCs w:val="22"/>
              <w:u w:val="single"/>
            </w:rPr>
          </w:rPrChange>
        </w:rPr>
        <w:t>NORTH HAMPTON / HAMPTON</w:t>
      </w:r>
    </w:p>
    <w:p w:rsidR="002F2596" w:rsidRPr="004338A9" w:rsidRDefault="002F2596" w:rsidP="002F2596">
      <w:pPr>
        <w:spacing w:line="360" w:lineRule="auto"/>
        <w:jc w:val="center"/>
        <w:rPr>
          <w:rFonts w:asciiTheme="majorHAnsi" w:hAnsiTheme="majorHAnsi" w:cs="Arial"/>
          <w:b/>
          <w:sz w:val="22"/>
          <w:szCs w:val="22"/>
          <w:u w:val="single"/>
          <w:rPrChange w:id="4972"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73" w:author="dbecker" w:date="2016-01-07T14:58:00Z">
            <w:rPr>
              <w:rFonts w:ascii="Arial" w:hAnsi="Arial" w:cs="Arial"/>
              <w:b/>
              <w:sz w:val="22"/>
              <w:szCs w:val="22"/>
              <w:u w:val="single"/>
            </w:rPr>
          </w:rPrChange>
        </w:rPr>
        <w:t>ERPA D</w:t>
      </w:r>
    </w:p>
    <w:p w:rsidR="002F2596" w:rsidRPr="004338A9" w:rsidRDefault="002F2596" w:rsidP="002F2596">
      <w:pPr>
        <w:spacing w:line="360" w:lineRule="auto"/>
        <w:jc w:val="both"/>
        <w:rPr>
          <w:rFonts w:asciiTheme="majorHAnsi" w:hAnsiTheme="majorHAnsi" w:cs="Arial"/>
          <w:b/>
          <w:sz w:val="22"/>
          <w:szCs w:val="22"/>
          <w:u w:val="single"/>
          <w:rPrChange w:id="4974"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75" w:author="dbecker" w:date="2016-01-07T14:58:00Z">
            <w:rPr>
              <w:rFonts w:ascii="Arial" w:hAnsi="Arial" w:cs="Arial"/>
              <w:b/>
              <w:sz w:val="22"/>
              <w:szCs w:val="22"/>
              <w:u w:val="single"/>
            </w:rPr>
          </w:rPrChange>
        </w:rPr>
        <w:t>NORTH HAMPTON</w:t>
      </w:r>
    </w:p>
    <w:p w:rsidR="008D3CE1" w:rsidRPr="004338A9" w:rsidRDefault="002F2596" w:rsidP="002213A1">
      <w:pPr>
        <w:jc w:val="both"/>
        <w:rPr>
          <w:rFonts w:asciiTheme="majorHAnsi" w:hAnsiTheme="majorHAnsi" w:cs="Arial"/>
          <w:sz w:val="22"/>
          <w:szCs w:val="22"/>
          <w:rPrChange w:id="4976" w:author="dbecker" w:date="2016-01-07T14:58:00Z">
            <w:rPr>
              <w:rFonts w:ascii="Arial" w:hAnsi="Arial" w:cs="Arial"/>
              <w:sz w:val="22"/>
              <w:szCs w:val="22"/>
            </w:rPr>
          </w:rPrChange>
        </w:rPr>
      </w:pPr>
      <w:r w:rsidRPr="004338A9">
        <w:rPr>
          <w:rFonts w:asciiTheme="majorHAnsi" w:hAnsiTheme="majorHAnsi" w:cs="Arial"/>
          <w:b/>
          <w:sz w:val="22"/>
          <w:szCs w:val="22"/>
          <w:u w:val="single"/>
          <w:rPrChange w:id="4977" w:author="dbecker" w:date="2016-01-07T14:58:00Z">
            <w:rPr>
              <w:rFonts w:ascii="Arial" w:hAnsi="Arial" w:cs="Arial"/>
              <w:b/>
              <w:sz w:val="22"/>
              <w:szCs w:val="22"/>
              <w:u w:val="single"/>
            </w:rPr>
          </w:rPrChange>
        </w:rPr>
        <w:t>East of US Rte. 1</w:t>
      </w:r>
      <w:r w:rsidRPr="004338A9">
        <w:rPr>
          <w:rFonts w:asciiTheme="majorHAnsi" w:hAnsiTheme="majorHAnsi" w:cs="Arial"/>
          <w:sz w:val="22"/>
          <w:szCs w:val="22"/>
          <w:rPrChange w:id="4978" w:author="dbecker" w:date="2016-01-07T14:58:00Z">
            <w:rPr>
              <w:rFonts w:ascii="Arial" w:hAnsi="Arial" w:cs="Arial"/>
              <w:sz w:val="22"/>
              <w:szCs w:val="22"/>
            </w:rPr>
          </w:rPrChange>
        </w:rPr>
        <w:t>:</w:t>
      </w:r>
      <w:r w:rsidR="008D3CE1" w:rsidRPr="004338A9">
        <w:rPr>
          <w:rFonts w:asciiTheme="majorHAnsi" w:hAnsiTheme="majorHAnsi" w:cs="Arial"/>
          <w:sz w:val="22"/>
          <w:szCs w:val="22"/>
          <w:rPrChange w:id="4979" w:author="dbecker" w:date="2016-01-07T14:58:00Z">
            <w:rPr>
              <w:rFonts w:ascii="Arial" w:hAnsi="Arial" w:cs="Arial"/>
              <w:sz w:val="22"/>
              <w:szCs w:val="22"/>
            </w:rPr>
          </w:rPrChange>
        </w:rPr>
        <w:t xml:space="preserve">  </w:t>
      </w:r>
      <w:r w:rsidRPr="004338A9">
        <w:rPr>
          <w:rFonts w:asciiTheme="majorHAnsi" w:hAnsiTheme="majorHAnsi" w:cs="Arial"/>
          <w:sz w:val="20"/>
          <w:szCs w:val="20"/>
          <w:rPrChange w:id="4980" w:author="dbecker" w:date="2016-01-07T14:58:00Z">
            <w:rPr>
              <w:rFonts w:ascii="Arial" w:hAnsi="Arial" w:cs="Arial"/>
              <w:sz w:val="20"/>
              <w:szCs w:val="20"/>
            </w:rPr>
          </w:rPrChange>
        </w:rPr>
        <w:t xml:space="preserve">Rte. 111 West (Atlantic Avenue) to Rte. 151 North (Post Road) to Rte. 33 East to I-95 North to Spaulding Turnpike North to Rte. 108 South (Exit 7/Central Avenue) in Dover.          </w:t>
      </w:r>
      <w:r w:rsidRPr="004338A9">
        <w:rPr>
          <w:rFonts w:asciiTheme="majorHAnsi" w:hAnsiTheme="majorHAnsi" w:cs="Arial"/>
          <w:sz w:val="22"/>
          <w:szCs w:val="22"/>
          <w:rPrChange w:id="4981" w:author="dbecker" w:date="2016-01-07T14:58:00Z">
            <w:rPr>
              <w:rFonts w:ascii="Arial" w:hAnsi="Arial" w:cs="Arial"/>
              <w:sz w:val="22"/>
              <w:szCs w:val="22"/>
            </w:rPr>
          </w:rPrChange>
        </w:rPr>
        <w:t xml:space="preserve">                                         </w:t>
      </w:r>
    </w:p>
    <w:p w:rsidR="002F2596" w:rsidRPr="004338A9" w:rsidRDefault="008D3CE1" w:rsidP="008D3CE1">
      <w:pPr>
        <w:spacing w:line="360" w:lineRule="auto"/>
        <w:ind w:left="4500" w:hanging="360"/>
        <w:jc w:val="both"/>
        <w:rPr>
          <w:rFonts w:asciiTheme="majorHAnsi" w:hAnsiTheme="majorHAnsi" w:cs="Arial"/>
          <w:b/>
          <w:sz w:val="22"/>
          <w:szCs w:val="22"/>
          <w:u w:val="single"/>
          <w:rPrChange w:id="4982" w:author="dbecker" w:date="2016-01-07T14:58:00Z">
            <w:rPr>
              <w:rFonts w:ascii="Arial" w:hAnsi="Arial" w:cs="Arial"/>
              <w:b/>
              <w:sz w:val="22"/>
              <w:szCs w:val="22"/>
              <w:u w:val="single"/>
            </w:rPr>
          </w:rPrChange>
        </w:rPr>
      </w:pPr>
      <w:r w:rsidRPr="004338A9">
        <w:rPr>
          <w:rFonts w:asciiTheme="majorHAnsi" w:hAnsiTheme="majorHAnsi" w:cs="Arial"/>
          <w:sz w:val="22"/>
          <w:szCs w:val="22"/>
          <w:rPrChange w:id="4983" w:author="dbecker" w:date="2016-01-07T14:58:00Z">
            <w:rPr>
              <w:rFonts w:ascii="Arial" w:hAnsi="Arial" w:cs="Arial"/>
              <w:sz w:val="22"/>
              <w:szCs w:val="22"/>
            </w:rPr>
          </w:rPrChange>
        </w:rPr>
        <w:t xml:space="preserve">         </w:t>
      </w:r>
      <w:r w:rsidR="002F2596" w:rsidRPr="004338A9">
        <w:rPr>
          <w:rFonts w:asciiTheme="majorHAnsi" w:hAnsiTheme="majorHAnsi" w:cs="Arial"/>
          <w:sz w:val="22"/>
          <w:szCs w:val="22"/>
          <w:rPrChange w:id="4984" w:author="dbecker" w:date="2016-01-07T14:58:00Z">
            <w:rPr>
              <w:rFonts w:ascii="Arial" w:hAnsi="Arial" w:cs="Arial"/>
              <w:sz w:val="22"/>
              <w:szCs w:val="22"/>
            </w:rPr>
          </w:rPrChange>
        </w:rPr>
        <w:t xml:space="preserve"> </w:t>
      </w:r>
      <w:r w:rsidR="002F2596" w:rsidRPr="004338A9">
        <w:rPr>
          <w:rFonts w:asciiTheme="majorHAnsi" w:hAnsiTheme="majorHAnsi" w:cs="Arial"/>
          <w:b/>
          <w:sz w:val="22"/>
          <w:szCs w:val="22"/>
          <w:u w:val="single"/>
          <w:rPrChange w:id="4985" w:author="dbecker" w:date="2016-01-07T14:58:00Z">
            <w:rPr>
              <w:rFonts w:ascii="Arial" w:hAnsi="Arial" w:cs="Arial"/>
              <w:b/>
              <w:sz w:val="22"/>
              <w:szCs w:val="22"/>
              <w:u w:val="single"/>
            </w:rPr>
          </w:rPrChange>
        </w:rPr>
        <w:t>OR</w:t>
      </w:r>
    </w:p>
    <w:p w:rsidR="002F2596" w:rsidRPr="004338A9" w:rsidRDefault="002F2596" w:rsidP="002213A1">
      <w:pPr>
        <w:jc w:val="both"/>
        <w:rPr>
          <w:rFonts w:asciiTheme="majorHAnsi" w:hAnsiTheme="majorHAnsi" w:cs="Arial"/>
          <w:sz w:val="22"/>
          <w:szCs w:val="22"/>
          <w:rPrChange w:id="4986" w:author="dbecker" w:date="2016-01-07T14:58:00Z">
            <w:rPr>
              <w:rFonts w:ascii="Arial" w:hAnsi="Arial" w:cs="Arial"/>
              <w:sz w:val="22"/>
              <w:szCs w:val="22"/>
            </w:rPr>
          </w:rPrChange>
        </w:rPr>
      </w:pPr>
      <w:r w:rsidRPr="004338A9">
        <w:rPr>
          <w:rFonts w:asciiTheme="majorHAnsi" w:hAnsiTheme="majorHAnsi" w:cs="Arial"/>
          <w:sz w:val="20"/>
          <w:szCs w:val="20"/>
          <w:rPrChange w:id="4987" w:author="dbecker" w:date="2016-01-07T14:58:00Z">
            <w:rPr>
              <w:rFonts w:ascii="Arial" w:hAnsi="Arial" w:cs="Arial"/>
              <w:sz w:val="20"/>
              <w:szCs w:val="20"/>
            </w:rPr>
          </w:rPrChange>
        </w:rPr>
        <w:t>North Road West to US Rte. 1 North to Rte. 1 Bypass to Portsmouth Traffic Circle to Spaulding Turnpike and as above to Dover</w:t>
      </w:r>
      <w:r w:rsidRPr="004338A9">
        <w:rPr>
          <w:rFonts w:asciiTheme="majorHAnsi" w:hAnsiTheme="majorHAnsi" w:cs="Arial"/>
          <w:sz w:val="22"/>
          <w:szCs w:val="22"/>
          <w:rPrChange w:id="4988" w:author="dbecker" w:date="2016-01-07T14:58:00Z">
            <w:rPr>
              <w:rFonts w:ascii="Arial" w:hAnsi="Arial" w:cs="Arial"/>
              <w:sz w:val="22"/>
              <w:szCs w:val="22"/>
            </w:rPr>
          </w:rPrChange>
        </w:rPr>
        <w:t>.</w:t>
      </w:r>
    </w:p>
    <w:p w:rsidR="002F2596" w:rsidRPr="004338A9" w:rsidRDefault="002F2596" w:rsidP="002213A1">
      <w:pPr>
        <w:ind w:firstLine="720"/>
        <w:jc w:val="center"/>
        <w:rPr>
          <w:rFonts w:asciiTheme="majorHAnsi" w:hAnsiTheme="majorHAnsi" w:cs="Arial"/>
          <w:b/>
          <w:sz w:val="22"/>
          <w:szCs w:val="22"/>
          <w:u w:val="single"/>
          <w:rPrChange w:id="4989"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90" w:author="dbecker" w:date="2016-01-07T14:58:00Z">
            <w:rPr>
              <w:rFonts w:ascii="Arial" w:hAnsi="Arial" w:cs="Arial"/>
              <w:b/>
              <w:sz w:val="22"/>
              <w:szCs w:val="22"/>
              <w:u w:val="single"/>
            </w:rPr>
          </w:rPrChange>
        </w:rPr>
        <w:t>OR</w:t>
      </w:r>
    </w:p>
    <w:p w:rsidR="002F2596" w:rsidRPr="004338A9" w:rsidRDefault="002F2596" w:rsidP="002213A1">
      <w:pPr>
        <w:jc w:val="both"/>
        <w:rPr>
          <w:rFonts w:asciiTheme="majorHAnsi" w:hAnsiTheme="majorHAnsi" w:cs="Arial"/>
          <w:sz w:val="22"/>
          <w:szCs w:val="22"/>
          <w:rPrChange w:id="4991" w:author="dbecker" w:date="2016-01-07T14:58:00Z">
            <w:rPr>
              <w:rFonts w:ascii="Arial" w:hAnsi="Arial" w:cs="Arial"/>
              <w:sz w:val="22"/>
              <w:szCs w:val="22"/>
            </w:rPr>
          </w:rPrChange>
        </w:rPr>
      </w:pPr>
      <w:r w:rsidRPr="004338A9">
        <w:rPr>
          <w:rFonts w:asciiTheme="majorHAnsi" w:hAnsiTheme="majorHAnsi" w:cs="Arial"/>
          <w:sz w:val="20"/>
          <w:szCs w:val="20"/>
          <w:rPrChange w:id="4992" w:author="dbecker" w:date="2016-01-07T14:58:00Z">
            <w:rPr>
              <w:rFonts w:ascii="Arial" w:hAnsi="Arial" w:cs="Arial"/>
              <w:sz w:val="20"/>
              <w:szCs w:val="20"/>
            </w:rPr>
          </w:rPrChange>
        </w:rPr>
        <w:t>North Road West to US Rte. 1 North to Breakfast Hill Road West to Rte. 151 North to Rte. 33 East to I-95 North to Spaulding Turnpike and as above to Dover</w:t>
      </w:r>
      <w:r w:rsidRPr="004338A9">
        <w:rPr>
          <w:rFonts w:asciiTheme="majorHAnsi" w:hAnsiTheme="majorHAnsi" w:cs="Arial"/>
          <w:sz w:val="22"/>
          <w:szCs w:val="22"/>
          <w:rPrChange w:id="4993" w:author="dbecker" w:date="2016-01-07T14:58:00Z">
            <w:rPr>
              <w:rFonts w:ascii="Arial" w:hAnsi="Arial" w:cs="Arial"/>
              <w:sz w:val="22"/>
              <w:szCs w:val="22"/>
            </w:rPr>
          </w:rPrChange>
        </w:rPr>
        <w:t>.</w:t>
      </w:r>
    </w:p>
    <w:p w:rsidR="002F2596" w:rsidRPr="004338A9" w:rsidRDefault="002F2596" w:rsidP="002213A1">
      <w:pPr>
        <w:ind w:firstLine="720"/>
        <w:jc w:val="center"/>
        <w:rPr>
          <w:rFonts w:asciiTheme="majorHAnsi" w:hAnsiTheme="majorHAnsi" w:cs="Arial"/>
          <w:b/>
          <w:sz w:val="22"/>
          <w:szCs w:val="22"/>
          <w:u w:val="single"/>
          <w:rPrChange w:id="4994"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4995" w:author="dbecker" w:date="2016-01-07T14:58:00Z">
            <w:rPr>
              <w:rFonts w:ascii="Arial" w:hAnsi="Arial" w:cs="Arial"/>
              <w:b/>
              <w:sz w:val="22"/>
              <w:szCs w:val="22"/>
              <w:u w:val="single"/>
            </w:rPr>
          </w:rPrChange>
        </w:rPr>
        <w:t>OR</w:t>
      </w:r>
    </w:p>
    <w:p w:rsidR="002F2596" w:rsidRPr="004338A9" w:rsidRDefault="002F2596" w:rsidP="002213A1">
      <w:pPr>
        <w:jc w:val="both"/>
        <w:rPr>
          <w:rFonts w:asciiTheme="majorHAnsi" w:hAnsiTheme="majorHAnsi" w:cs="Arial"/>
          <w:sz w:val="20"/>
          <w:szCs w:val="20"/>
          <w:rPrChange w:id="4996" w:author="dbecker" w:date="2016-01-07T14:58:00Z">
            <w:rPr>
              <w:rFonts w:ascii="Arial" w:hAnsi="Arial" w:cs="Arial"/>
              <w:sz w:val="20"/>
              <w:szCs w:val="20"/>
            </w:rPr>
          </w:rPrChange>
        </w:rPr>
      </w:pPr>
      <w:r w:rsidRPr="004338A9">
        <w:rPr>
          <w:rFonts w:asciiTheme="majorHAnsi" w:hAnsiTheme="majorHAnsi" w:cs="Arial"/>
          <w:sz w:val="20"/>
          <w:szCs w:val="20"/>
          <w:rPrChange w:id="4997" w:author="dbecker" w:date="2016-01-07T14:58:00Z">
            <w:rPr>
              <w:rFonts w:ascii="Arial" w:hAnsi="Arial" w:cs="Arial"/>
              <w:sz w:val="20"/>
              <w:szCs w:val="20"/>
            </w:rPr>
          </w:rPrChange>
        </w:rPr>
        <w:t>Mill Road North to Washington Road West to US Rte. 1 North to Rte. 1 Bypass to Portsmouth Traffic Circle to Spaulding Turnpike North and as above to Dover.</w:t>
      </w:r>
    </w:p>
    <w:p w:rsidR="006627E7" w:rsidRPr="004338A9" w:rsidRDefault="006627E7" w:rsidP="002213A1">
      <w:pPr>
        <w:jc w:val="both"/>
        <w:rPr>
          <w:rFonts w:asciiTheme="majorHAnsi" w:hAnsiTheme="majorHAnsi" w:cs="Arial"/>
          <w:b/>
          <w:sz w:val="22"/>
          <w:szCs w:val="22"/>
          <w:u w:val="single"/>
          <w:rPrChange w:id="4998"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sz w:val="22"/>
          <w:szCs w:val="22"/>
          <w:rPrChange w:id="4999" w:author="dbecker" w:date="2016-01-07T14:58:00Z">
            <w:rPr>
              <w:rFonts w:ascii="Arial" w:hAnsi="Arial" w:cs="Arial"/>
              <w:sz w:val="22"/>
              <w:szCs w:val="22"/>
            </w:rPr>
          </w:rPrChange>
        </w:rPr>
      </w:pPr>
      <w:r w:rsidRPr="004338A9">
        <w:rPr>
          <w:rFonts w:asciiTheme="majorHAnsi" w:hAnsiTheme="majorHAnsi" w:cs="Arial"/>
          <w:b/>
          <w:sz w:val="22"/>
          <w:szCs w:val="22"/>
          <w:u w:val="single"/>
          <w:rPrChange w:id="5000" w:author="dbecker" w:date="2016-01-07T14:58:00Z">
            <w:rPr>
              <w:rFonts w:ascii="Arial" w:hAnsi="Arial" w:cs="Arial"/>
              <w:b/>
              <w:sz w:val="22"/>
              <w:szCs w:val="22"/>
              <w:u w:val="single"/>
            </w:rPr>
          </w:rPrChange>
        </w:rPr>
        <w:t>West of US Rte. 1</w:t>
      </w:r>
      <w:r w:rsidRPr="004338A9">
        <w:rPr>
          <w:rFonts w:asciiTheme="majorHAnsi" w:hAnsiTheme="majorHAnsi" w:cs="Arial"/>
          <w:sz w:val="22"/>
          <w:szCs w:val="22"/>
          <w:rPrChange w:id="5001" w:author="dbecker" w:date="2016-01-07T14:58:00Z">
            <w:rPr>
              <w:rFonts w:ascii="Arial" w:hAnsi="Arial" w:cs="Arial"/>
              <w:sz w:val="22"/>
              <w:szCs w:val="22"/>
            </w:rPr>
          </w:rPrChange>
        </w:rPr>
        <w:t>:</w:t>
      </w:r>
      <w:r w:rsidRPr="004338A9">
        <w:rPr>
          <w:rFonts w:asciiTheme="majorHAnsi" w:hAnsiTheme="majorHAnsi" w:cs="Arial"/>
          <w:sz w:val="22"/>
          <w:szCs w:val="22"/>
          <w:rPrChange w:id="5002" w:author="dbecker" w:date="2016-01-07T14:58:00Z">
            <w:rPr>
              <w:rFonts w:ascii="Arial" w:hAnsi="Arial" w:cs="Arial"/>
              <w:sz w:val="22"/>
              <w:szCs w:val="22"/>
            </w:rPr>
          </w:rPrChange>
        </w:rPr>
        <w:tab/>
      </w:r>
      <w:r w:rsidRPr="004338A9">
        <w:rPr>
          <w:rFonts w:asciiTheme="majorHAnsi" w:hAnsiTheme="majorHAnsi" w:cs="Arial"/>
          <w:sz w:val="20"/>
          <w:szCs w:val="20"/>
          <w:rPrChange w:id="5003" w:author="dbecker" w:date="2016-01-07T14:58:00Z">
            <w:rPr>
              <w:rFonts w:ascii="Arial" w:hAnsi="Arial" w:cs="Arial"/>
              <w:sz w:val="20"/>
              <w:szCs w:val="20"/>
            </w:rPr>
          </w:rPrChange>
        </w:rPr>
        <w:t>Rte. 151 North and as above to Dover</w:t>
      </w:r>
      <w:r w:rsidRPr="004338A9">
        <w:rPr>
          <w:rFonts w:asciiTheme="majorHAnsi" w:hAnsiTheme="majorHAnsi" w:cs="Arial"/>
          <w:sz w:val="22"/>
          <w:szCs w:val="22"/>
          <w:rPrChange w:id="5004" w:author="dbecker" w:date="2016-01-07T14:58:00Z">
            <w:rPr>
              <w:rFonts w:ascii="Arial" w:hAnsi="Arial" w:cs="Arial"/>
              <w:sz w:val="22"/>
              <w:szCs w:val="22"/>
            </w:rPr>
          </w:rPrChange>
        </w:rPr>
        <w:t>.</w:t>
      </w:r>
    </w:p>
    <w:p w:rsidR="00C0682F" w:rsidRPr="004338A9" w:rsidRDefault="00C0682F" w:rsidP="002213A1">
      <w:pPr>
        <w:ind w:firstLine="720"/>
        <w:jc w:val="both"/>
        <w:rPr>
          <w:rFonts w:asciiTheme="majorHAnsi" w:hAnsiTheme="majorHAnsi" w:cs="Arial"/>
          <w:sz w:val="22"/>
          <w:szCs w:val="22"/>
          <w:rPrChange w:id="5005" w:author="dbecker" w:date="2016-01-07T14:58:00Z">
            <w:rPr>
              <w:rFonts w:ascii="Arial" w:hAnsi="Arial" w:cs="Arial"/>
              <w:sz w:val="22"/>
              <w:szCs w:val="22"/>
            </w:rPr>
          </w:rPrChange>
        </w:rPr>
      </w:pPr>
    </w:p>
    <w:p w:rsidR="00C0682F" w:rsidRPr="004338A9" w:rsidRDefault="00C0682F" w:rsidP="002213A1">
      <w:pPr>
        <w:ind w:firstLine="720"/>
        <w:jc w:val="both"/>
        <w:rPr>
          <w:rFonts w:asciiTheme="majorHAnsi" w:hAnsiTheme="majorHAnsi" w:cs="Arial"/>
          <w:sz w:val="22"/>
          <w:szCs w:val="22"/>
          <w:rPrChange w:id="5006" w:author="dbecker" w:date="2016-01-07T14:58:00Z">
            <w:rPr>
              <w:rFonts w:ascii="Arial" w:hAnsi="Arial" w:cs="Arial"/>
              <w:sz w:val="22"/>
              <w:szCs w:val="22"/>
            </w:rPr>
          </w:rPrChange>
        </w:rPr>
      </w:pPr>
    </w:p>
    <w:p w:rsidR="002F2596" w:rsidRPr="004338A9" w:rsidRDefault="002F2596" w:rsidP="002213A1">
      <w:pPr>
        <w:jc w:val="both"/>
        <w:rPr>
          <w:rFonts w:asciiTheme="majorHAnsi" w:hAnsiTheme="majorHAnsi" w:cs="Arial"/>
          <w:b/>
          <w:sz w:val="22"/>
          <w:szCs w:val="22"/>
          <w:u w:val="single"/>
          <w:rPrChange w:id="5007"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08" w:author="dbecker" w:date="2016-01-07T14:58:00Z">
            <w:rPr>
              <w:rFonts w:ascii="Arial" w:hAnsi="Arial" w:cs="Arial"/>
              <w:b/>
              <w:sz w:val="22"/>
              <w:szCs w:val="22"/>
              <w:u w:val="single"/>
            </w:rPr>
          </w:rPrChange>
        </w:rPr>
        <w:t>HAMPTON</w:t>
      </w:r>
    </w:p>
    <w:p w:rsidR="002F2596" w:rsidRPr="004338A9" w:rsidRDefault="002F2596" w:rsidP="002213A1">
      <w:pPr>
        <w:jc w:val="both"/>
        <w:rPr>
          <w:rFonts w:asciiTheme="majorHAnsi" w:hAnsiTheme="majorHAnsi" w:cs="Arial"/>
          <w:b/>
          <w:sz w:val="22"/>
          <w:szCs w:val="22"/>
          <w:rPrChange w:id="5009" w:author="dbecker" w:date="2016-01-07T14:58:00Z">
            <w:rPr>
              <w:rFonts w:ascii="Arial" w:hAnsi="Arial" w:cs="Arial"/>
              <w:b/>
              <w:sz w:val="22"/>
              <w:szCs w:val="22"/>
            </w:rPr>
          </w:rPrChange>
        </w:rPr>
      </w:pPr>
      <w:r w:rsidRPr="004338A9">
        <w:rPr>
          <w:rFonts w:asciiTheme="majorHAnsi" w:hAnsiTheme="majorHAnsi" w:cs="Arial"/>
          <w:b/>
          <w:sz w:val="22"/>
          <w:szCs w:val="22"/>
          <w:u w:val="single"/>
          <w:rPrChange w:id="5010" w:author="dbecker" w:date="2016-01-07T14:58:00Z">
            <w:rPr>
              <w:rFonts w:ascii="Arial" w:hAnsi="Arial" w:cs="Arial"/>
              <w:b/>
              <w:sz w:val="22"/>
              <w:szCs w:val="22"/>
              <w:u w:val="single"/>
            </w:rPr>
          </w:rPrChange>
        </w:rPr>
        <w:t xml:space="preserve">North Beach Area of </w:t>
      </w:r>
      <w:proofErr w:type="gramStart"/>
      <w:r w:rsidRPr="004338A9">
        <w:rPr>
          <w:rFonts w:asciiTheme="majorHAnsi" w:hAnsiTheme="majorHAnsi" w:cs="Arial"/>
          <w:b/>
          <w:sz w:val="22"/>
          <w:szCs w:val="22"/>
          <w:u w:val="single"/>
          <w:rPrChange w:id="5011" w:author="dbecker" w:date="2016-01-07T14:58:00Z">
            <w:rPr>
              <w:rFonts w:ascii="Arial" w:hAnsi="Arial" w:cs="Arial"/>
              <w:b/>
              <w:sz w:val="22"/>
              <w:szCs w:val="22"/>
              <w:u w:val="single"/>
            </w:rPr>
          </w:rPrChange>
        </w:rPr>
        <w:t>Hampton</w:t>
      </w:r>
      <w:r w:rsidRPr="004338A9">
        <w:rPr>
          <w:rFonts w:asciiTheme="majorHAnsi" w:hAnsiTheme="majorHAnsi" w:cs="Arial"/>
          <w:b/>
          <w:sz w:val="22"/>
          <w:szCs w:val="22"/>
          <w:rPrChange w:id="5012" w:author="dbecker" w:date="2016-01-07T14:58:00Z">
            <w:rPr>
              <w:rFonts w:ascii="Arial" w:hAnsi="Arial" w:cs="Arial"/>
              <w:b/>
              <w:sz w:val="22"/>
              <w:szCs w:val="22"/>
            </w:rPr>
          </w:rPrChange>
        </w:rPr>
        <w:t xml:space="preserve">  (</w:t>
      </w:r>
      <w:proofErr w:type="gramEnd"/>
      <w:r w:rsidRPr="004338A9">
        <w:rPr>
          <w:rFonts w:asciiTheme="majorHAnsi" w:hAnsiTheme="majorHAnsi" w:cs="Arial"/>
          <w:b/>
          <w:sz w:val="22"/>
          <w:szCs w:val="22"/>
          <w:rPrChange w:id="5013" w:author="dbecker" w:date="2016-01-07T14:58:00Z">
            <w:rPr>
              <w:rFonts w:ascii="Arial" w:hAnsi="Arial" w:cs="Arial"/>
              <w:b/>
              <w:sz w:val="22"/>
              <w:szCs w:val="22"/>
            </w:rPr>
          </w:rPrChange>
        </w:rPr>
        <w:t>Beach Area North of Great Boars Head):</w:t>
      </w:r>
    </w:p>
    <w:p w:rsidR="002F2596" w:rsidRPr="004338A9" w:rsidRDefault="002F2596" w:rsidP="002213A1">
      <w:pPr>
        <w:jc w:val="both"/>
        <w:rPr>
          <w:rFonts w:asciiTheme="majorHAnsi" w:hAnsiTheme="majorHAnsi" w:cs="Arial"/>
          <w:sz w:val="20"/>
          <w:szCs w:val="20"/>
          <w:rPrChange w:id="5014" w:author="dbecker" w:date="2016-01-07T14:58:00Z">
            <w:rPr>
              <w:rFonts w:ascii="Arial" w:hAnsi="Arial" w:cs="Arial"/>
              <w:sz w:val="20"/>
              <w:szCs w:val="20"/>
            </w:rPr>
          </w:rPrChange>
        </w:rPr>
      </w:pPr>
      <w:r w:rsidRPr="004338A9">
        <w:rPr>
          <w:rFonts w:asciiTheme="majorHAnsi" w:hAnsiTheme="majorHAnsi" w:cs="Arial"/>
          <w:sz w:val="20"/>
          <w:szCs w:val="20"/>
          <w:rPrChange w:id="5015" w:author="dbecker" w:date="2016-01-07T14:58:00Z">
            <w:rPr>
              <w:rFonts w:ascii="Arial" w:hAnsi="Arial" w:cs="Arial"/>
              <w:sz w:val="20"/>
              <w:szCs w:val="20"/>
            </w:rPr>
          </w:rPrChange>
        </w:rPr>
        <w:t>Rte. 1A North to Rte. 27 West to Rte. 101 West to I-95 North.  Then either take Spaulding Turnpike North to Rte. 108 South (Exit 7/Central Avenue) in Dover or continue on I-95 to Maine to Rte. 236 North to Rte. 9 West to West High Street (right at light/sign for Rochester) to Rte. 108 South to Dover.</w:t>
      </w:r>
    </w:p>
    <w:p w:rsidR="00A01C7A" w:rsidRPr="004338A9" w:rsidRDefault="00A01C7A" w:rsidP="002213A1">
      <w:pPr>
        <w:jc w:val="center"/>
        <w:rPr>
          <w:rFonts w:asciiTheme="majorHAnsi" w:hAnsiTheme="majorHAnsi" w:cs="Arial"/>
          <w:b/>
          <w:sz w:val="20"/>
          <w:szCs w:val="20"/>
          <w:u w:val="single"/>
          <w:rPrChange w:id="5016" w:author="dbecker" w:date="2016-01-07T14:58:00Z">
            <w:rPr>
              <w:rFonts w:ascii="Arial" w:hAnsi="Arial" w:cs="Arial"/>
              <w:b/>
              <w:sz w:val="20"/>
              <w:szCs w:val="20"/>
              <w:u w:val="single"/>
            </w:rPr>
          </w:rPrChange>
        </w:rPr>
      </w:pPr>
      <w:r w:rsidRPr="004338A9">
        <w:rPr>
          <w:rFonts w:asciiTheme="majorHAnsi" w:hAnsiTheme="majorHAnsi" w:cs="Arial"/>
          <w:b/>
          <w:sz w:val="20"/>
          <w:szCs w:val="20"/>
          <w:u w:val="single"/>
          <w:rPrChange w:id="5017" w:author="dbecker" w:date="2016-01-07T14:58:00Z">
            <w:rPr>
              <w:rFonts w:ascii="Arial" w:hAnsi="Arial" w:cs="Arial"/>
              <w:b/>
              <w:sz w:val="20"/>
              <w:szCs w:val="20"/>
              <w:u w:val="single"/>
            </w:rPr>
          </w:rPrChange>
        </w:rPr>
        <w:t>OR</w:t>
      </w:r>
    </w:p>
    <w:p w:rsidR="002F2596" w:rsidRPr="004338A9" w:rsidRDefault="002F2596" w:rsidP="002213A1">
      <w:pPr>
        <w:jc w:val="both"/>
        <w:rPr>
          <w:rFonts w:asciiTheme="majorHAnsi" w:hAnsiTheme="majorHAnsi" w:cs="Arial"/>
          <w:sz w:val="20"/>
          <w:szCs w:val="20"/>
          <w:rPrChange w:id="5018"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5019" w:author="dbecker" w:date="2016-01-07T14:58:00Z">
            <w:rPr>
              <w:rFonts w:ascii="Arial" w:hAnsi="Arial" w:cs="Arial"/>
              <w:sz w:val="20"/>
              <w:szCs w:val="20"/>
            </w:rPr>
          </w:rPrChange>
        </w:rPr>
        <w:t>Rte. 1A North to Rte. 111 West, across to US Rte. 1 to Rte. 151 North to Rte. 33 East to I-95 North and as above to Dover.</w:t>
      </w:r>
      <w:proofErr w:type="gramEnd"/>
    </w:p>
    <w:p w:rsidR="00A01C7A" w:rsidRPr="004338A9" w:rsidRDefault="00A01C7A" w:rsidP="002213A1">
      <w:pPr>
        <w:jc w:val="both"/>
        <w:rPr>
          <w:rFonts w:asciiTheme="majorHAnsi" w:hAnsiTheme="majorHAnsi" w:cs="Arial"/>
          <w:b/>
          <w:sz w:val="22"/>
          <w:szCs w:val="22"/>
          <w:u w:val="single"/>
          <w:rPrChange w:id="5020"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021"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22" w:author="dbecker" w:date="2016-01-07T14:58:00Z">
            <w:rPr>
              <w:rFonts w:ascii="Arial" w:hAnsi="Arial" w:cs="Arial"/>
              <w:b/>
              <w:sz w:val="22"/>
              <w:szCs w:val="22"/>
              <w:u w:val="single"/>
            </w:rPr>
          </w:rPrChange>
        </w:rPr>
        <w:t>INLAND HAMPTON</w:t>
      </w:r>
    </w:p>
    <w:p w:rsidR="00A01C7A" w:rsidRPr="004338A9" w:rsidRDefault="002F2596" w:rsidP="002213A1">
      <w:pPr>
        <w:jc w:val="both"/>
        <w:rPr>
          <w:rFonts w:asciiTheme="majorHAnsi" w:hAnsiTheme="majorHAnsi" w:cs="Arial"/>
          <w:sz w:val="20"/>
          <w:szCs w:val="20"/>
          <w:rPrChange w:id="5023" w:author="dbecker" w:date="2016-01-07T14:58:00Z">
            <w:rPr>
              <w:rFonts w:ascii="Arial" w:hAnsi="Arial" w:cs="Arial"/>
              <w:sz w:val="20"/>
              <w:szCs w:val="20"/>
            </w:rPr>
          </w:rPrChange>
        </w:rPr>
      </w:pPr>
      <w:r w:rsidRPr="004338A9">
        <w:rPr>
          <w:rFonts w:asciiTheme="majorHAnsi" w:hAnsiTheme="majorHAnsi" w:cs="Arial"/>
          <w:b/>
          <w:sz w:val="22"/>
          <w:szCs w:val="22"/>
          <w:u w:val="single"/>
          <w:rPrChange w:id="5024" w:author="dbecker" w:date="2016-01-07T14:58:00Z">
            <w:rPr>
              <w:rFonts w:ascii="Arial" w:hAnsi="Arial" w:cs="Arial"/>
              <w:b/>
              <w:sz w:val="22"/>
              <w:szCs w:val="22"/>
              <w:u w:val="single"/>
            </w:rPr>
          </w:rPrChange>
        </w:rPr>
        <w:t>East of I-95</w:t>
      </w:r>
      <w:r w:rsidRPr="004338A9">
        <w:rPr>
          <w:rFonts w:asciiTheme="majorHAnsi" w:hAnsiTheme="majorHAnsi" w:cs="Arial"/>
          <w:b/>
          <w:sz w:val="22"/>
          <w:szCs w:val="22"/>
          <w:rPrChange w:id="5025" w:author="dbecker" w:date="2016-01-07T14:58:00Z">
            <w:rPr>
              <w:rFonts w:ascii="Arial" w:hAnsi="Arial" w:cs="Arial"/>
              <w:b/>
              <w:sz w:val="22"/>
              <w:szCs w:val="22"/>
            </w:rPr>
          </w:rPrChange>
        </w:rPr>
        <w:t>:</w:t>
      </w:r>
      <w:r w:rsidR="00A01C7A" w:rsidRPr="004338A9">
        <w:rPr>
          <w:rFonts w:asciiTheme="majorHAnsi" w:hAnsiTheme="majorHAnsi" w:cs="Arial"/>
          <w:b/>
          <w:sz w:val="22"/>
          <w:szCs w:val="22"/>
          <w:rPrChange w:id="5026" w:author="dbecker" w:date="2016-01-07T14:58:00Z">
            <w:rPr>
              <w:rFonts w:ascii="Arial" w:hAnsi="Arial" w:cs="Arial"/>
              <w:b/>
              <w:sz w:val="22"/>
              <w:szCs w:val="22"/>
            </w:rPr>
          </w:rPrChange>
        </w:rPr>
        <w:t xml:space="preserve"> </w:t>
      </w:r>
      <w:r w:rsidRPr="004338A9">
        <w:rPr>
          <w:rFonts w:asciiTheme="majorHAnsi" w:hAnsiTheme="majorHAnsi" w:cs="Arial"/>
          <w:sz w:val="20"/>
          <w:szCs w:val="20"/>
          <w:rPrChange w:id="5027" w:author="dbecker" w:date="2016-01-07T14:58:00Z">
            <w:rPr>
              <w:rFonts w:ascii="Arial" w:hAnsi="Arial" w:cs="Arial"/>
              <w:sz w:val="20"/>
              <w:szCs w:val="20"/>
            </w:rPr>
          </w:rPrChange>
        </w:rPr>
        <w:t xml:space="preserve">Rte. 27 West to Rte. 101 West to I-95 North.  Then either take Spaulding Turnpike North to Rte. 108 South (Exit 7/Central Avenue) in Dover or continue on I-95 to Maine to Rte. 236 North to Rte. 9 West to West High Street (right at light/sign for Rochester) to Rte. 108 South to Dover.                                                 </w:t>
      </w:r>
      <w:r w:rsidR="0001165F" w:rsidRPr="004338A9">
        <w:rPr>
          <w:rFonts w:asciiTheme="majorHAnsi" w:hAnsiTheme="majorHAnsi" w:cs="Arial"/>
          <w:sz w:val="20"/>
          <w:szCs w:val="20"/>
          <w:rPrChange w:id="5028" w:author="dbecker" w:date="2016-01-07T14:58:00Z">
            <w:rPr>
              <w:rFonts w:ascii="Arial" w:hAnsi="Arial" w:cs="Arial"/>
              <w:sz w:val="20"/>
              <w:szCs w:val="20"/>
            </w:rPr>
          </w:rPrChange>
        </w:rPr>
        <w:t xml:space="preserve">          </w:t>
      </w:r>
      <w:r w:rsidR="00C25D54" w:rsidRPr="004338A9">
        <w:rPr>
          <w:rFonts w:asciiTheme="majorHAnsi" w:hAnsiTheme="majorHAnsi" w:cs="Arial"/>
          <w:sz w:val="20"/>
          <w:szCs w:val="20"/>
          <w:rPrChange w:id="5029" w:author="dbecker" w:date="2016-01-07T14:58:00Z">
            <w:rPr>
              <w:rFonts w:ascii="Arial" w:hAnsi="Arial" w:cs="Arial"/>
              <w:sz w:val="20"/>
              <w:szCs w:val="20"/>
            </w:rPr>
          </w:rPrChange>
        </w:rPr>
        <w:t xml:space="preserve"> </w:t>
      </w:r>
      <w:r w:rsidR="001A0F38" w:rsidRPr="004338A9">
        <w:rPr>
          <w:rFonts w:asciiTheme="majorHAnsi" w:hAnsiTheme="majorHAnsi" w:cs="Arial"/>
          <w:sz w:val="20"/>
          <w:szCs w:val="20"/>
          <w:rPrChange w:id="5030" w:author="dbecker" w:date="2016-01-07T14:58:00Z">
            <w:rPr>
              <w:rFonts w:ascii="Arial" w:hAnsi="Arial" w:cs="Arial"/>
              <w:sz w:val="20"/>
              <w:szCs w:val="20"/>
            </w:rPr>
          </w:rPrChange>
        </w:rPr>
        <w:t xml:space="preserve">   </w:t>
      </w:r>
      <w:r w:rsidR="0001165F" w:rsidRPr="004338A9">
        <w:rPr>
          <w:rFonts w:asciiTheme="majorHAnsi" w:hAnsiTheme="majorHAnsi" w:cs="Arial"/>
          <w:sz w:val="20"/>
          <w:szCs w:val="20"/>
          <w:rPrChange w:id="5031"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032" w:author="dbecker" w:date="2016-01-07T14:58:00Z">
            <w:rPr>
              <w:rFonts w:ascii="Arial" w:hAnsi="Arial" w:cs="Arial"/>
              <w:sz w:val="20"/>
              <w:szCs w:val="20"/>
            </w:rPr>
          </w:rPrChange>
        </w:rPr>
        <w:t xml:space="preserve"> </w:t>
      </w:r>
    </w:p>
    <w:p w:rsidR="002F2596" w:rsidRPr="004338A9" w:rsidRDefault="002F2596" w:rsidP="002213A1">
      <w:pPr>
        <w:jc w:val="center"/>
        <w:rPr>
          <w:rFonts w:asciiTheme="majorHAnsi" w:hAnsiTheme="majorHAnsi" w:cs="Arial"/>
          <w:b/>
          <w:sz w:val="22"/>
          <w:szCs w:val="22"/>
          <w:u w:val="single"/>
          <w:rPrChange w:id="5033"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34" w:author="dbecker" w:date="2016-01-07T14:58:00Z">
            <w:rPr>
              <w:rFonts w:ascii="Arial" w:hAnsi="Arial" w:cs="Arial"/>
              <w:b/>
              <w:sz w:val="22"/>
              <w:szCs w:val="22"/>
              <w:u w:val="single"/>
            </w:rPr>
          </w:rPrChange>
        </w:rPr>
        <w:t>OR</w:t>
      </w:r>
    </w:p>
    <w:p w:rsidR="002F2596" w:rsidRPr="004338A9" w:rsidRDefault="002F2596" w:rsidP="002213A1">
      <w:pPr>
        <w:tabs>
          <w:tab w:val="left" w:pos="2520"/>
        </w:tabs>
        <w:jc w:val="both"/>
        <w:rPr>
          <w:rFonts w:asciiTheme="majorHAnsi" w:hAnsiTheme="majorHAnsi" w:cs="Arial"/>
          <w:sz w:val="22"/>
          <w:szCs w:val="22"/>
          <w:rPrChange w:id="5035" w:author="dbecker" w:date="2016-01-07T14:58:00Z">
            <w:rPr>
              <w:rFonts w:ascii="Arial" w:hAnsi="Arial" w:cs="Arial"/>
              <w:sz w:val="22"/>
              <w:szCs w:val="22"/>
            </w:rPr>
          </w:rPrChange>
        </w:rPr>
      </w:pPr>
      <w:r w:rsidRPr="004338A9">
        <w:rPr>
          <w:rFonts w:asciiTheme="majorHAnsi" w:hAnsiTheme="majorHAnsi" w:cs="Arial"/>
          <w:sz w:val="20"/>
          <w:szCs w:val="20"/>
          <w:rPrChange w:id="5036" w:author="dbecker" w:date="2016-01-07T14:58:00Z">
            <w:rPr>
              <w:rFonts w:ascii="Arial" w:hAnsi="Arial" w:cs="Arial"/>
              <w:sz w:val="20"/>
              <w:szCs w:val="20"/>
            </w:rPr>
          </w:rPrChange>
        </w:rPr>
        <w:t>US Rte. 1 North to Rte. 1 Bypass to Portsmouth Traffic Circle to Spaulding Turnpike North to Rte. 108 South (Exit 7/Central Avenue) in Dover</w:t>
      </w:r>
      <w:r w:rsidRPr="004338A9">
        <w:rPr>
          <w:rFonts w:asciiTheme="majorHAnsi" w:hAnsiTheme="majorHAnsi" w:cs="Arial"/>
          <w:sz w:val="22"/>
          <w:szCs w:val="22"/>
          <w:rPrChange w:id="5037" w:author="dbecker" w:date="2016-01-07T14:58:00Z">
            <w:rPr>
              <w:rFonts w:ascii="Arial" w:hAnsi="Arial" w:cs="Arial"/>
              <w:sz w:val="22"/>
              <w:szCs w:val="22"/>
            </w:rPr>
          </w:rPrChange>
        </w:rPr>
        <w:t>.</w:t>
      </w:r>
    </w:p>
    <w:p w:rsidR="002F2596" w:rsidRPr="004338A9" w:rsidRDefault="00B16CF4" w:rsidP="002213A1">
      <w:pPr>
        <w:tabs>
          <w:tab w:val="left" w:pos="2520"/>
        </w:tabs>
        <w:ind w:firstLine="720"/>
        <w:jc w:val="both"/>
        <w:rPr>
          <w:rFonts w:asciiTheme="majorHAnsi" w:hAnsiTheme="majorHAnsi" w:cs="Arial"/>
          <w:b/>
          <w:sz w:val="22"/>
          <w:szCs w:val="22"/>
          <w:u w:val="single"/>
          <w:rPrChange w:id="5038" w:author="dbecker" w:date="2016-01-07T14:58:00Z">
            <w:rPr>
              <w:rFonts w:ascii="Arial" w:hAnsi="Arial" w:cs="Arial"/>
              <w:b/>
              <w:sz w:val="22"/>
              <w:szCs w:val="22"/>
              <w:u w:val="single"/>
            </w:rPr>
          </w:rPrChange>
        </w:rPr>
      </w:pPr>
      <w:r w:rsidRPr="004338A9">
        <w:rPr>
          <w:rFonts w:asciiTheme="majorHAnsi" w:hAnsiTheme="majorHAnsi" w:cs="Arial"/>
          <w:b/>
          <w:sz w:val="22"/>
          <w:szCs w:val="22"/>
          <w:rPrChange w:id="5039" w:author="dbecker" w:date="2016-01-07T14:58:00Z">
            <w:rPr>
              <w:rFonts w:ascii="Arial" w:hAnsi="Arial" w:cs="Arial"/>
              <w:b/>
              <w:sz w:val="22"/>
              <w:szCs w:val="22"/>
            </w:rPr>
          </w:rPrChange>
        </w:rPr>
        <w:t xml:space="preserve">                                                      </w:t>
      </w:r>
      <w:r w:rsidR="001A0F38" w:rsidRPr="004338A9">
        <w:rPr>
          <w:rFonts w:asciiTheme="majorHAnsi" w:hAnsiTheme="majorHAnsi" w:cs="Arial"/>
          <w:b/>
          <w:sz w:val="22"/>
          <w:szCs w:val="22"/>
          <w:rPrChange w:id="5040" w:author="dbecker" w:date="2016-01-07T14:58:00Z">
            <w:rPr>
              <w:rFonts w:ascii="Arial" w:hAnsi="Arial" w:cs="Arial"/>
              <w:b/>
              <w:sz w:val="22"/>
              <w:szCs w:val="22"/>
            </w:rPr>
          </w:rPrChange>
        </w:rPr>
        <w:t xml:space="preserve">   </w:t>
      </w:r>
      <w:r w:rsidRPr="004338A9">
        <w:rPr>
          <w:rFonts w:asciiTheme="majorHAnsi" w:hAnsiTheme="majorHAnsi" w:cs="Arial"/>
          <w:b/>
          <w:sz w:val="22"/>
          <w:szCs w:val="22"/>
          <w:rPrChange w:id="5041" w:author="dbecker" w:date="2016-01-07T14:58:00Z">
            <w:rPr>
              <w:rFonts w:ascii="Arial" w:hAnsi="Arial" w:cs="Arial"/>
              <w:b/>
              <w:sz w:val="22"/>
              <w:szCs w:val="22"/>
            </w:rPr>
          </w:rPrChange>
        </w:rPr>
        <w:t xml:space="preserve">   </w:t>
      </w:r>
      <w:r w:rsidR="002F2596" w:rsidRPr="004338A9">
        <w:rPr>
          <w:rFonts w:asciiTheme="majorHAnsi" w:hAnsiTheme="majorHAnsi" w:cs="Arial"/>
          <w:b/>
          <w:sz w:val="22"/>
          <w:szCs w:val="22"/>
          <w:u w:val="single"/>
          <w:rPrChange w:id="5042" w:author="dbecker" w:date="2016-01-07T14:58:00Z">
            <w:rPr>
              <w:rFonts w:ascii="Arial" w:hAnsi="Arial" w:cs="Arial"/>
              <w:b/>
              <w:sz w:val="22"/>
              <w:szCs w:val="22"/>
              <w:u w:val="single"/>
            </w:rPr>
          </w:rPrChange>
        </w:rPr>
        <w:t>OR</w:t>
      </w:r>
    </w:p>
    <w:p w:rsidR="00A01C7A" w:rsidRPr="004338A9" w:rsidRDefault="002F2596" w:rsidP="002213A1">
      <w:pPr>
        <w:tabs>
          <w:tab w:val="left" w:pos="2520"/>
        </w:tabs>
        <w:jc w:val="both"/>
        <w:rPr>
          <w:rFonts w:asciiTheme="majorHAnsi" w:hAnsiTheme="majorHAnsi" w:cs="Arial"/>
          <w:sz w:val="22"/>
          <w:szCs w:val="22"/>
          <w:rPrChange w:id="5043" w:author="dbecker" w:date="2016-01-07T14:58:00Z">
            <w:rPr>
              <w:rFonts w:ascii="Arial" w:hAnsi="Arial" w:cs="Arial"/>
              <w:sz w:val="22"/>
              <w:szCs w:val="22"/>
            </w:rPr>
          </w:rPrChange>
        </w:rPr>
      </w:pPr>
      <w:proofErr w:type="gramStart"/>
      <w:r w:rsidRPr="004338A9">
        <w:rPr>
          <w:rFonts w:asciiTheme="majorHAnsi" w:hAnsiTheme="majorHAnsi" w:cs="Arial"/>
          <w:sz w:val="20"/>
          <w:szCs w:val="20"/>
          <w:rPrChange w:id="5044" w:author="dbecker" w:date="2016-01-07T14:58:00Z">
            <w:rPr>
              <w:rFonts w:ascii="Arial" w:hAnsi="Arial" w:cs="Arial"/>
              <w:sz w:val="20"/>
              <w:szCs w:val="20"/>
            </w:rPr>
          </w:rPrChange>
        </w:rPr>
        <w:t>US Rte. 1 North to Breakfast Hill Road West to Rte. 151 North to Rte. 33 East to I-95 North and as above to Dover.</w:t>
      </w:r>
      <w:proofErr w:type="gramEnd"/>
      <w:r w:rsidRPr="004338A9">
        <w:rPr>
          <w:rFonts w:asciiTheme="majorHAnsi" w:hAnsiTheme="majorHAnsi" w:cs="Arial"/>
          <w:sz w:val="20"/>
          <w:szCs w:val="20"/>
          <w:rPrChange w:id="5045" w:author="dbecker" w:date="2016-01-07T14:58:00Z">
            <w:rPr>
              <w:rFonts w:ascii="Arial" w:hAnsi="Arial" w:cs="Arial"/>
              <w:sz w:val="20"/>
              <w:szCs w:val="20"/>
            </w:rPr>
          </w:rPrChange>
        </w:rPr>
        <w:t xml:space="preserve"> </w:t>
      </w:r>
      <w:r w:rsidRPr="004338A9">
        <w:rPr>
          <w:rFonts w:asciiTheme="majorHAnsi" w:hAnsiTheme="majorHAnsi" w:cs="Arial"/>
          <w:sz w:val="22"/>
          <w:szCs w:val="22"/>
          <w:rPrChange w:id="5046" w:author="dbecker" w:date="2016-01-07T14:58:00Z">
            <w:rPr>
              <w:rFonts w:ascii="Arial" w:hAnsi="Arial" w:cs="Arial"/>
              <w:sz w:val="22"/>
              <w:szCs w:val="22"/>
            </w:rPr>
          </w:rPrChange>
        </w:rPr>
        <w:t xml:space="preserve">                                     </w:t>
      </w:r>
      <w:r w:rsidR="001A0F38" w:rsidRPr="004338A9">
        <w:rPr>
          <w:rFonts w:asciiTheme="majorHAnsi" w:hAnsiTheme="majorHAnsi" w:cs="Arial"/>
          <w:sz w:val="22"/>
          <w:szCs w:val="22"/>
          <w:rPrChange w:id="5047" w:author="dbecker" w:date="2016-01-07T14:58:00Z">
            <w:rPr>
              <w:rFonts w:ascii="Arial" w:hAnsi="Arial" w:cs="Arial"/>
              <w:sz w:val="22"/>
              <w:szCs w:val="22"/>
            </w:rPr>
          </w:rPrChange>
        </w:rPr>
        <w:t xml:space="preserve">   </w:t>
      </w:r>
      <w:r w:rsidRPr="004338A9">
        <w:rPr>
          <w:rFonts w:asciiTheme="majorHAnsi" w:hAnsiTheme="majorHAnsi" w:cs="Arial"/>
          <w:sz w:val="22"/>
          <w:szCs w:val="22"/>
          <w:rPrChange w:id="5048" w:author="dbecker" w:date="2016-01-07T14:58:00Z">
            <w:rPr>
              <w:rFonts w:ascii="Arial" w:hAnsi="Arial" w:cs="Arial"/>
              <w:sz w:val="22"/>
              <w:szCs w:val="22"/>
            </w:rPr>
          </w:rPrChange>
        </w:rPr>
        <w:t xml:space="preserve">  </w:t>
      </w:r>
    </w:p>
    <w:p w:rsidR="002F2596" w:rsidRPr="004338A9" w:rsidRDefault="002F2596" w:rsidP="002213A1">
      <w:pPr>
        <w:jc w:val="center"/>
        <w:rPr>
          <w:rFonts w:asciiTheme="majorHAnsi" w:hAnsiTheme="majorHAnsi" w:cs="Arial"/>
          <w:b/>
          <w:sz w:val="22"/>
          <w:szCs w:val="22"/>
          <w:u w:val="single"/>
          <w:rPrChange w:id="5049"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50" w:author="dbecker" w:date="2016-01-07T14:58:00Z">
            <w:rPr>
              <w:rFonts w:ascii="Arial" w:hAnsi="Arial" w:cs="Arial"/>
              <w:b/>
              <w:sz w:val="22"/>
              <w:szCs w:val="22"/>
              <w:u w:val="single"/>
            </w:rPr>
          </w:rPrChange>
        </w:rPr>
        <w:t>OR</w:t>
      </w:r>
    </w:p>
    <w:p w:rsidR="002F2596" w:rsidRPr="004338A9" w:rsidRDefault="002F2596" w:rsidP="002213A1">
      <w:pPr>
        <w:tabs>
          <w:tab w:val="left" w:pos="2520"/>
        </w:tabs>
        <w:jc w:val="both"/>
        <w:rPr>
          <w:rFonts w:asciiTheme="majorHAnsi" w:hAnsiTheme="majorHAnsi" w:cs="Arial"/>
          <w:sz w:val="22"/>
          <w:szCs w:val="22"/>
          <w:rPrChange w:id="5051" w:author="dbecker" w:date="2016-01-07T14:58:00Z">
            <w:rPr>
              <w:rFonts w:ascii="Arial" w:hAnsi="Arial" w:cs="Arial"/>
              <w:sz w:val="22"/>
              <w:szCs w:val="22"/>
            </w:rPr>
          </w:rPrChange>
        </w:rPr>
      </w:pPr>
      <w:r w:rsidRPr="004338A9">
        <w:rPr>
          <w:rFonts w:asciiTheme="majorHAnsi" w:hAnsiTheme="majorHAnsi" w:cs="Arial"/>
          <w:b/>
          <w:sz w:val="22"/>
          <w:szCs w:val="22"/>
          <w:u w:val="single"/>
          <w:rPrChange w:id="5052" w:author="dbecker" w:date="2016-01-07T14:58:00Z">
            <w:rPr>
              <w:rFonts w:ascii="Arial" w:hAnsi="Arial" w:cs="Arial"/>
              <w:b/>
              <w:sz w:val="22"/>
              <w:szCs w:val="22"/>
              <w:u w:val="single"/>
            </w:rPr>
          </w:rPrChange>
        </w:rPr>
        <w:t>West of I-95</w:t>
      </w:r>
      <w:r w:rsidRPr="004338A9">
        <w:rPr>
          <w:rFonts w:asciiTheme="majorHAnsi" w:hAnsiTheme="majorHAnsi" w:cs="Arial"/>
          <w:b/>
          <w:sz w:val="22"/>
          <w:szCs w:val="22"/>
          <w:rPrChange w:id="5053" w:author="dbecker" w:date="2016-01-07T14:58:00Z">
            <w:rPr>
              <w:rFonts w:ascii="Arial" w:hAnsi="Arial" w:cs="Arial"/>
              <w:b/>
              <w:sz w:val="22"/>
              <w:szCs w:val="22"/>
            </w:rPr>
          </w:rPrChange>
        </w:rPr>
        <w:t>:</w:t>
      </w:r>
      <w:r w:rsidR="00A01C7A" w:rsidRPr="004338A9">
        <w:rPr>
          <w:rFonts w:asciiTheme="majorHAnsi" w:hAnsiTheme="majorHAnsi" w:cs="Arial"/>
          <w:sz w:val="22"/>
          <w:szCs w:val="22"/>
          <w:rPrChange w:id="5054" w:author="dbecker" w:date="2016-01-07T14:58:00Z">
            <w:rPr>
              <w:rFonts w:ascii="Arial" w:hAnsi="Arial" w:cs="Arial"/>
              <w:sz w:val="22"/>
              <w:szCs w:val="22"/>
            </w:rPr>
          </w:rPrChange>
        </w:rPr>
        <w:t xml:space="preserve"> </w:t>
      </w:r>
      <w:r w:rsidRPr="004338A9">
        <w:rPr>
          <w:rFonts w:asciiTheme="majorHAnsi" w:hAnsiTheme="majorHAnsi" w:cs="Arial"/>
          <w:sz w:val="20"/>
          <w:szCs w:val="20"/>
          <w:rPrChange w:id="5055" w:author="dbecker" w:date="2016-01-07T14:58:00Z">
            <w:rPr>
              <w:rFonts w:ascii="Arial" w:hAnsi="Arial" w:cs="Arial"/>
              <w:sz w:val="20"/>
              <w:szCs w:val="20"/>
            </w:rPr>
          </w:rPrChange>
        </w:rPr>
        <w:t>Rte. 27 West to Rte. 108 North (Portsmouth Avenue) to Dover</w:t>
      </w:r>
      <w:r w:rsidRPr="004338A9">
        <w:rPr>
          <w:rFonts w:asciiTheme="majorHAnsi" w:hAnsiTheme="majorHAnsi" w:cs="Arial"/>
          <w:sz w:val="22"/>
          <w:szCs w:val="22"/>
          <w:rPrChange w:id="5056" w:author="dbecker" w:date="2016-01-07T14:58:00Z">
            <w:rPr>
              <w:rFonts w:ascii="Arial" w:hAnsi="Arial" w:cs="Arial"/>
              <w:sz w:val="22"/>
              <w:szCs w:val="22"/>
            </w:rPr>
          </w:rPrChange>
        </w:rPr>
        <w:t>.</w:t>
      </w:r>
    </w:p>
    <w:p w:rsidR="002F2596" w:rsidRPr="004338A9" w:rsidRDefault="002F2596" w:rsidP="002213A1">
      <w:pPr>
        <w:tabs>
          <w:tab w:val="left" w:pos="2520"/>
        </w:tabs>
        <w:ind w:firstLine="720"/>
        <w:jc w:val="both"/>
        <w:rPr>
          <w:rFonts w:asciiTheme="majorHAnsi" w:hAnsiTheme="majorHAnsi" w:cs="Arial"/>
          <w:sz w:val="22"/>
          <w:szCs w:val="22"/>
          <w:rPrChange w:id="5057" w:author="dbecker" w:date="2016-01-07T14:58:00Z">
            <w:rPr>
              <w:rFonts w:ascii="Arial" w:hAnsi="Arial" w:cs="Arial"/>
              <w:sz w:val="22"/>
              <w:szCs w:val="22"/>
            </w:rPr>
          </w:rPrChange>
        </w:rPr>
      </w:pPr>
    </w:p>
    <w:p w:rsidR="00B26DB9" w:rsidRPr="004338A9" w:rsidRDefault="00B26DB9" w:rsidP="002213A1">
      <w:pPr>
        <w:jc w:val="both"/>
        <w:rPr>
          <w:rFonts w:asciiTheme="majorHAnsi" w:hAnsiTheme="majorHAnsi" w:cs="Arial"/>
          <w:b/>
          <w:sz w:val="22"/>
          <w:szCs w:val="22"/>
          <w:rPrChange w:id="5058" w:author="dbecker" w:date="2016-01-07T14:58:00Z">
            <w:rPr>
              <w:rFonts w:ascii="Arial" w:hAnsi="Arial" w:cs="Arial"/>
              <w:b/>
              <w:sz w:val="22"/>
              <w:szCs w:val="22"/>
            </w:rPr>
          </w:rPrChange>
        </w:rPr>
      </w:pPr>
    </w:p>
    <w:p w:rsidR="002F2596" w:rsidRPr="004338A9" w:rsidRDefault="002F2596" w:rsidP="002213A1">
      <w:pPr>
        <w:jc w:val="center"/>
        <w:rPr>
          <w:rFonts w:asciiTheme="majorHAnsi" w:hAnsiTheme="majorHAnsi" w:cs="Arial"/>
          <w:b/>
          <w:sz w:val="22"/>
          <w:szCs w:val="22"/>
          <w:u w:val="single"/>
          <w:rPrChange w:id="5059"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60" w:author="dbecker" w:date="2016-01-07T14:58:00Z">
            <w:rPr>
              <w:rFonts w:ascii="Arial" w:hAnsi="Arial" w:cs="Arial"/>
              <w:b/>
              <w:sz w:val="22"/>
              <w:szCs w:val="22"/>
              <w:u w:val="single"/>
            </w:rPr>
          </w:rPrChange>
        </w:rPr>
        <w:t>NEWTON / KINGSTON / EXETER / EAST KINGSTON / NEWFIELDS / BRENTWOOD</w:t>
      </w:r>
    </w:p>
    <w:p w:rsidR="002F2596" w:rsidRPr="004338A9" w:rsidRDefault="002F2596" w:rsidP="002213A1">
      <w:pPr>
        <w:jc w:val="center"/>
        <w:rPr>
          <w:rFonts w:asciiTheme="majorHAnsi" w:hAnsiTheme="majorHAnsi" w:cs="Arial"/>
          <w:b/>
          <w:sz w:val="22"/>
          <w:szCs w:val="22"/>
          <w:u w:val="single"/>
          <w:rPrChange w:id="5061"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62" w:author="dbecker" w:date="2016-01-07T14:58:00Z">
            <w:rPr>
              <w:rFonts w:ascii="Arial" w:hAnsi="Arial" w:cs="Arial"/>
              <w:b/>
              <w:sz w:val="22"/>
              <w:szCs w:val="22"/>
              <w:u w:val="single"/>
            </w:rPr>
          </w:rPrChange>
        </w:rPr>
        <w:t>ERPA F</w:t>
      </w:r>
    </w:p>
    <w:p w:rsidR="00A01C7A" w:rsidRPr="004338A9" w:rsidRDefault="00A01C7A" w:rsidP="002213A1">
      <w:pPr>
        <w:jc w:val="both"/>
        <w:rPr>
          <w:rFonts w:asciiTheme="majorHAnsi" w:hAnsiTheme="majorHAnsi" w:cs="Arial"/>
          <w:b/>
          <w:sz w:val="22"/>
          <w:szCs w:val="22"/>
          <w:u w:val="single"/>
          <w:rPrChange w:id="5063"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064"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65" w:author="dbecker" w:date="2016-01-07T14:58:00Z">
            <w:rPr>
              <w:rFonts w:ascii="Arial" w:hAnsi="Arial" w:cs="Arial"/>
              <w:b/>
              <w:sz w:val="22"/>
              <w:szCs w:val="22"/>
              <w:u w:val="single"/>
            </w:rPr>
          </w:rPrChange>
        </w:rPr>
        <w:t>NEWTON</w:t>
      </w:r>
    </w:p>
    <w:p w:rsidR="002F2596" w:rsidRPr="004338A9" w:rsidRDefault="002F2596" w:rsidP="002213A1">
      <w:pPr>
        <w:jc w:val="both"/>
        <w:rPr>
          <w:rFonts w:asciiTheme="majorHAnsi" w:hAnsiTheme="majorHAnsi" w:cs="Arial"/>
          <w:sz w:val="20"/>
          <w:szCs w:val="20"/>
          <w:rPrChange w:id="5066" w:author="dbecker" w:date="2016-01-07T14:58:00Z">
            <w:rPr>
              <w:rFonts w:ascii="Arial" w:hAnsi="Arial" w:cs="Arial"/>
              <w:sz w:val="20"/>
              <w:szCs w:val="20"/>
            </w:rPr>
          </w:rPrChange>
        </w:rPr>
      </w:pPr>
      <w:r w:rsidRPr="004338A9">
        <w:rPr>
          <w:rFonts w:asciiTheme="majorHAnsi" w:hAnsiTheme="majorHAnsi" w:cs="Arial"/>
          <w:sz w:val="20"/>
          <w:szCs w:val="20"/>
          <w:rPrChange w:id="5067" w:author="dbecker" w:date="2016-01-07T14:58:00Z">
            <w:rPr>
              <w:rFonts w:ascii="Arial" w:hAnsi="Arial" w:cs="Arial"/>
              <w:sz w:val="20"/>
              <w:szCs w:val="20"/>
            </w:rPr>
          </w:rPrChange>
        </w:rPr>
        <w:t>Rte. 108 South to Rte. 110 East to I-495 South.  Then take Rte. 213 West to I-93 North to I-293 North to Exit 1/South Willow Street (Rte. 28) in Manchester.</w:t>
      </w:r>
    </w:p>
    <w:p w:rsidR="00A01C7A" w:rsidRPr="004338A9" w:rsidRDefault="00A01C7A" w:rsidP="002213A1">
      <w:pPr>
        <w:jc w:val="both"/>
        <w:rPr>
          <w:rFonts w:asciiTheme="majorHAnsi" w:hAnsiTheme="majorHAnsi" w:cs="Arial"/>
          <w:b/>
          <w:sz w:val="22"/>
          <w:szCs w:val="22"/>
          <w:u w:val="single"/>
          <w:rPrChange w:id="5068"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069"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70" w:author="dbecker" w:date="2016-01-07T14:58:00Z">
            <w:rPr>
              <w:rFonts w:ascii="Arial" w:hAnsi="Arial" w:cs="Arial"/>
              <w:b/>
              <w:sz w:val="22"/>
              <w:szCs w:val="22"/>
              <w:u w:val="single"/>
            </w:rPr>
          </w:rPrChange>
        </w:rPr>
        <w:t>KINGSTON</w:t>
      </w:r>
    </w:p>
    <w:p w:rsidR="002F2596" w:rsidRPr="004338A9" w:rsidRDefault="002F2596" w:rsidP="002213A1">
      <w:pPr>
        <w:jc w:val="both"/>
        <w:rPr>
          <w:rFonts w:asciiTheme="majorHAnsi" w:hAnsiTheme="majorHAnsi" w:cs="Arial"/>
          <w:sz w:val="20"/>
          <w:szCs w:val="20"/>
          <w:rPrChange w:id="5071" w:author="dbecker" w:date="2016-01-07T14:58:00Z">
            <w:rPr>
              <w:rFonts w:ascii="Arial" w:hAnsi="Arial" w:cs="Arial"/>
              <w:sz w:val="20"/>
              <w:szCs w:val="20"/>
            </w:rPr>
          </w:rPrChange>
        </w:rPr>
      </w:pPr>
      <w:r w:rsidRPr="004338A9">
        <w:rPr>
          <w:rFonts w:asciiTheme="majorHAnsi" w:hAnsiTheme="majorHAnsi" w:cs="Arial"/>
          <w:sz w:val="20"/>
          <w:szCs w:val="20"/>
          <w:rPrChange w:id="5072" w:author="dbecker" w:date="2016-01-07T14:58:00Z">
            <w:rPr>
              <w:rFonts w:ascii="Arial" w:hAnsi="Arial" w:cs="Arial"/>
              <w:sz w:val="20"/>
              <w:szCs w:val="20"/>
            </w:rPr>
          </w:rPrChange>
        </w:rPr>
        <w:t>Rte. 111 West to I-93 North to I-293 North to Exit 1/South Willow Street (Rte. 28</w:t>
      </w:r>
      <w:r w:rsidR="00C35460" w:rsidRPr="004338A9">
        <w:rPr>
          <w:rFonts w:asciiTheme="majorHAnsi" w:hAnsiTheme="majorHAnsi" w:cs="Arial"/>
          <w:sz w:val="20"/>
          <w:szCs w:val="20"/>
          <w:rPrChange w:id="5073" w:author="dbecker" w:date="2016-01-07T14:58:00Z">
            <w:rPr>
              <w:rFonts w:ascii="Arial" w:hAnsi="Arial" w:cs="Arial"/>
              <w:sz w:val="20"/>
              <w:szCs w:val="20"/>
            </w:rPr>
          </w:rPrChange>
        </w:rPr>
        <w:t>) in</w:t>
      </w:r>
      <w:r w:rsidRPr="004338A9">
        <w:rPr>
          <w:rFonts w:asciiTheme="majorHAnsi" w:hAnsiTheme="majorHAnsi" w:cs="Arial"/>
          <w:sz w:val="20"/>
          <w:szCs w:val="20"/>
          <w:rPrChange w:id="5074" w:author="dbecker" w:date="2016-01-07T14:58:00Z">
            <w:rPr>
              <w:rFonts w:ascii="Arial" w:hAnsi="Arial" w:cs="Arial"/>
              <w:sz w:val="20"/>
              <w:szCs w:val="20"/>
            </w:rPr>
          </w:rPrChange>
        </w:rPr>
        <w:t xml:space="preserve"> Manchester.</w:t>
      </w:r>
    </w:p>
    <w:p w:rsidR="00A01C7A" w:rsidRPr="004338A9" w:rsidRDefault="00A01C7A" w:rsidP="002213A1">
      <w:pPr>
        <w:jc w:val="both"/>
        <w:rPr>
          <w:rFonts w:asciiTheme="majorHAnsi" w:hAnsiTheme="majorHAnsi" w:cs="Arial"/>
          <w:b/>
          <w:sz w:val="22"/>
          <w:szCs w:val="22"/>
          <w:u w:val="single"/>
          <w:rPrChange w:id="5075"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076"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077" w:author="dbecker" w:date="2016-01-07T14:58:00Z">
            <w:rPr>
              <w:rFonts w:ascii="Arial" w:hAnsi="Arial" w:cs="Arial"/>
              <w:b/>
              <w:sz w:val="22"/>
              <w:szCs w:val="22"/>
              <w:u w:val="single"/>
            </w:rPr>
          </w:rPrChange>
        </w:rPr>
        <w:t>EXETER</w:t>
      </w:r>
    </w:p>
    <w:p w:rsidR="002F2596" w:rsidRPr="004338A9" w:rsidRDefault="002F2596" w:rsidP="002213A1">
      <w:pPr>
        <w:jc w:val="both"/>
        <w:rPr>
          <w:rFonts w:asciiTheme="majorHAnsi" w:hAnsiTheme="majorHAnsi" w:cs="Arial"/>
          <w:sz w:val="20"/>
          <w:szCs w:val="20"/>
          <w:rPrChange w:id="5078" w:author="dbecker" w:date="2016-01-07T14:58:00Z">
            <w:rPr>
              <w:rFonts w:ascii="Arial" w:hAnsi="Arial" w:cs="Arial"/>
              <w:sz w:val="20"/>
              <w:szCs w:val="20"/>
            </w:rPr>
          </w:rPrChange>
        </w:rPr>
      </w:pPr>
      <w:r w:rsidRPr="004338A9">
        <w:rPr>
          <w:rFonts w:asciiTheme="majorHAnsi" w:hAnsiTheme="majorHAnsi" w:cs="Arial"/>
          <w:b/>
          <w:sz w:val="22"/>
          <w:szCs w:val="22"/>
          <w:u w:val="single"/>
          <w:rPrChange w:id="5079" w:author="dbecker" w:date="2016-01-07T14:58:00Z">
            <w:rPr>
              <w:rFonts w:ascii="Arial" w:hAnsi="Arial" w:cs="Arial"/>
              <w:b/>
              <w:sz w:val="22"/>
              <w:szCs w:val="22"/>
              <w:u w:val="single"/>
            </w:rPr>
          </w:rPrChange>
        </w:rPr>
        <w:t>North</w:t>
      </w:r>
      <w:r w:rsidRPr="004338A9">
        <w:rPr>
          <w:rFonts w:asciiTheme="majorHAnsi" w:hAnsiTheme="majorHAnsi" w:cs="Arial"/>
          <w:b/>
          <w:sz w:val="22"/>
          <w:szCs w:val="22"/>
          <w:rPrChange w:id="5080" w:author="dbecker" w:date="2016-01-07T14:58:00Z">
            <w:rPr>
              <w:rFonts w:ascii="Arial" w:hAnsi="Arial" w:cs="Arial"/>
              <w:b/>
              <w:sz w:val="22"/>
              <w:szCs w:val="22"/>
            </w:rPr>
          </w:rPrChange>
        </w:rPr>
        <w:t>:</w:t>
      </w:r>
      <w:r w:rsidRPr="004338A9">
        <w:rPr>
          <w:rFonts w:asciiTheme="majorHAnsi" w:hAnsiTheme="majorHAnsi" w:cs="Arial"/>
          <w:sz w:val="20"/>
          <w:szCs w:val="20"/>
          <w:rPrChange w:id="5081" w:author="dbecker" w:date="2016-01-07T14:58:00Z">
            <w:rPr>
              <w:rFonts w:ascii="Arial" w:hAnsi="Arial" w:cs="Arial"/>
              <w:sz w:val="20"/>
              <w:szCs w:val="20"/>
            </w:rPr>
          </w:rPrChange>
        </w:rPr>
        <w:t xml:space="preserve">  Rte. 108 North (Portsmouth Avenue) to Rte. 152 West, then US Rte. 4 West to I-393 to I-93 South to I-293 South to Exit 1/South Willow Street (Route 28) in Manchester.</w:t>
      </w:r>
    </w:p>
    <w:p w:rsidR="002F2596" w:rsidRPr="004338A9" w:rsidRDefault="001A0F38" w:rsidP="002213A1">
      <w:pPr>
        <w:ind w:firstLine="720"/>
        <w:jc w:val="both"/>
        <w:rPr>
          <w:rFonts w:asciiTheme="majorHAnsi" w:hAnsiTheme="majorHAnsi" w:cs="Arial"/>
          <w:b/>
          <w:sz w:val="22"/>
          <w:szCs w:val="22"/>
          <w:u w:val="single"/>
          <w:rPrChange w:id="5082" w:author="dbecker" w:date="2016-01-07T14:58:00Z">
            <w:rPr>
              <w:rFonts w:ascii="Arial" w:hAnsi="Arial" w:cs="Arial"/>
              <w:b/>
              <w:sz w:val="22"/>
              <w:szCs w:val="22"/>
              <w:u w:val="single"/>
            </w:rPr>
          </w:rPrChange>
        </w:rPr>
      </w:pPr>
      <w:r w:rsidRPr="004338A9">
        <w:rPr>
          <w:rFonts w:asciiTheme="majorHAnsi" w:hAnsiTheme="majorHAnsi" w:cs="Arial"/>
          <w:b/>
          <w:sz w:val="22"/>
          <w:szCs w:val="22"/>
          <w:rPrChange w:id="5083" w:author="dbecker" w:date="2016-01-07T14:58:00Z">
            <w:rPr>
              <w:rFonts w:ascii="Arial" w:hAnsi="Arial" w:cs="Arial"/>
              <w:b/>
              <w:sz w:val="22"/>
              <w:szCs w:val="22"/>
            </w:rPr>
          </w:rPrChange>
        </w:rPr>
        <w:t xml:space="preserve">                                                               </w:t>
      </w:r>
      <w:r w:rsidR="002F2596" w:rsidRPr="004338A9">
        <w:rPr>
          <w:rFonts w:asciiTheme="majorHAnsi" w:hAnsiTheme="majorHAnsi" w:cs="Arial"/>
          <w:b/>
          <w:sz w:val="22"/>
          <w:szCs w:val="22"/>
          <w:u w:val="single"/>
          <w:rPrChange w:id="5084" w:author="dbecker" w:date="2016-01-07T14:58:00Z">
            <w:rPr>
              <w:rFonts w:ascii="Arial" w:hAnsi="Arial" w:cs="Arial"/>
              <w:b/>
              <w:sz w:val="22"/>
              <w:szCs w:val="22"/>
              <w:u w:val="single"/>
            </w:rPr>
          </w:rPrChange>
        </w:rPr>
        <w:t>OR</w:t>
      </w:r>
    </w:p>
    <w:p w:rsidR="002F2596" w:rsidRPr="004338A9" w:rsidRDefault="002F2596" w:rsidP="002213A1">
      <w:pPr>
        <w:jc w:val="both"/>
        <w:rPr>
          <w:rFonts w:asciiTheme="majorHAnsi" w:hAnsiTheme="majorHAnsi" w:cs="Arial"/>
          <w:sz w:val="20"/>
          <w:szCs w:val="20"/>
          <w:rPrChange w:id="5085"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5086" w:author="dbecker" w:date="2016-01-07T14:58:00Z">
            <w:rPr>
              <w:rFonts w:ascii="Arial" w:hAnsi="Arial" w:cs="Arial"/>
              <w:sz w:val="20"/>
              <w:szCs w:val="20"/>
            </w:rPr>
          </w:rPrChange>
        </w:rPr>
        <w:t>Rte. 85 North (Newfields Road) to Rte. 87 West to Rte. 125 North to Rte. 152 West.</w:t>
      </w:r>
      <w:proofErr w:type="gramEnd"/>
      <w:r w:rsidRPr="004338A9">
        <w:rPr>
          <w:rFonts w:asciiTheme="majorHAnsi" w:hAnsiTheme="majorHAnsi" w:cs="Arial"/>
          <w:sz w:val="20"/>
          <w:szCs w:val="20"/>
          <w:rPrChange w:id="5087" w:author="dbecker" w:date="2016-01-07T14:58:00Z">
            <w:rPr>
              <w:rFonts w:ascii="Arial" w:hAnsi="Arial" w:cs="Arial"/>
              <w:sz w:val="20"/>
              <w:szCs w:val="20"/>
            </w:rPr>
          </w:rPrChange>
        </w:rPr>
        <w:t xml:space="preserve"> then US Rte. 4 West to I-393 to I-93 South to I-293 South to Exit 1/South Willow Street (Route 28) in Manchester.</w:t>
      </w:r>
    </w:p>
    <w:p w:rsidR="002F2596" w:rsidRPr="004338A9" w:rsidRDefault="002F2596" w:rsidP="002213A1">
      <w:pPr>
        <w:jc w:val="both"/>
        <w:rPr>
          <w:rFonts w:asciiTheme="majorHAnsi" w:hAnsiTheme="majorHAnsi" w:cs="Arial"/>
          <w:sz w:val="20"/>
          <w:szCs w:val="20"/>
          <w:rPrChange w:id="5088" w:author="dbecker" w:date="2016-01-07T14:58:00Z">
            <w:rPr>
              <w:rFonts w:ascii="Arial" w:hAnsi="Arial" w:cs="Arial"/>
              <w:sz w:val="20"/>
              <w:szCs w:val="20"/>
            </w:rPr>
          </w:rPrChange>
        </w:rPr>
      </w:pPr>
      <w:r w:rsidRPr="004338A9">
        <w:rPr>
          <w:rFonts w:asciiTheme="majorHAnsi" w:hAnsiTheme="majorHAnsi" w:cs="Arial"/>
          <w:b/>
          <w:sz w:val="22"/>
          <w:szCs w:val="22"/>
          <w:u w:val="single"/>
          <w:rPrChange w:id="5089" w:author="dbecker" w:date="2016-01-07T14:58:00Z">
            <w:rPr>
              <w:rFonts w:ascii="Arial" w:hAnsi="Arial" w:cs="Arial"/>
              <w:b/>
              <w:sz w:val="22"/>
              <w:szCs w:val="22"/>
              <w:u w:val="single"/>
            </w:rPr>
          </w:rPrChange>
        </w:rPr>
        <w:t>West</w:t>
      </w:r>
      <w:r w:rsidRPr="004338A9">
        <w:rPr>
          <w:rFonts w:asciiTheme="majorHAnsi" w:hAnsiTheme="majorHAnsi" w:cs="Arial"/>
          <w:b/>
          <w:sz w:val="22"/>
          <w:szCs w:val="22"/>
          <w:rPrChange w:id="5090" w:author="dbecker" w:date="2016-01-07T14:58:00Z">
            <w:rPr>
              <w:rFonts w:ascii="Arial" w:hAnsi="Arial" w:cs="Arial"/>
              <w:b/>
              <w:sz w:val="22"/>
              <w:szCs w:val="22"/>
            </w:rPr>
          </w:rPrChange>
        </w:rPr>
        <w:t>:</w:t>
      </w:r>
      <w:r w:rsidRPr="004338A9">
        <w:rPr>
          <w:rFonts w:asciiTheme="majorHAnsi" w:hAnsiTheme="majorHAnsi" w:cs="Arial"/>
          <w:b/>
          <w:sz w:val="22"/>
          <w:szCs w:val="22"/>
          <w:rPrChange w:id="5091" w:author="dbecker" w:date="2016-01-07T14:58:00Z">
            <w:rPr>
              <w:rFonts w:ascii="Arial" w:hAnsi="Arial" w:cs="Arial"/>
              <w:b/>
              <w:sz w:val="22"/>
              <w:szCs w:val="22"/>
            </w:rPr>
          </w:rPrChange>
        </w:rPr>
        <w:tab/>
      </w:r>
      <w:r w:rsidRPr="004338A9">
        <w:rPr>
          <w:rFonts w:asciiTheme="majorHAnsi" w:hAnsiTheme="majorHAnsi" w:cs="Arial"/>
          <w:sz w:val="20"/>
          <w:szCs w:val="20"/>
          <w:rPrChange w:id="5092" w:author="dbecker" w:date="2016-01-07T14:58:00Z">
            <w:rPr>
              <w:rFonts w:ascii="Arial" w:hAnsi="Arial" w:cs="Arial"/>
              <w:sz w:val="20"/>
              <w:szCs w:val="20"/>
            </w:rPr>
          </w:rPrChange>
        </w:rPr>
        <w:t xml:space="preserve">Rte. 111A West to </w:t>
      </w:r>
      <w:r w:rsidRPr="004338A9">
        <w:rPr>
          <w:rFonts w:asciiTheme="majorHAnsi" w:hAnsiTheme="majorHAnsi" w:cs="Arial"/>
          <w:i/>
          <w:sz w:val="20"/>
          <w:szCs w:val="20"/>
          <w:rPrChange w:id="5093" w:author="dbecker" w:date="2016-01-07T14:58:00Z">
            <w:rPr>
              <w:rFonts w:ascii="Arial" w:hAnsi="Arial" w:cs="Arial"/>
              <w:i/>
              <w:sz w:val="20"/>
              <w:szCs w:val="20"/>
            </w:rPr>
          </w:rPrChange>
        </w:rPr>
        <w:t>R</w:t>
      </w:r>
      <w:r w:rsidRPr="004338A9">
        <w:rPr>
          <w:rFonts w:asciiTheme="majorHAnsi" w:hAnsiTheme="majorHAnsi" w:cs="Arial"/>
          <w:sz w:val="20"/>
          <w:szCs w:val="20"/>
          <w:rPrChange w:id="5094" w:author="dbecker" w:date="2016-01-07T14:58:00Z">
            <w:rPr>
              <w:rFonts w:ascii="Arial" w:hAnsi="Arial" w:cs="Arial"/>
              <w:sz w:val="20"/>
              <w:szCs w:val="20"/>
            </w:rPr>
          </w:rPrChange>
        </w:rPr>
        <w:t>te. 107 North to Rte. 101 West to South Willow Street (Route 28) in Manchester.</w:t>
      </w:r>
    </w:p>
    <w:p w:rsidR="002F2596" w:rsidRPr="004338A9" w:rsidRDefault="002F2596" w:rsidP="002213A1">
      <w:pPr>
        <w:jc w:val="both"/>
        <w:rPr>
          <w:rFonts w:asciiTheme="majorHAnsi" w:hAnsiTheme="majorHAnsi" w:cs="Arial"/>
          <w:sz w:val="20"/>
          <w:szCs w:val="20"/>
          <w:rPrChange w:id="5095" w:author="dbecker" w:date="2016-01-07T14:58:00Z">
            <w:rPr>
              <w:rFonts w:ascii="Arial" w:hAnsi="Arial" w:cs="Arial"/>
              <w:sz w:val="20"/>
              <w:szCs w:val="20"/>
            </w:rPr>
          </w:rPrChange>
        </w:rPr>
      </w:pPr>
      <w:r w:rsidRPr="004338A9">
        <w:rPr>
          <w:rFonts w:asciiTheme="majorHAnsi" w:hAnsiTheme="majorHAnsi" w:cs="Arial"/>
          <w:b/>
          <w:sz w:val="22"/>
          <w:szCs w:val="22"/>
          <w:u w:val="single"/>
          <w:rPrChange w:id="5096" w:author="dbecker" w:date="2016-01-07T14:58:00Z">
            <w:rPr>
              <w:rFonts w:ascii="Arial" w:hAnsi="Arial" w:cs="Arial"/>
              <w:b/>
              <w:sz w:val="22"/>
              <w:szCs w:val="22"/>
              <w:u w:val="single"/>
            </w:rPr>
          </w:rPrChange>
        </w:rPr>
        <w:t>South</w:t>
      </w:r>
      <w:r w:rsidRPr="004338A9">
        <w:rPr>
          <w:rFonts w:asciiTheme="majorHAnsi" w:hAnsiTheme="majorHAnsi" w:cs="Arial"/>
          <w:b/>
          <w:sz w:val="22"/>
          <w:szCs w:val="22"/>
          <w:rPrChange w:id="5097" w:author="dbecker" w:date="2016-01-07T14:58:00Z">
            <w:rPr>
              <w:rFonts w:ascii="Arial" w:hAnsi="Arial" w:cs="Arial"/>
              <w:b/>
              <w:sz w:val="22"/>
              <w:szCs w:val="22"/>
            </w:rPr>
          </w:rPrChange>
        </w:rPr>
        <w:t>:</w:t>
      </w:r>
      <w:r w:rsidRPr="004338A9">
        <w:rPr>
          <w:rFonts w:asciiTheme="majorHAnsi" w:hAnsiTheme="majorHAnsi" w:cs="Arial"/>
          <w:sz w:val="20"/>
          <w:szCs w:val="20"/>
          <w:rPrChange w:id="5098" w:author="dbecker" w:date="2016-01-07T14:58:00Z">
            <w:rPr>
              <w:rFonts w:ascii="Arial" w:hAnsi="Arial" w:cs="Arial"/>
              <w:sz w:val="20"/>
              <w:szCs w:val="20"/>
            </w:rPr>
          </w:rPrChange>
        </w:rPr>
        <w:t xml:space="preserve">  Rte. 111 West to I-93 North to I-293 North to Exit 1/South Willow Street </w:t>
      </w:r>
    </w:p>
    <w:p w:rsidR="002F2596" w:rsidRPr="004338A9" w:rsidRDefault="002F2596" w:rsidP="002213A1">
      <w:pPr>
        <w:jc w:val="both"/>
        <w:rPr>
          <w:rFonts w:asciiTheme="majorHAnsi" w:hAnsiTheme="majorHAnsi" w:cs="Arial"/>
          <w:sz w:val="20"/>
          <w:szCs w:val="20"/>
          <w:rPrChange w:id="5099"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5100" w:author="dbecker" w:date="2016-01-07T14:58:00Z">
            <w:rPr>
              <w:rFonts w:ascii="Arial" w:hAnsi="Arial" w:cs="Arial"/>
              <w:sz w:val="20"/>
              <w:szCs w:val="20"/>
            </w:rPr>
          </w:rPrChange>
        </w:rPr>
        <w:t>(Route 28) in Manchester.</w:t>
      </w:r>
      <w:proofErr w:type="gramEnd"/>
    </w:p>
    <w:p w:rsidR="002F2596" w:rsidRPr="004338A9" w:rsidRDefault="00C25D54" w:rsidP="002213A1">
      <w:pPr>
        <w:ind w:firstLine="720"/>
        <w:jc w:val="both"/>
        <w:rPr>
          <w:rFonts w:asciiTheme="majorHAnsi" w:hAnsiTheme="majorHAnsi" w:cs="Arial"/>
          <w:b/>
          <w:sz w:val="22"/>
          <w:szCs w:val="22"/>
          <w:u w:val="single"/>
          <w:rPrChange w:id="5101" w:author="dbecker" w:date="2016-01-07T14:58:00Z">
            <w:rPr>
              <w:rFonts w:ascii="Arial" w:hAnsi="Arial" w:cs="Arial"/>
              <w:b/>
              <w:sz w:val="22"/>
              <w:szCs w:val="22"/>
              <w:u w:val="single"/>
            </w:rPr>
          </w:rPrChange>
        </w:rPr>
      </w:pPr>
      <w:r w:rsidRPr="004338A9">
        <w:rPr>
          <w:rFonts w:asciiTheme="majorHAnsi" w:hAnsiTheme="majorHAnsi" w:cs="Arial"/>
          <w:b/>
          <w:sz w:val="22"/>
          <w:szCs w:val="22"/>
          <w:rPrChange w:id="5102" w:author="dbecker" w:date="2016-01-07T14:58:00Z">
            <w:rPr>
              <w:rFonts w:ascii="Arial" w:hAnsi="Arial" w:cs="Arial"/>
              <w:b/>
              <w:sz w:val="22"/>
              <w:szCs w:val="22"/>
            </w:rPr>
          </w:rPrChange>
        </w:rPr>
        <w:t xml:space="preserve">                                                  </w:t>
      </w:r>
      <w:r w:rsidR="001A0F38" w:rsidRPr="004338A9">
        <w:rPr>
          <w:rFonts w:asciiTheme="majorHAnsi" w:hAnsiTheme="majorHAnsi" w:cs="Arial"/>
          <w:b/>
          <w:sz w:val="22"/>
          <w:szCs w:val="22"/>
          <w:rPrChange w:id="5103" w:author="dbecker" w:date="2016-01-07T14:58:00Z">
            <w:rPr>
              <w:rFonts w:ascii="Arial" w:hAnsi="Arial" w:cs="Arial"/>
              <w:b/>
              <w:sz w:val="22"/>
              <w:szCs w:val="22"/>
            </w:rPr>
          </w:rPrChange>
        </w:rPr>
        <w:t xml:space="preserve">         </w:t>
      </w:r>
      <w:r w:rsidRPr="004338A9">
        <w:rPr>
          <w:rFonts w:asciiTheme="majorHAnsi" w:hAnsiTheme="majorHAnsi" w:cs="Arial"/>
          <w:b/>
          <w:sz w:val="22"/>
          <w:szCs w:val="22"/>
          <w:rPrChange w:id="5104" w:author="dbecker" w:date="2016-01-07T14:58:00Z">
            <w:rPr>
              <w:rFonts w:ascii="Arial" w:hAnsi="Arial" w:cs="Arial"/>
              <w:b/>
              <w:sz w:val="22"/>
              <w:szCs w:val="22"/>
            </w:rPr>
          </w:rPrChange>
        </w:rPr>
        <w:t xml:space="preserve">      </w:t>
      </w:r>
      <w:r w:rsidR="002F2596" w:rsidRPr="004338A9">
        <w:rPr>
          <w:rFonts w:asciiTheme="majorHAnsi" w:hAnsiTheme="majorHAnsi" w:cs="Arial"/>
          <w:b/>
          <w:sz w:val="22"/>
          <w:szCs w:val="22"/>
          <w:u w:val="single"/>
          <w:rPrChange w:id="5105" w:author="dbecker" w:date="2016-01-07T14:58:00Z">
            <w:rPr>
              <w:rFonts w:ascii="Arial" w:hAnsi="Arial" w:cs="Arial"/>
              <w:b/>
              <w:sz w:val="22"/>
              <w:szCs w:val="22"/>
              <w:u w:val="single"/>
            </w:rPr>
          </w:rPrChange>
        </w:rPr>
        <w:t>OR</w:t>
      </w:r>
    </w:p>
    <w:p w:rsidR="002F2596" w:rsidRPr="004338A9" w:rsidRDefault="002F2596" w:rsidP="002213A1">
      <w:pPr>
        <w:jc w:val="both"/>
        <w:rPr>
          <w:rFonts w:asciiTheme="majorHAnsi" w:hAnsiTheme="majorHAnsi" w:cs="Arial"/>
          <w:sz w:val="20"/>
          <w:szCs w:val="20"/>
          <w:rPrChange w:id="5106" w:author="dbecker" w:date="2016-01-07T14:58:00Z">
            <w:rPr>
              <w:rFonts w:ascii="Arial" w:hAnsi="Arial" w:cs="Arial"/>
              <w:sz w:val="20"/>
              <w:szCs w:val="20"/>
            </w:rPr>
          </w:rPrChange>
        </w:rPr>
      </w:pPr>
      <w:r w:rsidRPr="004338A9">
        <w:rPr>
          <w:rFonts w:asciiTheme="majorHAnsi" w:hAnsiTheme="majorHAnsi" w:cs="Arial"/>
          <w:sz w:val="20"/>
          <w:szCs w:val="20"/>
          <w:rPrChange w:id="5107" w:author="dbecker" w:date="2016-01-07T14:58:00Z">
            <w:rPr>
              <w:rFonts w:ascii="Arial" w:hAnsi="Arial" w:cs="Arial"/>
              <w:sz w:val="20"/>
              <w:szCs w:val="20"/>
            </w:rPr>
          </w:rPrChange>
        </w:rPr>
        <w:t xml:space="preserve">Rte. 108 South to Rte. 107 North to Rte. 111 West to I-93 North to I-293 North to </w:t>
      </w:r>
    </w:p>
    <w:p w:rsidR="002F2596" w:rsidRPr="004338A9" w:rsidRDefault="002F2596" w:rsidP="002213A1">
      <w:pPr>
        <w:jc w:val="both"/>
        <w:rPr>
          <w:rFonts w:asciiTheme="majorHAnsi" w:hAnsiTheme="majorHAnsi" w:cs="Arial"/>
          <w:sz w:val="20"/>
          <w:szCs w:val="20"/>
          <w:rPrChange w:id="5108" w:author="dbecker" w:date="2016-01-07T14:58:00Z">
            <w:rPr>
              <w:rFonts w:ascii="Arial" w:hAnsi="Arial" w:cs="Arial"/>
              <w:sz w:val="20"/>
              <w:szCs w:val="20"/>
            </w:rPr>
          </w:rPrChange>
        </w:rPr>
      </w:pPr>
      <w:r w:rsidRPr="004338A9">
        <w:rPr>
          <w:rFonts w:asciiTheme="majorHAnsi" w:hAnsiTheme="majorHAnsi" w:cs="Arial"/>
          <w:sz w:val="20"/>
          <w:szCs w:val="20"/>
          <w:rPrChange w:id="5109" w:author="dbecker" w:date="2016-01-07T14:58:00Z">
            <w:rPr>
              <w:rFonts w:ascii="Arial" w:hAnsi="Arial" w:cs="Arial"/>
              <w:sz w:val="20"/>
              <w:szCs w:val="20"/>
            </w:rPr>
          </w:rPrChange>
        </w:rPr>
        <w:t>Exit 1/South Willow Street (Route 28) in Manchester.</w:t>
      </w:r>
    </w:p>
    <w:p w:rsidR="00A47466" w:rsidRPr="004338A9" w:rsidRDefault="00A47466" w:rsidP="002213A1">
      <w:pPr>
        <w:jc w:val="both"/>
        <w:rPr>
          <w:rFonts w:asciiTheme="majorHAnsi" w:hAnsiTheme="majorHAnsi" w:cs="Arial"/>
          <w:b/>
          <w:sz w:val="22"/>
          <w:szCs w:val="22"/>
          <w:u w:val="single"/>
          <w:rPrChange w:id="5110"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111"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12" w:author="dbecker" w:date="2016-01-07T14:58:00Z">
            <w:rPr>
              <w:rFonts w:ascii="Arial" w:hAnsi="Arial" w:cs="Arial"/>
              <w:b/>
              <w:sz w:val="22"/>
              <w:szCs w:val="22"/>
              <w:u w:val="single"/>
            </w:rPr>
          </w:rPrChange>
        </w:rPr>
        <w:t>EAST KINGSTON</w:t>
      </w:r>
    </w:p>
    <w:p w:rsidR="002F2596" w:rsidRPr="004338A9" w:rsidRDefault="002F2596" w:rsidP="002213A1">
      <w:pPr>
        <w:jc w:val="both"/>
        <w:rPr>
          <w:rFonts w:asciiTheme="majorHAnsi" w:hAnsiTheme="majorHAnsi" w:cs="Arial"/>
          <w:sz w:val="20"/>
          <w:szCs w:val="20"/>
          <w:rPrChange w:id="5113" w:author="dbecker" w:date="2016-01-07T14:58:00Z">
            <w:rPr>
              <w:rFonts w:ascii="Arial" w:hAnsi="Arial" w:cs="Arial"/>
              <w:sz w:val="20"/>
              <w:szCs w:val="20"/>
            </w:rPr>
          </w:rPrChange>
        </w:rPr>
      </w:pPr>
      <w:r w:rsidRPr="004338A9">
        <w:rPr>
          <w:rFonts w:asciiTheme="majorHAnsi" w:hAnsiTheme="majorHAnsi" w:cs="Arial"/>
          <w:sz w:val="20"/>
          <w:szCs w:val="20"/>
          <w:rPrChange w:id="5114" w:author="dbecker" w:date="2016-01-07T14:58:00Z">
            <w:rPr>
              <w:rFonts w:ascii="Arial" w:hAnsi="Arial" w:cs="Arial"/>
              <w:sz w:val="20"/>
              <w:szCs w:val="20"/>
            </w:rPr>
          </w:rPrChange>
        </w:rPr>
        <w:t>Rte. 107 North to Rte. 111 West to I-93 North to I-293 North to Exit 1/South Willow Street (Route 28) in Manchester.</w:t>
      </w:r>
    </w:p>
    <w:p w:rsidR="00A47466" w:rsidRPr="004338A9" w:rsidRDefault="00A47466" w:rsidP="002213A1">
      <w:pPr>
        <w:jc w:val="both"/>
        <w:rPr>
          <w:rFonts w:asciiTheme="majorHAnsi" w:hAnsiTheme="majorHAnsi" w:cs="Arial"/>
          <w:b/>
          <w:sz w:val="22"/>
          <w:szCs w:val="22"/>
          <w:u w:val="single"/>
          <w:rPrChange w:id="5115"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116"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17" w:author="dbecker" w:date="2016-01-07T14:58:00Z">
            <w:rPr>
              <w:rFonts w:ascii="Arial" w:hAnsi="Arial" w:cs="Arial"/>
              <w:b/>
              <w:sz w:val="22"/>
              <w:szCs w:val="22"/>
              <w:u w:val="single"/>
            </w:rPr>
          </w:rPrChange>
        </w:rPr>
        <w:t>NEWFIELDS</w:t>
      </w:r>
    </w:p>
    <w:p w:rsidR="002F2596" w:rsidRPr="004338A9" w:rsidRDefault="002F2596" w:rsidP="002213A1">
      <w:pPr>
        <w:jc w:val="both"/>
        <w:rPr>
          <w:rFonts w:asciiTheme="majorHAnsi" w:hAnsiTheme="majorHAnsi" w:cs="Arial"/>
          <w:sz w:val="20"/>
          <w:szCs w:val="20"/>
          <w:rPrChange w:id="5118" w:author="dbecker" w:date="2016-01-07T14:58:00Z">
            <w:rPr>
              <w:rFonts w:ascii="Arial" w:hAnsi="Arial" w:cs="Arial"/>
              <w:sz w:val="20"/>
              <w:szCs w:val="20"/>
            </w:rPr>
          </w:rPrChange>
        </w:rPr>
      </w:pPr>
      <w:r w:rsidRPr="004338A9">
        <w:rPr>
          <w:rFonts w:asciiTheme="majorHAnsi" w:hAnsiTheme="majorHAnsi" w:cs="Arial"/>
          <w:sz w:val="20"/>
          <w:szCs w:val="20"/>
          <w:rPrChange w:id="5119" w:author="dbecker" w:date="2016-01-07T14:58:00Z">
            <w:rPr>
              <w:rFonts w:ascii="Arial" w:hAnsi="Arial" w:cs="Arial"/>
              <w:sz w:val="20"/>
              <w:szCs w:val="20"/>
            </w:rPr>
          </w:rPrChange>
        </w:rPr>
        <w:t>Rte. 87 West to Rte. 125 North to Rte. 152 West to US Rte. 4 West to I-393 to I-93 South to I-293 South to Exit 1/South Willow Street (Route 28) in Manchester.</w:t>
      </w:r>
    </w:p>
    <w:p w:rsidR="00B26DB9" w:rsidRPr="004338A9" w:rsidRDefault="00B26DB9" w:rsidP="002213A1">
      <w:pPr>
        <w:jc w:val="both"/>
        <w:rPr>
          <w:rFonts w:asciiTheme="majorHAnsi" w:hAnsiTheme="majorHAnsi" w:cs="Arial"/>
          <w:b/>
          <w:sz w:val="22"/>
          <w:szCs w:val="22"/>
          <w:u w:val="single"/>
          <w:rPrChange w:id="5120"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121"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22" w:author="dbecker" w:date="2016-01-07T14:58:00Z">
            <w:rPr>
              <w:rFonts w:ascii="Arial" w:hAnsi="Arial" w:cs="Arial"/>
              <w:b/>
              <w:sz w:val="22"/>
              <w:szCs w:val="22"/>
              <w:u w:val="single"/>
            </w:rPr>
          </w:rPrChange>
        </w:rPr>
        <w:t>BRENTWOOD</w:t>
      </w:r>
    </w:p>
    <w:p w:rsidR="00A47466" w:rsidRPr="004338A9" w:rsidRDefault="002F2596" w:rsidP="002213A1">
      <w:pPr>
        <w:jc w:val="both"/>
        <w:rPr>
          <w:rFonts w:asciiTheme="majorHAnsi" w:hAnsiTheme="majorHAnsi" w:cs="Arial"/>
          <w:sz w:val="20"/>
          <w:szCs w:val="20"/>
          <w:rPrChange w:id="5123" w:author="dbecker" w:date="2016-01-07T14:58:00Z">
            <w:rPr>
              <w:rFonts w:ascii="Arial" w:hAnsi="Arial" w:cs="Arial"/>
              <w:sz w:val="20"/>
              <w:szCs w:val="20"/>
            </w:rPr>
          </w:rPrChange>
        </w:rPr>
      </w:pPr>
      <w:r w:rsidRPr="004338A9">
        <w:rPr>
          <w:rFonts w:asciiTheme="majorHAnsi" w:hAnsiTheme="majorHAnsi" w:cs="Arial"/>
          <w:sz w:val="20"/>
          <w:szCs w:val="20"/>
          <w:rPrChange w:id="5124" w:author="dbecker" w:date="2016-01-07T14:58:00Z">
            <w:rPr>
              <w:rFonts w:ascii="Arial" w:hAnsi="Arial" w:cs="Arial"/>
              <w:sz w:val="20"/>
              <w:szCs w:val="20"/>
            </w:rPr>
          </w:rPrChange>
        </w:rPr>
        <w:t xml:space="preserve">North Road West to Rte. 125 North to Rte. 101 West to South Willow Street (Route 28) to Manchester.  </w:t>
      </w:r>
    </w:p>
    <w:p w:rsidR="002F2596" w:rsidRPr="004338A9" w:rsidRDefault="002F2596" w:rsidP="002213A1">
      <w:pPr>
        <w:jc w:val="center"/>
        <w:rPr>
          <w:rFonts w:asciiTheme="majorHAnsi" w:hAnsiTheme="majorHAnsi" w:cs="Arial"/>
          <w:b/>
          <w:sz w:val="22"/>
          <w:szCs w:val="22"/>
          <w:u w:val="single"/>
          <w:rPrChange w:id="5125"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26" w:author="dbecker" w:date="2016-01-07T14:58:00Z">
            <w:rPr>
              <w:rFonts w:ascii="Arial" w:hAnsi="Arial" w:cs="Arial"/>
              <w:b/>
              <w:sz w:val="22"/>
              <w:szCs w:val="22"/>
              <w:u w:val="single"/>
            </w:rPr>
          </w:rPrChange>
        </w:rPr>
        <w:t>OR</w:t>
      </w:r>
    </w:p>
    <w:p w:rsidR="002F2596" w:rsidRPr="004338A9" w:rsidRDefault="002F2596" w:rsidP="002213A1">
      <w:pPr>
        <w:jc w:val="both"/>
        <w:rPr>
          <w:ins w:id="5127" w:author="Richards, Alexander" w:date="2015-10-14T12:17:00Z"/>
          <w:rFonts w:asciiTheme="majorHAnsi" w:hAnsiTheme="majorHAnsi" w:cs="Arial"/>
          <w:sz w:val="20"/>
          <w:szCs w:val="20"/>
          <w:rPrChange w:id="5128" w:author="dbecker" w:date="2016-01-07T14:58:00Z">
            <w:rPr>
              <w:ins w:id="5129" w:author="Richards, Alexander" w:date="2015-10-14T12:17:00Z"/>
              <w:rFonts w:ascii="Arial" w:hAnsi="Arial" w:cs="Arial"/>
              <w:sz w:val="20"/>
              <w:szCs w:val="20"/>
            </w:rPr>
          </w:rPrChange>
        </w:rPr>
      </w:pPr>
      <w:proofErr w:type="gramStart"/>
      <w:r w:rsidRPr="004338A9">
        <w:rPr>
          <w:rFonts w:asciiTheme="majorHAnsi" w:hAnsiTheme="majorHAnsi" w:cs="Arial"/>
          <w:sz w:val="20"/>
          <w:szCs w:val="20"/>
          <w:rPrChange w:id="5130" w:author="dbecker" w:date="2016-01-07T14:58:00Z">
            <w:rPr>
              <w:rFonts w:ascii="Arial" w:hAnsi="Arial" w:cs="Arial"/>
              <w:sz w:val="20"/>
              <w:szCs w:val="20"/>
            </w:rPr>
          </w:rPrChange>
        </w:rPr>
        <w:t>South Road or Rte. 111A West to Rte. 107 North to Rte. 101 West to South Willow Street (Route 28) to Manchester.</w:t>
      </w:r>
      <w:proofErr w:type="gramEnd"/>
    </w:p>
    <w:p w:rsidR="00DB4B81" w:rsidRPr="004338A9" w:rsidRDefault="00DB4B81" w:rsidP="002213A1">
      <w:pPr>
        <w:jc w:val="both"/>
        <w:rPr>
          <w:ins w:id="5131" w:author="Richards, Alexander" w:date="2015-10-14T12:17:00Z"/>
          <w:rFonts w:asciiTheme="majorHAnsi" w:hAnsiTheme="majorHAnsi" w:cs="Arial"/>
          <w:sz w:val="20"/>
          <w:szCs w:val="20"/>
          <w:rPrChange w:id="5132" w:author="dbecker" w:date="2016-01-07T14:58:00Z">
            <w:rPr>
              <w:ins w:id="5133" w:author="Richards, Alexander" w:date="2015-10-14T12:17:00Z"/>
              <w:rFonts w:ascii="Arial" w:hAnsi="Arial" w:cs="Arial"/>
              <w:sz w:val="20"/>
              <w:szCs w:val="20"/>
            </w:rPr>
          </w:rPrChange>
        </w:rPr>
      </w:pPr>
    </w:p>
    <w:p w:rsidR="00DB4B81" w:rsidRPr="004338A9" w:rsidDel="003D0D59" w:rsidRDefault="00DB4B81" w:rsidP="002213A1">
      <w:pPr>
        <w:jc w:val="both"/>
        <w:rPr>
          <w:ins w:id="5134" w:author="Richards, Alexander" w:date="2015-10-14T12:17:00Z"/>
          <w:del w:id="5135" w:author="Bartlett, Laura" w:date="2015-10-27T09:43:00Z"/>
          <w:rFonts w:asciiTheme="majorHAnsi" w:hAnsiTheme="majorHAnsi" w:cs="Arial"/>
          <w:sz w:val="20"/>
          <w:szCs w:val="20"/>
          <w:rPrChange w:id="5136" w:author="dbecker" w:date="2016-01-07T14:58:00Z">
            <w:rPr>
              <w:ins w:id="5137" w:author="Richards, Alexander" w:date="2015-10-14T12:17:00Z"/>
              <w:del w:id="5138" w:author="Bartlett, Laura" w:date="2015-10-27T09:43:00Z"/>
              <w:rFonts w:ascii="Arial" w:hAnsi="Arial" w:cs="Arial"/>
              <w:sz w:val="20"/>
              <w:szCs w:val="20"/>
            </w:rPr>
          </w:rPrChange>
        </w:rPr>
      </w:pPr>
    </w:p>
    <w:p w:rsidR="00DB4B81" w:rsidRPr="004338A9" w:rsidDel="003D0D59" w:rsidRDefault="00DB4B81" w:rsidP="002213A1">
      <w:pPr>
        <w:jc w:val="both"/>
        <w:rPr>
          <w:ins w:id="5139" w:author="Richards, Alexander" w:date="2015-10-14T12:17:00Z"/>
          <w:del w:id="5140" w:author="Bartlett, Laura" w:date="2015-10-27T09:43:00Z"/>
          <w:rFonts w:asciiTheme="majorHAnsi" w:hAnsiTheme="majorHAnsi" w:cs="Arial"/>
          <w:sz w:val="20"/>
          <w:szCs w:val="20"/>
          <w:rPrChange w:id="5141" w:author="dbecker" w:date="2016-01-07T14:58:00Z">
            <w:rPr>
              <w:ins w:id="5142" w:author="Richards, Alexander" w:date="2015-10-14T12:17:00Z"/>
              <w:del w:id="5143" w:author="Bartlett, Laura" w:date="2015-10-27T09:43:00Z"/>
              <w:rFonts w:ascii="Arial" w:hAnsi="Arial" w:cs="Arial"/>
              <w:sz w:val="20"/>
              <w:szCs w:val="20"/>
            </w:rPr>
          </w:rPrChange>
        </w:rPr>
      </w:pPr>
    </w:p>
    <w:p w:rsidR="00DB4B81" w:rsidRPr="004338A9" w:rsidDel="003D0D59" w:rsidRDefault="00DB4B81" w:rsidP="002213A1">
      <w:pPr>
        <w:jc w:val="both"/>
        <w:rPr>
          <w:ins w:id="5144" w:author="Richards, Alexander" w:date="2015-10-14T12:17:00Z"/>
          <w:del w:id="5145" w:author="Bartlett, Laura" w:date="2015-10-27T09:43:00Z"/>
          <w:rFonts w:asciiTheme="majorHAnsi" w:hAnsiTheme="majorHAnsi" w:cs="Arial"/>
          <w:sz w:val="20"/>
          <w:szCs w:val="20"/>
          <w:rPrChange w:id="5146" w:author="dbecker" w:date="2016-01-07T14:58:00Z">
            <w:rPr>
              <w:ins w:id="5147" w:author="Richards, Alexander" w:date="2015-10-14T12:17:00Z"/>
              <w:del w:id="5148" w:author="Bartlett, Laura" w:date="2015-10-27T09:43:00Z"/>
              <w:rFonts w:ascii="Arial" w:hAnsi="Arial" w:cs="Arial"/>
              <w:sz w:val="20"/>
              <w:szCs w:val="20"/>
            </w:rPr>
          </w:rPrChange>
        </w:rPr>
      </w:pPr>
    </w:p>
    <w:p w:rsidR="00DB4B81" w:rsidRPr="004338A9" w:rsidDel="003D0D59" w:rsidRDefault="00DB4B81" w:rsidP="002213A1">
      <w:pPr>
        <w:jc w:val="both"/>
        <w:rPr>
          <w:del w:id="5149" w:author="Bartlett, Laura" w:date="2015-10-27T09:43:00Z"/>
          <w:rFonts w:asciiTheme="majorHAnsi" w:hAnsiTheme="majorHAnsi" w:cs="Arial"/>
          <w:sz w:val="20"/>
          <w:szCs w:val="20"/>
          <w:rPrChange w:id="5150" w:author="dbecker" w:date="2016-01-07T14:58:00Z">
            <w:rPr>
              <w:del w:id="5151" w:author="Bartlett, Laura" w:date="2015-10-27T09:43:00Z"/>
              <w:rFonts w:ascii="Arial" w:hAnsi="Arial" w:cs="Arial"/>
              <w:sz w:val="20"/>
              <w:szCs w:val="20"/>
            </w:rPr>
          </w:rPrChange>
        </w:rPr>
      </w:pPr>
    </w:p>
    <w:p w:rsidR="00A47466" w:rsidRPr="004338A9" w:rsidDel="003D0D59" w:rsidRDefault="00A47466" w:rsidP="002213A1">
      <w:pPr>
        <w:jc w:val="both"/>
        <w:rPr>
          <w:del w:id="5152" w:author="Bartlett, Laura" w:date="2015-10-27T09:43:00Z"/>
          <w:rFonts w:asciiTheme="majorHAnsi" w:hAnsiTheme="majorHAnsi" w:cs="Arial"/>
          <w:b/>
          <w:sz w:val="22"/>
          <w:szCs w:val="22"/>
          <w:u w:val="single"/>
          <w:rPrChange w:id="5153" w:author="dbecker" w:date="2016-01-07T14:58:00Z">
            <w:rPr>
              <w:del w:id="5154" w:author="Bartlett, Laura" w:date="2015-10-27T09:43:00Z"/>
              <w:rFonts w:ascii="Arial" w:hAnsi="Arial" w:cs="Arial"/>
              <w:b/>
              <w:sz w:val="22"/>
              <w:szCs w:val="22"/>
              <w:u w:val="single"/>
            </w:rPr>
          </w:rPrChange>
        </w:rPr>
      </w:pPr>
    </w:p>
    <w:p w:rsidR="002F2596" w:rsidRPr="004338A9" w:rsidRDefault="002F2596" w:rsidP="00B57C54">
      <w:pPr>
        <w:jc w:val="center"/>
        <w:rPr>
          <w:rFonts w:asciiTheme="majorHAnsi" w:hAnsiTheme="majorHAnsi" w:cs="Arial"/>
          <w:b/>
          <w:sz w:val="22"/>
          <w:szCs w:val="22"/>
          <w:u w:val="single"/>
          <w:rPrChange w:id="5155"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56" w:author="dbecker" w:date="2016-01-07T14:58:00Z">
            <w:rPr>
              <w:rFonts w:ascii="Arial" w:hAnsi="Arial" w:cs="Arial"/>
              <w:b/>
              <w:sz w:val="22"/>
              <w:szCs w:val="22"/>
              <w:u w:val="single"/>
            </w:rPr>
          </w:rPrChange>
        </w:rPr>
        <w:t>NEW CASTLE / STRATHAM / GREENLAND / RYE / PORTSMOUTH</w:t>
      </w:r>
    </w:p>
    <w:p w:rsidR="002F2596" w:rsidRPr="004338A9" w:rsidRDefault="002F2596" w:rsidP="002213A1">
      <w:pPr>
        <w:jc w:val="center"/>
        <w:rPr>
          <w:rFonts w:asciiTheme="majorHAnsi" w:hAnsiTheme="majorHAnsi" w:cs="Arial"/>
          <w:b/>
          <w:sz w:val="22"/>
          <w:szCs w:val="22"/>
          <w:u w:val="single"/>
          <w:rPrChange w:id="5157"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58" w:author="dbecker" w:date="2016-01-07T14:58:00Z">
            <w:rPr>
              <w:rFonts w:ascii="Arial" w:hAnsi="Arial" w:cs="Arial"/>
              <w:b/>
              <w:sz w:val="22"/>
              <w:szCs w:val="22"/>
              <w:u w:val="single"/>
            </w:rPr>
          </w:rPrChange>
        </w:rPr>
        <w:t>ERPA G</w:t>
      </w:r>
    </w:p>
    <w:p w:rsidR="002F2596" w:rsidRPr="004338A9" w:rsidRDefault="002F2596" w:rsidP="002213A1">
      <w:pPr>
        <w:jc w:val="both"/>
        <w:rPr>
          <w:rFonts w:asciiTheme="majorHAnsi" w:hAnsiTheme="majorHAnsi" w:cs="Arial"/>
          <w:sz w:val="20"/>
          <w:szCs w:val="20"/>
          <w:rPrChange w:id="5159" w:author="dbecker" w:date="2016-01-07T14:58:00Z">
            <w:rPr>
              <w:rFonts w:ascii="Arial" w:hAnsi="Arial" w:cs="Arial"/>
              <w:sz w:val="20"/>
              <w:szCs w:val="20"/>
            </w:rPr>
          </w:rPrChange>
        </w:rPr>
      </w:pPr>
    </w:p>
    <w:p w:rsidR="002F2596" w:rsidRPr="004338A9" w:rsidRDefault="002F2596" w:rsidP="002213A1">
      <w:pPr>
        <w:jc w:val="both"/>
        <w:rPr>
          <w:rFonts w:asciiTheme="majorHAnsi" w:hAnsiTheme="majorHAnsi" w:cs="Arial"/>
          <w:b/>
          <w:sz w:val="22"/>
          <w:szCs w:val="22"/>
          <w:u w:val="single"/>
          <w:rPrChange w:id="5160"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61" w:author="dbecker" w:date="2016-01-07T14:58:00Z">
            <w:rPr>
              <w:rFonts w:ascii="Arial" w:hAnsi="Arial" w:cs="Arial"/>
              <w:b/>
              <w:sz w:val="22"/>
              <w:szCs w:val="22"/>
              <w:u w:val="single"/>
            </w:rPr>
          </w:rPrChange>
        </w:rPr>
        <w:t>NEW CASTLE</w:t>
      </w:r>
    </w:p>
    <w:p w:rsidR="002F2596" w:rsidRPr="004338A9" w:rsidRDefault="002F2596" w:rsidP="002213A1">
      <w:pPr>
        <w:pStyle w:val="BodyTextIndent"/>
        <w:ind w:left="0"/>
        <w:jc w:val="both"/>
        <w:rPr>
          <w:rFonts w:asciiTheme="majorHAnsi" w:hAnsiTheme="majorHAnsi" w:cs="Arial"/>
          <w:rPrChange w:id="5162" w:author="dbecker" w:date="2016-01-07T14:58:00Z">
            <w:rPr>
              <w:rFonts w:ascii="Arial" w:hAnsi="Arial" w:cs="Arial"/>
            </w:rPr>
          </w:rPrChange>
        </w:rPr>
      </w:pPr>
      <w:proofErr w:type="gramStart"/>
      <w:r w:rsidRPr="004338A9">
        <w:rPr>
          <w:rFonts w:asciiTheme="majorHAnsi" w:hAnsiTheme="majorHAnsi" w:cs="Arial"/>
          <w:rPrChange w:id="5163" w:author="dbecker" w:date="2016-01-07T14:58:00Z">
            <w:rPr>
              <w:rFonts w:ascii="Arial" w:hAnsi="Arial" w:cs="Arial"/>
            </w:rPr>
          </w:rPrChange>
        </w:rPr>
        <w:t>Rte. 1B (Portsmouth Ave.) to Portsmouth.</w:t>
      </w:r>
      <w:proofErr w:type="gramEnd"/>
      <w:r w:rsidRPr="004338A9">
        <w:rPr>
          <w:rFonts w:asciiTheme="majorHAnsi" w:hAnsiTheme="majorHAnsi" w:cs="Arial"/>
          <w:rPrChange w:id="5164" w:author="dbecker" w:date="2016-01-07T14:58:00Z">
            <w:rPr>
              <w:rFonts w:ascii="Arial" w:hAnsi="Arial" w:cs="Arial"/>
            </w:rPr>
          </w:rPrChange>
        </w:rPr>
        <w:t xml:space="preserve">  Right on Marcy Street West, left on Pleasant Avenue (both Rte. 1B), right on State Street North, </w:t>
      </w:r>
      <w:proofErr w:type="gramStart"/>
      <w:r w:rsidRPr="004338A9">
        <w:rPr>
          <w:rFonts w:asciiTheme="majorHAnsi" w:hAnsiTheme="majorHAnsi" w:cs="Arial"/>
          <w:rPrChange w:id="5165" w:author="dbecker" w:date="2016-01-07T14:58:00Z">
            <w:rPr>
              <w:rFonts w:ascii="Arial" w:hAnsi="Arial" w:cs="Arial"/>
            </w:rPr>
          </w:rPrChange>
        </w:rPr>
        <w:t>bear</w:t>
      </w:r>
      <w:proofErr w:type="gramEnd"/>
      <w:r w:rsidRPr="004338A9">
        <w:rPr>
          <w:rFonts w:asciiTheme="majorHAnsi" w:hAnsiTheme="majorHAnsi" w:cs="Arial"/>
          <w:rPrChange w:id="5166" w:author="dbecker" w:date="2016-01-07T14:58:00Z">
            <w:rPr>
              <w:rFonts w:ascii="Arial" w:hAnsi="Arial" w:cs="Arial"/>
            </w:rPr>
          </w:rPrChange>
        </w:rPr>
        <w:t xml:space="preserve"> left for Memorial Bridge to Maine.  US Rte. 1 North to Remick Corners Traffic Circle to Rte. 236 North to Rte. 9 West to West High Street, right a light/sign for Rochester, to Rte. 108 South to Dover.</w:t>
      </w:r>
    </w:p>
    <w:p w:rsidR="002F2596" w:rsidRPr="004338A9" w:rsidRDefault="002F2596" w:rsidP="002213A1">
      <w:pPr>
        <w:jc w:val="both"/>
        <w:rPr>
          <w:rFonts w:asciiTheme="majorHAnsi" w:hAnsiTheme="majorHAnsi" w:cs="Arial"/>
          <w:b/>
          <w:sz w:val="22"/>
          <w:szCs w:val="22"/>
          <w:u w:val="single"/>
          <w:rPrChange w:id="5167"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68" w:author="dbecker" w:date="2016-01-07T14:58:00Z">
            <w:rPr>
              <w:rFonts w:ascii="Arial" w:hAnsi="Arial" w:cs="Arial"/>
              <w:b/>
              <w:sz w:val="22"/>
              <w:szCs w:val="22"/>
              <w:u w:val="single"/>
            </w:rPr>
          </w:rPrChange>
        </w:rPr>
        <w:t>STRATHAM</w:t>
      </w:r>
    </w:p>
    <w:p w:rsidR="002F2596" w:rsidRPr="004338A9" w:rsidRDefault="002F2596" w:rsidP="002213A1">
      <w:pPr>
        <w:jc w:val="both"/>
        <w:rPr>
          <w:rFonts w:asciiTheme="majorHAnsi" w:hAnsiTheme="majorHAnsi" w:cs="Arial"/>
          <w:sz w:val="20"/>
          <w:szCs w:val="20"/>
          <w:rPrChange w:id="5169" w:author="dbecker" w:date="2016-01-07T14:58:00Z">
            <w:rPr>
              <w:rFonts w:ascii="Arial" w:hAnsi="Arial" w:cs="Arial"/>
              <w:sz w:val="20"/>
              <w:szCs w:val="20"/>
            </w:rPr>
          </w:rPrChange>
        </w:rPr>
      </w:pPr>
      <w:r w:rsidRPr="004338A9">
        <w:rPr>
          <w:rFonts w:asciiTheme="majorHAnsi" w:hAnsiTheme="majorHAnsi" w:cs="Arial"/>
          <w:sz w:val="20"/>
          <w:szCs w:val="20"/>
          <w:rPrChange w:id="5170" w:author="dbecker" w:date="2016-01-07T14:58:00Z">
            <w:rPr>
              <w:rFonts w:ascii="Arial" w:hAnsi="Arial" w:cs="Arial"/>
              <w:sz w:val="20"/>
              <w:szCs w:val="20"/>
            </w:rPr>
          </w:rPrChange>
        </w:rPr>
        <w:t>Rte. 108 North to US Rte. 4 West or Rte. 108 North to Rte. 152 West to US Rte. 4 West to I-393 to I-93 South to I-293 South to Exit 1/South Willow Street (Route 28) in Manchester.</w:t>
      </w:r>
    </w:p>
    <w:p w:rsidR="004913A6" w:rsidRPr="004338A9" w:rsidRDefault="004913A6" w:rsidP="002213A1">
      <w:pPr>
        <w:ind w:left="720"/>
        <w:jc w:val="both"/>
        <w:rPr>
          <w:rFonts w:asciiTheme="majorHAnsi" w:hAnsiTheme="majorHAnsi"/>
          <w:b/>
          <w:bCs/>
          <w:sz w:val="20"/>
          <w:szCs w:val="22"/>
          <w:rPrChange w:id="5171" w:author="dbecker" w:date="2016-01-07T14:58:00Z">
            <w:rPr>
              <w:rFonts w:ascii="Arial" w:hAnsi="Arial"/>
              <w:b/>
              <w:bCs/>
              <w:sz w:val="20"/>
              <w:szCs w:val="22"/>
            </w:rPr>
          </w:rPrChange>
        </w:rPr>
      </w:pPr>
    </w:p>
    <w:p w:rsidR="002F2596" w:rsidRPr="004338A9" w:rsidRDefault="002F2596" w:rsidP="002213A1">
      <w:pPr>
        <w:ind w:left="720" w:hanging="720"/>
        <w:jc w:val="both"/>
        <w:rPr>
          <w:rFonts w:asciiTheme="majorHAnsi" w:hAnsiTheme="majorHAnsi"/>
          <w:b/>
          <w:bCs/>
          <w:sz w:val="22"/>
          <w:szCs w:val="22"/>
          <w:u w:val="single"/>
          <w:rPrChange w:id="5172" w:author="dbecker" w:date="2016-01-07T14:58:00Z">
            <w:rPr>
              <w:rFonts w:ascii="Arial" w:hAnsi="Arial"/>
              <w:b/>
              <w:bCs/>
              <w:sz w:val="22"/>
              <w:szCs w:val="22"/>
              <w:u w:val="single"/>
            </w:rPr>
          </w:rPrChange>
        </w:rPr>
      </w:pPr>
      <w:r w:rsidRPr="004338A9">
        <w:rPr>
          <w:rFonts w:asciiTheme="majorHAnsi" w:hAnsiTheme="majorHAnsi"/>
          <w:b/>
          <w:bCs/>
          <w:sz w:val="22"/>
          <w:szCs w:val="22"/>
          <w:u w:val="single"/>
          <w:rPrChange w:id="5173" w:author="dbecker" w:date="2016-01-07T14:58:00Z">
            <w:rPr>
              <w:rFonts w:ascii="Arial" w:hAnsi="Arial"/>
              <w:b/>
              <w:bCs/>
              <w:sz w:val="22"/>
              <w:szCs w:val="22"/>
              <w:u w:val="single"/>
            </w:rPr>
          </w:rPrChange>
        </w:rPr>
        <w:t>GREENLAND</w:t>
      </w:r>
    </w:p>
    <w:p w:rsidR="002F2596" w:rsidRPr="004338A9" w:rsidRDefault="002F2596" w:rsidP="002213A1">
      <w:pPr>
        <w:jc w:val="both"/>
        <w:rPr>
          <w:rFonts w:asciiTheme="majorHAnsi" w:hAnsiTheme="majorHAnsi" w:cs="Arial"/>
          <w:sz w:val="20"/>
          <w:szCs w:val="20"/>
          <w:rPrChange w:id="5174" w:author="dbecker" w:date="2016-01-07T14:58:00Z">
            <w:rPr>
              <w:rFonts w:ascii="Arial" w:hAnsi="Arial" w:cs="Arial"/>
              <w:sz w:val="20"/>
              <w:szCs w:val="20"/>
            </w:rPr>
          </w:rPrChange>
        </w:rPr>
      </w:pPr>
      <w:proofErr w:type="gramStart"/>
      <w:r w:rsidRPr="004338A9">
        <w:rPr>
          <w:rFonts w:asciiTheme="majorHAnsi" w:hAnsiTheme="majorHAnsi" w:cs="Arial"/>
          <w:sz w:val="20"/>
          <w:szCs w:val="20"/>
          <w:rPrChange w:id="5175" w:author="dbecker" w:date="2016-01-07T14:58:00Z">
            <w:rPr>
              <w:rFonts w:ascii="Arial" w:hAnsi="Arial" w:cs="Arial"/>
              <w:sz w:val="20"/>
              <w:szCs w:val="20"/>
            </w:rPr>
          </w:rPrChange>
        </w:rPr>
        <w:t>Rte. 33 East to I-95 North to Spaulding Turnpike North to Rte. 108 South (Exit 7/Central Avenue) in Dover.</w:t>
      </w:r>
      <w:proofErr w:type="gramEnd"/>
    </w:p>
    <w:p w:rsidR="00C25D54" w:rsidRPr="004338A9" w:rsidRDefault="00C25D54" w:rsidP="002213A1">
      <w:pPr>
        <w:jc w:val="both"/>
        <w:rPr>
          <w:rFonts w:asciiTheme="majorHAnsi" w:hAnsiTheme="majorHAnsi" w:cs="Arial"/>
          <w:b/>
          <w:sz w:val="22"/>
          <w:szCs w:val="22"/>
          <w:u w:val="single"/>
          <w:rPrChange w:id="5176" w:author="dbecker" w:date="2016-01-07T14:58:00Z">
            <w:rPr>
              <w:rFonts w:ascii="Arial" w:hAnsi="Arial" w:cs="Arial"/>
              <w:b/>
              <w:sz w:val="22"/>
              <w:szCs w:val="22"/>
              <w:u w:val="single"/>
            </w:rPr>
          </w:rPrChange>
        </w:rPr>
      </w:pPr>
    </w:p>
    <w:p w:rsidR="002F2596" w:rsidRPr="004338A9" w:rsidRDefault="002F2596" w:rsidP="002213A1">
      <w:pPr>
        <w:jc w:val="both"/>
        <w:rPr>
          <w:rFonts w:asciiTheme="majorHAnsi" w:hAnsiTheme="majorHAnsi" w:cs="Arial"/>
          <w:b/>
          <w:sz w:val="22"/>
          <w:szCs w:val="22"/>
          <w:u w:val="single"/>
          <w:rPrChange w:id="5177"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78" w:author="dbecker" w:date="2016-01-07T14:58:00Z">
            <w:rPr>
              <w:rFonts w:ascii="Arial" w:hAnsi="Arial" w:cs="Arial"/>
              <w:b/>
              <w:sz w:val="22"/>
              <w:szCs w:val="22"/>
              <w:u w:val="single"/>
            </w:rPr>
          </w:rPrChange>
        </w:rPr>
        <w:t>RYE</w:t>
      </w:r>
    </w:p>
    <w:p w:rsidR="002F2596" w:rsidRPr="004338A9" w:rsidRDefault="002F2596" w:rsidP="002213A1">
      <w:pPr>
        <w:jc w:val="both"/>
        <w:rPr>
          <w:rFonts w:asciiTheme="majorHAnsi" w:hAnsiTheme="majorHAnsi" w:cs="Arial"/>
          <w:sz w:val="20"/>
          <w:szCs w:val="20"/>
          <w:rPrChange w:id="5179" w:author="dbecker" w:date="2016-01-07T14:58:00Z">
            <w:rPr>
              <w:rFonts w:ascii="Arial" w:hAnsi="Arial" w:cs="Arial"/>
              <w:sz w:val="20"/>
              <w:szCs w:val="20"/>
            </w:rPr>
          </w:rPrChange>
        </w:rPr>
      </w:pPr>
      <w:r w:rsidRPr="004338A9">
        <w:rPr>
          <w:rFonts w:asciiTheme="majorHAnsi" w:hAnsiTheme="majorHAnsi" w:cs="Arial"/>
          <w:b/>
          <w:sz w:val="22"/>
          <w:szCs w:val="22"/>
          <w:u w:val="single"/>
          <w:rPrChange w:id="5180" w:author="dbecker" w:date="2016-01-07T14:58:00Z">
            <w:rPr>
              <w:rFonts w:ascii="Arial" w:hAnsi="Arial" w:cs="Arial"/>
              <w:b/>
              <w:sz w:val="22"/>
              <w:szCs w:val="22"/>
              <w:u w:val="single"/>
            </w:rPr>
          </w:rPrChange>
        </w:rPr>
        <w:t>South of Rye Harbor State Park</w:t>
      </w:r>
      <w:r w:rsidRPr="004338A9">
        <w:rPr>
          <w:rFonts w:asciiTheme="majorHAnsi" w:hAnsiTheme="majorHAnsi" w:cs="Arial"/>
          <w:sz w:val="20"/>
          <w:szCs w:val="20"/>
          <w:rPrChange w:id="5181" w:author="dbecker" w:date="2016-01-07T14:58:00Z">
            <w:rPr>
              <w:rFonts w:ascii="Arial" w:hAnsi="Arial" w:cs="Arial"/>
              <w:sz w:val="20"/>
              <w:szCs w:val="20"/>
            </w:rPr>
          </w:rPrChange>
        </w:rPr>
        <w:t>:  Grove Road West to Washington Road West (left at fork) to US Rte. 1 North to Rte. 1 Bypass to Portsmouth Traffic Circle and either exit to Spaulding Turnpike and head North to Rte. 108 South (Exit 7/Central Avenue) in Dover or cross into Maine via I-95 North.  In Maine take Rte. 236 North to Route 9 West to West High Street (right at light/sign for Rochester) to Rte. 108 South to Dover.</w:t>
      </w:r>
    </w:p>
    <w:p w:rsidR="002F2596" w:rsidRPr="004338A9" w:rsidRDefault="002F2596" w:rsidP="002213A1">
      <w:pPr>
        <w:jc w:val="both"/>
        <w:rPr>
          <w:rFonts w:asciiTheme="majorHAnsi" w:hAnsiTheme="majorHAnsi" w:cs="Arial"/>
          <w:sz w:val="20"/>
          <w:szCs w:val="20"/>
          <w:rPrChange w:id="5182" w:author="dbecker" w:date="2016-01-07T14:58:00Z">
            <w:rPr>
              <w:rFonts w:ascii="Arial" w:hAnsi="Arial" w:cs="Arial"/>
              <w:sz w:val="20"/>
              <w:szCs w:val="20"/>
            </w:rPr>
          </w:rPrChange>
        </w:rPr>
      </w:pPr>
      <w:r w:rsidRPr="004338A9">
        <w:rPr>
          <w:rFonts w:asciiTheme="majorHAnsi" w:hAnsiTheme="majorHAnsi" w:cs="Arial"/>
          <w:b/>
          <w:sz w:val="22"/>
          <w:szCs w:val="22"/>
          <w:u w:val="single"/>
          <w:rPrChange w:id="5183" w:author="dbecker" w:date="2016-01-07T14:58:00Z">
            <w:rPr>
              <w:rFonts w:ascii="Arial" w:hAnsi="Arial" w:cs="Arial"/>
              <w:b/>
              <w:sz w:val="22"/>
              <w:szCs w:val="22"/>
              <w:u w:val="single"/>
            </w:rPr>
          </w:rPrChange>
        </w:rPr>
        <w:t>North of Park</w:t>
      </w:r>
      <w:r w:rsidRPr="004338A9">
        <w:rPr>
          <w:rFonts w:asciiTheme="majorHAnsi" w:hAnsiTheme="majorHAnsi" w:cs="Arial"/>
          <w:b/>
          <w:sz w:val="22"/>
          <w:szCs w:val="22"/>
          <w:rPrChange w:id="5184" w:author="dbecker" w:date="2016-01-07T14:58:00Z">
            <w:rPr>
              <w:rFonts w:ascii="Arial" w:hAnsi="Arial" w:cs="Arial"/>
              <w:b/>
              <w:sz w:val="22"/>
              <w:szCs w:val="22"/>
            </w:rPr>
          </w:rPrChange>
        </w:rPr>
        <w:t>:</w:t>
      </w:r>
      <w:r w:rsidRPr="004338A9">
        <w:rPr>
          <w:rFonts w:asciiTheme="majorHAnsi" w:hAnsiTheme="majorHAnsi" w:cs="Arial"/>
          <w:sz w:val="20"/>
          <w:szCs w:val="20"/>
          <w:rPrChange w:id="5185" w:author="dbecker" w:date="2016-01-07T14:58:00Z">
            <w:rPr>
              <w:rFonts w:ascii="Arial" w:hAnsi="Arial" w:cs="Arial"/>
              <w:sz w:val="20"/>
              <w:szCs w:val="20"/>
            </w:rPr>
          </w:rPrChange>
        </w:rPr>
        <w:t xml:space="preserve">  Rte 1A (Sagamore Road in Portsmouth) to Miller Avenue to Middle Street (US Rte 1 North) which becomes Maplewood Avenue to Woodbury Avenue North.  Left at shopping mall light to stay on Woodbury, to Spaulding Turnpike (Rte. 16) </w:t>
      </w:r>
      <w:proofErr w:type="gramStart"/>
      <w:r w:rsidRPr="004338A9">
        <w:rPr>
          <w:rFonts w:asciiTheme="majorHAnsi" w:hAnsiTheme="majorHAnsi" w:cs="Arial"/>
          <w:sz w:val="20"/>
          <w:szCs w:val="20"/>
          <w:rPrChange w:id="5186" w:author="dbecker" w:date="2016-01-07T14:58:00Z">
            <w:rPr>
              <w:rFonts w:ascii="Arial" w:hAnsi="Arial" w:cs="Arial"/>
              <w:sz w:val="20"/>
              <w:szCs w:val="20"/>
            </w:rPr>
          </w:rPrChange>
        </w:rPr>
        <w:t>North</w:t>
      </w:r>
      <w:proofErr w:type="gramEnd"/>
      <w:r w:rsidRPr="004338A9">
        <w:rPr>
          <w:rFonts w:asciiTheme="majorHAnsi" w:hAnsiTheme="majorHAnsi" w:cs="Arial"/>
          <w:sz w:val="20"/>
          <w:szCs w:val="20"/>
          <w:rPrChange w:id="5187" w:author="dbecker" w:date="2016-01-07T14:58:00Z">
            <w:rPr>
              <w:rFonts w:ascii="Arial" w:hAnsi="Arial" w:cs="Arial"/>
              <w:sz w:val="20"/>
              <w:szCs w:val="20"/>
            </w:rPr>
          </w:rPrChange>
        </w:rPr>
        <w:t xml:space="preserve"> and as above to Dover.  Or, proceed on Rte. 1 North into Maine to Rte. 236 North, then to Dover as described above.</w:t>
      </w:r>
    </w:p>
    <w:p w:rsidR="008D3CE1" w:rsidRPr="004338A9" w:rsidRDefault="008D3CE1" w:rsidP="002213A1">
      <w:pPr>
        <w:ind w:firstLine="720"/>
        <w:jc w:val="both"/>
        <w:rPr>
          <w:ins w:id="5188" w:author="dbecker" w:date="2015-11-09T14:30:00Z"/>
          <w:rFonts w:asciiTheme="majorHAnsi" w:hAnsiTheme="majorHAnsi" w:cs="Arial"/>
          <w:sz w:val="20"/>
          <w:szCs w:val="20"/>
          <w:rPrChange w:id="5189" w:author="dbecker" w:date="2016-01-07T14:58:00Z">
            <w:rPr>
              <w:ins w:id="5190" w:author="dbecker" w:date="2015-11-09T14:30:00Z"/>
              <w:rFonts w:ascii="Arial" w:hAnsi="Arial" w:cs="Arial"/>
              <w:sz w:val="20"/>
              <w:szCs w:val="20"/>
            </w:rPr>
          </w:rPrChange>
        </w:rPr>
      </w:pPr>
    </w:p>
    <w:p w:rsidR="00093998" w:rsidRPr="004338A9" w:rsidRDefault="00093998" w:rsidP="002213A1">
      <w:pPr>
        <w:ind w:firstLine="720"/>
        <w:jc w:val="both"/>
        <w:rPr>
          <w:rFonts w:asciiTheme="majorHAnsi" w:hAnsiTheme="majorHAnsi" w:cs="Arial"/>
          <w:sz w:val="20"/>
          <w:szCs w:val="20"/>
          <w:rPrChange w:id="5191" w:author="dbecker" w:date="2016-01-07T14:58:00Z">
            <w:rPr>
              <w:rFonts w:ascii="Arial" w:hAnsi="Arial" w:cs="Arial"/>
              <w:sz w:val="20"/>
              <w:szCs w:val="20"/>
            </w:rPr>
          </w:rPrChange>
        </w:rPr>
      </w:pPr>
    </w:p>
    <w:p w:rsidR="002F2596" w:rsidRPr="004338A9" w:rsidRDefault="002F2596" w:rsidP="002213A1">
      <w:pPr>
        <w:jc w:val="both"/>
        <w:rPr>
          <w:rFonts w:asciiTheme="majorHAnsi" w:hAnsiTheme="majorHAnsi" w:cs="Arial"/>
          <w:b/>
          <w:sz w:val="22"/>
          <w:szCs w:val="22"/>
          <w:u w:val="single"/>
          <w:rPrChange w:id="5192" w:author="dbecker" w:date="2016-01-07T14:58:00Z">
            <w:rPr>
              <w:rFonts w:ascii="Arial" w:hAnsi="Arial" w:cs="Arial"/>
              <w:b/>
              <w:sz w:val="22"/>
              <w:szCs w:val="22"/>
              <w:u w:val="single"/>
            </w:rPr>
          </w:rPrChange>
        </w:rPr>
      </w:pPr>
      <w:r w:rsidRPr="004338A9">
        <w:rPr>
          <w:rFonts w:asciiTheme="majorHAnsi" w:hAnsiTheme="majorHAnsi" w:cs="Arial"/>
          <w:b/>
          <w:sz w:val="22"/>
          <w:szCs w:val="22"/>
          <w:u w:val="single"/>
          <w:rPrChange w:id="5193" w:author="dbecker" w:date="2016-01-07T14:58:00Z">
            <w:rPr>
              <w:rFonts w:ascii="Arial" w:hAnsi="Arial" w:cs="Arial"/>
              <w:b/>
              <w:sz w:val="22"/>
              <w:szCs w:val="22"/>
              <w:u w:val="single"/>
            </w:rPr>
          </w:rPrChange>
        </w:rPr>
        <w:t>PORTSMOUTH</w:t>
      </w:r>
    </w:p>
    <w:p w:rsidR="002F2596" w:rsidRPr="004338A9" w:rsidRDefault="002F2596" w:rsidP="002213A1">
      <w:pPr>
        <w:jc w:val="both"/>
        <w:rPr>
          <w:rFonts w:asciiTheme="majorHAnsi" w:hAnsiTheme="majorHAnsi" w:cs="Arial"/>
          <w:sz w:val="20"/>
          <w:szCs w:val="20"/>
          <w:rPrChange w:id="5194" w:author="dbecker" w:date="2016-01-07T14:58:00Z">
            <w:rPr>
              <w:rFonts w:ascii="Arial" w:hAnsi="Arial" w:cs="Arial"/>
              <w:sz w:val="20"/>
              <w:szCs w:val="20"/>
            </w:rPr>
          </w:rPrChange>
        </w:rPr>
      </w:pPr>
      <w:r w:rsidRPr="004338A9">
        <w:rPr>
          <w:rFonts w:asciiTheme="majorHAnsi" w:hAnsiTheme="majorHAnsi" w:cs="Arial"/>
          <w:b/>
          <w:sz w:val="22"/>
          <w:szCs w:val="22"/>
          <w:u w:val="single"/>
          <w:rPrChange w:id="5195" w:author="dbecker" w:date="2016-01-07T14:58:00Z">
            <w:rPr>
              <w:rFonts w:ascii="Arial" w:hAnsi="Arial" w:cs="Arial"/>
              <w:b/>
              <w:sz w:val="22"/>
              <w:szCs w:val="22"/>
              <w:u w:val="single"/>
            </w:rPr>
          </w:rPrChange>
        </w:rPr>
        <w:t>South</w:t>
      </w:r>
      <w:r w:rsidRPr="004338A9">
        <w:rPr>
          <w:rFonts w:asciiTheme="majorHAnsi" w:hAnsiTheme="majorHAnsi" w:cs="Arial"/>
          <w:b/>
          <w:sz w:val="22"/>
          <w:szCs w:val="22"/>
          <w:rPrChange w:id="5196" w:author="dbecker" w:date="2016-01-07T14:58:00Z">
            <w:rPr>
              <w:rFonts w:ascii="Arial" w:hAnsi="Arial" w:cs="Arial"/>
              <w:b/>
              <w:sz w:val="22"/>
              <w:szCs w:val="22"/>
            </w:rPr>
          </w:rPrChange>
        </w:rPr>
        <w:t>:</w:t>
      </w:r>
      <w:r w:rsidRPr="004338A9">
        <w:rPr>
          <w:rFonts w:asciiTheme="majorHAnsi" w:hAnsiTheme="majorHAnsi" w:cs="Arial"/>
          <w:sz w:val="20"/>
          <w:szCs w:val="20"/>
          <w:rPrChange w:id="5197" w:author="dbecker" w:date="2016-01-07T14:58:00Z">
            <w:rPr>
              <w:rFonts w:ascii="Arial" w:hAnsi="Arial" w:cs="Arial"/>
              <w:sz w:val="20"/>
              <w:szCs w:val="20"/>
            </w:rPr>
          </w:rPrChange>
        </w:rPr>
        <w:t xml:space="preserve">  US Rte. 1 North to Rte. 1 Bypass to Portsmouth Traffic Circle to Spaulding Turnpike North to Rochester.</w:t>
      </w:r>
    </w:p>
    <w:p w:rsidR="002F2596" w:rsidRPr="004338A9" w:rsidRDefault="002F2596" w:rsidP="002213A1">
      <w:pPr>
        <w:jc w:val="both"/>
        <w:rPr>
          <w:rFonts w:asciiTheme="majorHAnsi" w:hAnsiTheme="majorHAnsi" w:cs="Arial"/>
          <w:sz w:val="20"/>
          <w:szCs w:val="20"/>
          <w:rPrChange w:id="5198" w:author="dbecker" w:date="2016-01-07T14:58:00Z">
            <w:rPr>
              <w:rFonts w:ascii="Arial" w:hAnsi="Arial" w:cs="Arial"/>
              <w:sz w:val="20"/>
              <w:szCs w:val="20"/>
            </w:rPr>
          </w:rPrChange>
        </w:rPr>
      </w:pPr>
      <w:r w:rsidRPr="004338A9">
        <w:rPr>
          <w:rFonts w:asciiTheme="majorHAnsi" w:hAnsiTheme="majorHAnsi" w:cs="Arial"/>
          <w:b/>
          <w:sz w:val="22"/>
          <w:szCs w:val="22"/>
          <w:u w:val="single"/>
          <w:rPrChange w:id="5199" w:author="dbecker" w:date="2016-01-07T14:58:00Z">
            <w:rPr>
              <w:rFonts w:ascii="Arial" w:hAnsi="Arial" w:cs="Arial"/>
              <w:b/>
              <w:sz w:val="22"/>
              <w:szCs w:val="22"/>
              <w:u w:val="single"/>
            </w:rPr>
          </w:rPrChange>
        </w:rPr>
        <w:t>East</w:t>
      </w:r>
      <w:r w:rsidRPr="004338A9">
        <w:rPr>
          <w:rFonts w:asciiTheme="majorHAnsi" w:hAnsiTheme="majorHAnsi" w:cs="Arial"/>
          <w:b/>
          <w:sz w:val="22"/>
          <w:szCs w:val="22"/>
          <w:rPrChange w:id="5200" w:author="dbecker" w:date="2016-01-07T14:58:00Z">
            <w:rPr>
              <w:rFonts w:ascii="Arial" w:hAnsi="Arial" w:cs="Arial"/>
              <w:b/>
              <w:sz w:val="22"/>
              <w:szCs w:val="22"/>
            </w:rPr>
          </w:rPrChange>
        </w:rPr>
        <w:t>:</w:t>
      </w:r>
      <w:r w:rsidRPr="004338A9">
        <w:rPr>
          <w:rFonts w:asciiTheme="majorHAnsi" w:hAnsiTheme="majorHAnsi" w:cs="Arial"/>
          <w:sz w:val="20"/>
          <w:szCs w:val="20"/>
          <w:rPrChange w:id="5201" w:author="dbecker" w:date="2016-01-07T14:58:00Z">
            <w:rPr>
              <w:rFonts w:ascii="Arial" w:hAnsi="Arial" w:cs="Arial"/>
              <w:sz w:val="20"/>
              <w:szCs w:val="20"/>
            </w:rPr>
          </w:rPrChange>
        </w:rPr>
        <w:t xml:space="preserve">  Middle Street </w:t>
      </w:r>
      <w:proofErr w:type="gramStart"/>
      <w:r w:rsidRPr="004338A9">
        <w:rPr>
          <w:rFonts w:asciiTheme="majorHAnsi" w:hAnsiTheme="majorHAnsi" w:cs="Arial"/>
          <w:sz w:val="20"/>
          <w:szCs w:val="20"/>
          <w:rPrChange w:id="5202" w:author="dbecker" w:date="2016-01-07T14:58:00Z">
            <w:rPr>
              <w:rFonts w:ascii="Arial" w:hAnsi="Arial" w:cs="Arial"/>
              <w:sz w:val="20"/>
              <w:szCs w:val="20"/>
            </w:rPr>
          </w:rPrChange>
        </w:rPr>
        <w:t>North</w:t>
      </w:r>
      <w:proofErr w:type="gramEnd"/>
      <w:r w:rsidRPr="004338A9">
        <w:rPr>
          <w:rFonts w:asciiTheme="majorHAnsi" w:hAnsiTheme="majorHAnsi" w:cs="Arial"/>
          <w:sz w:val="20"/>
          <w:szCs w:val="20"/>
          <w:rPrChange w:id="5203" w:author="dbecker" w:date="2016-01-07T14:58:00Z">
            <w:rPr>
              <w:rFonts w:ascii="Arial" w:hAnsi="Arial" w:cs="Arial"/>
              <w:sz w:val="20"/>
              <w:szCs w:val="20"/>
            </w:rPr>
          </w:rPrChange>
        </w:rPr>
        <w:t xml:space="preserve"> and West, right on State Street North, bear left for Memorial Bridge to Maine.  </w:t>
      </w:r>
      <w:proofErr w:type="gramStart"/>
      <w:r w:rsidRPr="004338A9">
        <w:rPr>
          <w:rFonts w:asciiTheme="majorHAnsi" w:hAnsiTheme="majorHAnsi" w:cs="Arial"/>
          <w:sz w:val="20"/>
          <w:szCs w:val="20"/>
          <w:rPrChange w:id="5204" w:author="dbecker" w:date="2016-01-07T14:58:00Z">
            <w:rPr>
              <w:rFonts w:ascii="Arial" w:hAnsi="Arial" w:cs="Arial"/>
              <w:sz w:val="20"/>
              <w:szCs w:val="20"/>
            </w:rPr>
          </w:rPrChange>
        </w:rPr>
        <w:t>US Rte. 1 North to Remick Corners Traffic Circle to Rte. 236 North to Rte. 9 West to West High Street, right at light/sign for Rochester, to Rte. 108 North to Rochester.</w:t>
      </w:r>
      <w:proofErr w:type="gramEnd"/>
    </w:p>
    <w:p w:rsidR="002F2596" w:rsidRPr="004338A9" w:rsidRDefault="002F2596" w:rsidP="002213A1">
      <w:pPr>
        <w:jc w:val="both"/>
        <w:rPr>
          <w:rFonts w:asciiTheme="majorHAnsi" w:hAnsiTheme="majorHAnsi" w:cs="Arial"/>
          <w:sz w:val="20"/>
          <w:szCs w:val="20"/>
          <w:rPrChange w:id="5205" w:author="dbecker" w:date="2016-01-07T14:58:00Z">
            <w:rPr>
              <w:rFonts w:ascii="Arial" w:hAnsi="Arial" w:cs="Arial"/>
              <w:sz w:val="20"/>
              <w:szCs w:val="20"/>
            </w:rPr>
          </w:rPrChange>
        </w:rPr>
      </w:pPr>
      <w:r w:rsidRPr="004338A9">
        <w:rPr>
          <w:rFonts w:asciiTheme="majorHAnsi" w:hAnsiTheme="majorHAnsi" w:cs="Arial"/>
          <w:b/>
          <w:sz w:val="22"/>
          <w:szCs w:val="22"/>
          <w:u w:val="single"/>
          <w:rPrChange w:id="5206" w:author="dbecker" w:date="2016-01-07T14:58:00Z">
            <w:rPr>
              <w:rFonts w:ascii="Arial" w:hAnsi="Arial" w:cs="Arial"/>
              <w:b/>
              <w:sz w:val="22"/>
              <w:szCs w:val="22"/>
              <w:u w:val="single"/>
            </w:rPr>
          </w:rPrChange>
        </w:rPr>
        <w:t>West</w:t>
      </w:r>
      <w:r w:rsidRPr="004338A9">
        <w:rPr>
          <w:rFonts w:asciiTheme="majorHAnsi" w:hAnsiTheme="majorHAnsi" w:cs="Arial"/>
          <w:b/>
          <w:sz w:val="22"/>
          <w:szCs w:val="22"/>
          <w:rPrChange w:id="5207" w:author="dbecker" w:date="2016-01-07T14:58:00Z">
            <w:rPr>
              <w:rFonts w:ascii="Arial" w:hAnsi="Arial" w:cs="Arial"/>
              <w:b/>
              <w:sz w:val="22"/>
              <w:szCs w:val="22"/>
            </w:rPr>
          </w:rPrChange>
        </w:rPr>
        <w:t>:</w:t>
      </w:r>
      <w:r w:rsidRPr="004338A9">
        <w:rPr>
          <w:rFonts w:asciiTheme="majorHAnsi" w:hAnsiTheme="majorHAnsi" w:cs="Arial"/>
          <w:sz w:val="20"/>
          <w:szCs w:val="20"/>
          <w:rPrChange w:id="5208" w:author="dbecker" w:date="2016-01-07T14:58:00Z">
            <w:rPr>
              <w:rFonts w:ascii="Arial" w:hAnsi="Arial" w:cs="Arial"/>
              <w:sz w:val="20"/>
              <w:szCs w:val="20"/>
            </w:rPr>
          </w:rPrChange>
        </w:rPr>
        <w:t xml:space="preserve">  Woodbury Avenue (Rte. 16) left at shopping mall light to stay on Woodbury Avenue to Spaulding Turnpike North to Rochester.</w:t>
      </w:r>
    </w:p>
    <w:p w:rsidR="008D3CE1" w:rsidRPr="004338A9" w:rsidRDefault="008D3CE1" w:rsidP="002F2596">
      <w:pPr>
        <w:jc w:val="center"/>
        <w:rPr>
          <w:rFonts w:asciiTheme="majorHAnsi" w:hAnsiTheme="majorHAnsi" w:cs="Arial"/>
          <w:b/>
          <w:sz w:val="22"/>
          <w:szCs w:val="22"/>
          <w:u w:val="single"/>
          <w:rPrChange w:id="5209" w:author="dbecker" w:date="2016-01-07T14:58:00Z">
            <w:rPr>
              <w:rFonts w:ascii="Arial" w:hAnsi="Arial" w:cs="Arial"/>
              <w:b/>
              <w:sz w:val="22"/>
              <w:szCs w:val="22"/>
              <w:u w:val="single"/>
            </w:rPr>
          </w:rPrChange>
        </w:rPr>
      </w:pPr>
    </w:p>
    <w:p w:rsidR="00576C41" w:rsidRPr="004338A9" w:rsidRDefault="0001165F" w:rsidP="003B7B2F">
      <w:pPr>
        <w:pStyle w:val="Heading3"/>
        <w:numPr>
          <w:ilvl w:val="0"/>
          <w:numId w:val="72"/>
        </w:numPr>
        <w:rPr>
          <w:rFonts w:asciiTheme="majorHAnsi" w:hAnsiTheme="majorHAnsi"/>
          <w:color w:val="0070C0"/>
          <w:sz w:val="20"/>
          <w:szCs w:val="20"/>
          <w:rPrChange w:id="5210" w:author="dbecker" w:date="2016-01-07T14:58:00Z">
            <w:rPr>
              <w:sz w:val="20"/>
              <w:szCs w:val="20"/>
            </w:rPr>
          </w:rPrChange>
        </w:rPr>
      </w:pPr>
      <w:bookmarkStart w:id="5211" w:name="_Toc431284157"/>
      <w:bookmarkStart w:id="5212" w:name="_Toc431284283"/>
      <w:bookmarkStart w:id="5213" w:name="_Toc431288133"/>
      <w:bookmarkStart w:id="5214" w:name="_Toc431289567"/>
      <w:bookmarkStart w:id="5215" w:name="_Toc431289671"/>
      <w:bookmarkStart w:id="5216" w:name="_Toc431289858"/>
      <w:bookmarkStart w:id="5217" w:name="_Toc431292814"/>
      <w:bookmarkStart w:id="5218" w:name="_Toc431284160"/>
      <w:bookmarkStart w:id="5219" w:name="_Toc431284286"/>
      <w:bookmarkStart w:id="5220" w:name="_Toc431288136"/>
      <w:bookmarkStart w:id="5221" w:name="_Toc431289570"/>
      <w:bookmarkStart w:id="5222" w:name="_Toc431289674"/>
      <w:bookmarkStart w:id="5223" w:name="_Toc431289861"/>
      <w:bookmarkStart w:id="5224" w:name="_Toc431292817"/>
      <w:bookmarkStart w:id="5225" w:name="_Toc431284162"/>
      <w:bookmarkStart w:id="5226" w:name="_Toc431284288"/>
      <w:bookmarkStart w:id="5227" w:name="_Toc431288138"/>
      <w:bookmarkStart w:id="5228" w:name="_Toc431289572"/>
      <w:bookmarkStart w:id="5229" w:name="_Toc431289676"/>
      <w:bookmarkStart w:id="5230" w:name="_Toc431289863"/>
      <w:bookmarkStart w:id="5231" w:name="_Toc431292819"/>
      <w:bookmarkStart w:id="5232" w:name="_Toc431284163"/>
      <w:bookmarkStart w:id="5233" w:name="_Toc431284289"/>
      <w:bookmarkStart w:id="5234" w:name="_Toc431288139"/>
      <w:bookmarkStart w:id="5235" w:name="_Toc431289573"/>
      <w:bookmarkStart w:id="5236" w:name="_Toc431289677"/>
      <w:bookmarkStart w:id="5237" w:name="_Toc431289864"/>
      <w:bookmarkStart w:id="5238" w:name="_Toc431292820"/>
      <w:bookmarkStart w:id="5239" w:name="_Toc431284165"/>
      <w:bookmarkStart w:id="5240" w:name="_Toc431284291"/>
      <w:bookmarkStart w:id="5241" w:name="_Toc431288141"/>
      <w:bookmarkStart w:id="5242" w:name="_Toc431289575"/>
      <w:bookmarkStart w:id="5243" w:name="_Toc431289679"/>
      <w:bookmarkStart w:id="5244" w:name="_Toc431289866"/>
      <w:bookmarkStart w:id="5245" w:name="_Toc431292822"/>
      <w:bookmarkStart w:id="5246" w:name="_Toc431284166"/>
      <w:bookmarkStart w:id="5247" w:name="_Toc431284292"/>
      <w:bookmarkStart w:id="5248" w:name="_Toc431288142"/>
      <w:bookmarkStart w:id="5249" w:name="_Toc431289576"/>
      <w:bookmarkStart w:id="5250" w:name="_Toc431289680"/>
      <w:bookmarkStart w:id="5251" w:name="_Toc431289867"/>
      <w:bookmarkStart w:id="5252" w:name="_Toc431292823"/>
      <w:bookmarkStart w:id="5253" w:name="_Toc431284168"/>
      <w:bookmarkStart w:id="5254" w:name="_Toc431284294"/>
      <w:bookmarkStart w:id="5255" w:name="_Toc431288144"/>
      <w:bookmarkStart w:id="5256" w:name="_Toc431289578"/>
      <w:bookmarkStart w:id="5257" w:name="_Toc431289682"/>
      <w:bookmarkStart w:id="5258" w:name="_Toc431289869"/>
      <w:bookmarkStart w:id="5259" w:name="_Toc431292825"/>
      <w:bookmarkStart w:id="5260" w:name="_Toc431284171"/>
      <w:bookmarkStart w:id="5261" w:name="_Toc431284297"/>
      <w:bookmarkStart w:id="5262" w:name="_Toc431288147"/>
      <w:bookmarkStart w:id="5263" w:name="_Toc431289581"/>
      <w:bookmarkStart w:id="5264" w:name="_Toc431289685"/>
      <w:bookmarkStart w:id="5265" w:name="_Toc431289872"/>
      <w:bookmarkStart w:id="5266" w:name="_Toc431292828"/>
      <w:bookmarkStart w:id="5267" w:name="_Toc431284172"/>
      <w:bookmarkStart w:id="5268" w:name="_Toc431284298"/>
      <w:bookmarkStart w:id="5269" w:name="_Toc431288148"/>
      <w:bookmarkStart w:id="5270" w:name="_Toc431289582"/>
      <w:bookmarkStart w:id="5271" w:name="_Toc431289686"/>
      <w:bookmarkStart w:id="5272" w:name="_Toc431289873"/>
      <w:bookmarkStart w:id="5273" w:name="_Toc431292829"/>
      <w:bookmarkStart w:id="5274" w:name="_Toc431284176"/>
      <w:bookmarkStart w:id="5275" w:name="_Toc431284302"/>
      <w:bookmarkStart w:id="5276" w:name="_Toc431288152"/>
      <w:bookmarkStart w:id="5277" w:name="_Toc431289586"/>
      <w:bookmarkStart w:id="5278" w:name="_Toc431289690"/>
      <w:bookmarkStart w:id="5279" w:name="_Toc431289877"/>
      <w:bookmarkStart w:id="5280" w:name="_Toc431292833"/>
      <w:bookmarkStart w:id="5281" w:name="_Toc431372847"/>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r w:rsidRPr="004338A9">
        <w:rPr>
          <w:rFonts w:asciiTheme="majorHAnsi" w:hAnsiTheme="majorHAnsi"/>
          <w:color w:val="0070C0"/>
          <w:sz w:val="20"/>
          <w:szCs w:val="20"/>
          <w:rPrChange w:id="5282" w:author="dbecker" w:date="2016-01-07T14:58:00Z">
            <w:rPr>
              <w:sz w:val="20"/>
              <w:szCs w:val="20"/>
            </w:rPr>
          </w:rPrChange>
        </w:rPr>
        <w:t>Vermont Yankee</w:t>
      </w:r>
      <w:bookmarkEnd w:id="5281"/>
    </w:p>
    <w:p w:rsidR="00E508CC" w:rsidRPr="004338A9" w:rsidRDefault="00E508CC" w:rsidP="00E508CC">
      <w:pPr>
        <w:tabs>
          <w:tab w:val="center" w:pos="4680"/>
        </w:tabs>
        <w:suppressAutoHyphens/>
        <w:spacing w:line="360" w:lineRule="auto"/>
        <w:jc w:val="center"/>
        <w:rPr>
          <w:rFonts w:asciiTheme="majorHAnsi" w:hAnsiTheme="majorHAnsi" w:cs="Arial"/>
          <w:b/>
          <w:spacing w:val="-3"/>
          <w:sz w:val="20"/>
          <w:szCs w:val="20"/>
          <w:rPrChange w:id="5283"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u w:val="single"/>
          <w:rPrChange w:id="5284" w:author="dbecker" w:date="2016-01-07T14:58:00Z">
            <w:rPr>
              <w:rFonts w:ascii="Arial" w:hAnsi="Arial" w:cs="Arial"/>
              <w:b/>
              <w:spacing w:val="-3"/>
              <w:sz w:val="20"/>
              <w:szCs w:val="20"/>
              <w:u w:val="single"/>
            </w:rPr>
          </w:rPrChange>
        </w:rPr>
        <w:t>DESIGNATED PRIMARY EVACUATION ROUTES</w:t>
      </w:r>
    </w:p>
    <w:p w:rsidR="00E508CC" w:rsidRPr="004338A9" w:rsidRDefault="00E508CC" w:rsidP="00E508CC">
      <w:pPr>
        <w:tabs>
          <w:tab w:val="left" w:pos="1406"/>
          <w:tab w:val="left" w:pos="3523"/>
          <w:tab w:val="left" w:pos="5757"/>
          <w:tab w:val="left" w:pos="7756"/>
        </w:tabs>
        <w:suppressAutoHyphens/>
        <w:spacing w:line="360" w:lineRule="exact"/>
        <w:jc w:val="both"/>
        <w:rPr>
          <w:rFonts w:asciiTheme="majorHAnsi" w:hAnsiTheme="majorHAnsi" w:cs="Arial"/>
          <w:b/>
          <w:spacing w:val="-3"/>
          <w:sz w:val="20"/>
          <w:szCs w:val="20"/>
          <w:rPrChange w:id="5285"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u w:val="single"/>
          <w:rPrChange w:id="5286" w:author="dbecker" w:date="2016-01-07T14:58:00Z">
            <w:rPr>
              <w:rFonts w:ascii="Arial" w:hAnsi="Arial" w:cs="Arial"/>
              <w:b/>
              <w:spacing w:val="-3"/>
              <w:sz w:val="20"/>
              <w:szCs w:val="20"/>
              <w:u w:val="single"/>
            </w:rPr>
          </w:rPrChange>
        </w:rPr>
        <w:t>Chesterfield</w:t>
      </w:r>
    </w:p>
    <w:p w:rsidR="00E508CC" w:rsidRPr="004338A9" w:rsidRDefault="00E508CC" w:rsidP="002213A1">
      <w:pPr>
        <w:autoSpaceDE w:val="0"/>
        <w:autoSpaceDN w:val="0"/>
        <w:adjustRightInd w:val="0"/>
        <w:jc w:val="both"/>
        <w:rPr>
          <w:rFonts w:asciiTheme="majorHAnsi" w:hAnsiTheme="majorHAnsi" w:cs="Arial"/>
          <w:sz w:val="20"/>
          <w:szCs w:val="20"/>
          <w:rPrChange w:id="5287" w:author="dbecker" w:date="2016-01-07T14:58:00Z">
            <w:rPr>
              <w:rFonts w:ascii="Arial" w:hAnsi="Arial" w:cs="Arial"/>
              <w:sz w:val="20"/>
              <w:szCs w:val="20"/>
            </w:rPr>
          </w:rPrChange>
        </w:rPr>
      </w:pPr>
      <w:r w:rsidRPr="004338A9">
        <w:rPr>
          <w:rFonts w:asciiTheme="majorHAnsi" w:hAnsiTheme="majorHAnsi" w:cs="Arial"/>
          <w:sz w:val="20"/>
          <w:szCs w:val="20"/>
          <w:rPrChange w:id="5288" w:author="dbecker" w:date="2016-01-07T14:58:00Z">
            <w:rPr>
              <w:rFonts w:ascii="Arial" w:hAnsi="Arial" w:cs="Arial"/>
              <w:sz w:val="20"/>
              <w:szCs w:val="20"/>
            </w:rPr>
          </w:rPrChange>
        </w:rPr>
        <w:t>Proceed via Route 9 East toward Keene for approximately 11 miles. Turn left (North) onto Route 9, 10</w:t>
      </w:r>
      <w:proofErr w:type="gramStart"/>
      <w:r w:rsidRPr="004338A9">
        <w:rPr>
          <w:rFonts w:asciiTheme="majorHAnsi" w:hAnsiTheme="majorHAnsi" w:cs="Arial"/>
          <w:sz w:val="20"/>
          <w:szCs w:val="20"/>
          <w:rPrChange w:id="5289" w:author="dbecker" w:date="2016-01-07T14:58:00Z">
            <w:rPr>
              <w:rFonts w:ascii="Arial" w:hAnsi="Arial" w:cs="Arial"/>
              <w:sz w:val="20"/>
              <w:szCs w:val="20"/>
            </w:rPr>
          </w:rPrChange>
        </w:rPr>
        <w:t>,12</w:t>
      </w:r>
      <w:proofErr w:type="gramEnd"/>
      <w:r w:rsidRPr="004338A9">
        <w:rPr>
          <w:rFonts w:asciiTheme="majorHAnsi" w:hAnsiTheme="majorHAnsi" w:cs="Arial"/>
          <w:sz w:val="20"/>
          <w:szCs w:val="20"/>
          <w:rPrChange w:id="5290" w:author="dbecker" w:date="2016-01-07T14:58:00Z">
            <w:rPr>
              <w:rFonts w:ascii="Arial" w:hAnsi="Arial" w:cs="Arial"/>
              <w:sz w:val="20"/>
              <w:szCs w:val="20"/>
            </w:rPr>
          </w:rPrChange>
        </w:rPr>
        <w:t xml:space="preserve"> to the West Street exit.  Turn left at end of exit onto West Street.  Bear right at the fork onto Park Ave.  Turn left onto Arch Street and proceed to Keene High School</w:t>
      </w:r>
      <w:r w:rsidR="00B26DB9" w:rsidRPr="004338A9">
        <w:rPr>
          <w:rFonts w:asciiTheme="majorHAnsi" w:hAnsiTheme="majorHAnsi" w:cs="Arial"/>
          <w:sz w:val="20"/>
          <w:szCs w:val="20"/>
          <w:rPrChange w:id="5291"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292" w:author="dbecker" w:date="2016-01-07T14:58:00Z">
            <w:rPr>
              <w:rFonts w:ascii="Arial" w:hAnsi="Arial" w:cs="Arial"/>
              <w:sz w:val="20"/>
              <w:szCs w:val="20"/>
            </w:rPr>
          </w:rPrChange>
        </w:rPr>
        <w:t>parking lot.</w:t>
      </w:r>
    </w:p>
    <w:p w:rsidR="00EF4948" w:rsidRPr="004338A9" w:rsidRDefault="00EF4948" w:rsidP="00E508CC">
      <w:pPr>
        <w:autoSpaceDE w:val="0"/>
        <w:autoSpaceDN w:val="0"/>
        <w:adjustRightInd w:val="0"/>
        <w:rPr>
          <w:rFonts w:asciiTheme="majorHAnsi" w:hAnsiTheme="majorHAnsi" w:cs="Arial"/>
          <w:sz w:val="20"/>
          <w:szCs w:val="20"/>
          <w:rPrChange w:id="5293" w:author="dbecker" w:date="2016-01-07T14:58:00Z">
            <w:rPr>
              <w:rFonts w:ascii="Arial" w:hAnsi="Arial" w:cs="Arial"/>
              <w:sz w:val="20"/>
              <w:szCs w:val="20"/>
            </w:rPr>
          </w:rPrChange>
        </w:rPr>
      </w:pPr>
    </w:p>
    <w:p w:rsidR="00E508CC" w:rsidRPr="004338A9" w:rsidRDefault="00E508CC" w:rsidP="00E508CC">
      <w:pPr>
        <w:tabs>
          <w:tab w:val="left" w:pos="1406"/>
          <w:tab w:val="left" w:pos="3523"/>
          <w:tab w:val="left" w:pos="5757"/>
          <w:tab w:val="left" w:pos="7756"/>
        </w:tabs>
        <w:suppressAutoHyphens/>
        <w:spacing w:line="360" w:lineRule="exact"/>
        <w:jc w:val="both"/>
        <w:rPr>
          <w:rFonts w:asciiTheme="majorHAnsi" w:hAnsiTheme="majorHAnsi" w:cs="Arial"/>
          <w:b/>
          <w:spacing w:val="-3"/>
          <w:sz w:val="20"/>
          <w:szCs w:val="20"/>
          <w:rPrChange w:id="5294"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u w:val="single"/>
          <w:rPrChange w:id="5295" w:author="dbecker" w:date="2016-01-07T14:58:00Z">
            <w:rPr>
              <w:rFonts w:ascii="Arial" w:hAnsi="Arial" w:cs="Arial"/>
              <w:b/>
              <w:spacing w:val="-3"/>
              <w:sz w:val="20"/>
              <w:szCs w:val="20"/>
              <w:u w:val="single"/>
            </w:rPr>
          </w:rPrChange>
        </w:rPr>
        <w:t>Hinsdale</w:t>
      </w:r>
    </w:p>
    <w:p w:rsidR="00E508CC" w:rsidRPr="004338A9" w:rsidRDefault="00E508CC" w:rsidP="002213A1">
      <w:pPr>
        <w:autoSpaceDE w:val="0"/>
        <w:autoSpaceDN w:val="0"/>
        <w:adjustRightInd w:val="0"/>
        <w:jc w:val="both"/>
        <w:rPr>
          <w:rFonts w:asciiTheme="majorHAnsi" w:hAnsiTheme="majorHAnsi" w:cs="Arial"/>
          <w:sz w:val="20"/>
          <w:szCs w:val="20"/>
          <w:rPrChange w:id="5296" w:author="dbecker" w:date="2016-01-07T14:58:00Z">
            <w:rPr>
              <w:rFonts w:ascii="Arial" w:hAnsi="Arial" w:cs="Arial"/>
              <w:sz w:val="20"/>
              <w:szCs w:val="20"/>
            </w:rPr>
          </w:rPrChange>
        </w:rPr>
      </w:pPr>
      <w:r w:rsidRPr="004338A9">
        <w:rPr>
          <w:rFonts w:asciiTheme="majorHAnsi" w:hAnsiTheme="majorHAnsi" w:cs="Arial"/>
          <w:sz w:val="20"/>
          <w:szCs w:val="20"/>
          <w:rPrChange w:id="5297" w:author="dbecker" w:date="2016-01-07T14:58:00Z">
            <w:rPr>
              <w:rFonts w:ascii="Arial" w:hAnsi="Arial" w:cs="Arial"/>
              <w:sz w:val="20"/>
              <w:szCs w:val="20"/>
            </w:rPr>
          </w:rPrChange>
        </w:rPr>
        <w:t xml:space="preserve">Proceed via Route 119 East to Route 10 North. Continue on Route 10 North to the West </w:t>
      </w:r>
      <w:r w:rsidRPr="004338A9">
        <w:rPr>
          <w:rFonts w:asciiTheme="majorHAnsi" w:hAnsiTheme="majorHAnsi" w:cs="Arial"/>
          <w:sz w:val="20"/>
          <w:szCs w:val="20"/>
          <w:rPrChange w:id="5298" w:author="dbecker" w:date="2016-01-07T14:58:00Z">
            <w:rPr>
              <w:rFonts w:ascii="Arial" w:hAnsi="Arial" w:cs="Arial"/>
              <w:sz w:val="20"/>
              <w:szCs w:val="20"/>
            </w:rPr>
          </w:rPrChange>
        </w:rPr>
        <w:tab/>
        <w:t>Street</w:t>
      </w:r>
      <w:r w:rsidR="00B26DB9" w:rsidRPr="004338A9">
        <w:rPr>
          <w:rFonts w:asciiTheme="majorHAnsi" w:hAnsiTheme="majorHAnsi" w:cs="Arial"/>
          <w:sz w:val="20"/>
          <w:szCs w:val="20"/>
          <w:rPrChange w:id="5299" w:author="dbecker" w:date="2016-01-07T14:58:00Z">
            <w:rPr>
              <w:rFonts w:ascii="Arial" w:hAnsi="Arial" w:cs="Arial"/>
              <w:sz w:val="20"/>
              <w:szCs w:val="20"/>
            </w:rPr>
          </w:rPrChange>
        </w:rPr>
        <w:t xml:space="preserve"> e</w:t>
      </w:r>
      <w:r w:rsidRPr="004338A9">
        <w:rPr>
          <w:rFonts w:asciiTheme="majorHAnsi" w:hAnsiTheme="majorHAnsi" w:cs="Arial"/>
          <w:sz w:val="20"/>
          <w:szCs w:val="20"/>
          <w:rPrChange w:id="5300" w:author="dbecker" w:date="2016-01-07T14:58:00Z">
            <w:rPr>
              <w:rFonts w:ascii="Arial" w:hAnsi="Arial" w:cs="Arial"/>
              <w:sz w:val="20"/>
              <w:szCs w:val="20"/>
            </w:rPr>
          </w:rPrChange>
        </w:rPr>
        <w:t xml:space="preserve">xit. </w:t>
      </w:r>
      <w:r w:rsidR="00B26DB9" w:rsidRPr="004338A9">
        <w:rPr>
          <w:rFonts w:asciiTheme="majorHAnsi" w:hAnsiTheme="majorHAnsi" w:cs="Arial"/>
          <w:sz w:val="20"/>
          <w:szCs w:val="20"/>
          <w:rPrChange w:id="5301" w:author="dbecker" w:date="2016-01-07T14:58:00Z">
            <w:rPr>
              <w:rFonts w:ascii="Arial" w:hAnsi="Arial" w:cs="Arial"/>
              <w:sz w:val="20"/>
              <w:szCs w:val="20"/>
            </w:rPr>
          </w:rPrChange>
        </w:rPr>
        <w:t>T</w:t>
      </w:r>
      <w:r w:rsidRPr="004338A9">
        <w:rPr>
          <w:rFonts w:asciiTheme="majorHAnsi" w:hAnsiTheme="majorHAnsi" w:cs="Arial"/>
          <w:sz w:val="20"/>
          <w:szCs w:val="20"/>
          <w:rPrChange w:id="5302" w:author="dbecker" w:date="2016-01-07T14:58:00Z">
            <w:rPr>
              <w:rFonts w:ascii="Arial" w:hAnsi="Arial" w:cs="Arial"/>
              <w:sz w:val="20"/>
              <w:szCs w:val="20"/>
            </w:rPr>
          </w:rPrChange>
        </w:rPr>
        <w:t>urn left at end of exit onto West Street.  Bear right at the fork onto Park Ave. Turn left onto Arch Street and proceed to Keene High School parking lot.</w:t>
      </w:r>
    </w:p>
    <w:p w:rsidR="00C25D54" w:rsidRPr="004338A9" w:rsidRDefault="00C25D54" w:rsidP="00E508CC">
      <w:pPr>
        <w:autoSpaceDE w:val="0"/>
        <w:autoSpaceDN w:val="0"/>
        <w:adjustRightInd w:val="0"/>
        <w:rPr>
          <w:rFonts w:asciiTheme="majorHAnsi" w:hAnsiTheme="majorHAnsi" w:cs="Arial"/>
          <w:sz w:val="20"/>
          <w:szCs w:val="20"/>
          <w:rPrChange w:id="5303" w:author="dbecker" w:date="2016-01-07T14:58:00Z">
            <w:rPr>
              <w:rFonts w:ascii="Arial" w:hAnsi="Arial" w:cs="Arial"/>
              <w:sz w:val="20"/>
              <w:szCs w:val="20"/>
            </w:rPr>
          </w:rPrChange>
        </w:rPr>
      </w:pPr>
    </w:p>
    <w:p w:rsidR="00E508CC" w:rsidRPr="004338A9" w:rsidRDefault="00E508CC" w:rsidP="00533AC5">
      <w:pPr>
        <w:spacing w:line="360" w:lineRule="auto"/>
        <w:jc w:val="both"/>
        <w:rPr>
          <w:rFonts w:asciiTheme="majorHAnsi" w:hAnsiTheme="majorHAnsi"/>
          <w:b/>
          <w:sz w:val="20"/>
          <w:szCs w:val="20"/>
          <w:u w:val="single"/>
          <w:rPrChange w:id="5304" w:author="dbecker" w:date="2016-01-07T14:58:00Z">
            <w:rPr>
              <w:rFonts w:ascii="Arial" w:hAnsi="Arial"/>
              <w:b/>
              <w:sz w:val="20"/>
              <w:szCs w:val="20"/>
              <w:u w:val="single"/>
            </w:rPr>
          </w:rPrChange>
        </w:rPr>
      </w:pPr>
      <w:bookmarkStart w:id="5305" w:name="_Toc278377767"/>
      <w:r w:rsidRPr="004338A9">
        <w:rPr>
          <w:rFonts w:asciiTheme="majorHAnsi" w:hAnsiTheme="majorHAnsi"/>
          <w:b/>
          <w:sz w:val="20"/>
          <w:szCs w:val="20"/>
          <w:u w:val="single"/>
          <w:rPrChange w:id="5306" w:author="dbecker" w:date="2016-01-07T14:58:00Z">
            <w:rPr>
              <w:rFonts w:ascii="Arial" w:hAnsi="Arial"/>
              <w:b/>
              <w:sz w:val="20"/>
              <w:szCs w:val="20"/>
              <w:u w:val="single"/>
            </w:rPr>
          </w:rPrChange>
        </w:rPr>
        <w:t>Richmond</w:t>
      </w:r>
      <w:bookmarkEnd w:id="5305"/>
    </w:p>
    <w:p w:rsidR="00E508CC" w:rsidRPr="004338A9" w:rsidRDefault="00E508CC" w:rsidP="002213A1">
      <w:pPr>
        <w:autoSpaceDE w:val="0"/>
        <w:autoSpaceDN w:val="0"/>
        <w:adjustRightInd w:val="0"/>
        <w:jc w:val="both"/>
        <w:rPr>
          <w:rFonts w:asciiTheme="majorHAnsi" w:hAnsiTheme="majorHAnsi" w:cs="Arial"/>
          <w:sz w:val="20"/>
          <w:szCs w:val="20"/>
          <w:rPrChange w:id="5307" w:author="dbecker" w:date="2016-01-07T14:58:00Z">
            <w:rPr>
              <w:rFonts w:ascii="Arial" w:hAnsi="Arial" w:cs="Arial"/>
              <w:sz w:val="20"/>
              <w:szCs w:val="20"/>
            </w:rPr>
          </w:rPrChange>
        </w:rPr>
      </w:pPr>
      <w:r w:rsidRPr="004338A9">
        <w:rPr>
          <w:rFonts w:asciiTheme="majorHAnsi" w:hAnsiTheme="majorHAnsi" w:cs="Arial"/>
          <w:sz w:val="20"/>
          <w:szCs w:val="20"/>
          <w:rPrChange w:id="5308" w:author="dbecker" w:date="2016-01-07T14:58:00Z">
            <w:rPr>
              <w:rFonts w:ascii="Arial" w:hAnsi="Arial" w:cs="Arial"/>
              <w:sz w:val="20"/>
              <w:szCs w:val="20"/>
            </w:rPr>
          </w:rPrChange>
        </w:rPr>
        <w:t>Proceed to Route 32 North into Swanzey until reaching Route 12 intersection (approximately 12 miles).</w:t>
      </w:r>
      <w:r w:rsidR="00B26DB9" w:rsidRPr="004338A9">
        <w:rPr>
          <w:rFonts w:asciiTheme="majorHAnsi" w:hAnsiTheme="majorHAnsi" w:cs="Arial"/>
          <w:sz w:val="20"/>
          <w:szCs w:val="20"/>
          <w:rPrChange w:id="5309"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310" w:author="dbecker" w:date="2016-01-07T14:58:00Z">
            <w:rPr>
              <w:rFonts w:ascii="Arial" w:hAnsi="Arial" w:cs="Arial"/>
              <w:sz w:val="20"/>
              <w:szCs w:val="20"/>
            </w:rPr>
          </w:rPrChange>
        </w:rPr>
        <w:t xml:space="preserve">Bear left and continue North on Route 12 for 2 miles to the Bypass intersection. Turn left onto Route </w:t>
      </w:r>
      <w:r w:rsidR="00B26DB9" w:rsidRPr="004338A9">
        <w:rPr>
          <w:rFonts w:asciiTheme="majorHAnsi" w:hAnsiTheme="majorHAnsi" w:cs="Arial"/>
          <w:sz w:val="20"/>
          <w:szCs w:val="20"/>
          <w:rPrChange w:id="5311" w:author="dbecker" w:date="2016-01-07T14:58:00Z">
            <w:rPr>
              <w:rFonts w:ascii="Arial" w:hAnsi="Arial" w:cs="Arial"/>
              <w:sz w:val="20"/>
              <w:szCs w:val="20"/>
            </w:rPr>
          </w:rPrChange>
        </w:rPr>
        <w:t>1</w:t>
      </w:r>
      <w:r w:rsidRPr="004338A9">
        <w:rPr>
          <w:rFonts w:asciiTheme="majorHAnsi" w:hAnsiTheme="majorHAnsi" w:cs="Arial"/>
          <w:sz w:val="20"/>
          <w:szCs w:val="20"/>
          <w:rPrChange w:id="5312" w:author="dbecker" w:date="2016-01-07T14:58:00Z">
            <w:rPr>
              <w:rFonts w:ascii="Arial" w:hAnsi="Arial" w:cs="Arial"/>
              <w:sz w:val="20"/>
              <w:szCs w:val="20"/>
            </w:rPr>
          </w:rPrChange>
        </w:rPr>
        <w:t>01 proceed for 1.25 miles. Turn right onto Route</w:t>
      </w:r>
      <w:r w:rsidR="00B26DB9" w:rsidRPr="004338A9">
        <w:rPr>
          <w:rFonts w:asciiTheme="majorHAnsi" w:hAnsiTheme="majorHAnsi" w:cs="Arial"/>
          <w:sz w:val="20"/>
          <w:szCs w:val="20"/>
          <w:rPrChange w:id="5313"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314" w:author="dbecker" w:date="2016-01-07T14:58:00Z">
            <w:rPr>
              <w:rFonts w:ascii="Arial" w:hAnsi="Arial" w:cs="Arial"/>
              <w:sz w:val="20"/>
              <w:szCs w:val="20"/>
            </w:rPr>
          </w:rPrChange>
        </w:rPr>
        <w:t xml:space="preserve">9, 10, 12 </w:t>
      </w:r>
      <w:proofErr w:type="gramStart"/>
      <w:r w:rsidRPr="004338A9">
        <w:rPr>
          <w:rFonts w:asciiTheme="majorHAnsi" w:hAnsiTheme="majorHAnsi" w:cs="Arial"/>
          <w:sz w:val="20"/>
          <w:szCs w:val="20"/>
          <w:rPrChange w:id="5315" w:author="dbecker" w:date="2016-01-07T14:58:00Z">
            <w:rPr>
              <w:rFonts w:ascii="Arial" w:hAnsi="Arial" w:cs="Arial"/>
              <w:sz w:val="20"/>
              <w:szCs w:val="20"/>
            </w:rPr>
          </w:rPrChange>
        </w:rPr>
        <w:t>North</w:t>
      </w:r>
      <w:proofErr w:type="gramEnd"/>
      <w:r w:rsidRPr="004338A9">
        <w:rPr>
          <w:rFonts w:asciiTheme="majorHAnsi" w:hAnsiTheme="majorHAnsi" w:cs="Arial"/>
          <w:sz w:val="20"/>
          <w:szCs w:val="20"/>
          <w:rPrChange w:id="5316" w:author="dbecker" w:date="2016-01-07T14:58:00Z">
            <w:rPr>
              <w:rFonts w:ascii="Arial" w:hAnsi="Arial" w:cs="Arial"/>
              <w:sz w:val="20"/>
              <w:szCs w:val="20"/>
            </w:rPr>
          </w:rPrChange>
        </w:rPr>
        <w:t xml:space="preserve"> to the West Street exit. Turn left at end of exit onto West Street. Bear right </w:t>
      </w:r>
      <w:r w:rsidRPr="004338A9">
        <w:rPr>
          <w:rFonts w:asciiTheme="majorHAnsi" w:hAnsiTheme="majorHAnsi" w:cs="Arial"/>
          <w:sz w:val="20"/>
          <w:szCs w:val="20"/>
          <w:rPrChange w:id="5317" w:author="dbecker" w:date="2016-01-07T14:58:00Z">
            <w:rPr>
              <w:rFonts w:ascii="Arial" w:hAnsi="Arial" w:cs="Arial"/>
              <w:sz w:val="20"/>
              <w:szCs w:val="20"/>
            </w:rPr>
          </w:rPrChange>
        </w:rPr>
        <w:tab/>
        <w:t>at the fork onto Park Ave.  Turn left onto</w:t>
      </w:r>
      <w:r w:rsidRPr="004338A9">
        <w:rPr>
          <w:rFonts w:asciiTheme="majorHAnsi" w:hAnsiTheme="majorHAnsi" w:cs="Arial"/>
          <w:sz w:val="20"/>
          <w:szCs w:val="20"/>
          <w:rPrChange w:id="5318" w:author="dbecker" w:date="2016-01-07T14:58:00Z">
            <w:rPr>
              <w:rFonts w:ascii="Arial" w:hAnsi="Arial" w:cs="Arial"/>
              <w:sz w:val="20"/>
              <w:szCs w:val="20"/>
            </w:rPr>
          </w:rPrChange>
        </w:rPr>
        <w:tab/>
        <w:t>Arch Street and proceed to Keene High School</w:t>
      </w:r>
      <w:r w:rsidR="00B26DB9" w:rsidRPr="004338A9">
        <w:rPr>
          <w:rFonts w:asciiTheme="majorHAnsi" w:hAnsiTheme="majorHAnsi" w:cs="Arial"/>
          <w:sz w:val="20"/>
          <w:szCs w:val="20"/>
          <w:rPrChange w:id="5319"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320" w:author="dbecker" w:date="2016-01-07T14:58:00Z">
            <w:rPr>
              <w:rFonts w:ascii="Arial" w:hAnsi="Arial" w:cs="Arial"/>
              <w:sz w:val="20"/>
              <w:szCs w:val="20"/>
            </w:rPr>
          </w:rPrChange>
        </w:rPr>
        <w:t>parking lot.</w:t>
      </w:r>
    </w:p>
    <w:p w:rsidR="00E508CC" w:rsidRPr="004338A9" w:rsidRDefault="00E508CC" w:rsidP="002213A1">
      <w:pPr>
        <w:autoSpaceDE w:val="0"/>
        <w:autoSpaceDN w:val="0"/>
        <w:adjustRightInd w:val="0"/>
        <w:jc w:val="both"/>
        <w:rPr>
          <w:rFonts w:asciiTheme="majorHAnsi" w:hAnsiTheme="majorHAnsi" w:cs="Arial"/>
          <w:sz w:val="20"/>
          <w:szCs w:val="20"/>
          <w:rPrChange w:id="5321" w:author="dbecker" w:date="2016-01-07T14:58:00Z">
            <w:rPr>
              <w:rFonts w:ascii="Arial" w:hAnsi="Arial" w:cs="Arial"/>
              <w:sz w:val="20"/>
              <w:szCs w:val="20"/>
            </w:rPr>
          </w:rPrChange>
        </w:rPr>
      </w:pPr>
    </w:p>
    <w:p w:rsidR="00E508CC" w:rsidRPr="004338A9" w:rsidRDefault="00E508CC" w:rsidP="00E508CC">
      <w:pPr>
        <w:tabs>
          <w:tab w:val="left" w:pos="1406"/>
          <w:tab w:val="left" w:pos="3523"/>
          <w:tab w:val="left" w:pos="5757"/>
          <w:tab w:val="left" w:pos="7756"/>
        </w:tabs>
        <w:suppressAutoHyphens/>
        <w:spacing w:line="360" w:lineRule="exact"/>
        <w:ind w:left="-90" w:right="244"/>
        <w:jc w:val="both"/>
        <w:rPr>
          <w:rFonts w:asciiTheme="majorHAnsi" w:hAnsiTheme="majorHAnsi" w:cs="Arial"/>
          <w:b/>
          <w:spacing w:val="-3"/>
          <w:sz w:val="20"/>
          <w:szCs w:val="20"/>
          <w:rPrChange w:id="5322"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u w:val="single"/>
          <w:rPrChange w:id="5323" w:author="dbecker" w:date="2016-01-07T14:58:00Z">
            <w:rPr>
              <w:rFonts w:ascii="Arial" w:hAnsi="Arial" w:cs="Arial"/>
              <w:b/>
              <w:spacing w:val="-3"/>
              <w:sz w:val="20"/>
              <w:szCs w:val="20"/>
              <w:u w:val="single"/>
            </w:rPr>
          </w:rPrChange>
        </w:rPr>
        <w:t>Swanzey</w:t>
      </w:r>
    </w:p>
    <w:p w:rsidR="00E508CC" w:rsidRPr="004338A9" w:rsidRDefault="00E508CC" w:rsidP="00B57C54">
      <w:pPr>
        <w:autoSpaceDE w:val="0"/>
        <w:autoSpaceDN w:val="0"/>
        <w:adjustRightInd w:val="0"/>
        <w:jc w:val="both"/>
        <w:rPr>
          <w:rFonts w:asciiTheme="majorHAnsi" w:hAnsiTheme="majorHAnsi" w:cs="Arial"/>
          <w:sz w:val="20"/>
          <w:szCs w:val="20"/>
          <w:rPrChange w:id="5324" w:author="dbecker" w:date="2016-01-07T14:58:00Z">
            <w:rPr>
              <w:rFonts w:ascii="Arial" w:hAnsi="Arial" w:cs="Arial"/>
              <w:sz w:val="20"/>
              <w:szCs w:val="20"/>
            </w:rPr>
          </w:rPrChange>
        </w:rPr>
      </w:pPr>
      <w:r w:rsidRPr="004338A9">
        <w:rPr>
          <w:rFonts w:asciiTheme="majorHAnsi" w:hAnsiTheme="majorHAnsi" w:cs="Arial"/>
          <w:sz w:val="20"/>
          <w:szCs w:val="20"/>
          <w:rPrChange w:id="5325" w:author="dbecker" w:date="2016-01-07T14:58:00Z">
            <w:rPr>
              <w:rFonts w:ascii="Arial" w:hAnsi="Arial" w:cs="Arial"/>
              <w:sz w:val="20"/>
              <w:szCs w:val="20"/>
            </w:rPr>
          </w:rPrChange>
        </w:rPr>
        <w:t xml:space="preserve">Proceed via Route 10 North until you reach Route 101 east. Turn left onto Route 101 and proceed for </w:t>
      </w:r>
      <w:r w:rsidR="00B26DB9" w:rsidRPr="004338A9">
        <w:rPr>
          <w:rFonts w:asciiTheme="majorHAnsi" w:hAnsiTheme="majorHAnsi" w:cs="Arial"/>
          <w:sz w:val="20"/>
          <w:szCs w:val="20"/>
          <w:rPrChange w:id="5326" w:author="dbecker" w:date="2016-01-07T14:58:00Z">
            <w:rPr>
              <w:rFonts w:ascii="Arial" w:hAnsi="Arial" w:cs="Arial"/>
              <w:sz w:val="20"/>
              <w:szCs w:val="20"/>
            </w:rPr>
          </w:rPrChange>
        </w:rPr>
        <w:t>.</w:t>
      </w:r>
      <w:r w:rsidRPr="004338A9">
        <w:rPr>
          <w:rFonts w:asciiTheme="majorHAnsi" w:hAnsiTheme="majorHAnsi" w:cs="Arial"/>
          <w:sz w:val="20"/>
          <w:szCs w:val="20"/>
          <w:rPrChange w:id="5327" w:author="dbecker" w:date="2016-01-07T14:58:00Z">
            <w:rPr>
              <w:rFonts w:ascii="Arial" w:hAnsi="Arial" w:cs="Arial"/>
              <w:sz w:val="20"/>
              <w:szCs w:val="20"/>
            </w:rPr>
          </w:rPrChange>
        </w:rPr>
        <w:t xml:space="preserve">5 mile.  Turn right onto Route 9, 10, 12 </w:t>
      </w:r>
      <w:proofErr w:type="gramStart"/>
      <w:r w:rsidRPr="004338A9">
        <w:rPr>
          <w:rFonts w:asciiTheme="majorHAnsi" w:hAnsiTheme="majorHAnsi" w:cs="Arial"/>
          <w:sz w:val="20"/>
          <w:szCs w:val="20"/>
          <w:rPrChange w:id="5328" w:author="dbecker" w:date="2016-01-07T14:58:00Z">
            <w:rPr>
              <w:rFonts w:ascii="Arial" w:hAnsi="Arial" w:cs="Arial"/>
              <w:sz w:val="20"/>
              <w:szCs w:val="20"/>
            </w:rPr>
          </w:rPrChange>
        </w:rPr>
        <w:t>North</w:t>
      </w:r>
      <w:proofErr w:type="gramEnd"/>
      <w:r w:rsidRPr="004338A9">
        <w:rPr>
          <w:rFonts w:asciiTheme="majorHAnsi" w:hAnsiTheme="majorHAnsi" w:cs="Arial"/>
          <w:sz w:val="20"/>
          <w:szCs w:val="20"/>
          <w:rPrChange w:id="5329" w:author="dbecker" w:date="2016-01-07T14:58:00Z">
            <w:rPr>
              <w:rFonts w:ascii="Arial" w:hAnsi="Arial" w:cs="Arial"/>
              <w:sz w:val="20"/>
              <w:szCs w:val="20"/>
            </w:rPr>
          </w:rPrChange>
        </w:rPr>
        <w:t xml:space="preserve"> to the West Street exit. Turn left at end of exit onto West Street. Bear right at the fork onto Park Ave.  Turn left onto Arch </w:t>
      </w:r>
      <w:r w:rsidR="00CD560F" w:rsidRPr="004338A9">
        <w:rPr>
          <w:rFonts w:asciiTheme="majorHAnsi" w:hAnsiTheme="majorHAnsi" w:cs="Arial"/>
          <w:sz w:val="20"/>
          <w:szCs w:val="20"/>
          <w:rPrChange w:id="5330" w:author="dbecker" w:date="2016-01-07T14:58:00Z">
            <w:rPr>
              <w:rFonts w:ascii="Arial" w:hAnsi="Arial" w:cs="Arial"/>
              <w:sz w:val="20"/>
              <w:szCs w:val="20"/>
            </w:rPr>
          </w:rPrChange>
        </w:rPr>
        <w:tab/>
      </w:r>
      <w:r w:rsidRPr="004338A9">
        <w:rPr>
          <w:rFonts w:asciiTheme="majorHAnsi" w:hAnsiTheme="majorHAnsi" w:cs="Arial"/>
          <w:sz w:val="20"/>
          <w:szCs w:val="20"/>
          <w:rPrChange w:id="5331" w:author="dbecker" w:date="2016-01-07T14:58:00Z">
            <w:rPr>
              <w:rFonts w:ascii="Arial" w:hAnsi="Arial" w:cs="Arial"/>
              <w:sz w:val="20"/>
              <w:szCs w:val="20"/>
            </w:rPr>
          </w:rPrChange>
        </w:rPr>
        <w:t>Street and proceed to Keene High School parking lot.</w:t>
      </w:r>
    </w:p>
    <w:p w:rsidR="00E508CC" w:rsidRPr="004338A9" w:rsidRDefault="00E508CC" w:rsidP="00E508CC">
      <w:pPr>
        <w:tabs>
          <w:tab w:val="left" w:pos="720"/>
          <w:tab w:val="left" w:pos="1406"/>
          <w:tab w:val="left" w:pos="3523"/>
          <w:tab w:val="left" w:pos="5757"/>
          <w:tab w:val="left" w:pos="7756"/>
        </w:tabs>
        <w:suppressAutoHyphens/>
        <w:spacing w:line="360" w:lineRule="exact"/>
        <w:jc w:val="both"/>
        <w:rPr>
          <w:rFonts w:asciiTheme="majorHAnsi" w:hAnsiTheme="majorHAnsi" w:cs="Arial"/>
          <w:spacing w:val="-3"/>
          <w:sz w:val="20"/>
          <w:szCs w:val="20"/>
          <w:rPrChange w:id="5332" w:author="dbecker" w:date="2016-01-07T14:58:00Z">
            <w:rPr>
              <w:rFonts w:ascii="Arial" w:hAnsi="Arial" w:cs="Arial"/>
              <w:spacing w:val="-3"/>
              <w:sz w:val="20"/>
              <w:szCs w:val="20"/>
            </w:rPr>
          </w:rPrChange>
        </w:rPr>
      </w:pPr>
    </w:p>
    <w:p w:rsidR="00E508CC" w:rsidRPr="004338A9" w:rsidRDefault="00E508CC" w:rsidP="00E508CC">
      <w:pPr>
        <w:tabs>
          <w:tab w:val="left" w:pos="1406"/>
          <w:tab w:val="left" w:pos="3523"/>
          <w:tab w:val="left" w:pos="5757"/>
          <w:tab w:val="left" w:pos="7756"/>
        </w:tabs>
        <w:suppressAutoHyphens/>
        <w:spacing w:line="360" w:lineRule="exact"/>
        <w:jc w:val="both"/>
        <w:rPr>
          <w:rFonts w:asciiTheme="majorHAnsi" w:hAnsiTheme="majorHAnsi" w:cs="Arial"/>
          <w:b/>
          <w:spacing w:val="-3"/>
          <w:sz w:val="20"/>
          <w:szCs w:val="20"/>
          <w:rPrChange w:id="5333"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u w:val="single"/>
          <w:rPrChange w:id="5334" w:author="dbecker" w:date="2016-01-07T14:58:00Z">
            <w:rPr>
              <w:rFonts w:ascii="Arial" w:hAnsi="Arial" w:cs="Arial"/>
              <w:b/>
              <w:spacing w:val="-3"/>
              <w:sz w:val="20"/>
              <w:szCs w:val="20"/>
              <w:u w:val="single"/>
            </w:rPr>
          </w:rPrChange>
        </w:rPr>
        <w:t>Winchester</w:t>
      </w:r>
    </w:p>
    <w:p w:rsidR="00E508CC" w:rsidRPr="004338A9" w:rsidRDefault="00E508CC" w:rsidP="002213A1">
      <w:pPr>
        <w:autoSpaceDE w:val="0"/>
        <w:autoSpaceDN w:val="0"/>
        <w:adjustRightInd w:val="0"/>
        <w:jc w:val="both"/>
        <w:rPr>
          <w:rFonts w:asciiTheme="majorHAnsi" w:hAnsiTheme="majorHAnsi" w:cs="Arial"/>
          <w:sz w:val="20"/>
          <w:szCs w:val="20"/>
          <w:rPrChange w:id="5335" w:author="dbecker" w:date="2016-01-07T14:58:00Z">
            <w:rPr>
              <w:rFonts w:ascii="Arial" w:hAnsi="Arial" w:cs="Arial"/>
              <w:sz w:val="20"/>
              <w:szCs w:val="20"/>
            </w:rPr>
          </w:rPrChange>
        </w:rPr>
      </w:pPr>
      <w:r w:rsidRPr="004338A9">
        <w:rPr>
          <w:rFonts w:asciiTheme="majorHAnsi" w:hAnsiTheme="majorHAnsi" w:cs="Arial"/>
          <w:sz w:val="20"/>
          <w:szCs w:val="20"/>
          <w:rPrChange w:id="5336" w:author="dbecker" w:date="2016-01-07T14:58:00Z">
            <w:rPr>
              <w:rFonts w:ascii="Arial" w:hAnsi="Arial" w:cs="Arial"/>
              <w:sz w:val="20"/>
              <w:szCs w:val="20"/>
            </w:rPr>
          </w:rPrChange>
        </w:rPr>
        <w:t>Proceed via Route 10 North for approximately 10 miles. Turn left onto Route 101; proceed for .5 mile.</w:t>
      </w:r>
      <w:r w:rsidR="00B26DB9" w:rsidRPr="004338A9">
        <w:rPr>
          <w:rFonts w:asciiTheme="majorHAnsi" w:hAnsiTheme="majorHAnsi" w:cs="Arial"/>
          <w:sz w:val="20"/>
          <w:szCs w:val="20"/>
          <w:rPrChange w:id="5337" w:author="dbecker" w:date="2016-01-07T14:58:00Z">
            <w:rPr>
              <w:rFonts w:ascii="Arial" w:hAnsi="Arial" w:cs="Arial"/>
              <w:sz w:val="20"/>
              <w:szCs w:val="20"/>
            </w:rPr>
          </w:rPrChange>
        </w:rPr>
        <w:t xml:space="preserve"> T</w:t>
      </w:r>
      <w:r w:rsidRPr="004338A9">
        <w:rPr>
          <w:rFonts w:asciiTheme="majorHAnsi" w:hAnsiTheme="majorHAnsi" w:cs="Arial"/>
          <w:sz w:val="20"/>
          <w:szCs w:val="20"/>
          <w:rPrChange w:id="5338" w:author="dbecker" w:date="2016-01-07T14:58:00Z">
            <w:rPr>
              <w:rFonts w:ascii="Arial" w:hAnsi="Arial" w:cs="Arial"/>
              <w:sz w:val="20"/>
              <w:szCs w:val="20"/>
            </w:rPr>
          </w:rPrChange>
        </w:rPr>
        <w:t xml:space="preserve">urn right onto Route 9, 10, 12 </w:t>
      </w:r>
      <w:proofErr w:type="gramStart"/>
      <w:r w:rsidRPr="004338A9">
        <w:rPr>
          <w:rFonts w:asciiTheme="majorHAnsi" w:hAnsiTheme="majorHAnsi" w:cs="Arial"/>
          <w:sz w:val="20"/>
          <w:szCs w:val="20"/>
          <w:rPrChange w:id="5339" w:author="dbecker" w:date="2016-01-07T14:58:00Z">
            <w:rPr>
              <w:rFonts w:ascii="Arial" w:hAnsi="Arial" w:cs="Arial"/>
              <w:sz w:val="20"/>
              <w:szCs w:val="20"/>
            </w:rPr>
          </w:rPrChange>
        </w:rPr>
        <w:t>North</w:t>
      </w:r>
      <w:proofErr w:type="gramEnd"/>
      <w:r w:rsidRPr="004338A9">
        <w:rPr>
          <w:rFonts w:asciiTheme="majorHAnsi" w:hAnsiTheme="majorHAnsi" w:cs="Arial"/>
          <w:sz w:val="20"/>
          <w:szCs w:val="20"/>
          <w:rPrChange w:id="5340" w:author="dbecker" w:date="2016-01-07T14:58:00Z">
            <w:rPr>
              <w:rFonts w:ascii="Arial" w:hAnsi="Arial" w:cs="Arial"/>
              <w:sz w:val="20"/>
              <w:szCs w:val="20"/>
            </w:rPr>
          </w:rPrChange>
        </w:rPr>
        <w:t xml:space="preserve"> to the West Street exit.  Turn left at end of exit onto West Street. Bear right at the fork onto Park Ave.  Turn left onto Arch Street and proceed to Keene High School parking lot.</w:t>
      </w:r>
    </w:p>
    <w:p w:rsidR="00E508CC" w:rsidRPr="004338A9" w:rsidRDefault="00E508CC" w:rsidP="00E508CC">
      <w:pPr>
        <w:tabs>
          <w:tab w:val="left" w:pos="3523"/>
          <w:tab w:val="left" w:pos="5757"/>
          <w:tab w:val="left" w:pos="7756"/>
        </w:tabs>
        <w:suppressAutoHyphens/>
        <w:spacing w:line="360" w:lineRule="exact"/>
        <w:ind w:left="720" w:hanging="720"/>
        <w:jc w:val="both"/>
        <w:rPr>
          <w:rFonts w:asciiTheme="majorHAnsi" w:hAnsiTheme="majorHAnsi"/>
          <w:spacing w:val="-3"/>
          <w:rPrChange w:id="5341" w:author="dbecker" w:date="2016-01-07T14:58:00Z">
            <w:rPr>
              <w:spacing w:val="-3"/>
            </w:rPr>
          </w:rPrChange>
        </w:rPr>
      </w:pPr>
      <w:r w:rsidRPr="004338A9">
        <w:rPr>
          <w:rFonts w:asciiTheme="majorHAnsi" w:hAnsiTheme="majorHAnsi"/>
          <w:spacing w:val="-3"/>
          <w:rPrChange w:id="5342" w:author="dbecker" w:date="2016-01-07T14:58:00Z">
            <w:rPr>
              <w:spacing w:val="-3"/>
            </w:rPr>
          </w:rPrChange>
        </w:rPr>
        <w:t xml:space="preserve"> </w:t>
      </w:r>
    </w:p>
    <w:p w:rsidR="00576C41" w:rsidRPr="004338A9" w:rsidRDefault="00E508CC" w:rsidP="002213A1">
      <w:pPr>
        <w:tabs>
          <w:tab w:val="left" w:pos="2775"/>
        </w:tabs>
        <w:jc w:val="both"/>
        <w:rPr>
          <w:ins w:id="5343" w:author="dbecker" w:date="2015-11-09T14:28:00Z"/>
          <w:rFonts w:asciiTheme="majorHAnsi" w:hAnsiTheme="majorHAnsi" w:cs="Arial"/>
          <w:sz w:val="20"/>
          <w:szCs w:val="20"/>
          <w:rPrChange w:id="5344" w:author="dbecker" w:date="2016-01-07T14:58:00Z">
            <w:rPr>
              <w:ins w:id="5345" w:author="dbecker" w:date="2015-11-09T14:28:00Z"/>
              <w:rFonts w:ascii="Arial" w:hAnsi="Arial" w:cs="Arial"/>
              <w:sz w:val="20"/>
              <w:szCs w:val="20"/>
            </w:rPr>
          </w:rPrChange>
        </w:rPr>
      </w:pPr>
      <w:r w:rsidRPr="004338A9">
        <w:rPr>
          <w:rFonts w:asciiTheme="majorHAnsi" w:hAnsiTheme="majorHAnsi" w:cs="Arial"/>
          <w:b/>
          <w:rPrChange w:id="5346" w:author="dbecker" w:date="2016-01-07T14:58:00Z">
            <w:rPr>
              <w:rFonts w:ascii="Arial" w:hAnsi="Arial" w:cs="Arial"/>
              <w:b/>
            </w:rPr>
          </w:rPrChange>
        </w:rPr>
        <w:t xml:space="preserve">* </w:t>
      </w:r>
      <w:r w:rsidRPr="004338A9">
        <w:rPr>
          <w:rFonts w:asciiTheme="majorHAnsi" w:hAnsiTheme="majorHAnsi" w:cs="Arial"/>
          <w:sz w:val="20"/>
          <w:szCs w:val="20"/>
          <w:rPrChange w:id="5347" w:author="dbecker" w:date="2016-01-07T14:58:00Z">
            <w:rPr>
              <w:rFonts w:ascii="Arial" w:hAnsi="Arial" w:cs="Arial"/>
              <w:sz w:val="20"/>
              <w:szCs w:val="20"/>
            </w:rPr>
          </w:rPrChange>
        </w:rPr>
        <w:t xml:space="preserve">Evacuation Time Estimates are captured in the TMM for Seabrook Station and Vermont Yankee.  They   are also contained in the Evacuation Time Estimates, </w:t>
      </w:r>
      <w:r w:rsidR="00680419" w:rsidRPr="004338A9">
        <w:rPr>
          <w:rFonts w:asciiTheme="majorHAnsi" w:hAnsiTheme="majorHAnsi" w:cs="Arial"/>
          <w:sz w:val="20"/>
          <w:szCs w:val="20"/>
          <w:rPrChange w:id="5348" w:author="dbecker" w:date="2016-01-07T14:58:00Z">
            <w:rPr>
              <w:rFonts w:ascii="Arial" w:hAnsi="Arial" w:cs="Arial"/>
              <w:sz w:val="20"/>
              <w:szCs w:val="20"/>
            </w:rPr>
          </w:rPrChange>
        </w:rPr>
        <w:t>2012 and 2014</w:t>
      </w:r>
      <w:r w:rsidRPr="004338A9">
        <w:rPr>
          <w:rFonts w:asciiTheme="majorHAnsi" w:hAnsiTheme="majorHAnsi" w:cs="Arial"/>
          <w:sz w:val="20"/>
          <w:szCs w:val="20"/>
          <w:rPrChange w:id="5349" w:author="dbecker" w:date="2016-01-07T14:58:00Z">
            <w:rPr>
              <w:rFonts w:ascii="Arial" w:hAnsi="Arial" w:cs="Arial"/>
              <w:sz w:val="20"/>
              <w:szCs w:val="20"/>
            </w:rPr>
          </w:rPrChange>
        </w:rPr>
        <w:t xml:space="preserve"> held by the utilities, HSEM and DOT.</w:t>
      </w:r>
    </w:p>
    <w:p w:rsidR="00093998" w:rsidRPr="004338A9" w:rsidDel="00BB0AF3" w:rsidRDefault="00093998" w:rsidP="002213A1">
      <w:pPr>
        <w:tabs>
          <w:tab w:val="left" w:pos="2775"/>
        </w:tabs>
        <w:jc w:val="both"/>
        <w:rPr>
          <w:del w:id="5350" w:author="dbecker" w:date="2016-01-13T11:39:00Z"/>
          <w:rFonts w:asciiTheme="majorHAnsi" w:hAnsiTheme="majorHAnsi" w:cs="Arial"/>
          <w:sz w:val="20"/>
          <w:szCs w:val="20"/>
          <w:rPrChange w:id="5351" w:author="dbecker" w:date="2016-01-07T14:58:00Z">
            <w:rPr>
              <w:del w:id="5352" w:author="dbecker" w:date="2016-01-13T11:39:00Z"/>
              <w:rFonts w:ascii="Arial" w:hAnsi="Arial" w:cs="Arial"/>
              <w:sz w:val="20"/>
              <w:szCs w:val="20"/>
            </w:rPr>
          </w:rPrChange>
        </w:rPr>
      </w:pPr>
    </w:p>
    <w:p w:rsidR="00B52C86" w:rsidRPr="004338A9" w:rsidRDefault="00093998">
      <w:pPr>
        <w:pStyle w:val="Heading2"/>
        <w:numPr>
          <w:ilvl w:val="2"/>
          <w:numId w:val="35"/>
        </w:numPr>
        <w:tabs>
          <w:tab w:val="clear" w:pos="2340"/>
          <w:tab w:val="num" w:pos="450"/>
          <w:tab w:val="num" w:pos="5040"/>
        </w:tabs>
        <w:ind w:hanging="2160"/>
        <w:rPr>
          <w:rFonts w:asciiTheme="majorHAnsi" w:hAnsiTheme="majorHAnsi"/>
          <w:i w:val="0"/>
          <w:iCs w:val="0"/>
          <w:color w:val="0070C0"/>
          <w:sz w:val="20"/>
          <w:rPrChange w:id="5353" w:author="dbecker" w:date="2016-01-07T14:58:00Z">
            <w:rPr>
              <w:i w:val="0"/>
              <w:iCs w:val="0"/>
              <w:sz w:val="20"/>
            </w:rPr>
          </w:rPrChange>
        </w:rPr>
        <w:pPrChange w:id="5354" w:author="dbecker" w:date="2015-11-09T14:29:00Z">
          <w:pPr>
            <w:pStyle w:val="Heading2"/>
            <w:numPr>
              <w:ilvl w:val="2"/>
              <w:numId w:val="35"/>
            </w:numPr>
            <w:tabs>
              <w:tab w:val="num" w:pos="720"/>
              <w:tab w:val="num" w:pos="2340"/>
              <w:tab w:val="num" w:pos="5040"/>
            </w:tabs>
            <w:ind w:left="2340" w:hanging="2160"/>
          </w:pPr>
        </w:pPrChange>
      </w:pPr>
      <w:bookmarkStart w:id="5355" w:name="_Toc281202715"/>
      <w:bookmarkStart w:id="5356" w:name="_Toc431372848"/>
      <w:ins w:id="5357" w:author="dbecker" w:date="2015-11-09T14:29:00Z">
        <w:r w:rsidRPr="004338A9">
          <w:rPr>
            <w:rFonts w:asciiTheme="majorHAnsi" w:hAnsiTheme="majorHAnsi"/>
            <w:i w:val="0"/>
            <w:iCs w:val="0"/>
            <w:color w:val="0070C0"/>
            <w:sz w:val="20"/>
            <w:rPrChange w:id="5358" w:author="dbecker" w:date="2016-01-07T14:58:00Z">
              <w:rPr>
                <w:rFonts w:ascii="Cambria" w:hAnsi="Cambria"/>
                <w:i w:val="0"/>
                <w:iCs w:val="0"/>
                <w:color w:val="0070C0"/>
                <w:sz w:val="20"/>
              </w:rPr>
            </w:rPrChange>
          </w:rPr>
          <w:t xml:space="preserve">  </w:t>
        </w:r>
      </w:ins>
      <w:r w:rsidR="00B52C86" w:rsidRPr="004338A9">
        <w:rPr>
          <w:rFonts w:asciiTheme="majorHAnsi" w:hAnsiTheme="majorHAnsi"/>
          <w:i w:val="0"/>
          <w:iCs w:val="0"/>
          <w:color w:val="0070C0"/>
          <w:sz w:val="20"/>
          <w:rPrChange w:id="5359" w:author="dbecker" w:date="2016-01-07T14:58:00Z">
            <w:rPr>
              <w:i w:val="0"/>
              <w:iCs w:val="0"/>
              <w:sz w:val="20"/>
            </w:rPr>
          </w:rPrChange>
        </w:rPr>
        <w:t>Equipment/Dosimetry</w:t>
      </w:r>
      <w:bookmarkEnd w:id="5355"/>
      <w:bookmarkEnd w:id="5356"/>
    </w:p>
    <w:p w:rsidR="00B52C86" w:rsidRPr="004338A9" w:rsidRDefault="00B52C86">
      <w:pPr>
        <w:pStyle w:val="Heading3"/>
        <w:ind w:firstLine="540"/>
        <w:rPr>
          <w:rFonts w:asciiTheme="majorHAnsi" w:hAnsiTheme="majorHAnsi"/>
          <w:color w:val="0070C0"/>
          <w:spacing w:val="-2"/>
          <w:sz w:val="20"/>
          <w:rPrChange w:id="5360" w:author="dbecker" w:date="2016-01-07T14:58:00Z">
            <w:rPr>
              <w:spacing w:val="-2"/>
              <w:sz w:val="20"/>
            </w:rPr>
          </w:rPrChange>
        </w:rPr>
        <w:pPrChange w:id="5361" w:author="dbecker" w:date="2015-11-09T14:29:00Z">
          <w:pPr>
            <w:pStyle w:val="Heading3"/>
            <w:ind w:firstLine="900"/>
          </w:pPr>
        </w:pPrChange>
      </w:pPr>
      <w:r w:rsidRPr="004338A9">
        <w:rPr>
          <w:rFonts w:asciiTheme="majorHAnsi" w:hAnsiTheme="majorHAnsi"/>
          <w:color w:val="0070C0"/>
          <w:spacing w:val="-2"/>
          <w:sz w:val="20"/>
          <w:rPrChange w:id="5362" w:author="dbecker" w:date="2016-01-07T14:58:00Z">
            <w:rPr>
              <w:spacing w:val="-2"/>
              <w:sz w:val="20"/>
            </w:rPr>
          </w:rPrChange>
        </w:rPr>
        <w:t xml:space="preserve"> </w:t>
      </w:r>
      <w:bookmarkStart w:id="5363" w:name="_Toc281202716"/>
      <w:bookmarkStart w:id="5364" w:name="_Toc431372849"/>
      <w:r w:rsidRPr="004338A9">
        <w:rPr>
          <w:rFonts w:asciiTheme="majorHAnsi" w:hAnsiTheme="majorHAnsi"/>
          <w:color w:val="0070C0"/>
          <w:spacing w:val="-2"/>
          <w:sz w:val="20"/>
          <w:rPrChange w:id="5365" w:author="dbecker" w:date="2016-01-07T14:58:00Z">
            <w:rPr>
              <w:spacing w:val="-2"/>
              <w:sz w:val="20"/>
            </w:rPr>
          </w:rPrChange>
        </w:rPr>
        <w:t>1.   Inventory</w:t>
      </w:r>
      <w:bookmarkEnd w:id="5363"/>
      <w:bookmarkEnd w:id="5364"/>
    </w:p>
    <w:p w:rsidR="00B52C86" w:rsidRPr="004338A9" w:rsidRDefault="00B52C86" w:rsidP="00B52C86">
      <w:pPr>
        <w:jc w:val="center"/>
        <w:rPr>
          <w:rFonts w:asciiTheme="majorHAnsi" w:hAnsiTheme="majorHAnsi" w:cs="Arial"/>
          <w:sz w:val="20"/>
          <w:szCs w:val="20"/>
          <w:rPrChange w:id="5366" w:author="dbecker" w:date="2016-01-07T14:58:00Z">
            <w:rPr>
              <w:rFonts w:ascii="Arial" w:hAnsi="Arial" w:cs="Arial"/>
              <w:sz w:val="20"/>
              <w:szCs w:val="20"/>
            </w:rPr>
          </w:rPrChange>
        </w:rPr>
      </w:pPr>
      <w:r w:rsidRPr="004338A9">
        <w:rPr>
          <w:rFonts w:asciiTheme="majorHAnsi" w:hAnsiTheme="majorHAnsi" w:cs="Arial"/>
          <w:sz w:val="20"/>
          <w:szCs w:val="20"/>
          <w:rPrChange w:id="5367" w:author="dbecker" w:date="2016-01-07T14:58:00Z">
            <w:rPr>
              <w:rFonts w:ascii="Arial" w:hAnsi="Arial" w:cs="Arial"/>
              <w:sz w:val="20"/>
              <w:szCs w:val="20"/>
            </w:rPr>
          </w:rPrChange>
        </w:rPr>
        <w:t>All equipment is on an annual calibration cycle</w:t>
      </w:r>
    </w:p>
    <w:p w:rsidR="00DA7090" w:rsidRPr="00DA7090" w:rsidRDefault="00DA7090" w:rsidP="00DA7090">
      <w:pPr>
        <w:pStyle w:val="Heading3"/>
        <w:numPr>
          <w:ilvl w:val="5"/>
          <w:numId w:val="79"/>
        </w:numPr>
        <w:tabs>
          <w:tab w:val="clear" w:pos="4500"/>
          <w:tab w:val="num" w:pos="720"/>
        </w:tabs>
        <w:ind w:hanging="3960"/>
        <w:rPr>
          <w:del w:id="5368" w:author="dbecker" w:date="2015-11-09T14:29:00Z"/>
          <w:rFonts w:asciiTheme="majorHAnsi" w:hAnsiTheme="majorHAnsi"/>
          <w:sz w:val="20"/>
          <w:szCs w:val="20"/>
          <w:rPrChange w:id="5369" w:author="dbecker" w:date="2016-01-07T14:58:00Z">
            <w:rPr>
              <w:del w:id="5370" w:author="dbecker" w:date="2015-11-09T14:29:00Z"/>
              <w:sz w:val="20"/>
              <w:szCs w:val="20"/>
            </w:rPr>
          </w:rPrChange>
        </w:rPr>
        <w:sectPr w:rsidR="00DA7090" w:rsidRPr="00DA7090" w:rsidSect="002213A1">
          <w:headerReference w:type="even" r:id="rId30"/>
          <w:headerReference w:type="default" r:id="rId31"/>
          <w:headerReference w:type="first" r:id="rId32"/>
          <w:pgSz w:w="12240" w:h="15840" w:code="1"/>
          <w:pgMar w:top="1440" w:right="1800" w:bottom="1440" w:left="1267" w:header="720" w:footer="720" w:gutter="0"/>
          <w:cols w:space="720"/>
          <w:docGrid w:linePitch="360"/>
        </w:sectPr>
        <w:pPrChange w:id="5371" w:author="dbecker" w:date="2015-11-09T14:30:00Z">
          <w:pPr>
            <w:pStyle w:val="Heading3"/>
            <w:numPr>
              <w:ilvl w:val="5"/>
              <w:numId w:val="79"/>
            </w:numPr>
            <w:tabs>
              <w:tab w:val="num" w:pos="720"/>
              <w:tab w:val="num" w:pos="4500"/>
            </w:tabs>
            <w:ind w:left="4500" w:hanging="4140"/>
          </w:pPr>
        </w:pPrChange>
      </w:pPr>
      <w:bookmarkStart w:id="5372" w:name="_Toc281202717"/>
    </w:p>
    <w:p w:rsidR="00B52C86" w:rsidRPr="004338A9" w:rsidRDefault="00B52C86">
      <w:pPr>
        <w:pStyle w:val="Heading3"/>
        <w:numPr>
          <w:ilvl w:val="5"/>
          <w:numId w:val="79"/>
        </w:numPr>
        <w:tabs>
          <w:tab w:val="clear" w:pos="4500"/>
          <w:tab w:val="num" w:pos="720"/>
        </w:tabs>
        <w:ind w:hanging="3960"/>
        <w:rPr>
          <w:rFonts w:asciiTheme="majorHAnsi" w:hAnsiTheme="majorHAnsi"/>
          <w:color w:val="0070C0"/>
          <w:sz w:val="20"/>
          <w:szCs w:val="20"/>
          <w:rPrChange w:id="5373" w:author="dbecker" w:date="2016-01-07T14:58:00Z">
            <w:rPr>
              <w:sz w:val="20"/>
              <w:szCs w:val="20"/>
            </w:rPr>
          </w:rPrChange>
        </w:rPr>
        <w:pPrChange w:id="5374" w:author="dbecker" w:date="2015-11-09T14:30:00Z">
          <w:pPr>
            <w:pStyle w:val="Heading3"/>
            <w:numPr>
              <w:ilvl w:val="5"/>
              <w:numId w:val="79"/>
            </w:numPr>
            <w:tabs>
              <w:tab w:val="num" w:pos="720"/>
              <w:tab w:val="num" w:pos="4500"/>
            </w:tabs>
            <w:ind w:left="4500" w:hanging="4140"/>
          </w:pPr>
        </w:pPrChange>
      </w:pPr>
      <w:bookmarkStart w:id="5375" w:name="_Toc431372850"/>
      <w:r w:rsidRPr="004338A9">
        <w:rPr>
          <w:rFonts w:asciiTheme="majorHAnsi" w:hAnsiTheme="majorHAnsi"/>
          <w:color w:val="0070C0"/>
          <w:sz w:val="20"/>
          <w:szCs w:val="20"/>
          <w:rPrChange w:id="5376" w:author="dbecker" w:date="2016-01-07T14:58:00Z">
            <w:rPr>
              <w:sz w:val="20"/>
              <w:szCs w:val="20"/>
            </w:rPr>
          </w:rPrChange>
        </w:rPr>
        <w:t>Dosimetry Equipment and Procedures</w:t>
      </w:r>
      <w:bookmarkEnd w:id="5372"/>
      <w:bookmarkEnd w:id="5375"/>
      <w:r w:rsidRPr="004338A9">
        <w:rPr>
          <w:rFonts w:asciiTheme="majorHAnsi" w:hAnsiTheme="majorHAnsi"/>
          <w:color w:val="0070C0"/>
          <w:sz w:val="20"/>
          <w:szCs w:val="20"/>
          <w:rPrChange w:id="5377" w:author="dbecker" w:date="2016-01-07T14:58:00Z">
            <w:rPr>
              <w:sz w:val="20"/>
              <w:szCs w:val="20"/>
            </w:rPr>
          </w:rPrChange>
        </w:rPr>
        <w:t xml:space="preserve">   </w:t>
      </w:r>
    </w:p>
    <w:p w:rsidR="00B52C86" w:rsidRPr="004338A9" w:rsidRDefault="00B52C86" w:rsidP="00B52C86">
      <w:pPr>
        <w:ind w:left="690"/>
        <w:rPr>
          <w:rFonts w:asciiTheme="majorHAnsi" w:hAnsiTheme="majorHAnsi"/>
          <w:rPrChange w:id="5378" w:author="dbecker" w:date="2016-01-07T14:58:00Z">
            <w:rPr/>
          </w:rPrChange>
        </w:rPr>
      </w:pPr>
    </w:p>
    <w:p w:rsidR="00B52C86" w:rsidRPr="004338A9" w:rsidRDefault="00B52C86" w:rsidP="00B52C86">
      <w:pPr>
        <w:ind w:left="720"/>
        <w:rPr>
          <w:rFonts w:asciiTheme="majorHAnsi" w:hAnsiTheme="majorHAnsi" w:cs="Arial"/>
          <w:sz w:val="20"/>
          <w:szCs w:val="20"/>
          <w:rPrChange w:id="5379" w:author="dbecker" w:date="2016-01-07T14:58:00Z">
            <w:rPr>
              <w:rFonts w:ascii="Arial" w:hAnsi="Arial" w:cs="Arial"/>
              <w:sz w:val="20"/>
              <w:szCs w:val="20"/>
            </w:rPr>
          </w:rPrChange>
        </w:rPr>
      </w:pPr>
      <w:r w:rsidRPr="004338A9">
        <w:rPr>
          <w:rFonts w:asciiTheme="majorHAnsi" w:hAnsiTheme="majorHAnsi" w:cs="Arial"/>
          <w:sz w:val="20"/>
          <w:szCs w:val="20"/>
          <w:rPrChange w:id="5380" w:author="dbecker" w:date="2016-01-07T14:58:00Z">
            <w:rPr>
              <w:rFonts w:ascii="Arial" w:hAnsi="Arial" w:cs="Arial"/>
              <w:sz w:val="20"/>
              <w:szCs w:val="20"/>
            </w:rPr>
          </w:rPrChange>
        </w:rPr>
        <w:t>Supporting Documents:</w:t>
      </w:r>
    </w:p>
    <w:p w:rsidR="00B52C86" w:rsidRPr="004338A9" w:rsidRDefault="00B52C86" w:rsidP="003B7B2F">
      <w:pPr>
        <w:numPr>
          <w:ilvl w:val="0"/>
          <w:numId w:val="73"/>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0"/>
        <w:jc w:val="both"/>
        <w:rPr>
          <w:rFonts w:asciiTheme="majorHAnsi" w:hAnsiTheme="majorHAnsi" w:cs="Arial"/>
          <w:spacing w:val="-3"/>
          <w:sz w:val="20"/>
          <w:szCs w:val="20"/>
          <w:rPrChange w:id="538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382" w:author="dbecker" w:date="2016-01-07T14:58:00Z">
            <w:rPr>
              <w:rFonts w:ascii="Arial" w:hAnsi="Arial" w:cs="Arial"/>
              <w:spacing w:val="-3"/>
              <w:sz w:val="20"/>
              <w:szCs w:val="20"/>
            </w:rPr>
          </w:rPrChange>
        </w:rPr>
        <w:t xml:space="preserve">Radiological Equipment Inventory List </w:t>
      </w:r>
    </w:p>
    <w:p w:rsidR="00DF7600" w:rsidRPr="004338A9" w:rsidRDefault="00DF7600" w:rsidP="003B7B2F">
      <w:pPr>
        <w:numPr>
          <w:ilvl w:val="0"/>
          <w:numId w:val="73"/>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0"/>
        <w:jc w:val="both"/>
        <w:rPr>
          <w:rFonts w:asciiTheme="majorHAnsi" w:hAnsiTheme="majorHAnsi" w:cs="Arial"/>
          <w:spacing w:val="-3"/>
          <w:sz w:val="20"/>
          <w:szCs w:val="20"/>
          <w:rPrChange w:id="5383"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384" w:author="dbecker" w:date="2016-01-07T14:58:00Z">
            <w:rPr>
              <w:rFonts w:ascii="Arial" w:hAnsi="Arial" w:cs="Arial"/>
              <w:spacing w:val="-3"/>
              <w:sz w:val="20"/>
              <w:szCs w:val="20"/>
            </w:rPr>
          </w:rPrChange>
        </w:rPr>
        <w:t xml:space="preserve">Operational </w:t>
      </w:r>
      <w:r w:rsidR="00657B05" w:rsidRPr="004338A9">
        <w:rPr>
          <w:rFonts w:asciiTheme="majorHAnsi" w:hAnsiTheme="majorHAnsi" w:cs="Arial"/>
          <w:spacing w:val="-3"/>
          <w:sz w:val="20"/>
          <w:szCs w:val="20"/>
          <w:rPrChange w:id="5385" w:author="dbecker" w:date="2016-01-07T14:58:00Z">
            <w:rPr>
              <w:rFonts w:ascii="Arial" w:hAnsi="Arial" w:cs="Arial"/>
              <w:spacing w:val="-3"/>
              <w:sz w:val="20"/>
              <w:szCs w:val="20"/>
            </w:rPr>
          </w:rPrChange>
        </w:rPr>
        <w:t>C</w:t>
      </w:r>
      <w:r w:rsidRPr="004338A9">
        <w:rPr>
          <w:rFonts w:asciiTheme="majorHAnsi" w:hAnsiTheme="majorHAnsi" w:cs="Arial"/>
          <w:spacing w:val="-3"/>
          <w:sz w:val="20"/>
          <w:szCs w:val="20"/>
          <w:rPrChange w:id="5386" w:author="dbecker" w:date="2016-01-07T14:58:00Z">
            <w:rPr>
              <w:rFonts w:ascii="Arial" w:hAnsi="Arial" w:cs="Arial"/>
              <w:spacing w:val="-3"/>
              <w:sz w:val="20"/>
              <w:szCs w:val="20"/>
            </w:rPr>
          </w:rPrChange>
        </w:rPr>
        <w:t>hecks for Dosimetry Job Aid</w:t>
      </w:r>
    </w:p>
    <w:p w:rsidR="00B52C86" w:rsidRPr="004338A9" w:rsidRDefault="00B52C86" w:rsidP="003B7B2F">
      <w:pPr>
        <w:numPr>
          <w:ilvl w:val="0"/>
          <w:numId w:val="73"/>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0"/>
        <w:jc w:val="both"/>
        <w:rPr>
          <w:rFonts w:asciiTheme="majorHAnsi" w:hAnsiTheme="majorHAnsi" w:cs="Arial"/>
          <w:spacing w:val="-3"/>
          <w:sz w:val="20"/>
          <w:szCs w:val="20"/>
          <w:rPrChange w:id="538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388" w:author="dbecker" w:date="2016-01-07T14:58:00Z">
            <w:rPr>
              <w:rFonts w:ascii="Arial" w:hAnsi="Arial" w:cs="Arial"/>
              <w:spacing w:val="-3"/>
              <w:sz w:val="20"/>
              <w:szCs w:val="20"/>
            </w:rPr>
          </w:rPrChange>
        </w:rPr>
        <w:t>Operational Check for Low Range Survey meter Geiger M</w:t>
      </w:r>
      <w:r w:rsidRPr="004338A9">
        <w:rPr>
          <w:rFonts w:asciiTheme="majorHAnsi" w:hAnsiTheme="majorHAnsi" w:cs="Arial"/>
          <w:sz w:val="20"/>
          <w:szCs w:val="20"/>
          <w:rPrChange w:id="5389" w:author="dbecker" w:date="2016-01-07T14:58:00Z">
            <w:rPr>
              <w:rFonts w:ascii="Arial" w:hAnsi="Arial" w:cs="Arial"/>
              <w:sz w:val="20"/>
              <w:szCs w:val="20"/>
            </w:rPr>
          </w:rPrChange>
        </w:rPr>
        <w:t>ü</w:t>
      </w:r>
      <w:r w:rsidRPr="004338A9">
        <w:rPr>
          <w:rFonts w:asciiTheme="majorHAnsi" w:hAnsiTheme="majorHAnsi" w:cs="Arial"/>
          <w:spacing w:val="-3"/>
          <w:sz w:val="20"/>
          <w:szCs w:val="20"/>
          <w:rPrChange w:id="5390" w:author="dbecker" w:date="2016-01-07T14:58:00Z">
            <w:rPr>
              <w:rFonts w:ascii="Arial" w:hAnsi="Arial" w:cs="Arial"/>
              <w:spacing w:val="-3"/>
              <w:sz w:val="20"/>
              <w:szCs w:val="20"/>
            </w:rPr>
          </w:rPrChange>
        </w:rPr>
        <w:t>ller Reference</w:t>
      </w:r>
    </w:p>
    <w:p w:rsidR="00B52C86" w:rsidRPr="004338A9" w:rsidRDefault="00B52C86" w:rsidP="003B7B2F">
      <w:pPr>
        <w:numPr>
          <w:ilvl w:val="0"/>
          <w:numId w:val="73"/>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0"/>
        <w:jc w:val="both"/>
        <w:rPr>
          <w:rFonts w:asciiTheme="majorHAnsi" w:hAnsiTheme="majorHAnsi" w:cs="Arial"/>
          <w:spacing w:val="-3"/>
          <w:sz w:val="20"/>
          <w:szCs w:val="20"/>
          <w:rPrChange w:id="539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392" w:author="dbecker" w:date="2016-01-07T14:58:00Z">
            <w:rPr>
              <w:rFonts w:ascii="Arial" w:hAnsi="Arial" w:cs="Arial"/>
              <w:spacing w:val="-3"/>
              <w:sz w:val="20"/>
              <w:szCs w:val="20"/>
            </w:rPr>
          </w:rPrChange>
        </w:rPr>
        <w:t>Emergency Worker Information</w:t>
      </w:r>
      <w:r w:rsidR="005E7576" w:rsidRPr="004338A9">
        <w:rPr>
          <w:rFonts w:asciiTheme="majorHAnsi" w:hAnsiTheme="majorHAnsi" w:cs="Arial"/>
          <w:spacing w:val="-3"/>
          <w:sz w:val="20"/>
          <w:szCs w:val="20"/>
          <w:rPrChange w:id="5393" w:author="dbecker" w:date="2016-01-07T14:58:00Z">
            <w:rPr>
              <w:rFonts w:ascii="Arial" w:hAnsi="Arial" w:cs="Arial"/>
              <w:spacing w:val="-3"/>
              <w:sz w:val="20"/>
              <w:szCs w:val="20"/>
            </w:rPr>
          </w:rPrChange>
        </w:rPr>
        <w:t xml:space="preserve"> </w:t>
      </w:r>
      <w:r w:rsidR="00F9628A" w:rsidRPr="004338A9">
        <w:rPr>
          <w:rFonts w:asciiTheme="majorHAnsi" w:hAnsiTheme="majorHAnsi" w:cs="Arial"/>
          <w:spacing w:val="-3"/>
          <w:sz w:val="20"/>
          <w:szCs w:val="20"/>
          <w:rPrChange w:id="5394" w:author="dbecker" w:date="2016-01-07T14:58:00Z">
            <w:rPr>
              <w:rFonts w:ascii="Arial" w:hAnsi="Arial" w:cs="Arial"/>
              <w:spacing w:val="-3"/>
              <w:sz w:val="20"/>
              <w:szCs w:val="20"/>
            </w:rPr>
          </w:rPrChange>
        </w:rPr>
        <w:t>Job Aid</w:t>
      </w:r>
    </w:p>
    <w:p w:rsidR="00B52C86" w:rsidRPr="004338A9" w:rsidRDefault="00B52C86" w:rsidP="003B7B2F">
      <w:pPr>
        <w:numPr>
          <w:ilvl w:val="0"/>
          <w:numId w:val="73"/>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0"/>
        <w:jc w:val="both"/>
        <w:rPr>
          <w:rFonts w:asciiTheme="majorHAnsi" w:hAnsiTheme="majorHAnsi" w:cs="Arial"/>
          <w:spacing w:val="-3"/>
          <w:sz w:val="20"/>
          <w:szCs w:val="20"/>
          <w:rPrChange w:id="5395"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396" w:author="dbecker" w:date="2016-01-07T14:58:00Z">
            <w:rPr>
              <w:rFonts w:ascii="Arial" w:hAnsi="Arial" w:cs="Arial"/>
              <w:spacing w:val="-3"/>
              <w:sz w:val="20"/>
              <w:szCs w:val="20"/>
            </w:rPr>
          </w:rPrChange>
        </w:rPr>
        <w:t>Form 135A, Potassium Iodide Acknowledgement Form</w:t>
      </w:r>
    </w:p>
    <w:p w:rsidR="00B52C86" w:rsidRPr="004338A9" w:rsidRDefault="00B52C86" w:rsidP="003B7B2F">
      <w:pPr>
        <w:numPr>
          <w:ilvl w:val="0"/>
          <w:numId w:val="73"/>
        </w:numPr>
        <w:tabs>
          <w:tab w:val="left" w:pos="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0"/>
        <w:jc w:val="both"/>
        <w:rPr>
          <w:rFonts w:asciiTheme="majorHAnsi" w:hAnsiTheme="majorHAnsi" w:cs="Arial"/>
          <w:spacing w:val="-3"/>
          <w:sz w:val="20"/>
          <w:szCs w:val="20"/>
          <w:rPrChange w:id="539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398" w:author="dbecker" w:date="2016-01-07T14:58:00Z">
            <w:rPr>
              <w:rFonts w:ascii="Arial" w:hAnsi="Arial" w:cs="Arial"/>
              <w:spacing w:val="-3"/>
              <w:sz w:val="20"/>
              <w:szCs w:val="20"/>
            </w:rPr>
          </w:rPrChange>
        </w:rPr>
        <w:t>Form 305A, Dosimetry-KI Report Form</w:t>
      </w: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jc w:val="both"/>
        <w:rPr>
          <w:rFonts w:asciiTheme="majorHAnsi" w:hAnsiTheme="majorHAnsi" w:cs="Arial"/>
          <w:spacing w:val="-3"/>
          <w:sz w:val="20"/>
          <w:szCs w:val="20"/>
          <w:rPrChange w:id="5399" w:author="dbecker" w:date="2016-01-07T14:58:00Z">
            <w:rPr>
              <w:rFonts w:ascii="Arial" w:hAnsi="Arial" w:cs="Arial"/>
              <w:spacing w:val="-3"/>
              <w:sz w:val="20"/>
              <w:szCs w:val="20"/>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jc w:val="both"/>
        <w:rPr>
          <w:rFonts w:asciiTheme="majorHAnsi" w:hAnsiTheme="majorHAnsi" w:cs="Arial"/>
          <w:spacing w:val="-3"/>
          <w:sz w:val="20"/>
          <w:szCs w:val="20"/>
          <w:rPrChange w:id="5400" w:author="dbecker" w:date="2016-01-07T14:58:00Z">
            <w:rPr>
              <w:rFonts w:ascii="Arial" w:hAnsi="Arial" w:cs="Arial"/>
              <w:spacing w:val="-3"/>
              <w:sz w:val="20"/>
              <w:szCs w:val="20"/>
            </w:rPr>
          </w:rPrChange>
        </w:rPr>
      </w:pPr>
    </w:p>
    <w:p w:rsidR="00B52C86" w:rsidRPr="004338A9" w:rsidRDefault="00B52C86" w:rsidP="003B7B2F">
      <w:pPr>
        <w:numPr>
          <w:ilvl w:val="1"/>
          <w:numId w:val="73"/>
        </w:numPr>
        <w:tabs>
          <w:tab w:val="clear" w:pos="1755"/>
          <w:tab w:val="left" w:pos="0"/>
          <w:tab w:val="left" w:pos="68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5401"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02" w:author="dbecker" w:date="2016-01-07T14:58:00Z">
            <w:rPr>
              <w:rFonts w:ascii="Arial" w:hAnsi="Arial" w:cs="Arial"/>
              <w:spacing w:val="-3"/>
              <w:sz w:val="20"/>
              <w:szCs w:val="20"/>
            </w:rPr>
          </w:rPrChange>
        </w:rPr>
        <w:t>Verify with your supervisor (or Emergency Management Director), the number of items required.</w:t>
      </w:r>
      <w:r w:rsidR="005E7576" w:rsidRPr="004338A9">
        <w:rPr>
          <w:rFonts w:asciiTheme="majorHAnsi" w:hAnsiTheme="majorHAnsi" w:cs="Arial"/>
          <w:spacing w:val="-3"/>
          <w:sz w:val="20"/>
          <w:szCs w:val="20"/>
          <w:rPrChange w:id="5403" w:author="dbecker" w:date="2016-01-07T14:58:00Z">
            <w:rPr>
              <w:rFonts w:ascii="Arial" w:hAnsi="Arial" w:cs="Arial"/>
              <w:spacing w:val="-3"/>
              <w:sz w:val="20"/>
              <w:szCs w:val="20"/>
            </w:rPr>
          </w:rPrChange>
        </w:rPr>
        <w:t xml:space="preserve"> If current </w:t>
      </w:r>
      <w:r w:rsidR="00C7655A" w:rsidRPr="004338A9">
        <w:rPr>
          <w:rFonts w:asciiTheme="majorHAnsi" w:hAnsiTheme="majorHAnsi" w:cs="Arial"/>
          <w:spacing w:val="-3"/>
          <w:sz w:val="20"/>
          <w:szCs w:val="20"/>
          <w:rPrChange w:id="5404" w:author="dbecker" w:date="2016-01-07T14:58:00Z">
            <w:rPr>
              <w:rFonts w:ascii="Arial" w:hAnsi="Arial" w:cs="Arial"/>
              <w:spacing w:val="-3"/>
              <w:sz w:val="20"/>
              <w:szCs w:val="20"/>
            </w:rPr>
          </w:rPrChange>
        </w:rPr>
        <w:t xml:space="preserve">inventory </w:t>
      </w:r>
      <w:r w:rsidR="005E7576" w:rsidRPr="004338A9">
        <w:rPr>
          <w:rFonts w:asciiTheme="majorHAnsi" w:hAnsiTheme="majorHAnsi" w:cs="Arial"/>
          <w:spacing w:val="-3"/>
          <w:sz w:val="20"/>
          <w:szCs w:val="20"/>
          <w:rPrChange w:id="5405" w:author="dbecker" w:date="2016-01-07T14:58:00Z">
            <w:rPr>
              <w:rFonts w:ascii="Arial" w:hAnsi="Arial" w:cs="Arial"/>
              <w:spacing w:val="-3"/>
              <w:sz w:val="20"/>
              <w:szCs w:val="20"/>
            </w:rPr>
          </w:rPrChange>
        </w:rPr>
        <w:t xml:space="preserve">does not match those provided on issued inventory sheet, contact </w:t>
      </w:r>
      <w:r w:rsidR="0001700E" w:rsidRPr="004338A9">
        <w:rPr>
          <w:rFonts w:asciiTheme="majorHAnsi" w:hAnsiTheme="majorHAnsi" w:cs="Arial"/>
          <w:spacing w:val="-3"/>
          <w:sz w:val="20"/>
          <w:szCs w:val="20"/>
          <w:rPrChange w:id="5406" w:author="dbecker" w:date="2016-01-07T14:58:00Z">
            <w:rPr>
              <w:rFonts w:ascii="Arial" w:hAnsi="Arial" w:cs="Arial"/>
              <w:spacing w:val="-3"/>
              <w:sz w:val="20"/>
              <w:szCs w:val="20"/>
            </w:rPr>
          </w:rPrChange>
        </w:rPr>
        <w:t>NH</w:t>
      </w:r>
      <w:r w:rsidR="005E7576" w:rsidRPr="004338A9">
        <w:rPr>
          <w:rFonts w:asciiTheme="majorHAnsi" w:hAnsiTheme="majorHAnsi" w:cs="Arial"/>
          <w:spacing w:val="-3"/>
          <w:sz w:val="20"/>
          <w:szCs w:val="20"/>
          <w:rPrChange w:id="5407" w:author="dbecker" w:date="2016-01-07T14:58:00Z">
            <w:rPr>
              <w:rFonts w:ascii="Arial" w:hAnsi="Arial" w:cs="Arial"/>
              <w:spacing w:val="-3"/>
              <w:sz w:val="20"/>
              <w:szCs w:val="20"/>
            </w:rPr>
          </w:rPrChange>
        </w:rPr>
        <w:t xml:space="preserve"> Homeland Security &amp; Emergency Management (RIMC Facility).</w:t>
      </w:r>
    </w:p>
    <w:p w:rsidR="00B52C86" w:rsidRPr="004338A9" w:rsidRDefault="00B52C86" w:rsidP="00B52C86">
      <w:pPr>
        <w:tabs>
          <w:tab w:val="left" w:pos="0"/>
          <w:tab w:val="num" w:pos="540"/>
          <w:tab w:val="left" w:pos="68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hanging="1035"/>
        <w:jc w:val="both"/>
        <w:rPr>
          <w:rFonts w:asciiTheme="majorHAnsi" w:hAnsiTheme="majorHAnsi" w:cs="Arial"/>
          <w:spacing w:val="-3"/>
          <w:sz w:val="20"/>
          <w:szCs w:val="20"/>
          <w:rPrChange w:id="5408" w:author="dbecker" w:date="2016-01-07T14:58:00Z">
            <w:rPr>
              <w:rFonts w:ascii="Arial" w:hAnsi="Arial" w:cs="Arial"/>
              <w:spacing w:val="-3"/>
              <w:sz w:val="20"/>
              <w:szCs w:val="20"/>
            </w:rPr>
          </w:rPrChange>
        </w:rPr>
      </w:pPr>
    </w:p>
    <w:p w:rsidR="00B52C86" w:rsidRPr="004338A9" w:rsidRDefault="00B52C86" w:rsidP="003B7B2F">
      <w:pPr>
        <w:numPr>
          <w:ilvl w:val="1"/>
          <w:numId w:val="73"/>
        </w:numPr>
        <w:pBdr>
          <w:top w:val="single" w:sz="4" w:space="1" w:color="auto"/>
          <w:left w:val="single" w:sz="4" w:space="4" w:color="auto"/>
          <w:bottom w:val="single" w:sz="4" w:space="1" w:color="auto"/>
          <w:right w:val="single" w:sz="4" w:space="4" w:color="auto"/>
        </w:pBdr>
        <w:shd w:val="clear" w:color="auto" w:fill="E0E0E0"/>
        <w:tabs>
          <w:tab w:val="clear" w:pos="1755"/>
          <w:tab w:val="left" w:pos="0"/>
          <w:tab w:val="left" w:pos="68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1035"/>
        <w:jc w:val="both"/>
        <w:rPr>
          <w:rFonts w:asciiTheme="majorHAnsi" w:hAnsiTheme="majorHAnsi" w:cs="Arial"/>
          <w:spacing w:val="-3"/>
          <w:sz w:val="20"/>
          <w:szCs w:val="20"/>
          <w:rPrChange w:id="5409"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10" w:author="dbecker" w:date="2016-01-07T14:58:00Z">
            <w:rPr>
              <w:rFonts w:ascii="Arial" w:hAnsi="Arial" w:cs="Arial"/>
              <w:spacing w:val="-3"/>
              <w:sz w:val="20"/>
              <w:szCs w:val="20"/>
            </w:rPr>
          </w:rPrChange>
        </w:rPr>
        <w:t>NOTE:  Consider defective and not available for use any item which fails and operational check or has exceeded an expiration date.</w:t>
      </w:r>
    </w:p>
    <w:p w:rsidR="00B52C86" w:rsidRPr="004338A9" w:rsidRDefault="00B52C86" w:rsidP="00B52C86">
      <w:pPr>
        <w:tabs>
          <w:tab w:val="left" w:pos="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hanging="1035"/>
        <w:jc w:val="both"/>
        <w:rPr>
          <w:rFonts w:asciiTheme="majorHAnsi" w:hAnsiTheme="majorHAnsi" w:cs="Arial"/>
          <w:spacing w:val="-3"/>
          <w:sz w:val="20"/>
          <w:szCs w:val="20"/>
          <w:rPrChange w:id="5411" w:author="dbecker" w:date="2016-01-07T14:58:00Z">
            <w:rPr>
              <w:rFonts w:ascii="Arial" w:hAnsi="Arial" w:cs="Arial"/>
              <w:spacing w:val="-3"/>
              <w:sz w:val="20"/>
              <w:szCs w:val="20"/>
            </w:rPr>
          </w:rPrChange>
        </w:rPr>
      </w:pPr>
    </w:p>
    <w:p w:rsidR="00B52C86" w:rsidRPr="004338A9" w:rsidRDefault="00B52C86" w:rsidP="003B7B2F">
      <w:pPr>
        <w:numPr>
          <w:ilvl w:val="1"/>
          <w:numId w:val="73"/>
        </w:numPr>
        <w:tabs>
          <w:tab w:val="clear" w:pos="1755"/>
          <w:tab w:val="left" w:pos="0"/>
          <w:tab w:val="left" w:pos="1080"/>
          <w:tab w:val="left" w:pos="143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1035"/>
        <w:jc w:val="both"/>
        <w:rPr>
          <w:rFonts w:asciiTheme="majorHAnsi" w:hAnsiTheme="majorHAnsi" w:cs="Arial"/>
          <w:spacing w:val="-3"/>
          <w:sz w:val="20"/>
          <w:szCs w:val="20"/>
          <w:rPrChange w:id="541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13" w:author="dbecker" w:date="2016-01-07T14:58:00Z">
            <w:rPr>
              <w:rFonts w:ascii="Arial" w:hAnsi="Arial" w:cs="Arial"/>
              <w:spacing w:val="-3"/>
              <w:sz w:val="20"/>
              <w:szCs w:val="20"/>
            </w:rPr>
          </w:rPrChange>
        </w:rPr>
        <w:t>Perform operational checks on each item.  Procedures to perform the checks are in:</w:t>
      </w:r>
    </w:p>
    <w:p w:rsidR="00B52C86" w:rsidRPr="004338A9" w:rsidRDefault="00B52C86" w:rsidP="003B7B2F">
      <w:pPr>
        <w:numPr>
          <w:ilvl w:val="1"/>
          <w:numId w:val="73"/>
        </w:numPr>
        <w:tabs>
          <w:tab w:val="clear" w:pos="1755"/>
          <w:tab w:val="left" w:pos="0"/>
          <w:tab w:val="left" w:pos="680"/>
          <w:tab w:val="left" w:pos="1080"/>
          <w:tab w:val="left" w:pos="143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1035"/>
        <w:jc w:val="both"/>
        <w:rPr>
          <w:rFonts w:asciiTheme="majorHAnsi" w:hAnsiTheme="majorHAnsi" w:cs="Arial"/>
          <w:spacing w:val="-3"/>
          <w:sz w:val="20"/>
          <w:szCs w:val="20"/>
          <w:rPrChange w:id="541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15" w:author="dbecker" w:date="2016-01-07T14:58:00Z">
            <w:rPr>
              <w:rFonts w:ascii="Arial" w:hAnsi="Arial" w:cs="Arial"/>
              <w:spacing w:val="-3"/>
              <w:sz w:val="20"/>
              <w:szCs w:val="20"/>
            </w:rPr>
          </w:rPrChange>
        </w:rPr>
        <w:t>Dosimeter charger</w:t>
      </w:r>
    </w:p>
    <w:p w:rsidR="00B52C86" w:rsidRPr="004338A9" w:rsidRDefault="00B52C86" w:rsidP="003B7B2F">
      <w:pPr>
        <w:numPr>
          <w:ilvl w:val="1"/>
          <w:numId w:val="73"/>
        </w:numPr>
        <w:tabs>
          <w:tab w:val="clear" w:pos="1755"/>
          <w:tab w:val="left" w:pos="0"/>
          <w:tab w:val="left" w:pos="680"/>
          <w:tab w:val="left" w:pos="1080"/>
          <w:tab w:val="left" w:pos="143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1035"/>
        <w:jc w:val="both"/>
        <w:rPr>
          <w:rFonts w:asciiTheme="majorHAnsi" w:hAnsiTheme="majorHAnsi" w:cs="Arial"/>
          <w:spacing w:val="-3"/>
          <w:sz w:val="20"/>
          <w:szCs w:val="20"/>
          <w:rPrChange w:id="541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17" w:author="dbecker" w:date="2016-01-07T14:58:00Z">
            <w:rPr>
              <w:rFonts w:ascii="Arial" w:hAnsi="Arial" w:cs="Arial"/>
              <w:spacing w:val="-3"/>
              <w:sz w:val="20"/>
              <w:szCs w:val="20"/>
            </w:rPr>
          </w:rPrChange>
        </w:rPr>
        <w:t>Self-</w:t>
      </w:r>
      <w:r w:rsidR="00657B05" w:rsidRPr="004338A9">
        <w:rPr>
          <w:rFonts w:asciiTheme="majorHAnsi" w:hAnsiTheme="majorHAnsi" w:cs="Arial"/>
          <w:spacing w:val="-3"/>
          <w:sz w:val="20"/>
          <w:szCs w:val="20"/>
          <w:rPrChange w:id="5418" w:author="dbecker" w:date="2016-01-07T14:58:00Z">
            <w:rPr>
              <w:rFonts w:ascii="Arial" w:hAnsi="Arial" w:cs="Arial"/>
              <w:spacing w:val="-3"/>
              <w:sz w:val="20"/>
              <w:szCs w:val="20"/>
            </w:rPr>
          </w:rPrChange>
        </w:rPr>
        <w:t xml:space="preserve">Reading Dosimeters </w:t>
      </w:r>
      <w:r w:rsidR="00DF7600" w:rsidRPr="004338A9">
        <w:rPr>
          <w:rFonts w:asciiTheme="majorHAnsi" w:hAnsiTheme="majorHAnsi" w:cs="Arial"/>
          <w:spacing w:val="-3"/>
          <w:sz w:val="20"/>
          <w:szCs w:val="20"/>
          <w:rPrChange w:id="5419" w:author="dbecker" w:date="2016-01-07T14:58:00Z">
            <w:rPr>
              <w:rFonts w:ascii="Arial" w:hAnsi="Arial" w:cs="Arial"/>
              <w:spacing w:val="-3"/>
              <w:sz w:val="20"/>
              <w:szCs w:val="20"/>
            </w:rPr>
          </w:rPrChange>
        </w:rPr>
        <w:t>(SRDs)</w:t>
      </w:r>
    </w:p>
    <w:p w:rsidR="00B52C86" w:rsidRPr="004338A9" w:rsidRDefault="00B52C86" w:rsidP="003B7B2F">
      <w:pPr>
        <w:numPr>
          <w:ilvl w:val="1"/>
          <w:numId w:val="73"/>
        </w:numPr>
        <w:tabs>
          <w:tab w:val="clear" w:pos="1755"/>
          <w:tab w:val="left" w:pos="0"/>
          <w:tab w:val="left" w:pos="680"/>
          <w:tab w:val="left" w:pos="1080"/>
          <w:tab w:val="left" w:pos="143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hanging="1035"/>
        <w:jc w:val="both"/>
        <w:rPr>
          <w:rFonts w:asciiTheme="majorHAnsi" w:hAnsiTheme="majorHAnsi" w:cs="Arial"/>
          <w:spacing w:val="-3"/>
          <w:sz w:val="20"/>
          <w:szCs w:val="20"/>
          <w:rPrChange w:id="542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21" w:author="dbecker" w:date="2016-01-07T14:58:00Z">
            <w:rPr>
              <w:rFonts w:ascii="Arial" w:hAnsi="Arial" w:cs="Arial"/>
              <w:spacing w:val="-3"/>
              <w:sz w:val="20"/>
              <w:szCs w:val="20"/>
            </w:rPr>
          </w:rPrChange>
        </w:rPr>
        <w:t>Low-Range survey meter Geiger-Mu</w:t>
      </w:r>
      <w:r w:rsidR="003D00A8" w:rsidRPr="004338A9">
        <w:rPr>
          <w:rFonts w:asciiTheme="majorHAnsi" w:hAnsiTheme="majorHAnsi" w:cs="Arial"/>
          <w:spacing w:val="-3"/>
          <w:sz w:val="20"/>
          <w:szCs w:val="20"/>
          <w:rPrChange w:id="5422" w:author="dbecker" w:date="2016-01-07T14:58:00Z">
            <w:rPr>
              <w:rFonts w:ascii="Arial" w:hAnsi="Arial" w:cs="Arial"/>
              <w:spacing w:val="-3"/>
              <w:sz w:val="20"/>
              <w:szCs w:val="20"/>
            </w:rPr>
          </w:rPrChange>
        </w:rPr>
        <w:t>e</w:t>
      </w:r>
      <w:r w:rsidRPr="004338A9">
        <w:rPr>
          <w:rFonts w:asciiTheme="majorHAnsi" w:hAnsiTheme="majorHAnsi" w:cs="Arial"/>
          <w:spacing w:val="-3"/>
          <w:sz w:val="20"/>
          <w:szCs w:val="20"/>
          <w:rPrChange w:id="5423" w:author="dbecker" w:date="2016-01-07T14:58:00Z">
            <w:rPr>
              <w:rFonts w:ascii="Arial" w:hAnsi="Arial" w:cs="Arial"/>
              <w:spacing w:val="-3"/>
              <w:sz w:val="20"/>
              <w:szCs w:val="20"/>
            </w:rPr>
          </w:rPrChange>
        </w:rPr>
        <w:t>ller Reference</w:t>
      </w:r>
    </w:p>
    <w:p w:rsidR="00B52C86" w:rsidRPr="004338A9" w:rsidRDefault="00B52C86" w:rsidP="003B7B2F">
      <w:pPr>
        <w:numPr>
          <w:ilvl w:val="1"/>
          <w:numId w:val="73"/>
        </w:numPr>
        <w:tabs>
          <w:tab w:val="clear" w:pos="1755"/>
          <w:tab w:val="left" w:pos="0"/>
          <w:tab w:val="left" w:pos="360"/>
          <w:tab w:val="left" w:pos="68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542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25" w:author="dbecker" w:date="2016-01-07T14:58:00Z">
            <w:rPr>
              <w:rFonts w:ascii="Arial" w:hAnsi="Arial" w:cs="Arial"/>
              <w:spacing w:val="-3"/>
              <w:sz w:val="20"/>
              <w:szCs w:val="20"/>
            </w:rPr>
          </w:rPrChange>
        </w:rPr>
        <w:t xml:space="preserve">Check expiration date on each </w:t>
      </w:r>
      <w:r w:rsidR="00680419" w:rsidRPr="004338A9">
        <w:rPr>
          <w:rFonts w:asciiTheme="majorHAnsi" w:hAnsiTheme="majorHAnsi" w:cs="Arial"/>
          <w:spacing w:val="-3"/>
          <w:sz w:val="20"/>
          <w:szCs w:val="20"/>
          <w:rPrChange w:id="5426" w:author="dbecker" w:date="2016-01-07T14:58:00Z">
            <w:rPr>
              <w:rFonts w:ascii="Arial" w:hAnsi="Arial" w:cs="Arial"/>
              <w:spacing w:val="-3"/>
              <w:sz w:val="20"/>
              <w:szCs w:val="20"/>
            </w:rPr>
          </w:rPrChange>
        </w:rPr>
        <w:t xml:space="preserve">package </w:t>
      </w:r>
      <w:r w:rsidRPr="004338A9">
        <w:rPr>
          <w:rFonts w:asciiTheme="majorHAnsi" w:hAnsiTheme="majorHAnsi" w:cs="Arial"/>
          <w:spacing w:val="-3"/>
          <w:sz w:val="20"/>
          <w:szCs w:val="20"/>
          <w:rPrChange w:id="5427" w:author="dbecker" w:date="2016-01-07T14:58:00Z">
            <w:rPr>
              <w:rFonts w:ascii="Arial" w:hAnsi="Arial" w:cs="Arial"/>
              <w:spacing w:val="-3"/>
              <w:sz w:val="20"/>
              <w:szCs w:val="20"/>
            </w:rPr>
          </w:rPrChange>
        </w:rPr>
        <w:t xml:space="preserve">of Potassium Iodide (KI).  Any </w:t>
      </w:r>
      <w:r w:rsidR="005E7576" w:rsidRPr="004338A9">
        <w:rPr>
          <w:rFonts w:asciiTheme="majorHAnsi" w:hAnsiTheme="majorHAnsi" w:cs="Arial"/>
          <w:spacing w:val="-3"/>
          <w:sz w:val="20"/>
          <w:szCs w:val="20"/>
          <w:rPrChange w:id="5428" w:author="dbecker" w:date="2016-01-07T14:58:00Z">
            <w:rPr>
              <w:rFonts w:ascii="Arial" w:hAnsi="Arial" w:cs="Arial"/>
              <w:spacing w:val="-3"/>
              <w:sz w:val="20"/>
              <w:szCs w:val="20"/>
            </w:rPr>
          </w:rPrChange>
        </w:rPr>
        <w:t xml:space="preserve">KI </w:t>
      </w:r>
      <w:r w:rsidRPr="004338A9">
        <w:rPr>
          <w:rFonts w:asciiTheme="majorHAnsi" w:hAnsiTheme="majorHAnsi" w:cs="Arial"/>
          <w:spacing w:val="-3"/>
          <w:sz w:val="20"/>
          <w:szCs w:val="20"/>
          <w:rPrChange w:id="5429" w:author="dbecker" w:date="2016-01-07T14:58:00Z">
            <w:rPr>
              <w:rFonts w:ascii="Arial" w:hAnsi="Arial" w:cs="Arial"/>
              <w:spacing w:val="-3"/>
              <w:sz w:val="20"/>
              <w:szCs w:val="20"/>
            </w:rPr>
          </w:rPrChange>
        </w:rPr>
        <w:t>which have exceeded the expiration date shall be considered defective and not available.</w:t>
      </w:r>
    </w:p>
    <w:p w:rsidR="00B52C86" w:rsidRPr="004338A9" w:rsidRDefault="00B52C86" w:rsidP="003B7B2F">
      <w:pPr>
        <w:numPr>
          <w:ilvl w:val="1"/>
          <w:numId w:val="73"/>
        </w:numPr>
        <w:tabs>
          <w:tab w:val="clear" w:pos="1755"/>
          <w:tab w:val="left" w:pos="0"/>
          <w:tab w:val="left" w:pos="360"/>
          <w:tab w:val="left" w:pos="68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543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31" w:author="dbecker" w:date="2016-01-07T14:58:00Z">
            <w:rPr>
              <w:rFonts w:ascii="Arial" w:hAnsi="Arial" w:cs="Arial"/>
              <w:spacing w:val="-3"/>
              <w:sz w:val="20"/>
              <w:szCs w:val="20"/>
            </w:rPr>
          </w:rPrChange>
        </w:rPr>
        <w:t>Coordinate need for additional dosimetry or equipment through your supervisor (or Local Liaison).</w:t>
      </w:r>
    </w:p>
    <w:p w:rsidR="00B52C86" w:rsidRPr="004338A9" w:rsidRDefault="00B52C86" w:rsidP="003B7B2F">
      <w:pPr>
        <w:numPr>
          <w:ilvl w:val="1"/>
          <w:numId w:val="73"/>
        </w:numPr>
        <w:tabs>
          <w:tab w:val="clear" w:pos="1755"/>
          <w:tab w:val="left" w:pos="0"/>
          <w:tab w:val="left" w:pos="360"/>
          <w:tab w:val="left" w:pos="680"/>
          <w:tab w:val="left" w:pos="108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szCs w:val="20"/>
          <w:rPrChange w:id="543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33" w:author="dbecker" w:date="2016-01-07T14:58:00Z">
            <w:rPr>
              <w:rFonts w:ascii="Arial" w:hAnsi="Arial" w:cs="Arial"/>
              <w:spacing w:val="-3"/>
              <w:sz w:val="20"/>
              <w:szCs w:val="20"/>
            </w:rPr>
          </w:rPrChange>
        </w:rPr>
        <w:t xml:space="preserve">Prepare dosimetry for issue to emergency workers following guidelines – “Procedure </w:t>
      </w:r>
      <w:proofErr w:type="gramStart"/>
      <w:r w:rsidRPr="004338A9">
        <w:rPr>
          <w:rFonts w:asciiTheme="majorHAnsi" w:hAnsiTheme="majorHAnsi" w:cs="Arial"/>
          <w:spacing w:val="-3"/>
          <w:sz w:val="20"/>
          <w:szCs w:val="20"/>
          <w:rPrChange w:id="5434" w:author="dbecker" w:date="2016-01-07T14:58:00Z">
            <w:rPr>
              <w:rFonts w:ascii="Arial" w:hAnsi="Arial" w:cs="Arial"/>
              <w:spacing w:val="-3"/>
              <w:sz w:val="20"/>
              <w:szCs w:val="20"/>
            </w:rPr>
          </w:rPrChange>
        </w:rPr>
        <w:t>For</w:t>
      </w:r>
      <w:proofErr w:type="gramEnd"/>
      <w:r w:rsidRPr="004338A9">
        <w:rPr>
          <w:rFonts w:asciiTheme="majorHAnsi" w:hAnsiTheme="majorHAnsi" w:cs="Arial"/>
          <w:spacing w:val="-3"/>
          <w:sz w:val="20"/>
          <w:szCs w:val="20"/>
          <w:rPrChange w:id="5435" w:author="dbecker" w:date="2016-01-07T14:58:00Z">
            <w:rPr>
              <w:rFonts w:ascii="Arial" w:hAnsi="Arial" w:cs="Arial"/>
              <w:spacing w:val="-3"/>
              <w:sz w:val="20"/>
              <w:szCs w:val="20"/>
            </w:rPr>
          </w:rPrChange>
        </w:rPr>
        <w:t xml:space="preserve"> Issuing Dosimetry and KI.”</w:t>
      </w:r>
    </w:p>
    <w:p w:rsidR="00B52C86" w:rsidRPr="004338A9" w:rsidRDefault="00B52C86" w:rsidP="00B52C86">
      <w:pPr>
        <w:tabs>
          <w:tab w:val="left" w:pos="0"/>
          <w:tab w:val="left" w:pos="36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jc w:val="both"/>
        <w:rPr>
          <w:rFonts w:asciiTheme="majorHAnsi" w:hAnsiTheme="majorHAnsi" w:cs="Arial"/>
          <w:spacing w:val="-3"/>
          <w:sz w:val="20"/>
          <w:szCs w:val="20"/>
          <w:rPrChange w:id="5436" w:author="dbecker" w:date="2016-01-07T14:58:00Z">
            <w:rPr>
              <w:rFonts w:ascii="Arial" w:hAnsi="Arial" w:cs="Arial"/>
              <w:spacing w:val="-3"/>
              <w:sz w:val="20"/>
              <w:szCs w:val="20"/>
            </w:rPr>
          </w:rPrChange>
        </w:rPr>
      </w:pPr>
    </w:p>
    <w:p w:rsidR="00B52C86" w:rsidRPr="004338A9" w:rsidRDefault="00B52C86" w:rsidP="00B52C86">
      <w:pPr>
        <w:tabs>
          <w:tab w:val="left" w:pos="0"/>
          <w:tab w:val="left" w:pos="36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u w:val="single"/>
          <w:rPrChange w:id="5437" w:author="dbecker" w:date="2016-01-07T14:58:00Z">
            <w:rPr>
              <w:rFonts w:ascii="Arial" w:hAnsi="Arial" w:cs="Arial"/>
              <w:b/>
              <w:spacing w:val="-3"/>
              <w:sz w:val="20"/>
              <w:szCs w:val="20"/>
              <w:u w:val="single"/>
            </w:rPr>
          </w:rPrChange>
        </w:rPr>
      </w:pPr>
      <w:r w:rsidRPr="004338A9">
        <w:rPr>
          <w:rFonts w:asciiTheme="majorHAnsi" w:hAnsiTheme="majorHAnsi" w:cs="Arial"/>
          <w:b/>
          <w:spacing w:val="-3"/>
          <w:sz w:val="20"/>
          <w:szCs w:val="20"/>
          <w:u w:val="single"/>
          <w:rPrChange w:id="5438" w:author="dbecker" w:date="2016-01-07T14:58:00Z">
            <w:rPr>
              <w:rFonts w:ascii="Arial" w:hAnsi="Arial" w:cs="Arial"/>
              <w:b/>
              <w:spacing w:val="-3"/>
              <w:sz w:val="20"/>
              <w:szCs w:val="20"/>
              <w:u w:val="single"/>
            </w:rPr>
          </w:rPrChange>
        </w:rPr>
        <w:t>Operational Checks for the Dosimeter Charger</w:t>
      </w:r>
    </w:p>
    <w:p w:rsidR="00B52C86" w:rsidRPr="004338A9" w:rsidRDefault="00B52C86" w:rsidP="00B52C86">
      <w:pPr>
        <w:tabs>
          <w:tab w:val="left" w:pos="0"/>
          <w:tab w:val="left" w:pos="360"/>
          <w:tab w:val="left" w:pos="6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szCs w:val="20"/>
          <w:u w:val="single"/>
          <w:rPrChange w:id="5439" w:author="dbecker" w:date="2016-01-07T14:58:00Z">
            <w:rPr>
              <w:rFonts w:ascii="Arial" w:hAnsi="Arial" w:cs="Arial"/>
              <w:b/>
              <w:spacing w:val="-3"/>
              <w:sz w:val="20"/>
              <w:szCs w:val="20"/>
              <w:u w:val="single"/>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680" w:hanging="680"/>
        <w:jc w:val="both"/>
        <w:rPr>
          <w:rFonts w:asciiTheme="majorHAnsi" w:hAnsiTheme="majorHAnsi" w:cs="Arial"/>
          <w:spacing w:val="-3"/>
          <w:sz w:val="20"/>
          <w:szCs w:val="20"/>
          <w:rPrChange w:id="544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41" w:author="dbecker" w:date="2016-01-07T14:58:00Z">
            <w:rPr>
              <w:rFonts w:ascii="Arial" w:hAnsi="Arial" w:cs="Arial"/>
              <w:spacing w:val="-3"/>
              <w:sz w:val="20"/>
              <w:szCs w:val="20"/>
            </w:rPr>
          </w:rPrChange>
        </w:rPr>
        <w:t>1.</w:t>
      </w:r>
      <w:r w:rsidRPr="004338A9">
        <w:rPr>
          <w:rFonts w:asciiTheme="majorHAnsi" w:hAnsiTheme="majorHAnsi" w:cs="Arial"/>
          <w:spacing w:val="-3"/>
          <w:sz w:val="20"/>
          <w:szCs w:val="20"/>
          <w:rPrChange w:id="5442" w:author="dbecker" w:date="2016-01-07T14:58:00Z">
            <w:rPr>
              <w:rFonts w:ascii="Arial" w:hAnsi="Arial" w:cs="Arial"/>
              <w:spacing w:val="-3"/>
              <w:sz w:val="20"/>
              <w:szCs w:val="20"/>
            </w:rPr>
          </w:rPrChange>
        </w:rPr>
        <w:tab/>
        <w:t xml:space="preserve">To check the dosimeter charger, loosen the </w:t>
      </w:r>
      <w:proofErr w:type="gramStart"/>
      <w:r w:rsidRPr="004338A9">
        <w:rPr>
          <w:rFonts w:asciiTheme="majorHAnsi" w:hAnsiTheme="majorHAnsi" w:cs="Arial"/>
          <w:spacing w:val="-3"/>
          <w:sz w:val="20"/>
          <w:szCs w:val="20"/>
          <w:rPrChange w:id="5443" w:author="dbecker" w:date="2016-01-07T14:58:00Z">
            <w:rPr>
              <w:rFonts w:ascii="Arial" w:hAnsi="Arial" w:cs="Arial"/>
              <w:spacing w:val="-3"/>
              <w:sz w:val="20"/>
              <w:szCs w:val="20"/>
            </w:rPr>
          </w:rPrChange>
        </w:rPr>
        <w:t xml:space="preserve">thumbscrew  </w:t>
      </w:r>
      <w:r w:rsidR="00657B05" w:rsidRPr="004338A9">
        <w:rPr>
          <w:rFonts w:asciiTheme="majorHAnsi" w:hAnsiTheme="majorHAnsi" w:cs="Arial"/>
          <w:spacing w:val="-3"/>
          <w:sz w:val="20"/>
          <w:szCs w:val="20"/>
          <w:rPrChange w:id="5444" w:author="dbecker" w:date="2016-01-07T14:58:00Z">
            <w:rPr>
              <w:rFonts w:ascii="Arial" w:hAnsi="Arial" w:cs="Arial"/>
              <w:spacing w:val="-3"/>
              <w:sz w:val="20"/>
              <w:szCs w:val="20"/>
            </w:rPr>
          </w:rPrChange>
        </w:rPr>
        <w:t>on</w:t>
      </w:r>
      <w:proofErr w:type="gramEnd"/>
      <w:r w:rsidR="00657B05" w:rsidRPr="004338A9">
        <w:rPr>
          <w:rFonts w:asciiTheme="majorHAnsi" w:hAnsiTheme="majorHAnsi" w:cs="Arial"/>
          <w:spacing w:val="-3"/>
          <w:sz w:val="20"/>
          <w:szCs w:val="20"/>
          <w:rPrChange w:id="5445" w:author="dbecker" w:date="2016-01-07T14:58:00Z">
            <w:rPr>
              <w:rFonts w:ascii="Arial" w:hAnsi="Arial" w:cs="Arial"/>
              <w:spacing w:val="-3"/>
              <w:sz w:val="20"/>
              <w:szCs w:val="20"/>
            </w:rPr>
          </w:rPrChange>
        </w:rPr>
        <w:t xml:space="preserve"> </w:t>
      </w:r>
      <w:r w:rsidRPr="004338A9">
        <w:rPr>
          <w:rFonts w:asciiTheme="majorHAnsi" w:hAnsiTheme="majorHAnsi" w:cs="Arial"/>
          <w:spacing w:val="-3"/>
          <w:sz w:val="20"/>
          <w:szCs w:val="20"/>
          <w:rPrChange w:id="5446" w:author="dbecker" w:date="2016-01-07T14:58:00Z">
            <w:rPr>
              <w:rFonts w:ascii="Arial" w:hAnsi="Arial" w:cs="Arial"/>
              <w:spacing w:val="-3"/>
              <w:sz w:val="20"/>
              <w:szCs w:val="20"/>
            </w:rPr>
          </w:rPrChange>
        </w:rPr>
        <w:t>the charger with a coin or screwdriver, and remove the bottom case.  Observing the indicated polarity, install the battery and reassemble.</w:t>
      </w: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680" w:hanging="680"/>
        <w:jc w:val="both"/>
        <w:rPr>
          <w:rFonts w:asciiTheme="majorHAnsi" w:hAnsiTheme="majorHAnsi" w:cs="Arial"/>
          <w:spacing w:val="-3"/>
          <w:sz w:val="20"/>
          <w:szCs w:val="20"/>
          <w:rPrChange w:id="5447"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448" w:author="dbecker" w:date="2016-01-07T14:58:00Z">
            <w:rPr>
              <w:rFonts w:ascii="Arial" w:hAnsi="Arial" w:cs="Arial"/>
              <w:spacing w:val="-3"/>
              <w:sz w:val="20"/>
              <w:szCs w:val="20"/>
            </w:rPr>
          </w:rPrChange>
        </w:rPr>
        <w:t>2.</w:t>
      </w:r>
      <w:r w:rsidRPr="004338A9">
        <w:rPr>
          <w:rFonts w:asciiTheme="majorHAnsi" w:hAnsiTheme="majorHAnsi" w:cs="Arial"/>
          <w:spacing w:val="-3"/>
          <w:sz w:val="20"/>
          <w:szCs w:val="20"/>
          <w:rPrChange w:id="5449" w:author="dbecker" w:date="2016-01-07T14:58:00Z">
            <w:rPr>
              <w:rFonts w:ascii="Arial" w:hAnsi="Arial" w:cs="Arial"/>
              <w:spacing w:val="-3"/>
              <w:sz w:val="20"/>
              <w:szCs w:val="20"/>
            </w:rPr>
          </w:rPrChange>
        </w:rPr>
        <w:tab/>
        <w:t xml:space="preserve">Position the charger on a flat surface such as a table.  Unscrew the cap on the charging contact and place the </w:t>
      </w:r>
      <w:proofErr w:type="gramStart"/>
      <w:r w:rsidRPr="004338A9">
        <w:rPr>
          <w:rFonts w:asciiTheme="majorHAnsi" w:hAnsiTheme="majorHAnsi" w:cs="Arial"/>
          <w:spacing w:val="-3"/>
          <w:sz w:val="20"/>
          <w:szCs w:val="20"/>
          <w:rPrChange w:id="5450" w:author="dbecker" w:date="2016-01-07T14:58:00Z">
            <w:rPr>
              <w:rFonts w:ascii="Arial" w:hAnsi="Arial" w:cs="Arial"/>
              <w:spacing w:val="-3"/>
              <w:sz w:val="20"/>
              <w:szCs w:val="20"/>
            </w:rPr>
          </w:rPrChange>
        </w:rPr>
        <w:t>end  opposite</w:t>
      </w:r>
      <w:proofErr w:type="gramEnd"/>
      <w:r w:rsidRPr="004338A9">
        <w:rPr>
          <w:rFonts w:asciiTheme="majorHAnsi" w:hAnsiTheme="majorHAnsi" w:cs="Arial"/>
          <w:spacing w:val="-3"/>
          <w:sz w:val="20"/>
          <w:szCs w:val="20"/>
          <w:rPrChange w:id="5451" w:author="dbecker" w:date="2016-01-07T14:58:00Z">
            <w:rPr>
              <w:rFonts w:ascii="Arial" w:hAnsi="Arial" w:cs="Arial"/>
              <w:spacing w:val="-3"/>
              <w:sz w:val="20"/>
              <w:szCs w:val="20"/>
            </w:rPr>
          </w:rPrChange>
        </w:rPr>
        <w:t xml:space="preserve"> the pocket clip on charging contact</w:t>
      </w:r>
      <w:r w:rsidR="00657B05" w:rsidRPr="004338A9">
        <w:rPr>
          <w:rFonts w:asciiTheme="majorHAnsi" w:hAnsiTheme="majorHAnsi" w:cs="Arial"/>
          <w:spacing w:val="-3"/>
          <w:sz w:val="20"/>
          <w:szCs w:val="20"/>
          <w:rPrChange w:id="5452" w:author="dbecker" w:date="2016-01-07T14:58:00Z">
            <w:rPr>
              <w:rFonts w:ascii="Arial" w:hAnsi="Arial" w:cs="Arial"/>
              <w:spacing w:val="-3"/>
              <w:sz w:val="20"/>
              <w:szCs w:val="20"/>
            </w:rPr>
          </w:rPrChange>
        </w:rPr>
        <w:t>.</w:t>
      </w:r>
      <w:r w:rsidRPr="004338A9">
        <w:rPr>
          <w:rFonts w:asciiTheme="majorHAnsi" w:hAnsiTheme="majorHAnsi" w:cs="Arial"/>
          <w:spacing w:val="-3"/>
          <w:sz w:val="20"/>
          <w:szCs w:val="20"/>
          <w:rPrChange w:id="5453" w:author="dbecker" w:date="2016-01-07T14:58:00Z">
            <w:rPr>
              <w:rFonts w:ascii="Arial" w:hAnsi="Arial" w:cs="Arial"/>
              <w:spacing w:val="-3"/>
              <w:sz w:val="20"/>
              <w:szCs w:val="20"/>
            </w:rPr>
          </w:rPrChange>
        </w:rPr>
        <w:t xml:space="preserve"> </w:t>
      </w:r>
    </w:p>
    <w:p w:rsidR="00B52C86" w:rsidRPr="004338A9" w:rsidRDefault="00B52C86" w:rsidP="00B52C86">
      <w:pPr>
        <w:framePr w:hSpace="180" w:wrap="around" w:vAnchor="text" w:hAnchor="page" w:x="3061" w:y="234"/>
        <w:rPr>
          <w:rFonts w:asciiTheme="majorHAnsi" w:hAnsiTheme="majorHAnsi"/>
          <w:rPrChange w:id="5454" w:author="dbecker" w:date="2016-01-07T14:58:00Z">
            <w:rPr/>
          </w:rPrChange>
        </w:rPr>
      </w:pPr>
      <w:r w:rsidRPr="004338A9">
        <w:rPr>
          <w:rFonts w:asciiTheme="majorHAnsi" w:hAnsiTheme="majorHAnsi"/>
          <w:rPrChange w:id="5455" w:author="dbecker" w:date="2016-01-07T14:58:00Z">
            <w:rPr>
              <w:rFonts w:asciiTheme="majorHAnsi" w:hAnsiTheme="majorHAnsi"/>
            </w:rPr>
          </w:rPrChange>
        </w:rPr>
        <w:object w:dxaOrig="2760" w:dyaOrig="3495">
          <v:shape id="_x0000_i1030" type="#_x0000_t75" style="width:61.95pt;height:78.65pt" o:ole="">
            <v:imagedata r:id="rId33" o:title=""/>
          </v:shape>
          <o:OLEObject Type="Embed" ProgID="PBrush" ShapeID="_x0000_i1030" DrawAspect="Content" ObjectID="_1514794454" r:id="rId34"/>
        </w:object>
      </w:r>
    </w:p>
    <w:p w:rsidR="00B52C86" w:rsidRPr="004338A9" w:rsidRDefault="00B52C86" w:rsidP="00B52C86">
      <w:pPr>
        <w:framePr w:hSpace="180" w:wrap="around" w:vAnchor="text" w:hAnchor="page" w:x="7021" w:y="54"/>
        <w:rPr>
          <w:rFonts w:asciiTheme="majorHAnsi" w:hAnsiTheme="majorHAnsi"/>
          <w:rPrChange w:id="5456" w:author="dbecker" w:date="2016-01-07T14:58:00Z">
            <w:rPr/>
          </w:rPrChange>
        </w:rPr>
      </w:pPr>
      <w:r w:rsidRPr="004338A9">
        <w:rPr>
          <w:rFonts w:asciiTheme="majorHAnsi" w:hAnsiTheme="majorHAnsi"/>
          <w:rPrChange w:id="5457" w:author="dbecker" w:date="2016-01-07T14:58:00Z">
            <w:rPr>
              <w:rFonts w:asciiTheme="majorHAnsi" w:hAnsiTheme="majorHAnsi"/>
            </w:rPr>
          </w:rPrChange>
        </w:rPr>
        <w:object w:dxaOrig="2760" w:dyaOrig="3495">
          <v:shape id="_x0000_i1031" type="#_x0000_t75" style="width:69.15pt;height:87.55pt" o:ole="">
            <v:imagedata r:id="rId35" o:title=""/>
          </v:shape>
          <o:OLEObject Type="Embed" ProgID="PBrush" ShapeID="_x0000_i1031" DrawAspect="Content" ObjectID="_1514794455" r:id="rId36"/>
        </w:object>
      </w:r>
    </w:p>
    <w:p w:rsidR="00B52C86" w:rsidRPr="004338A9" w:rsidRDefault="00B52C86" w:rsidP="00B52C86">
      <w:pPr>
        <w:jc w:val="center"/>
        <w:rPr>
          <w:rFonts w:asciiTheme="majorHAnsi" w:hAnsiTheme="majorHAnsi" w:cs="Arial"/>
          <w:b/>
          <w:rPrChange w:id="5458" w:author="dbecker" w:date="2016-01-07T14:58:00Z">
            <w:rPr>
              <w:rFonts w:ascii="Arial" w:hAnsi="Arial" w:cs="Arial"/>
              <w:b/>
            </w:rPr>
          </w:rPrChange>
        </w:rPr>
      </w:pPr>
    </w:p>
    <w:p w:rsidR="00B52C86" w:rsidRPr="004338A9" w:rsidRDefault="00B52C86" w:rsidP="00B52C86">
      <w:pPr>
        <w:jc w:val="center"/>
        <w:rPr>
          <w:rFonts w:asciiTheme="majorHAnsi" w:hAnsiTheme="majorHAnsi" w:cs="Arial"/>
          <w:b/>
          <w:rPrChange w:id="5459" w:author="dbecker" w:date="2016-01-07T14:58:00Z">
            <w:rPr>
              <w:rFonts w:ascii="Arial" w:hAnsi="Arial" w:cs="Arial"/>
              <w:b/>
            </w:rPr>
          </w:rPrChange>
        </w:rPr>
      </w:pPr>
    </w:p>
    <w:p w:rsidR="00B52C86" w:rsidRPr="004338A9" w:rsidRDefault="00B52C86" w:rsidP="00B52C86">
      <w:pPr>
        <w:jc w:val="center"/>
        <w:rPr>
          <w:rFonts w:asciiTheme="majorHAnsi" w:hAnsiTheme="majorHAnsi" w:cs="Arial"/>
          <w:b/>
          <w:rPrChange w:id="5460" w:author="dbecker" w:date="2016-01-07T14:58:00Z">
            <w:rPr>
              <w:rFonts w:ascii="Arial" w:hAnsi="Arial" w:cs="Arial"/>
              <w:b/>
            </w:rPr>
          </w:rPrChange>
        </w:rPr>
      </w:pPr>
    </w:p>
    <w:p w:rsidR="00B52C86" w:rsidRPr="004338A9" w:rsidRDefault="00B52C86" w:rsidP="00B52C86">
      <w:pPr>
        <w:jc w:val="center"/>
        <w:rPr>
          <w:rFonts w:asciiTheme="majorHAnsi" w:hAnsiTheme="majorHAnsi" w:cs="Arial"/>
          <w:b/>
          <w:rPrChange w:id="5461" w:author="dbecker" w:date="2016-01-07T14:58:00Z">
            <w:rPr>
              <w:rFonts w:ascii="Arial" w:hAnsi="Arial" w:cs="Arial"/>
              <w:b/>
            </w:rPr>
          </w:rPrChange>
        </w:rPr>
      </w:pPr>
    </w:p>
    <w:p w:rsidR="00B52C86" w:rsidRPr="004338A9" w:rsidRDefault="00B52C86" w:rsidP="00B52C86">
      <w:pPr>
        <w:jc w:val="center"/>
        <w:rPr>
          <w:rFonts w:asciiTheme="majorHAnsi" w:hAnsiTheme="majorHAnsi" w:cs="Arial"/>
          <w:b/>
          <w:rPrChange w:id="5462" w:author="dbecker" w:date="2016-01-07T14:58:00Z">
            <w:rPr>
              <w:rFonts w:ascii="Arial" w:hAnsi="Arial" w:cs="Arial"/>
              <w:b/>
            </w:rPr>
          </w:rPrChange>
        </w:rPr>
      </w:pPr>
    </w:p>
    <w:p w:rsidR="00B52C86" w:rsidRPr="004338A9" w:rsidRDefault="00B52C86" w:rsidP="00B52C86">
      <w:pPr>
        <w:jc w:val="center"/>
        <w:rPr>
          <w:rFonts w:asciiTheme="majorHAnsi" w:hAnsiTheme="majorHAnsi" w:cs="Arial"/>
          <w:b/>
          <w:rPrChange w:id="5463" w:author="dbecker" w:date="2016-01-07T14:58:00Z">
            <w:rPr>
              <w:rFonts w:ascii="Arial" w:hAnsi="Arial" w:cs="Arial"/>
              <w:b/>
            </w:rPr>
          </w:rPrChange>
        </w:rPr>
      </w:pPr>
    </w:p>
    <w:p w:rsidR="00B52C86" w:rsidRPr="004338A9" w:rsidRDefault="00B52C86" w:rsidP="00B52C86">
      <w:pPr>
        <w:rPr>
          <w:rFonts w:asciiTheme="majorHAnsi" w:hAnsiTheme="majorHAnsi" w:cs="Arial"/>
          <w:b/>
          <w:sz w:val="16"/>
          <w:szCs w:val="16"/>
          <w:rPrChange w:id="5464" w:author="dbecker" w:date="2016-01-07T14:58:00Z">
            <w:rPr>
              <w:rFonts w:ascii="Arial" w:hAnsi="Arial" w:cs="Arial"/>
              <w:b/>
              <w:sz w:val="16"/>
              <w:szCs w:val="16"/>
            </w:rPr>
          </w:rPrChange>
        </w:rPr>
      </w:pPr>
    </w:p>
    <w:p w:rsidR="00B52C86" w:rsidRPr="004338A9" w:rsidRDefault="00B52C86" w:rsidP="00B52C86">
      <w:pPr>
        <w:rPr>
          <w:rFonts w:asciiTheme="majorHAnsi" w:hAnsiTheme="majorHAnsi" w:cs="Arial"/>
          <w:sz w:val="16"/>
          <w:szCs w:val="16"/>
          <w:rPrChange w:id="5465" w:author="dbecker" w:date="2016-01-07T14:58:00Z">
            <w:rPr>
              <w:rFonts w:ascii="Arial" w:hAnsi="Arial" w:cs="Arial"/>
              <w:sz w:val="16"/>
              <w:szCs w:val="16"/>
            </w:rPr>
          </w:rPrChange>
        </w:rPr>
      </w:pPr>
      <w:r w:rsidRPr="004338A9">
        <w:rPr>
          <w:rFonts w:asciiTheme="majorHAnsi" w:hAnsiTheme="majorHAnsi" w:cs="Arial"/>
          <w:b/>
          <w:sz w:val="16"/>
          <w:szCs w:val="16"/>
          <w:rPrChange w:id="5466" w:author="dbecker" w:date="2016-01-07T14:58:00Z">
            <w:rPr>
              <w:rFonts w:ascii="Arial" w:hAnsi="Arial" w:cs="Arial"/>
              <w:b/>
              <w:sz w:val="16"/>
              <w:szCs w:val="16"/>
            </w:rPr>
          </w:rPrChange>
        </w:rPr>
        <w:t xml:space="preserve">                         </w:t>
      </w:r>
      <w:r w:rsidRPr="004338A9">
        <w:rPr>
          <w:rFonts w:asciiTheme="majorHAnsi" w:hAnsiTheme="majorHAnsi" w:cs="Arial"/>
          <w:sz w:val="16"/>
          <w:szCs w:val="16"/>
          <w:rPrChange w:id="5467" w:author="dbecker" w:date="2016-01-07T14:58:00Z">
            <w:rPr>
              <w:rFonts w:ascii="Arial" w:hAnsi="Arial" w:cs="Arial"/>
              <w:sz w:val="16"/>
              <w:szCs w:val="16"/>
            </w:rPr>
          </w:rPrChange>
        </w:rPr>
        <w:t>Placing a dosimeter on the charger                            Re</w:t>
      </w:r>
      <w:r w:rsidR="003D00A8" w:rsidRPr="004338A9">
        <w:rPr>
          <w:rFonts w:asciiTheme="majorHAnsi" w:hAnsiTheme="majorHAnsi" w:cs="Arial"/>
          <w:sz w:val="16"/>
          <w:szCs w:val="16"/>
          <w:rPrChange w:id="5468" w:author="dbecker" w:date="2016-01-07T14:58:00Z">
            <w:rPr>
              <w:rFonts w:ascii="Arial" w:hAnsi="Arial" w:cs="Arial"/>
              <w:sz w:val="16"/>
              <w:szCs w:val="16"/>
            </w:rPr>
          </w:rPrChange>
        </w:rPr>
        <w:t>-</w:t>
      </w:r>
      <w:r w:rsidRPr="004338A9">
        <w:rPr>
          <w:rFonts w:asciiTheme="majorHAnsi" w:hAnsiTheme="majorHAnsi" w:cs="Arial"/>
          <w:sz w:val="16"/>
          <w:szCs w:val="16"/>
          <w:rPrChange w:id="5469" w:author="dbecker" w:date="2016-01-07T14:58:00Z">
            <w:rPr>
              <w:rFonts w:ascii="Arial" w:hAnsi="Arial" w:cs="Arial"/>
              <w:sz w:val="16"/>
              <w:szCs w:val="16"/>
            </w:rPr>
          </w:rPrChange>
        </w:rPr>
        <w:t>setting a dosimeter to zero with charger</w:t>
      </w:r>
    </w:p>
    <w:p w:rsidR="00B52C86" w:rsidRPr="004338A9" w:rsidRDefault="00B52C86" w:rsidP="00B52C86">
      <w:pPr>
        <w:rPr>
          <w:rFonts w:asciiTheme="majorHAnsi" w:hAnsiTheme="majorHAnsi" w:cs="Arial"/>
          <w:sz w:val="16"/>
          <w:szCs w:val="16"/>
          <w:rPrChange w:id="5470" w:author="dbecker" w:date="2016-01-07T14:58:00Z">
            <w:rPr>
              <w:rFonts w:ascii="Arial" w:hAnsi="Arial" w:cs="Arial"/>
              <w:sz w:val="16"/>
              <w:szCs w:val="16"/>
            </w:rPr>
          </w:rPrChange>
        </w:rPr>
      </w:pPr>
    </w:p>
    <w:p w:rsidR="00B52C86" w:rsidRPr="004338A9" w:rsidRDefault="00B52C86" w:rsidP="00B52C86">
      <w:pPr>
        <w:ind w:left="720" w:hanging="720"/>
        <w:rPr>
          <w:rFonts w:asciiTheme="majorHAnsi" w:hAnsiTheme="majorHAnsi" w:cs="Arial"/>
          <w:sz w:val="20"/>
          <w:szCs w:val="20"/>
          <w:rPrChange w:id="5471" w:author="dbecker" w:date="2016-01-07T14:58:00Z">
            <w:rPr>
              <w:rFonts w:ascii="Arial" w:hAnsi="Arial" w:cs="Arial"/>
              <w:sz w:val="20"/>
              <w:szCs w:val="20"/>
            </w:rPr>
          </w:rPrChange>
        </w:rPr>
      </w:pPr>
      <w:r w:rsidRPr="004338A9">
        <w:rPr>
          <w:rFonts w:asciiTheme="majorHAnsi" w:hAnsiTheme="majorHAnsi" w:cs="Arial"/>
          <w:sz w:val="20"/>
          <w:szCs w:val="20"/>
          <w:rPrChange w:id="5472" w:author="dbecker" w:date="2016-01-07T14:58:00Z">
            <w:rPr>
              <w:rFonts w:ascii="Arial" w:hAnsi="Arial" w:cs="Arial"/>
              <w:sz w:val="20"/>
              <w:szCs w:val="20"/>
            </w:rPr>
          </w:rPrChange>
        </w:rPr>
        <w:t xml:space="preserve">3. </w:t>
      </w:r>
      <w:r w:rsidRPr="004338A9">
        <w:rPr>
          <w:rFonts w:asciiTheme="majorHAnsi" w:hAnsiTheme="majorHAnsi" w:cs="Arial"/>
          <w:sz w:val="20"/>
          <w:szCs w:val="20"/>
          <w:rPrChange w:id="5473" w:author="dbecker" w:date="2016-01-07T14:58:00Z">
            <w:rPr>
              <w:rFonts w:ascii="Arial" w:hAnsi="Arial" w:cs="Arial"/>
              <w:sz w:val="20"/>
              <w:szCs w:val="20"/>
            </w:rPr>
          </w:rPrChange>
        </w:rPr>
        <w:tab/>
        <w:t xml:space="preserve">Apply firm downward pressure.  You should see a scale and a vertical </w:t>
      </w:r>
      <w:r w:rsidR="00CF3A84" w:rsidRPr="004338A9">
        <w:rPr>
          <w:rFonts w:asciiTheme="majorHAnsi" w:hAnsiTheme="majorHAnsi" w:cs="Arial"/>
          <w:sz w:val="20"/>
          <w:szCs w:val="20"/>
          <w:rPrChange w:id="5474" w:author="dbecker" w:date="2016-01-07T14:58:00Z">
            <w:rPr>
              <w:rFonts w:ascii="Arial" w:hAnsi="Arial" w:cs="Arial"/>
              <w:sz w:val="20"/>
              <w:szCs w:val="20"/>
            </w:rPr>
          </w:rPrChange>
        </w:rPr>
        <w:t>hair</w:t>
      </w:r>
      <w:r w:rsidRPr="004338A9">
        <w:rPr>
          <w:rFonts w:asciiTheme="majorHAnsi" w:hAnsiTheme="majorHAnsi" w:cs="Arial"/>
          <w:sz w:val="20"/>
          <w:szCs w:val="20"/>
          <w:rPrChange w:id="5475" w:author="dbecker" w:date="2016-01-07T14:58:00Z">
            <w:rPr>
              <w:rFonts w:ascii="Arial" w:hAnsi="Arial" w:cs="Arial"/>
              <w:sz w:val="20"/>
              <w:szCs w:val="20"/>
            </w:rPr>
          </w:rPrChange>
        </w:rPr>
        <w:t xml:space="preserve">line when looking through the dosimeter.  If no </w:t>
      </w:r>
      <w:r w:rsidR="00657B05" w:rsidRPr="004338A9">
        <w:rPr>
          <w:rFonts w:asciiTheme="majorHAnsi" w:hAnsiTheme="majorHAnsi" w:cs="Arial"/>
          <w:sz w:val="20"/>
          <w:szCs w:val="20"/>
          <w:rPrChange w:id="5476" w:author="dbecker" w:date="2016-01-07T14:58:00Z">
            <w:rPr>
              <w:rFonts w:ascii="Arial" w:hAnsi="Arial" w:cs="Arial"/>
              <w:sz w:val="20"/>
              <w:szCs w:val="20"/>
            </w:rPr>
          </w:rPrChange>
        </w:rPr>
        <w:t>hair</w:t>
      </w:r>
      <w:r w:rsidRPr="004338A9">
        <w:rPr>
          <w:rFonts w:asciiTheme="majorHAnsi" w:hAnsiTheme="majorHAnsi" w:cs="Arial"/>
          <w:sz w:val="20"/>
          <w:szCs w:val="20"/>
          <w:rPrChange w:id="5477" w:author="dbecker" w:date="2016-01-07T14:58:00Z">
            <w:rPr>
              <w:rFonts w:ascii="Arial" w:hAnsi="Arial" w:cs="Arial"/>
              <w:sz w:val="20"/>
              <w:szCs w:val="20"/>
            </w:rPr>
          </w:rPrChange>
        </w:rPr>
        <w:t xml:space="preserve">line is visible, rotate the control knob a </w:t>
      </w:r>
      <w:r w:rsidR="00C566F9" w:rsidRPr="004338A9">
        <w:rPr>
          <w:rFonts w:asciiTheme="majorHAnsi" w:hAnsiTheme="majorHAnsi" w:cs="Arial"/>
          <w:sz w:val="20"/>
          <w:szCs w:val="20"/>
          <w:rPrChange w:id="5478" w:author="dbecker" w:date="2016-01-07T14:58:00Z">
            <w:rPr>
              <w:rFonts w:ascii="Arial" w:hAnsi="Arial" w:cs="Arial"/>
              <w:sz w:val="20"/>
              <w:szCs w:val="20"/>
            </w:rPr>
          </w:rPrChange>
        </w:rPr>
        <w:t>hair</w:t>
      </w:r>
      <w:r w:rsidRPr="004338A9">
        <w:rPr>
          <w:rFonts w:asciiTheme="majorHAnsi" w:hAnsiTheme="majorHAnsi" w:cs="Arial"/>
          <w:sz w:val="20"/>
          <w:szCs w:val="20"/>
          <w:rPrChange w:id="5479" w:author="dbecker" w:date="2016-01-07T14:58:00Z">
            <w:rPr>
              <w:rFonts w:ascii="Arial" w:hAnsi="Arial" w:cs="Arial"/>
              <w:sz w:val="20"/>
              <w:szCs w:val="20"/>
            </w:rPr>
          </w:rPrChange>
        </w:rPr>
        <w:t xml:space="preserve">line appears.  Set </w:t>
      </w:r>
      <w:r w:rsidR="00657B05" w:rsidRPr="004338A9">
        <w:rPr>
          <w:rFonts w:asciiTheme="majorHAnsi" w:hAnsiTheme="majorHAnsi" w:cs="Arial"/>
          <w:sz w:val="20"/>
          <w:szCs w:val="20"/>
          <w:rPrChange w:id="5480" w:author="dbecker" w:date="2016-01-07T14:58:00Z">
            <w:rPr>
              <w:rFonts w:ascii="Arial" w:hAnsi="Arial" w:cs="Arial"/>
              <w:sz w:val="20"/>
              <w:szCs w:val="20"/>
            </w:rPr>
          </w:rPrChange>
        </w:rPr>
        <w:t>hair</w:t>
      </w:r>
      <w:r w:rsidRPr="004338A9">
        <w:rPr>
          <w:rFonts w:asciiTheme="majorHAnsi" w:hAnsiTheme="majorHAnsi" w:cs="Arial"/>
          <w:sz w:val="20"/>
          <w:szCs w:val="20"/>
          <w:rPrChange w:id="5481" w:author="dbecker" w:date="2016-01-07T14:58:00Z">
            <w:rPr>
              <w:rFonts w:ascii="Arial" w:hAnsi="Arial" w:cs="Arial"/>
              <w:sz w:val="20"/>
              <w:szCs w:val="20"/>
            </w:rPr>
          </w:rPrChange>
        </w:rPr>
        <w:t>line at or near zero by rotating the control knob.</w:t>
      </w:r>
    </w:p>
    <w:p w:rsidR="00B52C86" w:rsidRPr="004338A9" w:rsidRDefault="00B52C86" w:rsidP="00B52C86">
      <w:pPr>
        <w:ind w:left="720" w:hanging="720"/>
        <w:jc w:val="both"/>
        <w:rPr>
          <w:rFonts w:asciiTheme="majorHAnsi" w:hAnsiTheme="majorHAnsi" w:cs="Arial"/>
          <w:sz w:val="20"/>
          <w:szCs w:val="20"/>
          <w:rPrChange w:id="5482" w:author="dbecker" w:date="2016-01-07T14:58:00Z">
            <w:rPr>
              <w:rFonts w:ascii="Arial" w:hAnsi="Arial" w:cs="Arial"/>
              <w:sz w:val="20"/>
              <w:szCs w:val="20"/>
            </w:rPr>
          </w:rPrChange>
        </w:rPr>
      </w:pPr>
      <w:r w:rsidRPr="004338A9">
        <w:rPr>
          <w:rFonts w:asciiTheme="majorHAnsi" w:hAnsiTheme="majorHAnsi" w:cs="Arial"/>
          <w:sz w:val="20"/>
          <w:szCs w:val="20"/>
          <w:rPrChange w:id="5483" w:author="dbecker" w:date="2016-01-07T14:58:00Z">
            <w:rPr>
              <w:rFonts w:ascii="Arial" w:hAnsi="Arial" w:cs="Arial"/>
              <w:sz w:val="20"/>
              <w:szCs w:val="20"/>
            </w:rPr>
          </w:rPrChange>
        </w:rPr>
        <w:t xml:space="preserve">4. </w:t>
      </w:r>
      <w:r w:rsidRPr="004338A9">
        <w:rPr>
          <w:rFonts w:asciiTheme="majorHAnsi" w:hAnsiTheme="majorHAnsi" w:cs="Arial"/>
          <w:sz w:val="20"/>
          <w:szCs w:val="20"/>
          <w:rPrChange w:id="5484" w:author="dbecker" w:date="2016-01-07T14:58:00Z">
            <w:rPr>
              <w:rFonts w:ascii="Arial" w:hAnsi="Arial" w:cs="Arial"/>
              <w:sz w:val="20"/>
              <w:szCs w:val="20"/>
            </w:rPr>
          </w:rPrChange>
        </w:rPr>
        <w:tab/>
        <w:t>Remove the dosimeter and replace the cap over the charging contact.</w:t>
      </w:r>
    </w:p>
    <w:p w:rsidR="00B52C86" w:rsidRPr="004338A9" w:rsidRDefault="00B52C86" w:rsidP="00B52C86">
      <w:pPr>
        <w:ind w:left="720" w:hanging="720"/>
        <w:jc w:val="both"/>
        <w:rPr>
          <w:rFonts w:asciiTheme="majorHAnsi" w:hAnsiTheme="majorHAnsi" w:cs="Arial"/>
          <w:sz w:val="20"/>
          <w:szCs w:val="20"/>
          <w:rPrChange w:id="5485" w:author="dbecker" w:date="2016-01-07T14:58:00Z">
            <w:rPr>
              <w:rFonts w:ascii="Arial" w:hAnsi="Arial" w:cs="Arial"/>
              <w:sz w:val="20"/>
              <w:szCs w:val="20"/>
            </w:rPr>
          </w:rPrChange>
        </w:rPr>
      </w:pPr>
      <w:r w:rsidRPr="004338A9">
        <w:rPr>
          <w:rFonts w:asciiTheme="majorHAnsi" w:hAnsiTheme="majorHAnsi" w:cs="Arial"/>
          <w:sz w:val="20"/>
          <w:szCs w:val="20"/>
          <w:rPrChange w:id="5486" w:author="dbecker" w:date="2016-01-07T14:58:00Z">
            <w:rPr>
              <w:rFonts w:ascii="Arial" w:hAnsi="Arial" w:cs="Arial"/>
              <w:sz w:val="20"/>
              <w:szCs w:val="20"/>
            </w:rPr>
          </w:rPrChange>
        </w:rPr>
        <w:t xml:space="preserve">5.  </w:t>
      </w:r>
      <w:r w:rsidRPr="004338A9">
        <w:rPr>
          <w:rFonts w:asciiTheme="majorHAnsi" w:hAnsiTheme="majorHAnsi" w:cs="Arial"/>
          <w:sz w:val="20"/>
          <w:szCs w:val="20"/>
          <w:rPrChange w:id="5487" w:author="dbecker" w:date="2016-01-07T14:58:00Z">
            <w:rPr>
              <w:rFonts w:ascii="Arial" w:hAnsi="Arial" w:cs="Arial"/>
              <w:sz w:val="20"/>
              <w:szCs w:val="20"/>
            </w:rPr>
          </w:rPrChange>
        </w:rPr>
        <w:tab/>
        <w:t>The charger is considered operational if the light source for reading dosimeters is working and the charger can move the hairline on a self-reading dosimeter</w:t>
      </w:r>
      <w:r w:rsidR="00657B05" w:rsidRPr="004338A9">
        <w:rPr>
          <w:rFonts w:asciiTheme="majorHAnsi" w:hAnsiTheme="majorHAnsi" w:cs="Arial"/>
          <w:sz w:val="20"/>
          <w:szCs w:val="20"/>
          <w:rPrChange w:id="5488" w:author="dbecker" w:date="2016-01-07T14:58:00Z">
            <w:rPr>
              <w:rFonts w:ascii="Arial" w:hAnsi="Arial" w:cs="Arial"/>
              <w:sz w:val="20"/>
              <w:szCs w:val="20"/>
            </w:rPr>
          </w:rPrChange>
        </w:rPr>
        <w:t>.</w:t>
      </w:r>
    </w:p>
    <w:p w:rsidR="00B52C86" w:rsidRPr="004338A9" w:rsidRDefault="00B52C86" w:rsidP="00B52C86">
      <w:pPr>
        <w:ind w:left="720" w:hanging="720"/>
        <w:jc w:val="both"/>
        <w:rPr>
          <w:rFonts w:asciiTheme="majorHAnsi" w:hAnsiTheme="majorHAnsi" w:cs="Arial"/>
          <w:sz w:val="20"/>
          <w:szCs w:val="20"/>
          <w:rPrChange w:id="5489" w:author="dbecker" w:date="2016-01-07T14:58:00Z">
            <w:rPr>
              <w:rFonts w:ascii="Arial" w:hAnsi="Arial" w:cs="Arial"/>
              <w:sz w:val="20"/>
              <w:szCs w:val="20"/>
            </w:rPr>
          </w:rPrChange>
        </w:rPr>
      </w:pPr>
      <w:r w:rsidRPr="004338A9">
        <w:rPr>
          <w:rFonts w:asciiTheme="majorHAnsi" w:hAnsiTheme="majorHAnsi" w:cs="Arial"/>
          <w:sz w:val="20"/>
          <w:szCs w:val="20"/>
          <w:rPrChange w:id="5490" w:author="dbecker" w:date="2016-01-07T14:58:00Z">
            <w:rPr>
              <w:rFonts w:ascii="Arial" w:hAnsi="Arial" w:cs="Arial"/>
              <w:sz w:val="20"/>
              <w:szCs w:val="20"/>
            </w:rPr>
          </w:rPrChange>
        </w:rPr>
        <w:t>6.</w:t>
      </w:r>
      <w:r w:rsidRPr="004338A9">
        <w:rPr>
          <w:rFonts w:asciiTheme="majorHAnsi" w:hAnsiTheme="majorHAnsi" w:cs="Arial"/>
          <w:sz w:val="20"/>
          <w:szCs w:val="20"/>
          <w:rPrChange w:id="5491" w:author="dbecker" w:date="2016-01-07T14:58:00Z">
            <w:rPr>
              <w:rFonts w:ascii="Arial" w:hAnsi="Arial" w:cs="Arial"/>
              <w:sz w:val="20"/>
              <w:szCs w:val="20"/>
            </w:rPr>
          </w:rPrChange>
        </w:rPr>
        <w:tab/>
        <w:t xml:space="preserve">Replace the battery if the light source fails to work and repeat the check sequence.  If the light still fails to operate, replace the light bulb with the </w:t>
      </w:r>
      <w:r w:rsidR="00CF3A84" w:rsidRPr="004338A9">
        <w:rPr>
          <w:rFonts w:asciiTheme="majorHAnsi" w:hAnsiTheme="majorHAnsi" w:cs="Arial"/>
          <w:sz w:val="20"/>
          <w:szCs w:val="20"/>
          <w:rPrChange w:id="5492" w:author="dbecker" w:date="2016-01-07T14:58:00Z">
            <w:rPr>
              <w:rFonts w:ascii="Arial" w:hAnsi="Arial" w:cs="Arial"/>
              <w:sz w:val="20"/>
              <w:szCs w:val="20"/>
            </w:rPr>
          </w:rPrChange>
        </w:rPr>
        <w:t xml:space="preserve">spare </w:t>
      </w:r>
      <w:r w:rsidRPr="004338A9">
        <w:rPr>
          <w:rFonts w:asciiTheme="majorHAnsi" w:hAnsiTheme="majorHAnsi" w:cs="Arial"/>
          <w:sz w:val="20"/>
          <w:szCs w:val="20"/>
          <w:rPrChange w:id="5493" w:author="dbecker" w:date="2016-01-07T14:58:00Z">
            <w:rPr>
              <w:rFonts w:ascii="Arial" w:hAnsi="Arial" w:cs="Arial"/>
              <w:sz w:val="20"/>
              <w:szCs w:val="20"/>
            </w:rPr>
          </w:rPrChange>
        </w:rPr>
        <w:t>provided inside the charger case and repeat the check sequence.</w:t>
      </w:r>
    </w:p>
    <w:p w:rsidR="00B52C86" w:rsidRPr="004338A9" w:rsidRDefault="00B52C86" w:rsidP="00B52C86">
      <w:pPr>
        <w:ind w:left="720" w:hanging="720"/>
        <w:jc w:val="both"/>
        <w:rPr>
          <w:rFonts w:asciiTheme="majorHAnsi" w:hAnsiTheme="majorHAnsi" w:cs="Arial"/>
          <w:sz w:val="20"/>
          <w:szCs w:val="20"/>
          <w:rPrChange w:id="5494" w:author="dbecker" w:date="2016-01-07T14:58:00Z">
            <w:rPr>
              <w:rFonts w:ascii="Arial" w:hAnsi="Arial" w:cs="Arial"/>
              <w:sz w:val="20"/>
              <w:szCs w:val="20"/>
            </w:rPr>
          </w:rPrChange>
        </w:rPr>
      </w:pPr>
      <w:r w:rsidRPr="004338A9">
        <w:rPr>
          <w:rFonts w:asciiTheme="majorHAnsi" w:hAnsiTheme="majorHAnsi" w:cs="Arial"/>
          <w:sz w:val="20"/>
          <w:szCs w:val="20"/>
          <w:rPrChange w:id="5495" w:author="dbecker" w:date="2016-01-07T14:58:00Z">
            <w:rPr>
              <w:rFonts w:ascii="Arial" w:hAnsi="Arial" w:cs="Arial"/>
              <w:sz w:val="20"/>
              <w:szCs w:val="20"/>
            </w:rPr>
          </w:rPrChange>
        </w:rPr>
        <w:t xml:space="preserve">7. </w:t>
      </w:r>
      <w:r w:rsidRPr="004338A9">
        <w:rPr>
          <w:rFonts w:asciiTheme="majorHAnsi" w:hAnsiTheme="majorHAnsi" w:cs="Arial"/>
          <w:sz w:val="20"/>
          <w:szCs w:val="20"/>
          <w:rPrChange w:id="5496" w:author="dbecker" w:date="2016-01-07T14:58:00Z">
            <w:rPr>
              <w:rFonts w:ascii="Arial" w:hAnsi="Arial" w:cs="Arial"/>
              <w:sz w:val="20"/>
              <w:szCs w:val="20"/>
            </w:rPr>
          </w:rPrChange>
        </w:rPr>
        <w:tab/>
        <w:t xml:space="preserve">If the light source works but you are unable to move the </w:t>
      </w:r>
      <w:r w:rsidR="00CF3A84" w:rsidRPr="004338A9">
        <w:rPr>
          <w:rFonts w:asciiTheme="majorHAnsi" w:hAnsiTheme="majorHAnsi" w:cs="Arial"/>
          <w:sz w:val="20"/>
          <w:szCs w:val="20"/>
          <w:rPrChange w:id="5497" w:author="dbecker" w:date="2016-01-07T14:58:00Z">
            <w:rPr>
              <w:rFonts w:ascii="Arial" w:hAnsi="Arial" w:cs="Arial"/>
              <w:sz w:val="20"/>
              <w:szCs w:val="20"/>
            </w:rPr>
          </w:rPrChange>
        </w:rPr>
        <w:t>hair</w:t>
      </w:r>
      <w:r w:rsidRPr="004338A9">
        <w:rPr>
          <w:rFonts w:asciiTheme="majorHAnsi" w:hAnsiTheme="majorHAnsi" w:cs="Arial"/>
          <w:sz w:val="20"/>
          <w:szCs w:val="20"/>
          <w:rPrChange w:id="5498" w:author="dbecker" w:date="2016-01-07T14:58:00Z">
            <w:rPr>
              <w:rFonts w:ascii="Arial" w:hAnsi="Arial" w:cs="Arial"/>
              <w:sz w:val="20"/>
              <w:szCs w:val="20"/>
            </w:rPr>
          </w:rPrChange>
        </w:rPr>
        <w:t>line on the dosimeter, clean the charging contact on the charger with a soft cloth which is free of grit, dirt, lint, and moisture.  Do not use strong solvents or cleaning fluids to clean parts as they can dissolve the plastic.  Repeat the check sequence.</w:t>
      </w:r>
    </w:p>
    <w:p w:rsidR="00B52C86" w:rsidRPr="004338A9" w:rsidRDefault="00B52C86" w:rsidP="00B52C86">
      <w:pPr>
        <w:ind w:left="720" w:hanging="720"/>
        <w:jc w:val="both"/>
        <w:rPr>
          <w:rFonts w:asciiTheme="majorHAnsi" w:hAnsiTheme="majorHAnsi" w:cs="Arial"/>
          <w:sz w:val="20"/>
          <w:szCs w:val="20"/>
          <w:rPrChange w:id="5499" w:author="dbecker" w:date="2016-01-07T14:58:00Z">
            <w:rPr>
              <w:rFonts w:ascii="Arial" w:hAnsi="Arial" w:cs="Arial"/>
              <w:sz w:val="20"/>
              <w:szCs w:val="20"/>
            </w:rPr>
          </w:rPrChange>
        </w:rPr>
      </w:pPr>
      <w:r w:rsidRPr="004338A9">
        <w:rPr>
          <w:rFonts w:asciiTheme="majorHAnsi" w:hAnsiTheme="majorHAnsi" w:cs="Arial"/>
          <w:sz w:val="20"/>
          <w:szCs w:val="20"/>
          <w:rPrChange w:id="5500" w:author="dbecker" w:date="2016-01-07T14:58:00Z">
            <w:rPr>
              <w:rFonts w:ascii="Arial" w:hAnsi="Arial" w:cs="Arial"/>
              <w:sz w:val="20"/>
              <w:szCs w:val="20"/>
            </w:rPr>
          </w:rPrChange>
        </w:rPr>
        <w:t xml:space="preserve">8.  </w:t>
      </w:r>
      <w:r w:rsidRPr="004338A9">
        <w:rPr>
          <w:rFonts w:asciiTheme="majorHAnsi" w:hAnsiTheme="majorHAnsi" w:cs="Arial"/>
          <w:sz w:val="20"/>
          <w:szCs w:val="20"/>
          <w:rPrChange w:id="5501" w:author="dbecker" w:date="2016-01-07T14:58:00Z">
            <w:rPr>
              <w:rFonts w:ascii="Arial" w:hAnsi="Arial" w:cs="Arial"/>
              <w:sz w:val="20"/>
              <w:szCs w:val="20"/>
            </w:rPr>
          </w:rPrChange>
        </w:rPr>
        <w:tab/>
        <w:t>If the check is still unsatisfactory, get another charger and perform the check sequence.</w:t>
      </w:r>
    </w:p>
    <w:p w:rsidR="00B52C86" w:rsidRPr="004338A9" w:rsidRDefault="00B52C86" w:rsidP="00B52C86">
      <w:pPr>
        <w:jc w:val="center"/>
        <w:rPr>
          <w:rFonts w:asciiTheme="majorHAnsi" w:hAnsiTheme="majorHAnsi" w:cs="Arial"/>
          <w:b/>
          <w:rPrChange w:id="5502" w:author="dbecker" w:date="2016-01-07T14:58:00Z">
            <w:rPr>
              <w:rFonts w:ascii="Arial" w:hAnsi="Arial" w:cs="Arial"/>
              <w:b/>
            </w:rPr>
          </w:rPrChange>
        </w:rPr>
      </w:pPr>
    </w:p>
    <w:p w:rsidR="00B52C86" w:rsidRPr="004338A9" w:rsidRDefault="00B52C86" w:rsidP="00B52C86">
      <w:pPr>
        <w:jc w:val="center"/>
        <w:rPr>
          <w:rFonts w:asciiTheme="majorHAnsi" w:hAnsiTheme="majorHAnsi"/>
          <w:rPrChange w:id="5503" w:author="dbecker" w:date="2016-01-07T14:58:00Z">
            <w:rPr/>
          </w:rPrChange>
        </w:rPr>
      </w:pPr>
    </w:p>
    <w:p w:rsidR="00B52C86" w:rsidRPr="004338A9" w:rsidRDefault="00B52C86" w:rsidP="00B52C86">
      <w:pPr>
        <w:tabs>
          <w:tab w:val="center" w:pos="4680"/>
        </w:tabs>
        <w:suppressAutoHyphens/>
        <w:spacing w:line="366" w:lineRule="exact"/>
        <w:jc w:val="both"/>
        <w:rPr>
          <w:rFonts w:asciiTheme="majorHAnsi" w:hAnsiTheme="majorHAnsi" w:cs="Arial"/>
          <w:b/>
          <w:spacing w:val="-3"/>
          <w:sz w:val="20"/>
          <w:szCs w:val="20"/>
          <w:u w:val="single"/>
          <w:rPrChange w:id="5504" w:author="dbecker" w:date="2016-01-07T14:58:00Z">
            <w:rPr>
              <w:rFonts w:ascii="Arial" w:hAnsi="Arial" w:cs="Arial"/>
              <w:b/>
              <w:spacing w:val="-3"/>
              <w:sz w:val="20"/>
              <w:szCs w:val="20"/>
              <w:u w:val="single"/>
            </w:rPr>
          </w:rPrChange>
        </w:rPr>
      </w:pPr>
      <w:r w:rsidRPr="004338A9">
        <w:rPr>
          <w:rFonts w:asciiTheme="majorHAnsi" w:hAnsiTheme="majorHAnsi" w:cs="Arial"/>
          <w:b/>
          <w:spacing w:val="-3"/>
          <w:sz w:val="20"/>
          <w:szCs w:val="20"/>
          <w:u w:val="single"/>
          <w:rPrChange w:id="5505" w:author="dbecker" w:date="2016-01-07T14:58:00Z">
            <w:rPr>
              <w:rFonts w:ascii="Arial" w:hAnsi="Arial" w:cs="Arial"/>
              <w:b/>
              <w:spacing w:val="-3"/>
              <w:sz w:val="20"/>
              <w:szCs w:val="20"/>
              <w:u w:val="single"/>
            </w:rPr>
          </w:rPrChange>
        </w:rPr>
        <w:t>OPERATIONAL CHECK/ZEROING SELF-READING DOSIMETERS</w:t>
      </w:r>
      <w:r w:rsidR="00CF3A84" w:rsidRPr="004338A9">
        <w:rPr>
          <w:rFonts w:asciiTheme="majorHAnsi" w:hAnsiTheme="majorHAnsi" w:cs="Arial"/>
          <w:b/>
          <w:spacing w:val="-3"/>
          <w:sz w:val="20"/>
          <w:szCs w:val="20"/>
          <w:u w:val="single"/>
          <w:rPrChange w:id="5506" w:author="dbecker" w:date="2016-01-07T14:58:00Z">
            <w:rPr>
              <w:rFonts w:ascii="Arial" w:hAnsi="Arial" w:cs="Arial"/>
              <w:b/>
              <w:spacing w:val="-3"/>
              <w:sz w:val="20"/>
              <w:szCs w:val="20"/>
              <w:u w:val="single"/>
            </w:rPr>
          </w:rPrChange>
        </w:rPr>
        <w:t xml:space="preserve"> (SRDs)</w:t>
      </w: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jc w:val="both"/>
        <w:rPr>
          <w:rFonts w:asciiTheme="majorHAnsi" w:hAnsiTheme="majorHAnsi"/>
          <w:spacing w:val="-3"/>
          <w:rPrChange w:id="5507" w:author="dbecker" w:date="2016-01-07T14:58:00Z">
            <w:rPr>
              <w:spacing w:val="-3"/>
            </w:rPr>
          </w:rPrChange>
        </w:rPr>
      </w:pPr>
    </w:p>
    <w:p w:rsidR="003C5577" w:rsidRPr="004338A9" w:rsidRDefault="003C5577" w:rsidP="00771593">
      <w:pPr>
        <w:framePr w:hSpace="180" w:wrap="around" w:vAnchor="text" w:hAnchor="page" w:x="2850" w:y="342"/>
        <w:ind w:firstLine="1440"/>
        <w:rPr>
          <w:rFonts w:asciiTheme="majorHAnsi" w:hAnsiTheme="majorHAnsi"/>
          <w:rPrChange w:id="5508" w:author="dbecker" w:date="2016-01-07T14:58:00Z">
            <w:rPr/>
          </w:rPrChange>
        </w:rPr>
      </w:pPr>
      <w:r w:rsidRPr="004338A9">
        <w:rPr>
          <w:rFonts w:asciiTheme="majorHAnsi" w:hAnsiTheme="majorHAnsi"/>
          <w:rPrChange w:id="5509" w:author="dbecker" w:date="2016-01-07T14:58:00Z">
            <w:rPr>
              <w:rFonts w:asciiTheme="majorHAnsi" w:hAnsiTheme="majorHAnsi"/>
            </w:rPr>
          </w:rPrChange>
        </w:rPr>
        <w:object w:dxaOrig="3195" w:dyaOrig="2835">
          <v:shape id="_x0000_i1032" type="#_x0000_t75" style="width:114.55pt;height:101.65pt" o:ole="">
            <v:imagedata r:id="rId37" o:title=""/>
          </v:shape>
          <o:OLEObject Type="Embed" ProgID="PBrush" ShapeID="_x0000_i1032" DrawAspect="Content" ObjectID="_1514794456" r:id="rId38"/>
        </w:object>
      </w:r>
    </w:p>
    <w:p w:rsidR="00B52C86" w:rsidRPr="004338A9" w:rsidRDefault="00B52C86" w:rsidP="003B7B2F">
      <w:pPr>
        <w:numPr>
          <w:ilvl w:val="0"/>
          <w:numId w:val="93"/>
        </w:num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szCs w:val="20"/>
          <w:rPrChange w:id="551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511" w:author="dbecker" w:date="2016-01-07T14:58:00Z">
            <w:rPr>
              <w:rFonts w:ascii="Arial" w:hAnsi="Arial" w:cs="Arial"/>
              <w:spacing w:val="-3"/>
              <w:sz w:val="20"/>
              <w:szCs w:val="20"/>
            </w:rPr>
          </w:rPrChange>
        </w:rPr>
        <w:t>Place the end of the dosimeter opposite the pocket clip on the charging contact of the dosimeter charger.</w:t>
      </w:r>
    </w:p>
    <w:p w:rsidR="00B52C86" w:rsidRPr="004338A9" w:rsidRDefault="00B52C86" w:rsidP="00B52C86">
      <w:pPr>
        <w:tabs>
          <w:tab w:val="center" w:pos="4860"/>
        </w:tabs>
        <w:suppressAutoHyphens/>
        <w:jc w:val="both"/>
        <w:rPr>
          <w:rFonts w:asciiTheme="majorHAnsi" w:hAnsiTheme="majorHAnsi"/>
          <w:spacing w:val="-3"/>
          <w:u w:val="single"/>
          <w:rPrChange w:id="5512" w:author="dbecker" w:date="2016-01-07T14:58:00Z">
            <w:rPr>
              <w:spacing w:val="-3"/>
              <w:u w:val="single"/>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3" w:author="dbecker" w:date="2016-01-07T14:58:00Z">
            <w:rPr>
              <w:spacing w:val="-3"/>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4" w:author="dbecker" w:date="2016-01-07T14:58:00Z">
            <w:rPr>
              <w:spacing w:val="-3"/>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5" w:author="dbecker" w:date="2016-01-07T14:58:00Z">
            <w:rPr>
              <w:spacing w:val="-3"/>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6" w:author="dbecker" w:date="2016-01-07T14:58:00Z">
            <w:rPr>
              <w:spacing w:val="-3"/>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7" w:author="dbecker" w:date="2016-01-07T14:58:00Z">
            <w:rPr>
              <w:spacing w:val="-3"/>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8" w:author="dbecker" w:date="2016-01-07T14:58:00Z">
            <w:rPr>
              <w:spacing w:val="-3"/>
            </w:rPr>
          </w:rPrChange>
        </w:rPr>
      </w:pPr>
    </w:p>
    <w:p w:rsidR="00B52C86" w:rsidRPr="004338A9" w:rsidRDefault="00B52C86" w:rsidP="00B52C86">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244" w:lineRule="exact"/>
        <w:jc w:val="both"/>
        <w:rPr>
          <w:rFonts w:asciiTheme="majorHAnsi" w:hAnsiTheme="majorHAnsi"/>
          <w:spacing w:val="-3"/>
          <w:rPrChange w:id="5519" w:author="dbecker" w:date="2016-01-07T14:58:00Z">
            <w:rPr>
              <w:spacing w:val="-3"/>
            </w:rPr>
          </w:rPrChange>
        </w:rPr>
      </w:pPr>
    </w:p>
    <w:p w:rsidR="00B52C86" w:rsidRPr="004338A9" w:rsidRDefault="00B52C86" w:rsidP="003B7B2F">
      <w:pPr>
        <w:numPr>
          <w:ilvl w:val="0"/>
          <w:numId w:val="93"/>
        </w:numPr>
        <w:tabs>
          <w:tab w:val="left" w:pos="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szCs w:val="20"/>
          <w:rPrChange w:id="552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5521" w:author="dbecker" w:date="2016-01-07T14:58:00Z">
            <w:rPr>
              <w:rFonts w:ascii="Arial" w:hAnsi="Arial" w:cs="Arial"/>
              <w:spacing w:val="-3"/>
              <w:sz w:val="20"/>
              <w:szCs w:val="20"/>
            </w:rPr>
          </w:rPrChange>
        </w:rPr>
        <w:t xml:space="preserve">Apply firm downward pressure on the dosimeter.  You should see </w:t>
      </w:r>
      <w:proofErr w:type="gramStart"/>
      <w:r w:rsidRPr="004338A9">
        <w:rPr>
          <w:rFonts w:asciiTheme="majorHAnsi" w:hAnsiTheme="majorHAnsi" w:cs="Arial"/>
          <w:spacing w:val="-3"/>
          <w:sz w:val="20"/>
          <w:szCs w:val="20"/>
          <w:rPrChange w:id="5522" w:author="dbecker" w:date="2016-01-07T14:58:00Z">
            <w:rPr>
              <w:rFonts w:ascii="Arial" w:hAnsi="Arial" w:cs="Arial"/>
              <w:spacing w:val="-3"/>
              <w:sz w:val="20"/>
              <w:szCs w:val="20"/>
            </w:rPr>
          </w:rPrChange>
        </w:rPr>
        <w:t>a  scale</w:t>
      </w:r>
      <w:proofErr w:type="gramEnd"/>
      <w:r w:rsidRPr="004338A9">
        <w:rPr>
          <w:rFonts w:asciiTheme="majorHAnsi" w:hAnsiTheme="majorHAnsi" w:cs="Arial"/>
          <w:spacing w:val="-3"/>
          <w:sz w:val="20"/>
          <w:szCs w:val="20"/>
          <w:rPrChange w:id="5523" w:author="dbecker" w:date="2016-01-07T14:58:00Z">
            <w:rPr>
              <w:rFonts w:ascii="Arial" w:hAnsi="Arial" w:cs="Arial"/>
              <w:spacing w:val="-3"/>
              <w:sz w:val="20"/>
              <w:szCs w:val="20"/>
            </w:rPr>
          </w:rPrChange>
        </w:rPr>
        <w:t xml:space="preserve"> and a vertical </w:t>
      </w:r>
      <w:r w:rsidR="00CF3A84" w:rsidRPr="004338A9">
        <w:rPr>
          <w:rFonts w:asciiTheme="majorHAnsi" w:hAnsiTheme="majorHAnsi" w:cs="Arial"/>
          <w:spacing w:val="-3"/>
          <w:sz w:val="20"/>
          <w:szCs w:val="20"/>
          <w:rPrChange w:id="5524" w:author="dbecker" w:date="2016-01-07T14:58:00Z">
            <w:rPr>
              <w:rFonts w:ascii="Arial" w:hAnsi="Arial" w:cs="Arial"/>
              <w:spacing w:val="-3"/>
              <w:sz w:val="20"/>
              <w:szCs w:val="20"/>
            </w:rPr>
          </w:rPrChange>
        </w:rPr>
        <w:t>hair</w:t>
      </w:r>
      <w:r w:rsidRPr="004338A9">
        <w:rPr>
          <w:rFonts w:asciiTheme="majorHAnsi" w:hAnsiTheme="majorHAnsi" w:cs="Arial"/>
          <w:spacing w:val="-3"/>
          <w:sz w:val="20"/>
          <w:szCs w:val="20"/>
          <w:rPrChange w:id="5525" w:author="dbecker" w:date="2016-01-07T14:58:00Z">
            <w:rPr>
              <w:rFonts w:ascii="Arial" w:hAnsi="Arial" w:cs="Arial"/>
              <w:spacing w:val="-3"/>
              <w:sz w:val="20"/>
              <w:szCs w:val="20"/>
            </w:rPr>
          </w:rPrChange>
        </w:rPr>
        <w:t xml:space="preserve">line while looking through the dosimeter.  If no </w:t>
      </w:r>
      <w:r w:rsidR="00CF3A84" w:rsidRPr="004338A9">
        <w:rPr>
          <w:rFonts w:asciiTheme="majorHAnsi" w:hAnsiTheme="majorHAnsi" w:cs="Arial"/>
          <w:spacing w:val="-3"/>
          <w:sz w:val="20"/>
          <w:szCs w:val="20"/>
          <w:rPrChange w:id="5526" w:author="dbecker" w:date="2016-01-07T14:58:00Z">
            <w:rPr>
              <w:rFonts w:ascii="Arial" w:hAnsi="Arial" w:cs="Arial"/>
              <w:spacing w:val="-3"/>
              <w:sz w:val="20"/>
              <w:szCs w:val="20"/>
            </w:rPr>
          </w:rPrChange>
        </w:rPr>
        <w:t>hair</w:t>
      </w:r>
      <w:r w:rsidRPr="004338A9">
        <w:rPr>
          <w:rFonts w:asciiTheme="majorHAnsi" w:hAnsiTheme="majorHAnsi" w:cs="Arial"/>
          <w:spacing w:val="-3"/>
          <w:sz w:val="20"/>
          <w:szCs w:val="20"/>
          <w:rPrChange w:id="5527" w:author="dbecker" w:date="2016-01-07T14:58:00Z">
            <w:rPr>
              <w:rFonts w:ascii="Arial" w:hAnsi="Arial" w:cs="Arial"/>
              <w:spacing w:val="-3"/>
              <w:sz w:val="20"/>
              <w:szCs w:val="20"/>
            </w:rPr>
          </w:rPrChange>
        </w:rPr>
        <w:t xml:space="preserve">line is visible, rotate the control knob of the dosimeter charger until a </w:t>
      </w:r>
      <w:r w:rsidR="00657B05" w:rsidRPr="004338A9">
        <w:rPr>
          <w:rFonts w:asciiTheme="majorHAnsi" w:hAnsiTheme="majorHAnsi" w:cs="Arial"/>
          <w:spacing w:val="-3"/>
          <w:sz w:val="20"/>
          <w:szCs w:val="20"/>
          <w:rPrChange w:id="5528" w:author="dbecker" w:date="2016-01-07T14:58:00Z">
            <w:rPr>
              <w:rFonts w:ascii="Arial" w:hAnsi="Arial" w:cs="Arial"/>
              <w:spacing w:val="-3"/>
              <w:sz w:val="20"/>
              <w:szCs w:val="20"/>
            </w:rPr>
          </w:rPrChange>
        </w:rPr>
        <w:t>hair</w:t>
      </w:r>
      <w:r w:rsidRPr="004338A9">
        <w:rPr>
          <w:rFonts w:asciiTheme="majorHAnsi" w:hAnsiTheme="majorHAnsi" w:cs="Arial"/>
          <w:spacing w:val="-3"/>
          <w:sz w:val="20"/>
          <w:szCs w:val="20"/>
          <w:rPrChange w:id="5529" w:author="dbecker" w:date="2016-01-07T14:58:00Z">
            <w:rPr>
              <w:rFonts w:ascii="Arial" w:hAnsi="Arial" w:cs="Arial"/>
              <w:spacing w:val="-3"/>
              <w:sz w:val="20"/>
              <w:szCs w:val="20"/>
            </w:rPr>
          </w:rPrChange>
        </w:rPr>
        <w:t>line appears.</w:t>
      </w:r>
    </w:p>
    <w:p w:rsidR="00B52C86" w:rsidRPr="004338A9" w:rsidRDefault="00B52C86" w:rsidP="00B52C86">
      <w:pPr>
        <w:jc w:val="center"/>
        <w:rPr>
          <w:rFonts w:asciiTheme="majorHAnsi" w:hAnsiTheme="majorHAnsi" w:cs="Arial"/>
          <w:b/>
          <w:rPrChange w:id="5530" w:author="dbecker" w:date="2016-01-07T14:58:00Z">
            <w:rPr>
              <w:rFonts w:ascii="Arial" w:hAnsi="Arial" w:cs="Arial"/>
              <w:b/>
            </w:rPr>
          </w:rPrChange>
        </w:rPr>
      </w:pPr>
    </w:p>
    <w:bookmarkStart w:id="5531" w:name="T10_5_2"/>
    <w:p w:rsidR="00B52C86" w:rsidRPr="004338A9" w:rsidRDefault="00B52C86" w:rsidP="00B52C86">
      <w:pPr>
        <w:framePr w:hSpace="180" w:wrap="around" w:vAnchor="text" w:hAnchor="page" w:x="2737" w:y="1"/>
        <w:rPr>
          <w:rFonts w:asciiTheme="majorHAnsi" w:hAnsiTheme="majorHAnsi"/>
          <w:rPrChange w:id="5532" w:author="dbecker" w:date="2016-01-07T14:58:00Z">
            <w:rPr/>
          </w:rPrChange>
        </w:rPr>
      </w:pPr>
      <w:r w:rsidRPr="004338A9">
        <w:rPr>
          <w:rFonts w:asciiTheme="majorHAnsi" w:hAnsiTheme="majorHAnsi"/>
          <w:rPrChange w:id="5533" w:author="dbecker" w:date="2016-01-07T14:58:00Z">
            <w:rPr>
              <w:rFonts w:asciiTheme="majorHAnsi" w:hAnsiTheme="majorHAnsi"/>
            </w:rPr>
          </w:rPrChange>
        </w:rPr>
        <w:object w:dxaOrig="8704" w:dyaOrig="3142">
          <v:shape id="_x0000_i1033" type="#_x0000_t75" style="width:367.3pt;height:64.75pt" o:ole="">
            <v:imagedata r:id="rId39" o:title=""/>
          </v:shape>
          <o:OLEObject Type="Embed" ProgID="Visio.Drawing.11" ShapeID="_x0000_i1033" DrawAspect="Content" ObjectID="_1514794457" r:id="rId40"/>
        </w:object>
      </w:r>
      <w:bookmarkEnd w:id="5531"/>
    </w:p>
    <w:p w:rsidR="00B52C86" w:rsidRPr="004338A9" w:rsidRDefault="00B52C86" w:rsidP="00B52C86">
      <w:pPr>
        <w:rPr>
          <w:rFonts w:asciiTheme="majorHAnsi" w:hAnsiTheme="majorHAnsi" w:cs="Arial"/>
          <w:sz w:val="20"/>
          <w:szCs w:val="20"/>
          <w:rPrChange w:id="5534" w:author="dbecker" w:date="2016-01-07T14:58:00Z">
            <w:rPr>
              <w:rFonts w:ascii="Arial" w:hAnsi="Arial" w:cs="Arial"/>
              <w:sz w:val="20"/>
              <w:szCs w:val="20"/>
            </w:rPr>
          </w:rPrChange>
        </w:rPr>
      </w:pPr>
    </w:p>
    <w:p w:rsidR="00B52C86" w:rsidRPr="004338A9" w:rsidRDefault="00B52C86" w:rsidP="00B52C86">
      <w:pPr>
        <w:pBdr>
          <w:top w:val="single" w:sz="4" w:space="1" w:color="auto"/>
          <w:left w:val="single" w:sz="4" w:space="0" w:color="auto"/>
          <w:right w:val="single" w:sz="4" w:space="4" w:color="auto"/>
        </w:pBdr>
        <w:shd w:val="clear" w:color="auto" w:fill="E0E0E0"/>
        <w:ind w:left="180"/>
        <w:rPr>
          <w:rFonts w:asciiTheme="majorHAnsi" w:hAnsiTheme="majorHAnsi" w:cs="Arial"/>
          <w:sz w:val="20"/>
          <w:szCs w:val="20"/>
          <w:rPrChange w:id="5535" w:author="dbecker" w:date="2016-01-07T14:58:00Z">
            <w:rPr>
              <w:rFonts w:ascii="Arial" w:hAnsi="Arial" w:cs="Arial"/>
              <w:sz w:val="20"/>
              <w:szCs w:val="20"/>
            </w:rPr>
          </w:rPrChange>
        </w:rPr>
      </w:pPr>
      <w:r w:rsidRPr="004338A9">
        <w:rPr>
          <w:rFonts w:asciiTheme="majorHAnsi" w:hAnsiTheme="majorHAnsi" w:cs="Arial"/>
          <w:sz w:val="20"/>
          <w:szCs w:val="20"/>
          <w:rPrChange w:id="5536" w:author="dbecker" w:date="2016-01-07T14:58:00Z">
            <w:rPr>
              <w:rFonts w:ascii="Arial" w:hAnsi="Arial" w:cs="Arial"/>
              <w:sz w:val="20"/>
              <w:szCs w:val="20"/>
            </w:rPr>
          </w:rPrChange>
        </w:rPr>
        <w:t>NOTE:  If you have trouble finding the line on a dosimeter:</w:t>
      </w:r>
    </w:p>
    <w:p w:rsidR="00B52C86" w:rsidRPr="004338A9" w:rsidRDefault="00B52C86" w:rsidP="003B7B2F">
      <w:pPr>
        <w:numPr>
          <w:ilvl w:val="0"/>
          <w:numId w:val="74"/>
        </w:numPr>
        <w:pBdr>
          <w:left w:val="single" w:sz="4" w:space="25" w:color="auto"/>
          <w:bottom w:val="single" w:sz="4" w:space="1" w:color="auto"/>
          <w:right w:val="single" w:sz="4" w:space="4" w:color="auto"/>
        </w:pBdr>
        <w:shd w:val="clear" w:color="auto" w:fill="E0E0E0"/>
        <w:rPr>
          <w:rFonts w:asciiTheme="majorHAnsi" w:hAnsiTheme="majorHAnsi" w:cs="Arial"/>
          <w:sz w:val="20"/>
          <w:szCs w:val="20"/>
          <w:rPrChange w:id="5537" w:author="dbecker" w:date="2016-01-07T14:58:00Z">
            <w:rPr>
              <w:rFonts w:ascii="Arial" w:hAnsi="Arial" w:cs="Arial"/>
              <w:sz w:val="20"/>
              <w:szCs w:val="20"/>
            </w:rPr>
          </w:rPrChange>
        </w:rPr>
      </w:pPr>
      <w:r w:rsidRPr="004338A9">
        <w:rPr>
          <w:rFonts w:asciiTheme="majorHAnsi" w:hAnsiTheme="majorHAnsi" w:cs="Arial"/>
          <w:sz w:val="20"/>
          <w:szCs w:val="20"/>
          <w:rPrChange w:id="5538" w:author="dbecker" w:date="2016-01-07T14:58:00Z">
            <w:rPr>
              <w:rFonts w:ascii="Arial" w:hAnsi="Arial" w:cs="Arial"/>
              <w:sz w:val="20"/>
              <w:szCs w:val="20"/>
            </w:rPr>
          </w:rPrChange>
        </w:rPr>
        <w:t>Apply pressure on the dosimeter,</w:t>
      </w:r>
    </w:p>
    <w:p w:rsidR="00B52C86" w:rsidRPr="004338A9" w:rsidRDefault="00B52C86" w:rsidP="003B7B2F">
      <w:pPr>
        <w:numPr>
          <w:ilvl w:val="0"/>
          <w:numId w:val="74"/>
        </w:numPr>
        <w:pBdr>
          <w:left w:val="single" w:sz="4" w:space="25" w:color="auto"/>
          <w:bottom w:val="single" w:sz="4" w:space="1" w:color="auto"/>
          <w:right w:val="single" w:sz="4" w:space="4" w:color="auto"/>
        </w:pBdr>
        <w:shd w:val="clear" w:color="auto" w:fill="E0E0E0"/>
        <w:rPr>
          <w:rFonts w:asciiTheme="majorHAnsi" w:hAnsiTheme="majorHAnsi" w:cs="Arial"/>
          <w:sz w:val="20"/>
          <w:szCs w:val="20"/>
          <w:rPrChange w:id="5539" w:author="dbecker" w:date="2016-01-07T14:58:00Z">
            <w:rPr>
              <w:rFonts w:ascii="Arial" w:hAnsi="Arial" w:cs="Arial"/>
              <w:sz w:val="20"/>
              <w:szCs w:val="20"/>
            </w:rPr>
          </w:rPrChange>
        </w:rPr>
      </w:pPr>
      <w:r w:rsidRPr="004338A9">
        <w:rPr>
          <w:rFonts w:asciiTheme="majorHAnsi" w:hAnsiTheme="majorHAnsi" w:cs="Arial"/>
          <w:sz w:val="20"/>
          <w:szCs w:val="20"/>
          <w:rPrChange w:id="5540" w:author="dbecker" w:date="2016-01-07T14:58:00Z">
            <w:rPr>
              <w:rFonts w:ascii="Arial" w:hAnsi="Arial" w:cs="Arial"/>
              <w:sz w:val="20"/>
              <w:szCs w:val="20"/>
            </w:rPr>
          </w:rPrChange>
        </w:rPr>
        <w:t>Clean the charging contacts on the dosimeter and the dosimeter charger with a soft cloth; or</w:t>
      </w:r>
    </w:p>
    <w:p w:rsidR="00B52C86" w:rsidRPr="004338A9" w:rsidRDefault="00B52C86" w:rsidP="003B7B2F">
      <w:pPr>
        <w:numPr>
          <w:ilvl w:val="0"/>
          <w:numId w:val="74"/>
        </w:numPr>
        <w:pBdr>
          <w:left w:val="single" w:sz="4" w:space="25" w:color="auto"/>
          <w:bottom w:val="single" w:sz="4" w:space="1" w:color="auto"/>
          <w:right w:val="single" w:sz="4" w:space="4" w:color="auto"/>
        </w:pBdr>
        <w:shd w:val="clear" w:color="auto" w:fill="E0E0E0"/>
        <w:rPr>
          <w:rFonts w:asciiTheme="majorHAnsi" w:hAnsiTheme="majorHAnsi" w:cs="Arial"/>
          <w:sz w:val="20"/>
          <w:szCs w:val="20"/>
          <w:rPrChange w:id="5541" w:author="dbecker" w:date="2016-01-07T14:58:00Z">
            <w:rPr>
              <w:rFonts w:ascii="Arial" w:hAnsi="Arial" w:cs="Arial"/>
              <w:sz w:val="20"/>
              <w:szCs w:val="20"/>
            </w:rPr>
          </w:rPrChange>
        </w:rPr>
      </w:pPr>
      <w:r w:rsidRPr="004338A9">
        <w:rPr>
          <w:rFonts w:asciiTheme="majorHAnsi" w:hAnsiTheme="majorHAnsi" w:cs="Arial"/>
          <w:sz w:val="20"/>
          <w:szCs w:val="20"/>
          <w:rPrChange w:id="5542" w:author="dbecker" w:date="2016-01-07T14:58:00Z">
            <w:rPr>
              <w:rFonts w:ascii="Arial" w:hAnsi="Arial" w:cs="Arial"/>
              <w:sz w:val="20"/>
              <w:szCs w:val="20"/>
            </w:rPr>
          </w:rPrChange>
        </w:rPr>
        <w:t>Replace the battery in the dosimeter charger</w:t>
      </w:r>
    </w:p>
    <w:p w:rsidR="00B52C86" w:rsidRPr="004338A9" w:rsidRDefault="00B52C86" w:rsidP="00B52C86">
      <w:pPr>
        <w:rPr>
          <w:rFonts w:asciiTheme="majorHAnsi" w:hAnsiTheme="majorHAnsi" w:cs="Arial"/>
          <w:sz w:val="20"/>
          <w:szCs w:val="20"/>
          <w:rPrChange w:id="5543" w:author="dbecker" w:date="2016-01-07T14:58:00Z">
            <w:rPr>
              <w:rFonts w:ascii="Arial" w:hAnsi="Arial" w:cs="Arial"/>
              <w:sz w:val="20"/>
              <w:szCs w:val="20"/>
            </w:rPr>
          </w:rPrChange>
        </w:rPr>
      </w:pPr>
    </w:p>
    <w:p w:rsidR="00B52C86" w:rsidRPr="004338A9" w:rsidRDefault="00B52C86" w:rsidP="003B7B2F">
      <w:pPr>
        <w:numPr>
          <w:ilvl w:val="0"/>
          <w:numId w:val="93"/>
        </w:numPr>
        <w:rPr>
          <w:rFonts w:asciiTheme="majorHAnsi" w:hAnsiTheme="majorHAnsi" w:cs="Arial"/>
          <w:sz w:val="20"/>
          <w:szCs w:val="20"/>
          <w:rPrChange w:id="5544" w:author="dbecker" w:date="2016-01-07T14:58:00Z">
            <w:rPr>
              <w:rFonts w:ascii="Arial" w:hAnsi="Arial" w:cs="Arial"/>
              <w:sz w:val="20"/>
              <w:szCs w:val="20"/>
            </w:rPr>
          </w:rPrChange>
        </w:rPr>
      </w:pPr>
      <w:r w:rsidRPr="004338A9">
        <w:rPr>
          <w:rFonts w:asciiTheme="majorHAnsi" w:hAnsiTheme="majorHAnsi" w:cs="Arial"/>
          <w:sz w:val="20"/>
          <w:szCs w:val="20"/>
          <w:rPrChange w:id="5545" w:author="dbecker" w:date="2016-01-07T14:58:00Z">
            <w:rPr>
              <w:rFonts w:ascii="Arial" w:hAnsi="Arial" w:cs="Arial"/>
              <w:sz w:val="20"/>
              <w:szCs w:val="20"/>
            </w:rPr>
          </w:rPrChange>
        </w:rPr>
        <w:t xml:space="preserve">Set the </w:t>
      </w:r>
      <w:r w:rsidR="00C53BE9" w:rsidRPr="004338A9">
        <w:rPr>
          <w:rFonts w:asciiTheme="majorHAnsi" w:hAnsiTheme="majorHAnsi" w:cs="Arial"/>
          <w:sz w:val="20"/>
          <w:szCs w:val="20"/>
          <w:rPrChange w:id="5546" w:author="dbecker" w:date="2016-01-07T14:58:00Z">
            <w:rPr>
              <w:rFonts w:ascii="Arial" w:hAnsi="Arial" w:cs="Arial"/>
              <w:sz w:val="20"/>
              <w:szCs w:val="20"/>
            </w:rPr>
          </w:rPrChange>
        </w:rPr>
        <w:t>hair</w:t>
      </w:r>
      <w:r w:rsidRPr="004338A9">
        <w:rPr>
          <w:rFonts w:asciiTheme="majorHAnsi" w:hAnsiTheme="majorHAnsi" w:cs="Arial"/>
          <w:sz w:val="20"/>
          <w:szCs w:val="20"/>
          <w:rPrChange w:id="5547" w:author="dbecker" w:date="2016-01-07T14:58:00Z">
            <w:rPr>
              <w:rFonts w:ascii="Arial" w:hAnsi="Arial" w:cs="Arial"/>
              <w:sz w:val="20"/>
              <w:szCs w:val="20"/>
            </w:rPr>
          </w:rPrChange>
        </w:rPr>
        <w:t xml:space="preserve">line on the dosimeter to zero by turning </w:t>
      </w:r>
      <w:proofErr w:type="gramStart"/>
      <w:r w:rsidRPr="004338A9">
        <w:rPr>
          <w:rFonts w:asciiTheme="majorHAnsi" w:hAnsiTheme="majorHAnsi" w:cs="Arial"/>
          <w:sz w:val="20"/>
          <w:szCs w:val="20"/>
          <w:rPrChange w:id="5548" w:author="dbecker" w:date="2016-01-07T14:58:00Z">
            <w:rPr>
              <w:rFonts w:ascii="Arial" w:hAnsi="Arial" w:cs="Arial"/>
              <w:sz w:val="20"/>
              <w:szCs w:val="20"/>
            </w:rPr>
          </w:rPrChange>
        </w:rPr>
        <w:t>the  control</w:t>
      </w:r>
      <w:proofErr w:type="gramEnd"/>
      <w:r w:rsidRPr="004338A9">
        <w:rPr>
          <w:rFonts w:asciiTheme="majorHAnsi" w:hAnsiTheme="majorHAnsi" w:cs="Arial"/>
          <w:sz w:val="20"/>
          <w:szCs w:val="20"/>
          <w:rPrChange w:id="5549" w:author="dbecker" w:date="2016-01-07T14:58:00Z">
            <w:rPr>
              <w:rFonts w:ascii="Arial" w:hAnsi="Arial" w:cs="Arial"/>
              <w:sz w:val="20"/>
              <w:szCs w:val="20"/>
            </w:rPr>
          </w:rPrChange>
        </w:rPr>
        <w:t xml:space="preserve"> knob on the charger.</w:t>
      </w:r>
    </w:p>
    <w:p w:rsidR="00B52C86" w:rsidRPr="004338A9" w:rsidRDefault="00B52C86" w:rsidP="003B7B2F">
      <w:pPr>
        <w:numPr>
          <w:ilvl w:val="0"/>
          <w:numId w:val="93"/>
        </w:numPr>
        <w:rPr>
          <w:rFonts w:asciiTheme="majorHAnsi" w:hAnsiTheme="majorHAnsi" w:cs="Arial"/>
          <w:sz w:val="20"/>
          <w:szCs w:val="20"/>
          <w:rPrChange w:id="5550" w:author="dbecker" w:date="2016-01-07T14:58:00Z">
            <w:rPr>
              <w:rFonts w:ascii="Arial" w:hAnsi="Arial" w:cs="Arial"/>
              <w:sz w:val="20"/>
              <w:szCs w:val="20"/>
            </w:rPr>
          </w:rPrChange>
        </w:rPr>
      </w:pPr>
      <w:r w:rsidRPr="004338A9">
        <w:rPr>
          <w:rFonts w:asciiTheme="majorHAnsi" w:hAnsiTheme="majorHAnsi" w:cs="Arial"/>
          <w:sz w:val="20"/>
          <w:szCs w:val="20"/>
          <w:rPrChange w:id="5551" w:author="dbecker" w:date="2016-01-07T14:58:00Z">
            <w:rPr>
              <w:rFonts w:ascii="Arial" w:hAnsi="Arial" w:cs="Arial"/>
              <w:sz w:val="20"/>
              <w:szCs w:val="20"/>
            </w:rPr>
          </w:rPrChange>
        </w:rPr>
        <w:t>Remove the dosimeter from the charging contact.  Point the dosimeter towards a</w:t>
      </w:r>
      <w:r w:rsidR="00C53BE9" w:rsidRPr="004338A9">
        <w:rPr>
          <w:rFonts w:asciiTheme="majorHAnsi" w:hAnsiTheme="majorHAnsi" w:cs="Arial"/>
          <w:sz w:val="20"/>
          <w:szCs w:val="20"/>
          <w:rPrChange w:id="5552" w:author="dbecker" w:date="2016-01-07T14:58:00Z">
            <w:rPr>
              <w:rFonts w:ascii="Arial" w:hAnsi="Arial" w:cs="Arial"/>
              <w:sz w:val="20"/>
              <w:szCs w:val="20"/>
            </w:rPr>
          </w:rPrChange>
        </w:rPr>
        <w:t>n artificial</w:t>
      </w:r>
      <w:r w:rsidRPr="004338A9">
        <w:rPr>
          <w:rFonts w:asciiTheme="majorHAnsi" w:hAnsiTheme="majorHAnsi" w:cs="Arial"/>
          <w:sz w:val="20"/>
          <w:szCs w:val="20"/>
          <w:rPrChange w:id="5553" w:author="dbecker" w:date="2016-01-07T14:58:00Z">
            <w:rPr>
              <w:rFonts w:ascii="Arial" w:hAnsi="Arial" w:cs="Arial"/>
              <w:sz w:val="20"/>
              <w:szCs w:val="20"/>
            </w:rPr>
          </w:rPrChange>
        </w:rPr>
        <w:t xml:space="preserve"> light</w:t>
      </w:r>
      <w:r w:rsidR="003C5577" w:rsidRPr="004338A9">
        <w:rPr>
          <w:rFonts w:asciiTheme="majorHAnsi" w:hAnsiTheme="majorHAnsi" w:cs="Arial"/>
          <w:sz w:val="20"/>
          <w:szCs w:val="20"/>
          <w:rPrChange w:id="5554"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555" w:author="dbecker" w:date="2016-01-07T14:58:00Z">
            <w:rPr>
              <w:rFonts w:ascii="Arial" w:hAnsi="Arial" w:cs="Arial"/>
              <w:sz w:val="20"/>
              <w:szCs w:val="20"/>
            </w:rPr>
          </w:rPrChange>
        </w:rPr>
        <w:t>source and look through the dosimeter.  Determine the position of the hairline on the scale.</w:t>
      </w:r>
    </w:p>
    <w:p w:rsidR="00B52C86" w:rsidRPr="004338A9" w:rsidRDefault="00B52C86" w:rsidP="00B52C86">
      <w:pPr>
        <w:rPr>
          <w:rFonts w:asciiTheme="majorHAnsi" w:hAnsiTheme="majorHAnsi" w:cs="Arial"/>
          <w:sz w:val="20"/>
          <w:szCs w:val="20"/>
          <w:rPrChange w:id="5556" w:author="dbecker" w:date="2016-01-07T14:58:00Z">
            <w:rPr>
              <w:rFonts w:ascii="Arial" w:hAnsi="Arial" w:cs="Arial"/>
              <w:sz w:val="20"/>
              <w:szCs w:val="20"/>
            </w:rPr>
          </w:rPrChange>
        </w:rPr>
      </w:pPr>
    </w:p>
    <w:p w:rsidR="00B52C86" w:rsidRPr="004338A9" w:rsidRDefault="00B52C86" w:rsidP="00B52C86">
      <w:pPr>
        <w:pBdr>
          <w:top w:val="single" w:sz="4" w:space="1" w:color="auto"/>
          <w:left w:val="single" w:sz="4" w:space="4" w:color="auto"/>
          <w:bottom w:val="single" w:sz="4" w:space="1" w:color="auto"/>
          <w:right w:val="single" w:sz="4" w:space="4" w:color="auto"/>
        </w:pBdr>
        <w:shd w:val="clear" w:color="auto" w:fill="E0E0E0"/>
        <w:rPr>
          <w:rFonts w:asciiTheme="majorHAnsi" w:hAnsiTheme="majorHAnsi" w:cs="Arial"/>
          <w:sz w:val="20"/>
          <w:szCs w:val="20"/>
          <w:rPrChange w:id="5557" w:author="dbecker" w:date="2016-01-07T14:58:00Z">
            <w:rPr>
              <w:rFonts w:ascii="Arial" w:hAnsi="Arial" w:cs="Arial"/>
              <w:sz w:val="20"/>
              <w:szCs w:val="20"/>
            </w:rPr>
          </w:rPrChange>
        </w:rPr>
      </w:pPr>
      <w:r w:rsidRPr="004338A9">
        <w:rPr>
          <w:rFonts w:asciiTheme="majorHAnsi" w:hAnsiTheme="majorHAnsi" w:cs="Arial"/>
          <w:sz w:val="20"/>
          <w:szCs w:val="20"/>
          <w:rPrChange w:id="5558" w:author="dbecker" w:date="2016-01-07T14:58:00Z">
            <w:rPr>
              <w:rFonts w:ascii="Arial" w:hAnsi="Arial" w:cs="Arial"/>
              <w:sz w:val="20"/>
              <w:szCs w:val="20"/>
            </w:rPr>
          </w:rPrChange>
        </w:rPr>
        <w:t>NOTE:  When reading the dosimeter, keep it as level as possible and ensure scale is parallel with horizon.</w:t>
      </w:r>
    </w:p>
    <w:p w:rsidR="00B52C86" w:rsidRPr="004338A9" w:rsidRDefault="00B52C86" w:rsidP="00B52C86">
      <w:pPr>
        <w:rPr>
          <w:rFonts w:asciiTheme="majorHAnsi" w:hAnsiTheme="majorHAnsi" w:cs="Arial"/>
          <w:sz w:val="20"/>
          <w:szCs w:val="20"/>
          <w:rPrChange w:id="5559" w:author="dbecker" w:date="2016-01-07T14:58:00Z">
            <w:rPr>
              <w:rFonts w:ascii="Arial" w:hAnsi="Arial" w:cs="Arial"/>
              <w:sz w:val="20"/>
              <w:szCs w:val="20"/>
            </w:rPr>
          </w:rPrChange>
        </w:rPr>
      </w:pPr>
    </w:p>
    <w:p w:rsidR="003C5577" w:rsidRPr="004338A9" w:rsidRDefault="00C53BE9" w:rsidP="003B7B2F">
      <w:pPr>
        <w:numPr>
          <w:ilvl w:val="0"/>
          <w:numId w:val="93"/>
        </w:numPr>
        <w:rPr>
          <w:rFonts w:asciiTheme="majorHAnsi" w:hAnsiTheme="majorHAnsi" w:cs="Arial"/>
          <w:sz w:val="20"/>
          <w:szCs w:val="20"/>
          <w:rPrChange w:id="5560" w:author="dbecker" w:date="2016-01-07T14:58:00Z">
            <w:rPr>
              <w:rFonts w:ascii="Arial" w:hAnsi="Arial" w:cs="Arial"/>
              <w:sz w:val="20"/>
              <w:szCs w:val="20"/>
            </w:rPr>
          </w:rPrChange>
        </w:rPr>
      </w:pPr>
      <w:r w:rsidRPr="004338A9">
        <w:rPr>
          <w:rFonts w:asciiTheme="majorHAnsi" w:hAnsiTheme="majorHAnsi" w:cs="Arial"/>
          <w:sz w:val="20"/>
          <w:szCs w:val="20"/>
          <w:rPrChange w:id="5561" w:author="dbecker" w:date="2016-01-07T14:58:00Z">
            <w:rPr>
              <w:rFonts w:ascii="Arial" w:hAnsi="Arial" w:cs="Arial"/>
              <w:sz w:val="20"/>
              <w:szCs w:val="20"/>
            </w:rPr>
          </w:rPrChange>
        </w:rPr>
        <w:t xml:space="preserve">Repeat the procedure if the reading is not </w:t>
      </w:r>
      <w:r w:rsidR="003C5577" w:rsidRPr="004338A9">
        <w:rPr>
          <w:rFonts w:asciiTheme="majorHAnsi" w:hAnsiTheme="majorHAnsi" w:cs="Arial"/>
          <w:sz w:val="20"/>
          <w:szCs w:val="20"/>
          <w:rPrChange w:id="5562" w:author="dbecker" w:date="2016-01-07T14:58:00Z">
            <w:rPr>
              <w:rFonts w:ascii="Arial" w:hAnsi="Arial" w:cs="Arial"/>
              <w:sz w:val="20"/>
              <w:szCs w:val="20"/>
            </w:rPr>
          </w:rPrChange>
        </w:rPr>
        <w:t xml:space="preserve">at </w:t>
      </w:r>
      <w:r w:rsidRPr="004338A9">
        <w:rPr>
          <w:rFonts w:asciiTheme="majorHAnsi" w:hAnsiTheme="majorHAnsi" w:cs="Arial"/>
          <w:sz w:val="20"/>
          <w:szCs w:val="20"/>
          <w:rPrChange w:id="5563" w:author="dbecker" w:date="2016-01-07T14:58:00Z">
            <w:rPr>
              <w:rFonts w:ascii="Arial" w:hAnsi="Arial" w:cs="Arial"/>
              <w:sz w:val="20"/>
              <w:szCs w:val="20"/>
            </w:rPr>
          </w:rPrChange>
        </w:rPr>
        <w:t>zero.</w:t>
      </w:r>
      <w:r w:rsidR="00B52C86" w:rsidRPr="004338A9">
        <w:rPr>
          <w:rFonts w:asciiTheme="majorHAnsi" w:hAnsiTheme="majorHAnsi" w:cs="Arial"/>
          <w:sz w:val="20"/>
          <w:szCs w:val="20"/>
          <w:rPrChange w:id="5564" w:author="dbecker" w:date="2016-01-07T14:58:00Z">
            <w:rPr>
              <w:rFonts w:ascii="Arial" w:hAnsi="Arial" w:cs="Arial"/>
              <w:sz w:val="20"/>
              <w:szCs w:val="20"/>
            </w:rPr>
          </w:rPrChange>
        </w:rPr>
        <w:t xml:space="preserve">6.  </w:t>
      </w:r>
      <w:r w:rsidR="00B52C86" w:rsidRPr="004338A9">
        <w:rPr>
          <w:rFonts w:asciiTheme="majorHAnsi" w:hAnsiTheme="majorHAnsi" w:cs="Arial"/>
          <w:sz w:val="20"/>
          <w:szCs w:val="20"/>
          <w:rPrChange w:id="5565" w:author="dbecker" w:date="2016-01-07T14:58:00Z">
            <w:rPr>
              <w:rFonts w:ascii="Arial" w:hAnsi="Arial" w:cs="Arial"/>
              <w:sz w:val="20"/>
              <w:szCs w:val="20"/>
            </w:rPr>
          </w:rPrChange>
        </w:rPr>
        <w:tab/>
      </w:r>
    </w:p>
    <w:p w:rsidR="00B52C86" w:rsidRPr="004338A9" w:rsidRDefault="003C5577" w:rsidP="003B7B2F">
      <w:pPr>
        <w:numPr>
          <w:ilvl w:val="0"/>
          <w:numId w:val="93"/>
        </w:numPr>
        <w:rPr>
          <w:rFonts w:asciiTheme="majorHAnsi" w:hAnsiTheme="majorHAnsi" w:cs="Arial"/>
          <w:sz w:val="20"/>
          <w:szCs w:val="20"/>
          <w:rPrChange w:id="5566" w:author="dbecker" w:date="2016-01-07T14:58:00Z">
            <w:rPr>
              <w:rFonts w:ascii="Arial" w:hAnsi="Arial" w:cs="Arial"/>
              <w:sz w:val="20"/>
              <w:szCs w:val="20"/>
            </w:rPr>
          </w:rPrChange>
        </w:rPr>
      </w:pPr>
      <w:r w:rsidRPr="004338A9">
        <w:rPr>
          <w:rFonts w:asciiTheme="majorHAnsi" w:hAnsiTheme="majorHAnsi" w:cs="Arial"/>
          <w:sz w:val="20"/>
          <w:szCs w:val="20"/>
          <w:rPrChange w:id="5567" w:author="dbecker" w:date="2016-01-07T14:58:00Z">
            <w:rPr>
              <w:rFonts w:ascii="Arial" w:hAnsi="Arial" w:cs="Arial"/>
              <w:sz w:val="20"/>
              <w:szCs w:val="20"/>
            </w:rPr>
          </w:rPrChange>
        </w:rPr>
        <w:t xml:space="preserve">Set the hairline on the dosimeter to a little bit below zero by turning the control knob on the charger. This </w:t>
      </w:r>
      <w:r w:rsidR="00657B05" w:rsidRPr="004338A9">
        <w:rPr>
          <w:rFonts w:asciiTheme="majorHAnsi" w:hAnsiTheme="majorHAnsi" w:cs="Arial"/>
          <w:sz w:val="20"/>
          <w:szCs w:val="20"/>
          <w:rPrChange w:id="5568" w:author="dbecker" w:date="2016-01-07T14:58:00Z">
            <w:rPr>
              <w:rFonts w:ascii="Arial" w:hAnsi="Arial" w:cs="Arial"/>
              <w:sz w:val="20"/>
              <w:szCs w:val="20"/>
            </w:rPr>
          </w:rPrChange>
        </w:rPr>
        <w:t>accounts</w:t>
      </w:r>
      <w:r w:rsidRPr="004338A9">
        <w:rPr>
          <w:rFonts w:asciiTheme="majorHAnsi" w:hAnsiTheme="majorHAnsi" w:cs="Arial"/>
          <w:sz w:val="20"/>
          <w:szCs w:val="20"/>
          <w:rPrChange w:id="5569" w:author="dbecker" w:date="2016-01-07T14:58:00Z">
            <w:rPr>
              <w:rFonts w:ascii="Arial" w:hAnsi="Arial" w:cs="Arial"/>
              <w:sz w:val="20"/>
              <w:szCs w:val="20"/>
            </w:rPr>
          </w:rPrChange>
        </w:rPr>
        <w:t xml:space="preserve"> for </w:t>
      </w:r>
      <w:r w:rsidR="00657B05" w:rsidRPr="004338A9">
        <w:rPr>
          <w:rFonts w:asciiTheme="majorHAnsi" w:hAnsiTheme="majorHAnsi" w:cs="Arial"/>
          <w:sz w:val="20"/>
          <w:szCs w:val="20"/>
          <w:rPrChange w:id="5570" w:author="dbecker" w:date="2016-01-07T14:58:00Z">
            <w:rPr>
              <w:rFonts w:ascii="Arial" w:hAnsi="Arial" w:cs="Arial"/>
              <w:sz w:val="20"/>
              <w:szCs w:val="20"/>
            </w:rPr>
          </w:rPrChange>
        </w:rPr>
        <w:t>any</w:t>
      </w:r>
      <w:r w:rsidRPr="004338A9">
        <w:rPr>
          <w:rFonts w:asciiTheme="majorHAnsi" w:hAnsiTheme="majorHAnsi" w:cs="Arial"/>
          <w:sz w:val="20"/>
          <w:szCs w:val="20"/>
          <w:rPrChange w:id="5571" w:author="dbecker" w:date="2016-01-07T14:58:00Z">
            <w:rPr>
              <w:rFonts w:ascii="Arial" w:hAnsi="Arial" w:cs="Arial"/>
              <w:sz w:val="20"/>
              <w:szCs w:val="20"/>
            </w:rPr>
          </w:rPrChange>
        </w:rPr>
        <w:t xml:space="preserve"> jump of the hairline when removing dosimeter from charging contact.</w:t>
      </w:r>
    </w:p>
    <w:p w:rsidR="00B52C86" w:rsidRPr="004338A9" w:rsidRDefault="00B52C86" w:rsidP="003B7B2F">
      <w:pPr>
        <w:numPr>
          <w:ilvl w:val="0"/>
          <w:numId w:val="93"/>
        </w:numPr>
        <w:rPr>
          <w:rFonts w:asciiTheme="majorHAnsi" w:hAnsiTheme="majorHAnsi" w:cs="Arial"/>
          <w:sz w:val="20"/>
          <w:szCs w:val="20"/>
          <w:rPrChange w:id="5572" w:author="dbecker" w:date="2016-01-07T14:58:00Z">
            <w:rPr>
              <w:rFonts w:ascii="Arial" w:hAnsi="Arial" w:cs="Arial"/>
              <w:sz w:val="20"/>
              <w:szCs w:val="20"/>
            </w:rPr>
          </w:rPrChange>
        </w:rPr>
      </w:pPr>
      <w:r w:rsidRPr="004338A9">
        <w:rPr>
          <w:rFonts w:asciiTheme="majorHAnsi" w:hAnsiTheme="majorHAnsi" w:cs="Arial"/>
          <w:sz w:val="20"/>
          <w:szCs w:val="20"/>
          <w:rPrChange w:id="5573" w:author="dbecker" w:date="2016-01-07T14:58:00Z">
            <w:rPr>
              <w:rFonts w:ascii="Arial" w:hAnsi="Arial" w:cs="Arial"/>
              <w:sz w:val="20"/>
              <w:szCs w:val="20"/>
            </w:rPr>
          </w:rPrChange>
        </w:rPr>
        <w:t>If a dosimeter is not to be issued immediately, allow it to sit for about 15 minutes, then read.</w:t>
      </w:r>
      <w:r w:rsidR="003C5577" w:rsidRPr="004338A9">
        <w:rPr>
          <w:rFonts w:asciiTheme="majorHAnsi" w:hAnsiTheme="majorHAnsi" w:cs="Arial"/>
          <w:sz w:val="20"/>
          <w:szCs w:val="20"/>
          <w:rPrChange w:id="5574" w:author="dbecker" w:date="2016-01-07T14:58:00Z">
            <w:rPr>
              <w:rFonts w:ascii="Arial" w:hAnsi="Arial" w:cs="Arial"/>
              <w:sz w:val="20"/>
              <w:szCs w:val="20"/>
            </w:rPr>
          </w:rPrChange>
        </w:rPr>
        <w:t xml:space="preserve"> </w:t>
      </w:r>
      <w:r w:rsidRPr="004338A9">
        <w:rPr>
          <w:rFonts w:asciiTheme="majorHAnsi" w:hAnsiTheme="majorHAnsi" w:cs="Arial"/>
          <w:sz w:val="20"/>
          <w:szCs w:val="20"/>
          <w:rPrChange w:id="5575" w:author="dbecker" w:date="2016-01-07T14:58:00Z">
            <w:rPr>
              <w:rFonts w:ascii="Arial" w:hAnsi="Arial" w:cs="Arial"/>
              <w:sz w:val="20"/>
              <w:szCs w:val="20"/>
            </w:rPr>
          </w:rPrChange>
        </w:rPr>
        <w:t>If the reading has increased, dosimeter has excessive drift and should not be used.</w:t>
      </w:r>
    </w:p>
    <w:p w:rsidR="00B52C86" w:rsidRPr="004338A9" w:rsidRDefault="00B52C86" w:rsidP="00B52C86">
      <w:pPr>
        <w:rPr>
          <w:rFonts w:asciiTheme="majorHAnsi" w:hAnsiTheme="majorHAnsi" w:cs="Arial"/>
          <w:sz w:val="20"/>
          <w:szCs w:val="20"/>
          <w:rPrChange w:id="5576" w:author="dbecker" w:date="2016-01-07T14:58:00Z">
            <w:rPr>
              <w:rFonts w:ascii="Arial" w:hAnsi="Arial" w:cs="Arial"/>
              <w:sz w:val="20"/>
              <w:szCs w:val="20"/>
            </w:rPr>
          </w:rPrChange>
        </w:rPr>
      </w:pPr>
    </w:p>
    <w:p w:rsidR="00B52C86" w:rsidRPr="004338A9" w:rsidRDefault="00B52C86" w:rsidP="00B52C86">
      <w:pPr>
        <w:rPr>
          <w:rFonts w:asciiTheme="majorHAnsi" w:hAnsiTheme="majorHAnsi" w:cs="Arial"/>
          <w:b/>
          <w:sz w:val="20"/>
          <w:szCs w:val="20"/>
          <w:u w:val="single"/>
          <w:rPrChange w:id="5577" w:author="dbecker" w:date="2016-01-07T14:58:00Z">
            <w:rPr>
              <w:rFonts w:ascii="Arial" w:hAnsi="Arial" w:cs="Arial"/>
              <w:b/>
              <w:sz w:val="20"/>
              <w:szCs w:val="20"/>
              <w:u w:val="single"/>
            </w:rPr>
          </w:rPrChange>
        </w:rPr>
      </w:pPr>
      <w:r w:rsidRPr="004338A9">
        <w:rPr>
          <w:rFonts w:asciiTheme="majorHAnsi" w:hAnsiTheme="majorHAnsi" w:cs="Arial"/>
          <w:b/>
          <w:sz w:val="20"/>
          <w:szCs w:val="20"/>
          <w:u w:val="single"/>
          <w:rPrChange w:id="5578" w:author="dbecker" w:date="2016-01-07T14:58:00Z">
            <w:rPr>
              <w:rFonts w:ascii="Arial" w:hAnsi="Arial" w:cs="Arial"/>
              <w:b/>
              <w:sz w:val="20"/>
              <w:szCs w:val="20"/>
              <w:u w:val="single"/>
            </w:rPr>
          </w:rPrChange>
        </w:rPr>
        <w:t>Victoreen 493 Operational Check</w:t>
      </w:r>
    </w:p>
    <w:p w:rsidR="00B52C86" w:rsidRPr="004338A9" w:rsidRDefault="00B52C86" w:rsidP="00B52C86">
      <w:pPr>
        <w:rPr>
          <w:rFonts w:asciiTheme="majorHAnsi" w:hAnsiTheme="majorHAnsi" w:cs="Arial"/>
          <w:b/>
          <w:sz w:val="20"/>
          <w:szCs w:val="20"/>
          <w:u w:val="single"/>
          <w:rPrChange w:id="5579" w:author="dbecker" w:date="2016-01-07T14:58:00Z">
            <w:rPr>
              <w:rFonts w:ascii="Arial" w:hAnsi="Arial" w:cs="Arial"/>
              <w:b/>
              <w:sz w:val="20"/>
              <w:szCs w:val="20"/>
              <w:u w:val="single"/>
            </w:rPr>
          </w:rPrChange>
        </w:rPr>
      </w:pPr>
    </w:p>
    <w:p w:rsidR="00B52C86" w:rsidRPr="004338A9" w:rsidRDefault="00B52C86" w:rsidP="00B52C86">
      <w:pPr>
        <w:jc w:val="both"/>
        <w:rPr>
          <w:rFonts w:asciiTheme="majorHAnsi" w:hAnsiTheme="majorHAnsi" w:cs="Arial"/>
          <w:sz w:val="20"/>
          <w:szCs w:val="20"/>
          <w:rPrChange w:id="5580" w:author="dbecker" w:date="2016-01-07T14:58:00Z">
            <w:rPr>
              <w:rFonts w:ascii="Arial" w:hAnsi="Arial" w:cs="Arial"/>
              <w:sz w:val="20"/>
              <w:szCs w:val="20"/>
            </w:rPr>
          </w:rPrChange>
        </w:rPr>
      </w:pPr>
      <w:r w:rsidRPr="004338A9">
        <w:rPr>
          <w:rFonts w:asciiTheme="majorHAnsi" w:hAnsiTheme="majorHAnsi" w:cs="Arial"/>
          <w:sz w:val="20"/>
          <w:szCs w:val="20"/>
          <w:rPrChange w:id="5581" w:author="dbecker" w:date="2016-01-07T14:58:00Z">
            <w:rPr>
              <w:rFonts w:ascii="Arial" w:hAnsi="Arial" w:cs="Arial"/>
              <w:sz w:val="20"/>
              <w:szCs w:val="20"/>
            </w:rPr>
          </w:rPrChange>
        </w:rPr>
        <w:t>Prior to use, the Victoreen 493 must be checked to assure that the instrument is operating properly. This operational check must be performed in a Low Background Area.</w:t>
      </w:r>
    </w:p>
    <w:p w:rsidR="00B52C86" w:rsidRPr="004338A9" w:rsidDel="00BB0AF3" w:rsidRDefault="00B52C86" w:rsidP="00B52C86">
      <w:pPr>
        <w:ind w:left="-540"/>
        <w:jc w:val="both"/>
        <w:rPr>
          <w:del w:id="5582" w:author="dbecker" w:date="2016-01-13T11:40:00Z"/>
          <w:rFonts w:asciiTheme="majorHAnsi" w:hAnsiTheme="majorHAnsi" w:cs="Arial"/>
          <w:sz w:val="20"/>
          <w:szCs w:val="20"/>
          <w:rPrChange w:id="5583" w:author="dbecker" w:date="2016-01-07T14:58:00Z">
            <w:rPr>
              <w:del w:id="5584" w:author="dbecker" w:date="2016-01-13T11:40:00Z"/>
              <w:rFonts w:ascii="Arial" w:hAnsi="Arial" w:cs="Arial"/>
              <w:sz w:val="20"/>
              <w:szCs w:val="20"/>
            </w:rPr>
          </w:rPrChange>
        </w:rPr>
      </w:pPr>
    </w:p>
    <w:p w:rsidR="00B52C86" w:rsidRPr="004338A9" w:rsidRDefault="00B52C86" w:rsidP="003B7B2F">
      <w:pPr>
        <w:numPr>
          <w:ilvl w:val="0"/>
          <w:numId w:val="75"/>
        </w:numPr>
        <w:jc w:val="both"/>
        <w:rPr>
          <w:rFonts w:asciiTheme="majorHAnsi" w:hAnsiTheme="majorHAnsi" w:cs="Arial"/>
          <w:sz w:val="20"/>
          <w:szCs w:val="20"/>
          <w:rPrChange w:id="5585" w:author="dbecker" w:date="2016-01-07T14:58:00Z">
            <w:rPr>
              <w:rFonts w:ascii="Arial" w:hAnsi="Arial" w:cs="Arial"/>
              <w:sz w:val="20"/>
              <w:szCs w:val="20"/>
            </w:rPr>
          </w:rPrChange>
        </w:rPr>
      </w:pPr>
      <w:r w:rsidRPr="004338A9">
        <w:rPr>
          <w:rFonts w:asciiTheme="majorHAnsi" w:hAnsiTheme="majorHAnsi" w:cs="Arial"/>
          <w:sz w:val="20"/>
          <w:szCs w:val="20"/>
          <w:rPrChange w:id="5586" w:author="dbecker" w:date="2016-01-07T14:58:00Z">
            <w:rPr>
              <w:rFonts w:ascii="Arial" w:hAnsi="Arial" w:cs="Arial"/>
              <w:sz w:val="20"/>
              <w:szCs w:val="20"/>
            </w:rPr>
          </w:rPrChange>
        </w:rPr>
        <w:t>Visually check the instrument for signs of physical damage.</w:t>
      </w:r>
    </w:p>
    <w:p w:rsidR="00B52C86" w:rsidRPr="004338A9" w:rsidRDefault="00B52C86" w:rsidP="003B7B2F">
      <w:pPr>
        <w:numPr>
          <w:ilvl w:val="0"/>
          <w:numId w:val="75"/>
        </w:numPr>
        <w:jc w:val="both"/>
        <w:rPr>
          <w:rFonts w:asciiTheme="majorHAnsi" w:hAnsiTheme="majorHAnsi" w:cs="Arial"/>
          <w:sz w:val="20"/>
          <w:szCs w:val="20"/>
          <w:rPrChange w:id="5587" w:author="dbecker" w:date="2016-01-07T14:58:00Z">
            <w:rPr>
              <w:rFonts w:ascii="Arial" w:hAnsi="Arial" w:cs="Arial"/>
              <w:sz w:val="20"/>
              <w:szCs w:val="20"/>
            </w:rPr>
          </w:rPrChange>
        </w:rPr>
      </w:pPr>
      <w:r w:rsidRPr="004338A9">
        <w:rPr>
          <w:rFonts w:asciiTheme="majorHAnsi" w:hAnsiTheme="majorHAnsi" w:cs="Arial"/>
          <w:sz w:val="20"/>
          <w:szCs w:val="20"/>
          <w:rPrChange w:id="5588" w:author="dbecker" w:date="2016-01-07T14:58:00Z">
            <w:rPr>
              <w:rFonts w:ascii="Arial" w:hAnsi="Arial" w:cs="Arial"/>
              <w:sz w:val="20"/>
              <w:szCs w:val="20"/>
            </w:rPr>
          </w:rPrChange>
        </w:rPr>
        <w:t>Ensure a calibration sticker is present on the instrument and the current calendar date is within the year of the calibration date.</w:t>
      </w:r>
    </w:p>
    <w:p w:rsidR="00B52C86" w:rsidRPr="004338A9" w:rsidRDefault="00B52C86" w:rsidP="003B7B2F">
      <w:pPr>
        <w:numPr>
          <w:ilvl w:val="0"/>
          <w:numId w:val="75"/>
        </w:numPr>
        <w:jc w:val="both"/>
        <w:rPr>
          <w:rFonts w:asciiTheme="majorHAnsi" w:hAnsiTheme="majorHAnsi" w:cs="Arial"/>
          <w:sz w:val="20"/>
          <w:szCs w:val="20"/>
          <w:rPrChange w:id="5589" w:author="dbecker" w:date="2016-01-07T14:58:00Z">
            <w:rPr>
              <w:rFonts w:ascii="Arial" w:hAnsi="Arial" w:cs="Arial"/>
              <w:sz w:val="20"/>
              <w:szCs w:val="20"/>
            </w:rPr>
          </w:rPrChange>
        </w:rPr>
      </w:pPr>
      <w:r w:rsidRPr="004338A9">
        <w:rPr>
          <w:rFonts w:asciiTheme="majorHAnsi" w:hAnsiTheme="majorHAnsi" w:cs="Arial"/>
          <w:sz w:val="20"/>
          <w:szCs w:val="20"/>
          <w:rPrChange w:id="5590" w:author="dbecker" w:date="2016-01-07T14:58:00Z">
            <w:rPr>
              <w:rFonts w:ascii="Arial" w:hAnsi="Arial" w:cs="Arial"/>
              <w:sz w:val="20"/>
              <w:szCs w:val="20"/>
            </w:rPr>
          </w:rPrChange>
        </w:rPr>
        <w:t xml:space="preserve">Ensure the selector switch on the instrument is in the </w:t>
      </w:r>
      <w:r w:rsidRPr="004338A9">
        <w:rPr>
          <w:rFonts w:asciiTheme="majorHAnsi" w:hAnsiTheme="majorHAnsi" w:cs="Arial"/>
          <w:b/>
          <w:sz w:val="20"/>
          <w:szCs w:val="20"/>
          <w:rPrChange w:id="5591" w:author="dbecker" w:date="2016-01-07T14:58:00Z">
            <w:rPr>
              <w:rFonts w:ascii="Arial" w:hAnsi="Arial" w:cs="Arial"/>
              <w:b/>
              <w:sz w:val="20"/>
              <w:szCs w:val="20"/>
            </w:rPr>
          </w:rPrChange>
        </w:rPr>
        <w:t>“OFF”</w:t>
      </w:r>
      <w:r w:rsidRPr="004338A9">
        <w:rPr>
          <w:rFonts w:asciiTheme="majorHAnsi" w:hAnsiTheme="majorHAnsi" w:cs="Arial"/>
          <w:sz w:val="20"/>
          <w:szCs w:val="20"/>
          <w:rPrChange w:id="5592" w:author="dbecker" w:date="2016-01-07T14:58:00Z">
            <w:rPr>
              <w:rFonts w:ascii="Arial" w:hAnsi="Arial" w:cs="Arial"/>
              <w:sz w:val="20"/>
              <w:szCs w:val="20"/>
            </w:rPr>
          </w:rPrChange>
        </w:rPr>
        <w:t xml:space="preserve"> position.</w:t>
      </w:r>
    </w:p>
    <w:p w:rsidR="00B52C86" w:rsidRPr="004338A9" w:rsidRDefault="00B52C86" w:rsidP="003B7B2F">
      <w:pPr>
        <w:numPr>
          <w:ilvl w:val="0"/>
          <w:numId w:val="75"/>
        </w:numPr>
        <w:jc w:val="both"/>
        <w:rPr>
          <w:rFonts w:asciiTheme="majorHAnsi" w:hAnsiTheme="majorHAnsi" w:cs="Arial"/>
          <w:sz w:val="20"/>
          <w:szCs w:val="20"/>
          <w:rPrChange w:id="5593" w:author="dbecker" w:date="2016-01-07T14:58:00Z">
            <w:rPr>
              <w:rFonts w:ascii="Arial" w:hAnsi="Arial" w:cs="Arial"/>
              <w:sz w:val="20"/>
              <w:szCs w:val="20"/>
            </w:rPr>
          </w:rPrChange>
        </w:rPr>
      </w:pPr>
      <w:r w:rsidRPr="004338A9">
        <w:rPr>
          <w:rFonts w:asciiTheme="majorHAnsi" w:hAnsiTheme="majorHAnsi" w:cs="Arial"/>
          <w:sz w:val="20"/>
          <w:szCs w:val="20"/>
          <w:rPrChange w:id="5594" w:author="dbecker" w:date="2016-01-07T14:58:00Z">
            <w:rPr>
              <w:rFonts w:ascii="Arial" w:hAnsi="Arial" w:cs="Arial"/>
              <w:sz w:val="20"/>
              <w:szCs w:val="20"/>
            </w:rPr>
          </w:rPrChange>
        </w:rPr>
        <w:t>Remove the top cover of the instrument by unlatching the cover clips located at the top and bottom of the cover.</w:t>
      </w:r>
    </w:p>
    <w:p w:rsidR="00B52C86" w:rsidRPr="004338A9" w:rsidRDefault="00B52C86" w:rsidP="003B7B2F">
      <w:pPr>
        <w:numPr>
          <w:ilvl w:val="0"/>
          <w:numId w:val="75"/>
        </w:numPr>
        <w:jc w:val="both"/>
        <w:rPr>
          <w:rFonts w:asciiTheme="majorHAnsi" w:hAnsiTheme="majorHAnsi" w:cs="Arial"/>
          <w:sz w:val="20"/>
          <w:szCs w:val="20"/>
          <w:rPrChange w:id="5595" w:author="dbecker" w:date="2016-01-07T14:58:00Z">
            <w:rPr>
              <w:rFonts w:ascii="Arial" w:hAnsi="Arial" w:cs="Arial"/>
              <w:sz w:val="20"/>
              <w:szCs w:val="20"/>
            </w:rPr>
          </w:rPrChange>
        </w:rPr>
      </w:pPr>
      <w:r w:rsidRPr="004338A9">
        <w:rPr>
          <w:rFonts w:asciiTheme="majorHAnsi" w:hAnsiTheme="majorHAnsi" w:cs="Arial"/>
          <w:sz w:val="20"/>
          <w:szCs w:val="20"/>
          <w:rPrChange w:id="5596" w:author="dbecker" w:date="2016-01-07T14:58:00Z">
            <w:rPr>
              <w:rFonts w:ascii="Arial" w:hAnsi="Arial" w:cs="Arial"/>
              <w:sz w:val="20"/>
              <w:szCs w:val="20"/>
            </w:rPr>
          </w:rPrChange>
        </w:rPr>
        <w:t xml:space="preserve">Make sure that the instrument probe is secured in its cradle and turn the cover over exposing the battery compartment. Remove the battery clamps and install the batteries </w:t>
      </w:r>
      <w:r w:rsidRPr="004338A9">
        <w:rPr>
          <w:rFonts w:asciiTheme="majorHAnsi" w:hAnsiTheme="majorHAnsi" w:cs="Arial"/>
          <w:b/>
          <w:sz w:val="20"/>
          <w:szCs w:val="20"/>
          <w:rPrChange w:id="5597" w:author="dbecker" w:date="2016-01-07T14:58:00Z">
            <w:rPr>
              <w:rFonts w:ascii="Arial" w:hAnsi="Arial" w:cs="Arial"/>
              <w:b/>
              <w:sz w:val="20"/>
              <w:szCs w:val="20"/>
            </w:rPr>
          </w:rPrChange>
        </w:rPr>
        <w:t>making sure of polarity</w:t>
      </w:r>
      <w:r w:rsidRPr="004338A9">
        <w:rPr>
          <w:rFonts w:asciiTheme="majorHAnsi" w:hAnsiTheme="majorHAnsi" w:cs="Arial"/>
          <w:sz w:val="20"/>
          <w:szCs w:val="20"/>
          <w:rPrChange w:id="5598" w:author="dbecker" w:date="2016-01-07T14:58:00Z">
            <w:rPr>
              <w:rFonts w:ascii="Arial" w:hAnsi="Arial" w:cs="Arial"/>
              <w:sz w:val="20"/>
              <w:szCs w:val="20"/>
            </w:rPr>
          </w:rPrChange>
        </w:rPr>
        <w:t>. Reinstall the battery clamps. Install the instrument cover back into the instrument body and secure the cover clips.</w:t>
      </w:r>
    </w:p>
    <w:p w:rsidR="00B52C86" w:rsidRPr="004338A9" w:rsidRDefault="00B52C86" w:rsidP="003B7B2F">
      <w:pPr>
        <w:numPr>
          <w:ilvl w:val="0"/>
          <w:numId w:val="75"/>
        </w:numPr>
        <w:jc w:val="both"/>
        <w:rPr>
          <w:rFonts w:asciiTheme="majorHAnsi" w:hAnsiTheme="majorHAnsi" w:cs="Arial"/>
          <w:sz w:val="20"/>
          <w:szCs w:val="20"/>
          <w:rPrChange w:id="5599" w:author="dbecker" w:date="2016-01-07T14:58:00Z">
            <w:rPr>
              <w:rFonts w:ascii="Arial" w:hAnsi="Arial" w:cs="Arial"/>
              <w:sz w:val="20"/>
              <w:szCs w:val="20"/>
            </w:rPr>
          </w:rPrChange>
        </w:rPr>
      </w:pPr>
      <w:r w:rsidRPr="004338A9">
        <w:rPr>
          <w:rFonts w:asciiTheme="majorHAnsi" w:hAnsiTheme="majorHAnsi" w:cs="Arial"/>
          <w:sz w:val="20"/>
          <w:szCs w:val="20"/>
          <w:rPrChange w:id="5600" w:author="dbecker" w:date="2016-01-07T14:58:00Z">
            <w:rPr>
              <w:rFonts w:ascii="Arial" w:hAnsi="Arial" w:cs="Arial"/>
              <w:sz w:val="20"/>
              <w:szCs w:val="20"/>
            </w:rPr>
          </w:rPrChange>
        </w:rPr>
        <w:t>Turn the selector switch on the instrument to the x10 setting and allow the instrument a minimum of 30 seconds to warm up.</w:t>
      </w:r>
    </w:p>
    <w:p w:rsidR="00843F77" w:rsidRPr="004338A9" w:rsidRDefault="00B52C86" w:rsidP="003B7B2F">
      <w:pPr>
        <w:numPr>
          <w:ilvl w:val="0"/>
          <w:numId w:val="75"/>
        </w:numPr>
        <w:jc w:val="both"/>
        <w:rPr>
          <w:rFonts w:asciiTheme="majorHAnsi" w:hAnsiTheme="majorHAnsi" w:cs="Arial"/>
          <w:sz w:val="20"/>
          <w:szCs w:val="20"/>
          <w:rPrChange w:id="5601" w:author="dbecker" w:date="2016-01-07T14:58:00Z">
            <w:rPr>
              <w:rFonts w:ascii="Arial" w:hAnsi="Arial" w:cs="Arial"/>
              <w:sz w:val="20"/>
              <w:szCs w:val="20"/>
            </w:rPr>
          </w:rPrChange>
        </w:rPr>
      </w:pPr>
      <w:r w:rsidRPr="004338A9">
        <w:rPr>
          <w:rFonts w:asciiTheme="majorHAnsi" w:hAnsiTheme="majorHAnsi" w:cs="Arial"/>
          <w:sz w:val="20"/>
          <w:szCs w:val="20"/>
          <w:rPrChange w:id="5602" w:author="dbecker" w:date="2016-01-07T14:58:00Z">
            <w:rPr>
              <w:rFonts w:ascii="Arial" w:hAnsi="Arial" w:cs="Arial"/>
              <w:sz w:val="20"/>
              <w:szCs w:val="20"/>
            </w:rPr>
          </w:rPrChange>
        </w:rPr>
        <w:t>Connect the headphones to the audio jack located to the left of the instrument probe cradle.</w:t>
      </w:r>
    </w:p>
    <w:p w:rsidR="00B52C86" w:rsidRPr="004338A9" w:rsidRDefault="00843F77" w:rsidP="003B7B2F">
      <w:pPr>
        <w:numPr>
          <w:ilvl w:val="0"/>
          <w:numId w:val="75"/>
        </w:numPr>
        <w:jc w:val="both"/>
        <w:rPr>
          <w:rFonts w:asciiTheme="majorHAnsi" w:hAnsiTheme="majorHAnsi" w:cs="Arial"/>
          <w:sz w:val="20"/>
          <w:szCs w:val="20"/>
          <w:rPrChange w:id="5603" w:author="dbecker" w:date="2016-01-07T14:58:00Z">
            <w:rPr>
              <w:rFonts w:ascii="Arial" w:hAnsi="Arial" w:cs="Arial"/>
              <w:sz w:val="20"/>
              <w:szCs w:val="20"/>
            </w:rPr>
          </w:rPrChange>
        </w:rPr>
      </w:pPr>
      <w:r w:rsidRPr="004338A9">
        <w:rPr>
          <w:rFonts w:asciiTheme="majorHAnsi" w:hAnsiTheme="majorHAnsi" w:cs="Arial"/>
          <w:sz w:val="20"/>
          <w:szCs w:val="20"/>
          <w:rPrChange w:id="5604" w:author="dbecker" w:date="2016-01-07T14:58:00Z">
            <w:rPr>
              <w:rFonts w:ascii="Arial" w:hAnsi="Arial" w:cs="Arial"/>
              <w:sz w:val="20"/>
              <w:szCs w:val="20"/>
            </w:rPr>
          </w:rPrChange>
        </w:rPr>
        <w:t xml:space="preserve">Push </w:t>
      </w:r>
      <w:r w:rsidR="00B52C86" w:rsidRPr="004338A9">
        <w:rPr>
          <w:rFonts w:asciiTheme="majorHAnsi" w:hAnsiTheme="majorHAnsi" w:cs="Arial"/>
          <w:sz w:val="20"/>
          <w:szCs w:val="20"/>
          <w:rPrChange w:id="5605" w:author="dbecker" w:date="2016-01-07T14:58:00Z">
            <w:rPr>
              <w:rFonts w:ascii="Arial" w:hAnsi="Arial" w:cs="Arial"/>
              <w:sz w:val="20"/>
              <w:szCs w:val="20"/>
            </w:rPr>
          </w:rPrChange>
        </w:rPr>
        <w:t xml:space="preserve">the base of the probe </w:t>
      </w:r>
      <w:proofErr w:type="gramStart"/>
      <w:r w:rsidR="00B52C86" w:rsidRPr="004338A9">
        <w:rPr>
          <w:rFonts w:asciiTheme="majorHAnsi" w:hAnsiTheme="majorHAnsi" w:cs="Arial"/>
          <w:sz w:val="20"/>
          <w:szCs w:val="20"/>
          <w:rPrChange w:id="5606" w:author="dbecker" w:date="2016-01-07T14:58:00Z">
            <w:rPr>
              <w:rFonts w:ascii="Arial" w:hAnsi="Arial" w:cs="Arial"/>
              <w:sz w:val="20"/>
              <w:szCs w:val="20"/>
            </w:rPr>
          </w:rPrChange>
        </w:rPr>
        <w:t>forward  to</w:t>
      </w:r>
      <w:proofErr w:type="gramEnd"/>
      <w:r w:rsidR="00B52C86" w:rsidRPr="004338A9">
        <w:rPr>
          <w:rFonts w:asciiTheme="majorHAnsi" w:hAnsiTheme="majorHAnsi" w:cs="Arial"/>
          <w:sz w:val="20"/>
          <w:szCs w:val="20"/>
          <w:rPrChange w:id="5607" w:author="dbecker" w:date="2016-01-07T14:58:00Z">
            <w:rPr>
              <w:rFonts w:ascii="Arial" w:hAnsi="Arial" w:cs="Arial"/>
              <w:sz w:val="20"/>
              <w:szCs w:val="20"/>
            </w:rPr>
          </w:rPrChange>
        </w:rPr>
        <w:t xml:space="preserve"> fully expose and open the probe shield. Mount the headphones to your ears.</w:t>
      </w:r>
    </w:p>
    <w:p w:rsidR="00B52C86" w:rsidRPr="004338A9" w:rsidRDefault="00B52C86" w:rsidP="003B7B2F">
      <w:pPr>
        <w:numPr>
          <w:ilvl w:val="0"/>
          <w:numId w:val="75"/>
        </w:numPr>
        <w:jc w:val="both"/>
        <w:rPr>
          <w:rFonts w:asciiTheme="majorHAnsi" w:hAnsiTheme="majorHAnsi" w:cs="Arial"/>
          <w:sz w:val="20"/>
          <w:szCs w:val="20"/>
          <w:rPrChange w:id="5608" w:author="dbecker" w:date="2016-01-07T14:58:00Z">
            <w:rPr>
              <w:rFonts w:ascii="Arial" w:hAnsi="Arial" w:cs="Arial"/>
              <w:sz w:val="20"/>
              <w:szCs w:val="20"/>
            </w:rPr>
          </w:rPrChange>
        </w:rPr>
      </w:pPr>
      <w:r w:rsidRPr="004338A9">
        <w:rPr>
          <w:rFonts w:asciiTheme="majorHAnsi" w:hAnsiTheme="majorHAnsi" w:cs="Arial"/>
          <w:sz w:val="20"/>
          <w:szCs w:val="20"/>
          <w:rPrChange w:id="5609" w:author="dbecker" w:date="2016-01-07T14:58:00Z">
            <w:rPr>
              <w:rFonts w:ascii="Arial" w:hAnsi="Arial" w:cs="Arial"/>
              <w:sz w:val="20"/>
              <w:szCs w:val="20"/>
            </w:rPr>
          </w:rPrChange>
        </w:rPr>
        <w:t xml:space="preserve">Place the probe’s open window area as close as possible to the operational check source located on </w:t>
      </w:r>
      <w:proofErr w:type="gramStart"/>
      <w:r w:rsidRPr="004338A9">
        <w:rPr>
          <w:rFonts w:asciiTheme="majorHAnsi" w:hAnsiTheme="majorHAnsi" w:cs="Arial"/>
          <w:sz w:val="20"/>
          <w:szCs w:val="20"/>
          <w:rPrChange w:id="5610" w:author="dbecker" w:date="2016-01-07T14:58:00Z">
            <w:rPr>
              <w:rFonts w:ascii="Arial" w:hAnsi="Arial" w:cs="Arial"/>
              <w:sz w:val="20"/>
              <w:szCs w:val="20"/>
            </w:rPr>
          </w:rPrChange>
        </w:rPr>
        <w:t>the  side</w:t>
      </w:r>
      <w:proofErr w:type="gramEnd"/>
      <w:r w:rsidRPr="004338A9">
        <w:rPr>
          <w:rFonts w:asciiTheme="majorHAnsi" w:hAnsiTheme="majorHAnsi" w:cs="Arial"/>
          <w:sz w:val="20"/>
          <w:szCs w:val="20"/>
          <w:rPrChange w:id="5611" w:author="dbecker" w:date="2016-01-07T14:58:00Z">
            <w:rPr>
              <w:rFonts w:ascii="Arial" w:hAnsi="Arial" w:cs="Arial"/>
              <w:sz w:val="20"/>
              <w:szCs w:val="20"/>
            </w:rPr>
          </w:rPrChange>
        </w:rPr>
        <w:t xml:space="preserve"> of the instrument</w:t>
      </w:r>
      <w:r w:rsidR="002F71F7" w:rsidRPr="004338A9">
        <w:rPr>
          <w:rFonts w:asciiTheme="majorHAnsi" w:hAnsiTheme="majorHAnsi" w:cs="Arial"/>
          <w:sz w:val="20"/>
          <w:szCs w:val="20"/>
          <w:rPrChange w:id="5612" w:author="dbecker" w:date="2016-01-07T14:58:00Z">
            <w:rPr>
              <w:rFonts w:ascii="Arial" w:hAnsi="Arial" w:cs="Arial"/>
              <w:sz w:val="20"/>
              <w:szCs w:val="20"/>
            </w:rPr>
          </w:rPrChange>
        </w:rPr>
        <w:t xml:space="preserve"> opposite the calibration sticker</w:t>
      </w:r>
      <w:r w:rsidRPr="004338A9">
        <w:rPr>
          <w:rFonts w:asciiTheme="majorHAnsi" w:hAnsiTheme="majorHAnsi" w:cs="Arial"/>
          <w:sz w:val="20"/>
          <w:szCs w:val="20"/>
          <w:rPrChange w:id="5613" w:author="dbecker" w:date="2016-01-07T14:58:00Z">
            <w:rPr>
              <w:rFonts w:ascii="Arial" w:hAnsi="Arial" w:cs="Arial"/>
              <w:sz w:val="20"/>
              <w:szCs w:val="20"/>
            </w:rPr>
          </w:rPrChange>
        </w:rPr>
        <w:t>.  Observe the reading on the instrument C/M scale</w:t>
      </w:r>
      <w:r w:rsidR="00FE2E39" w:rsidRPr="004338A9">
        <w:rPr>
          <w:rFonts w:asciiTheme="majorHAnsi" w:hAnsiTheme="majorHAnsi" w:cs="Arial"/>
          <w:sz w:val="20"/>
          <w:szCs w:val="20"/>
          <w:rPrChange w:id="5614" w:author="dbecker" w:date="2016-01-07T14:58:00Z">
            <w:rPr>
              <w:rFonts w:ascii="Arial" w:hAnsi="Arial" w:cs="Arial"/>
              <w:sz w:val="20"/>
              <w:szCs w:val="20"/>
            </w:rPr>
          </w:rPrChange>
        </w:rPr>
        <w:t xml:space="preserve">, </w:t>
      </w:r>
      <w:r w:rsidR="0057245C" w:rsidRPr="004338A9">
        <w:rPr>
          <w:rFonts w:asciiTheme="majorHAnsi" w:hAnsiTheme="majorHAnsi" w:cs="Arial"/>
          <w:sz w:val="20"/>
          <w:szCs w:val="20"/>
          <w:rPrChange w:id="5615" w:author="dbecker" w:date="2016-01-07T14:58:00Z">
            <w:rPr>
              <w:rFonts w:ascii="Arial" w:hAnsi="Arial" w:cs="Arial"/>
              <w:sz w:val="20"/>
              <w:szCs w:val="20"/>
            </w:rPr>
          </w:rPrChange>
        </w:rPr>
        <w:t>using the x10 position switch</w:t>
      </w:r>
      <w:r w:rsidR="00FE2E39" w:rsidRPr="004338A9">
        <w:rPr>
          <w:rFonts w:asciiTheme="majorHAnsi" w:hAnsiTheme="majorHAnsi" w:cs="Arial"/>
          <w:sz w:val="20"/>
          <w:szCs w:val="20"/>
          <w:rPrChange w:id="5616" w:author="dbecker" w:date="2016-01-07T14:58:00Z">
            <w:rPr>
              <w:rFonts w:ascii="Arial" w:hAnsi="Arial" w:cs="Arial"/>
              <w:sz w:val="20"/>
              <w:szCs w:val="20"/>
            </w:rPr>
          </w:rPrChange>
        </w:rPr>
        <w:t>,</w:t>
      </w:r>
      <w:r w:rsidRPr="004338A9">
        <w:rPr>
          <w:rFonts w:asciiTheme="majorHAnsi" w:hAnsiTheme="majorHAnsi" w:cs="Arial"/>
          <w:sz w:val="20"/>
          <w:szCs w:val="20"/>
          <w:rPrChange w:id="5617" w:author="dbecker" w:date="2016-01-07T14:58:00Z">
            <w:rPr>
              <w:rFonts w:ascii="Arial" w:hAnsi="Arial" w:cs="Arial"/>
              <w:sz w:val="20"/>
              <w:szCs w:val="20"/>
            </w:rPr>
          </w:rPrChange>
        </w:rPr>
        <w:t xml:space="preserve"> and compare to the Source Reading Range located on the instrument calibration sticker.  Clicks should be heard in the headphones.</w:t>
      </w:r>
    </w:p>
    <w:p w:rsidR="00B52C86" w:rsidRPr="004338A9" w:rsidRDefault="00B52C86" w:rsidP="003B7B2F">
      <w:pPr>
        <w:numPr>
          <w:ilvl w:val="0"/>
          <w:numId w:val="75"/>
        </w:numPr>
        <w:jc w:val="both"/>
        <w:rPr>
          <w:rFonts w:asciiTheme="majorHAnsi" w:hAnsiTheme="majorHAnsi" w:cs="Arial"/>
          <w:sz w:val="20"/>
          <w:szCs w:val="20"/>
          <w:rPrChange w:id="5618" w:author="dbecker" w:date="2016-01-07T14:58:00Z">
            <w:rPr>
              <w:rFonts w:ascii="Arial" w:hAnsi="Arial" w:cs="Arial"/>
              <w:sz w:val="20"/>
              <w:szCs w:val="20"/>
            </w:rPr>
          </w:rPrChange>
        </w:rPr>
      </w:pPr>
      <w:r w:rsidRPr="004338A9">
        <w:rPr>
          <w:rFonts w:asciiTheme="majorHAnsi" w:hAnsiTheme="majorHAnsi" w:cs="Arial"/>
          <w:sz w:val="20"/>
          <w:szCs w:val="20"/>
          <w:rPrChange w:id="5619" w:author="dbecker" w:date="2016-01-07T14:58:00Z">
            <w:rPr>
              <w:rFonts w:ascii="Arial" w:hAnsi="Arial" w:cs="Arial"/>
              <w:sz w:val="20"/>
              <w:szCs w:val="20"/>
            </w:rPr>
          </w:rPrChange>
        </w:rPr>
        <w:t xml:space="preserve">The reading should fall </w:t>
      </w:r>
      <w:r w:rsidR="0057245C" w:rsidRPr="004338A9">
        <w:rPr>
          <w:rFonts w:asciiTheme="majorHAnsi" w:hAnsiTheme="majorHAnsi" w:cs="Arial"/>
          <w:sz w:val="20"/>
          <w:szCs w:val="20"/>
          <w:rPrChange w:id="5620" w:author="dbecker" w:date="2016-01-07T14:58:00Z">
            <w:rPr>
              <w:rFonts w:ascii="Arial" w:hAnsi="Arial" w:cs="Arial"/>
              <w:sz w:val="20"/>
              <w:szCs w:val="20"/>
            </w:rPr>
          </w:rPrChange>
        </w:rPr>
        <w:t>within the</w:t>
      </w:r>
      <w:r w:rsidRPr="004338A9">
        <w:rPr>
          <w:rFonts w:asciiTheme="majorHAnsi" w:hAnsiTheme="majorHAnsi" w:cs="Arial"/>
          <w:sz w:val="20"/>
          <w:szCs w:val="20"/>
          <w:rPrChange w:id="5621" w:author="dbecker" w:date="2016-01-07T14:58:00Z">
            <w:rPr>
              <w:rFonts w:ascii="Arial" w:hAnsi="Arial" w:cs="Arial"/>
              <w:sz w:val="20"/>
              <w:szCs w:val="20"/>
            </w:rPr>
          </w:rPrChange>
        </w:rPr>
        <w:t xml:space="preserve"> Source Reading</w:t>
      </w:r>
      <w:r w:rsidR="0057245C" w:rsidRPr="004338A9">
        <w:rPr>
          <w:rFonts w:asciiTheme="majorHAnsi" w:hAnsiTheme="majorHAnsi" w:cs="Arial"/>
          <w:sz w:val="20"/>
          <w:szCs w:val="20"/>
          <w:rPrChange w:id="5622" w:author="dbecker" w:date="2016-01-07T14:58:00Z">
            <w:rPr>
              <w:rFonts w:ascii="Arial" w:hAnsi="Arial" w:cs="Arial"/>
              <w:sz w:val="20"/>
              <w:szCs w:val="20"/>
            </w:rPr>
          </w:rPrChange>
        </w:rPr>
        <w:t xml:space="preserve"> range</w:t>
      </w:r>
      <w:r w:rsidRPr="004338A9">
        <w:rPr>
          <w:rFonts w:asciiTheme="majorHAnsi" w:hAnsiTheme="majorHAnsi" w:cs="Arial"/>
          <w:sz w:val="20"/>
          <w:szCs w:val="20"/>
          <w:rPrChange w:id="5623" w:author="dbecker" w:date="2016-01-07T14:58:00Z">
            <w:rPr>
              <w:rFonts w:ascii="Arial" w:hAnsi="Arial" w:cs="Arial"/>
              <w:sz w:val="20"/>
              <w:szCs w:val="20"/>
            </w:rPr>
          </w:rPrChange>
        </w:rPr>
        <w:t>. This indicates that the instrument is operating properly.</w:t>
      </w:r>
    </w:p>
    <w:p w:rsidR="00B52C86" w:rsidRPr="004338A9" w:rsidRDefault="00B52C86" w:rsidP="003B7B2F">
      <w:pPr>
        <w:numPr>
          <w:ilvl w:val="0"/>
          <w:numId w:val="75"/>
        </w:numPr>
        <w:jc w:val="both"/>
        <w:rPr>
          <w:rFonts w:asciiTheme="majorHAnsi" w:hAnsiTheme="majorHAnsi" w:cs="Arial"/>
          <w:sz w:val="20"/>
          <w:szCs w:val="20"/>
          <w:rPrChange w:id="5624" w:author="dbecker" w:date="2016-01-07T14:58:00Z">
            <w:rPr>
              <w:rFonts w:ascii="Arial" w:hAnsi="Arial" w:cs="Arial"/>
              <w:sz w:val="20"/>
              <w:szCs w:val="20"/>
            </w:rPr>
          </w:rPrChange>
        </w:rPr>
      </w:pPr>
      <w:r w:rsidRPr="004338A9">
        <w:rPr>
          <w:rFonts w:asciiTheme="majorHAnsi" w:hAnsiTheme="majorHAnsi" w:cs="Arial"/>
          <w:sz w:val="20"/>
          <w:szCs w:val="20"/>
          <w:rPrChange w:id="5625" w:author="dbecker" w:date="2016-01-07T14:58:00Z">
            <w:rPr>
              <w:rFonts w:ascii="Arial" w:hAnsi="Arial" w:cs="Arial"/>
              <w:sz w:val="20"/>
              <w:szCs w:val="20"/>
            </w:rPr>
          </w:rPrChange>
        </w:rPr>
        <w:t>If the operation check fails you may;</w:t>
      </w:r>
    </w:p>
    <w:p w:rsidR="00B52C86" w:rsidRPr="004338A9" w:rsidRDefault="00B52C86" w:rsidP="003B7B2F">
      <w:pPr>
        <w:numPr>
          <w:ilvl w:val="0"/>
          <w:numId w:val="76"/>
        </w:numPr>
        <w:jc w:val="both"/>
        <w:rPr>
          <w:rFonts w:asciiTheme="majorHAnsi" w:hAnsiTheme="majorHAnsi" w:cs="Arial"/>
          <w:sz w:val="20"/>
          <w:szCs w:val="20"/>
          <w:rPrChange w:id="5626" w:author="dbecker" w:date="2016-01-07T14:58:00Z">
            <w:rPr>
              <w:rFonts w:ascii="Arial" w:hAnsi="Arial" w:cs="Arial"/>
              <w:sz w:val="20"/>
              <w:szCs w:val="20"/>
            </w:rPr>
          </w:rPrChange>
        </w:rPr>
      </w:pPr>
      <w:r w:rsidRPr="004338A9">
        <w:rPr>
          <w:rFonts w:asciiTheme="majorHAnsi" w:hAnsiTheme="majorHAnsi" w:cs="Arial"/>
          <w:sz w:val="20"/>
          <w:szCs w:val="20"/>
          <w:rPrChange w:id="5627" w:author="dbecker" w:date="2016-01-07T14:58:00Z">
            <w:rPr>
              <w:rFonts w:ascii="Arial" w:hAnsi="Arial" w:cs="Arial"/>
              <w:sz w:val="20"/>
              <w:szCs w:val="20"/>
            </w:rPr>
          </w:rPrChange>
        </w:rPr>
        <w:t>Install new batteries and recheck the instrument if the source reading is too low.</w:t>
      </w:r>
    </w:p>
    <w:p w:rsidR="00B52C86" w:rsidRPr="004338A9" w:rsidRDefault="00B52C86" w:rsidP="003B7B2F">
      <w:pPr>
        <w:numPr>
          <w:ilvl w:val="0"/>
          <w:numId w:val="76"/>
        </w:numPr>
        <w:jc w:val="both"/>
        <w:rPr>
          <w:rFonts w:asciiTheme="majorHAnsi" w:hAnsiTheme="majorHAnsi" w:cs="Arial"/>
          <w:sz w:val="20"/>
          <w:szCs w:val="20"/>
          <w:rPrChange w:id="5628" w:author="dbecker" w:date="2016-01-07T14:58:00Z">
            <w:rPr>
              <w:rFonts w:ascii="Arial" w:hAnsi="Arial" w:cs="Arial"/>
              <w:sz w:val="20"/>
              <w:szCs w:val="20"/>
            </w:rPr>
          </w:rPrChange>
        </w:rPr>
      </w:pPr>
      <w:r w:rsidRPr="004338A9">
        <w:rPr>
          <w:rFonts w:asciiTheme="majorHAnsi" w:hAnsiTheme="majorHAnsi" w:cs="Arial"/>
          <w:sz w:val="20"/>
          <w:szCs w:val="20"/>
          <w:rPrChange w:id="5629" w:author="dbecker" w:date="2016-01-07T14:58:00Z">
            <w:rPr>
              <w:rFonts w:ascii="Arial" w:hAnsi="Arial" w:cs="Arial"/>
              <w:sz w:val="20"/>
              <w:szCs w:val="20"/>
            </w:rPr>
          </w:rPrChange>
        </w:rPr>
        <w:t>Replace the headphones if no clicks are audible when taking the check source reading.</w:t>
      </w:r>
    </w:p>
    <w:p w:rsidR="00B52C86" w:rsidRPr="004338A9" w:rsidRDefault="00B52C86" w:rsidP="003B7B2F">
      <w:pPr>
        <w:numPr>
          <w:ilvl w:val="0"/>
          <w:numId w:val="76"/>
        </w:numPr>
        <w:jc w:val="both"/>
        <w:rPr>
          <w:rFonts w:asciiTheme="majorHAnsi" w:hAnsiTheme="majorHAnsi"/>
          <w:sz w:val="22"/>
          <w:szCs w:val="22"/>
          <w:rPrChange w:id="5630" w:author="dbecker" w:date="2016-01-07T14:58:00Z">
            <w:rPr>
              <w:sz w:val="22"/>
              <w:szCs w:val="22"/>
            </w:rPr>
          </w:rPrChange>
        </w:rPr>
      </w:pPr>
      <w:proofErr w:type="gramStart"/>
      <w:r w:rsidRPr="004338A9">
        <w:rPr>
          <w:rFonts w:asciiTheme="majorHAnsi" w:hAnsiTheme="majorHAnsi" w:cs="Arial"/>
          <w:sz w:val="20"/>
          <w:szCs w:val="20"/>
          <w:rPrChange w:id="5631" w:author="dbecker" w:date="2016-01-07T14:58:00Z">
            <w:rPr>
              <w:rFonts w:ascii="Arial" w:hAnsi="Arial" w:cs="Arial"/>
              <w:sz w:val="20"/>
              <w:szCs w:val="20"/>
            </w:rPr>
          </w:rPrChange>
        </w:rPr>
        <w:t>replace</w:t>
      </w:r>
      <w:proofErr w:type="gramEnd"/>
      <w:r w:rsidRPr="004338A9">
        <w:rPr>
          <w:rFonts w:asciiTheme="majorHAnsi" w:hAnsiTheme="majorHAnsi" w:cs="Arial"/>
          <w:sz w:val="20"/>
          <w:szCs w:val="20"/>
          <w:rPrChange w:id="5632" w:author="dbecker" w:date="2016-01-07T14:58:00Z">
            <w:rPr>
              <w:rFonts w:ascii="Arial" w:hAnsi="Arial" w:cs="Arial"/>
              <w:sz w:val="20"/>
              <w:szCs w:val="20"/>
            </w:rPr>
          </w:rPrChange>
        </w:rPr>
        <w:t xml:space="preserve"> it with another and perform the operational check again</w:t>
      </w:r>
      <w:r w:rsidRPr="004338A9">
        <w:rPr>
          <w:rFonts w:asciiTheme="majorHAnsi" w:hAnsiTheme="majorHAnsi"/>
          <w:sz w:val="22"/>
          <w:szCs w:val="22"/>
          <w:rPrChange w:id="5633" w:author="dbecker" w:date="2016-01-07T14:58:00Z">
            <w:rPr>
              <w:sz w:val="22"/>
              <w:szCs w:val="22"/>
            </w:rPr>
          </w:rPrChange>
        </w:rPr>
        <w:t>.</w:t>
      </w:r>
    </w:p>
    <w:p w:rsidR="00FC3FE8" w:rsidRPr="004338A9" w:rsidDel="00BB0AF3" w:rsidRDefault="00FC3FE8" w:rsidP="00FC3FE8">
      <w:pPr>
        <w:ind w:left="675"/>
        <w:jc w:val="both"/>
        <w:rPr>
          <w:del w:id="5634" w:author="dbecker" w:date="2016-01-13T11:40:00Z"/>
          <w:rFonts w:asciiTheme="majorHAnsi" w:hAnsiTheme="majorHAnsi"/>
          <w:sz w:val="22"/>
          <w:szCs w:val="22"/>
          <w:rPrChange w:id="5635" w:author="dbecker" w:date="2016-01-07T14:58:00Z">
            <w:rPr>
              <w:del w:id="5636" w:author="dbecker" w:date="2016-01-13T11:40:00Z"/>
              <w:sz w:val="22"/>
              <w:szCs w:val="22"/>
            </w:rPr>
          </w:rPrChange>
        </w:rPr>
      </w:pPr>
    </w:p>
    <w:p w:rsidR="00F625DB" w:rsidRPr="004338A9" w:rsidDel="00BB0AF3" w:rsidRDefault="00F625DB" w:rsidP="00B52C86">
      <w:pPr>
        <w:rPr>
          <w:del w:id="5637" w:author="dbecker" w:date="2016-01-13T11:40:00Z"/>
          <w:rFonts w:asciiTheme="majorHAnsi" w:hAnsiTheme="majorHAnsi" w:cs="Arial"/>
          <w:b/>
          <w:sz w:val="20"/>
          <w:szCs w:val="20"/>
          <w:u w:val="single"/>
          <w:rPrChange w:id="5638" w:author="dbecker" w:date="2016-01-07T14:58:00Z">
            <w:rPr>
              <w:del w:id="5639" w:author="dbecker" w:date="2016-01-13T11:40:00Z"/>
              <w:rFonts w:ascii="Arial" w:hAnsi="Arial" w:cs="Arial"/>
              <w:b/>
              <w:sz w:val="20"/>
              <w:szCs w:val="20"/>
              <w:u w:val="single"/>
            </w:rPr>
          </w:rPrChange>
        </w:rPr>
      </w:pPr>
    </w:p>
    <w:p w:rsidR="00F625DB" w:rsidRPr="004338A9" w:rsidRDefault="00F625DB" w:rsidP="00F625DB">
      <w:pPr>
        <w:ind w:left="-540"/>
        <w:jc w:val="center"/>
        <w:rPr>
          <w:rFonts w:asciiTheme="majorHAnsi" w:hAnsiTheme="majorHAnsi" w:cs="Arial"/>
          <w:b/>
          <w:sz w:val="20"/>
          <w:szCs w:val="20"/>
          <w:rPrChange w:id="5640" w:author="dbecker" w:date="2016-01-07T14:58:00Z">
            <w:rPr>
              <w:rFonts w:ascii="Arial" w:hAnsi="Arial" w:cs="Arial"/>
              <w:b/>
              <w:sz w:val="20"/>
              <w:szCs w:val="20"/>
            </w:rPr>
          </w:rPrChange>
        </w:rPr>
      </w:pPr>
      <w:r w:rsidRPr="004338A9">
        <w:rPr>
          <w:rFonts w:asciiTheme="majorHAnsi" w:hAnsiTheme="majorHAnsi" w:cs="Arial"/>
          <w:b/>
          <w:sz w:val="20"/>
          <w:szCs w:val="20"/>
          <w:rPrChange w:id="5641" w:author="dbecker" w:date="2016-01-07T14:58:00Z">
            <w:rPr>
              <w:rFonts w:ascii="Arial" w:hAnsi="Arial" w:cs="Arial"/>
              <w:b/>
              <w:sz w:val="20"/>
              <w:szCs w:val="20"/>
            </w:rPr>
          </w:rPrChange>
        </w:rPr>
        <w:t>Table 4</w:t>
      </w:r>
    </w:p>
    <w:p w:rsidR="00F625DB" w:rsidRPr="004338A9" w:rsidRDefault="00F625DB" w:rsidP="00F625DB">
      <w:pPr>
        <w:jc w:val="center"/>
        <w:rPr>
          <w:rFonts w:asciiTheme="majorHAnsi" w:hAnsiTheme="majorHAnsi" w:cs="Arial"/>
          <w:b/>
          <w:sz w:val="20"/>
          <w:szCs w:val="20"/>
          <w:rPrChange w:id="5642" w:author="dbecker" w:date="2016-01-07T14:58:00Z">
            <w:rPr>
              <w:rFonts w:ascii="Arial" w:hAnsi="Arial" w:cs="Arial"/>
              <w:b/>
              <w:sz w:val="20"/>
              <w:szCs w:val="20"/>
            </w:rPr>
          </w:rPrChange>
        </w:rPr>
      </w:pPr>
      <w:r w:rsidRPr="004338A9">
        <w:rPr>
          <w:rFonts w:asciiTheme="majorHAnsi" w:hAnsiTheme="majorHAnsi" w:cs="Arial"/>
          <w:b/>
          <w:sz w:val="20"/>
          <w:szCs w:val="20"/>
          <w:rPrChange w:id="5643" w:author="dbecker" w:date="2016-01-07T14:58:00Z">
            <w:rPr>
              <w:rFonts w:ascii="Arial" w:hAnsi="Arial" w:cs="Arial"/>
              <w:b/>
              <w:sz w:val="20"/>
              <w:szCs w:val="20"/>
            </w:rPr>
          </w:rPrChange>
        </w:rPr>
        <w:t>VIC 493 Switch Position</w:t>
      </w:r>
    </w:p>
    <w:p w:rsidR="00F625DB" w:rsidRPr="004338A9" w:rsidRDefault="00F625DB" w:rsidP="00F625DB">
      <w:pPr>
        <w:jc w:val="center"/>
        <w:rPr>
          <w:rFonts w:asciiTheme="majorHAnsi" w:hAnsiTheme="majorHAnsi" w:cs="Arial"/>
          <w:b/>
          <w:sz w:val="20"/>
          <w:szCs w:val="20"/>
          <w:rPrChange w:id="5644" w:author="dbecker" w:date="2016-01-07T14:58:00Z">
            <w:rPr>
              <w:rFonts w:ascii="Arial" w:hAnsi="Arial" w:cs="Arial"/>
              <w:b/>
              <w:sz w:val="20"/>
              <w:szCs w:val="20"/>
            </w:rPr>
          </w:rPrChange>
        </w:rPr>
      </w:pPr>
      <w:r w:rsidRPr="004338A9">
        <w:rPr>
          <w:rFonts w:asciiTheme="majorHAnsi" w:hAnsiTheme="majorHAnsi" w:cs="Arial"/>
          <w:b/>
          <w:sz w:val="20"/>
          <w:szCs w:val="20"/>
          <w:rPrChange w:id="5645" w:author="dbecker" w:date="2016-01-07T14:58:00Z">
            <w:rPr>
              <w:rFonts w:ascii="Arial" w:hAnsi="Arial" w:cs="Arial"/>
              <w:b/>
              <w:sz w:val="20"/>
              <w:szCs w:val="20"/>
            </w:rPr>
          </w:rPrChange>
        </w:rPr>
        <w:t>&amp; Scale Description</w:t>
      </w:r>
    </w:p>
    <w:p w:rsidR="00F625DB" w:rsidRPr="004338A9" w:rsidRDefault="00F625DB" w:rsidP="00F625DB">
      <w:pPr>
        <w:jc w:val="center"/>
        <w:rPr>
          <w:rFonts w:asciiTheme="majorHAnsi" w:hAnsiTheme="majorHAnsi" w:cs="Arial"/>
          <w:b/>
          <w:sz w:val="20"/>
          <w:szCs w:val="20"/>
          <w:rPrChange w:id="5646" w:author="dbecker" w:date="2016-01-07T14:58:00Z">
            <w:rPr>
              <w:rFonts w:ascii="Arial" w:hAnsi="Arial" w:cs="Arial"/>
              <w:b/>
              <w:sz w:val="20"/>
              <w:szCs w:val="20"/>
            </w:rPr>
          </w:rPrChange>
        </w:rPr>
      </w:pPr>
    </w:p>
    <w:tbl>
      <w:tblPr>
        <w:tblW w:w="6735" w:type="dxa"/>
        <w:tblCellSpacing w:w="0" w:type="dxa"/>
        <w:tblInd w:w="1350" w:type="dxa"/>
        <w:tblCellMar>
          <w:left w:w="0" w:type="dxa"/>
          <w:right w:w="0" w:type="dxa"/>
        </w:tblCellMar>
        <w:tblLook w:val="0000" w:firstRow="0" w:lastRow="0" w:firstColumn="0" w:lastColumn="0" w:noHBand="0" w:noVBand="0"/>
      </w:tblPr>
      <w:tblGrid>
        <w:gridCol w:w="1455"/>
        <w:gridCol w:w="1259"/>
        <w:gridCol w:w="1249"/>
        <w:gridCol w:w="1391"/>
        <w:gridCol w:w="1381"/>
        <w:tblGridChange w:id="5647">
          <w:tblGrid>
            <w:gridCol w:w="60"/>
            <w:gridCol w:w="1395"/>
            <w:gridCol w:w="60"/>
            <w:gridCol w:w="1199"/>
            <w:gridCol w:w="60"/>
            <w:gridCol w:w="1189"/>
            <w:gridCol w:w="60"/>
            <w:gridCol w:w="1331"/>
            <w:gridCol w:w="60"/>
            <w:gridCol w:w="1321"/>
            <w:gridCol w:w="60"/>
          </w:tblGrid>
        </w:tblGridChange>
      </w:tblGrid>
      <w:tr w:rsidR="00F625DB" w:rsidRPr="004338A9" w:rsidTr="00BC51F7">
        <w:trPr>
          <w:trHeight w:val="585"/>
          <w:tblCellSpacing w:w="0" w:type="dxa"/>
        </w:trPr>
        <w:tc>
          <w:tcPr>
            <w:tcW w:w="1455" w:type="dxa"/>
            <w:tcBorders>
              <w:top w:val="single" w:sz="12" w:space="0" w:color="000000"/>
              <w:left w:val="single" w:sz="12" w:space="0" w:color="000000"/>
              <w:bottom w:val="single" w:sz="6" w:space="0" w:color="000000"/>
              <w:right w:val="single" w:sz="6" w:space="0" w:color="000000"/>
            </w:tcBorders>
            <w:shd w:val="clear" w:color="auto" w:fill="auto"/>
          </w:tcPr>
          <w:p w:rsidR="00F625DB" w:rsidRPr="004338A9" w:rsidRDefault="000725D0" w:rsidP="00974A6F">
            <w:pPr>
              <w:rPr>
                <w:rFonts w:asciiTheme="majorHAnsi" w:hAnsiTheme="majorHAnsi" w:cs="Arial"/>
                <w:b/>
                <w:sz w:val="16"/>
                <w:szCs w:val="16"/>
                <w:rPrChange w:id="5648" w:author="dbecker" w:date="2016-01-07T14:58:00Z">
                  <w:rPr>
                    <w:rFonts w:ascii="Arial" w:hAnsi="Arial" w:cs="Arial"/>
                    <w:b/>
                    <w:sz w:val="16"/>
                    <w:szCs w:val="16"/>
                  </w:rPr>
                </w:rPrChange>
              </w:rPr>
            </w:pPr>
            <w:r w:rsidRPr="004338A9">
              <w:rPr>
                <w:rFonts w:asciiTheme="majorHAnsi" w:hAnsiTheme="majorHAnsi" w:cs="Arial"/>
                <w:b/>
                <w:sz w:val="16"/>
                <w:szCs w:val="16"/>
                <w:rPrChange w:id="5649" w:author="dbecker" w:date="2016-01-07T14:58:00Z">
                  <w:rPr>
                    <w:rFonts w:ascii="Arial" w:hAnsi="Arial" w:cs="Arial"/>
                    <w:b/>
                    <w:sz w:val="16"/>
                    <w:szCs w:val="16"/>
                  </w:rPr>
                </w:rPrChange>
              </w:rPr>
              <w:t>-</w:t>
            </w:r>
            <w:r w:rsidR="00F625DB" w:rsidRPr="004338A9">
              <w:rPr>
                <w:rFonts w:asciiTheme="majorHAnsi" w:hAnsiTheme="majorHAnsi" w:cs="Arial"/>
                <w:b/>
                <w:sz w:val="16"/>
                <w:szCs w:val="16"/>
                <w:rPrChange w:id="5650" w:author="dbecker" w:date="2016-01-07T14:58:00Z">
                  <w:rPr>
                    <w:rFonts w:ascii="Arial" w:hAnsi="Arial" w:cs="Arial"/>
                    <w:b/>
                    <w:sz w:val="16"/>
                    <w:szCs w:val="16"/>
                  </w:rPr>
                </w:rPrChange>
              </w:rPr>
              <w:t> </w:t>
            </w:r>
          </w:p>
        </w:tc>
        <w:tc>
          <w:tcPr>
            <w:tcW w:w="2508" w:type="dxa"/>
            <w:gridSpan w:val="2"/>
            <w:tcBorders>
              <w:top w:val="single" w:sz="12" w:space="0" w:color="000000"/>
              <w:left w:val="single" w:sz="6" w:space="0" w:color="000000"/>
              <w:bottom w:val="single" w:sz="6" w:space="0" w:color="000000"/>
            </w:tcBorders>
            <w:shd w:val="clear" w:color="auto" w:fill="auto"/>
          </w:tcPr>
          <w:p w:rsidR="00F625DB" w:rsidRPr="004338A9" w:rsidRDefault="00F625DB" w:rsidP="00974A6F">
            <w:pPr>
              <w:rPr>
                <w:rFonts w:asciiTheme="majorHAnsi" w:hAnsiTheme="majorHAnsi" w:cs="Arial"/>
                <w:b/>
                <w:bCs/>
                <w:sz w:val="16"/>
                <w:szCs w:val="16"/>
                <w:rPrChange w:id="5651" w:author="dbecker" w:date="2016-01-07T14:58:00Z">
                  <w:rPr>
                    <w:rFonts w:ascii="Arial" w:hAnsi="Arial" w:cs="Arial"/>
                    <w:b/>
                    <w:bCs/>
                    <w:sz w:val="16"/>
                    <w:szCs w:val="16"/>
                  </w:rPr>
                </w:rPrChange>
              </w:rPr>
            </w:pPr>
            <w:r w:rsidRPr="004338A9">
              <w:rPr>
                <w:rFonts w:asciiTheme="majorHAnsi" w:hAnsiTheme="majorHAnsi" w:cs="Arial"/>
                <w:b/>
                <w:bCs/>
                <w:sz w:val="16"/>
                <w:szCs w:val="16"/>
                <w:rPrChange w:id="5652" w:author="dbecker" w:date="2016-01-07T14:58:00Z">
                  <w:rPr>
                    <w:rFonts w:ascii="Arial" w:hAnsi="Arial" w:cs="Arial"/>
                    <w:b/>
                    <w:bCs/>
                    <w:sz w:val="16"/>
                    <w:szCs w:val="16"/>
                  </w:rPr>
                </w:rPrChange>
              </w:rPr>
              <w:t xml:space="preserve">    Radiation On Top </w:t>
            </w:r>
          </w:p>
          <w:p w:rsidR="00F625DB" w:rsidRPr="004338A9" w:rsidRDefault="00F625DB" w:rsidP="00974A6F">
            <w:pPr>
              <w:rPr>
                <w:rFonts w:asciiTheme="majorHAnsi" w:hAnsiTheme="majorHAnsi" w:cs="Arial"/>
                <w:b/>
                <w:sz w:val="16"/>
                <w:szCs w:val="16"/>
                <w:rPrChange w:id="5653" w:author="dbecker" w:date="2016-01-07T14:58:00Z">
                  <w:rPr>
                    <w:rFonts w:ascii="Arial" w:hAnsi="Arial" w:cs="Arial"/>
                    <w:b/>
                    <w:sz w:val="16"/>
                    <w:szCs w:val="16"/>
                  </w:rPr>
                </w:rPrChange>
              </w:rPr>
            </w:pPr>
            <w:r w:rsidRPr="004338A9">
              <w:rPr>
                <w:rFonts w:asciiTheme="majorHAnsi" w:hAnsiTheme="majorHAnsi" w:cs="Arial"/>
                <w:b/>
                <w:bCs/>
                <w:sz w:val="16"/>
                <w:szCs w:val="16"/>
                <w:rPrChange w:id="5654" w:author="dbecker" w:date="2016-01-07T14:58:00Z">
                  <w:rPr>
                    <w:rFonts w:ascii="Arial" w:hAnsi="Arial" w:cs="Arial"/>
                    <w:b/>
                    <w:bCs/>
                    <w:sz w:val="16"/>
                    <w:szCs w:val="16"/>
                  </w:rPr>
                </w:rPrChange>
              </w:rPr>
              <w:t xml:space="preserve">    Scale  (mR/hr)</w:t>
            </w:r>
          </w:p>
        </w:tc>
        <w:tc>
          <w:tcPr>
            <w:tcW w:w="2772" w:type="dxa"/>
            <w:gridSpan w:val="2"/>
            <w:tcBorders>
              <w:top w:val="single" w:sz="12" w:space="0" w:color="000000"/>
              <w:left w:val="single" w:sz="6" w:space="0" w:color="000000"/>
              <w:bottom w:val="single" w:sz="6" w:space="0" w:color="000000"/>
              <w:right w:val="single" w:sz="18" w:space="0" w:color="000000"/>
            </w:tcBorders>
            <w:shd w:val="clear" w:color="auto" w:fill="auto"/>
          </w:tcPr>
          <w:p w:rsidR="00F625DB" w:rsidRPr="004338A9" w:rsidRDefault="00F625DB" w:rsidP="00974A6F">
            <w:pPr>
              <w:rPr>
                <w:rFonts w:asciiTheme="majorHAnsi" w:hAnsiTheme="majorHAnsi" w:cs="Arial"/>
                <w:b/>
                <w:bCs/>
                <w:sz w:val="16"/>
                <w:szCs w:val="16"/>
                <w:rPrChange w:id="5655" w:author="dbecker" w:date="2016-01-07T14:58:00Z">
                  <w:rPr>
                    <w:rFonts w:ascii="Arial" w:hAnsi="Arial" w:cs="Arial"/>
                    <w:b/>
                    <w:bCs/>
                    <w:sz w:val="16"/>
                    <w:szCs w:val="16"/>
                  </w:rPr>
                </w:rPrChange>
              </w:rPr>
            </w:pPr>
            <w:r w:rsidRPr="004338A9">
              <w:rPr>
                <w:rFonts w:asciiTheme="majorHAnsi" w:hAnsiTheme="majorHAnsi" w:cs="Arial"/>
                <w:b/>
                <w:bCs/>
                <w:sz w:val="16"/>
                <w:szCs w:val="16"/>
                <w:rPrChange w:id="5656" w:author="dbecker" w:date="2016-01-07T14:58:00Z">
                  <w:rPr>
                    <w:rFonts w:ascii="Arial" w:hAnsi="Arial" w:cs="Arial"/>
                    <w:b/>
                    <w:bCs/>
                    <w:sz w:val="16"/>
                    <w:szCs w:val="16"/>
                  </w:rPr>
                </w:rPrChange>
              </w:rPr>
              <w:t xml:space="preserve">     Contamination On</w:t>
            </w:r>
          </w:p>
          <w:p w:rsidR="00F625DB" w:rsidRPr="004338A9" w:rsidRDefault="00F625DB" w:rsidP="00974A6F">
            <w:pPr>
              <w:rPr>
                <w:rFonts w:asciiTheme="majorHAnsi" w:hAnsiTheme="majorHAnsi" w:cs="Arial"/>
                <w:b/>
                <w:sz w:val="16"/>
                <w:szCs w:val="16"/>
                <w:rPrChange w:id="5657" w:author="dbecker" w:date="2016-01-07T14:58:00Z">
                  <w:rPr>
                    <w:rFonts w:ascii="Arial" w:hAnsi="Arial" w:cs="Arial"/>
                    <w:b/>
                    <w:sz w:val="16"/>
                    <w:szCs w:val="16"/>
                  </w:rPr>
                </w:rPrChange>
              </w:rPr>
            </w:pPr>
            <w:r w:rsidRPr="004338A9">
              <w:rPr>
                <w:rFonts w:asciiTheme="majorHAnsi" w:hAnsiTheme="majorHAnsi" w:cs="Arial"/>
                <w:b/>
                <w:bCs/>
                <w:sz w:val="16"/>
                <w:szCs w:val="16"/>
                <w:rPrChange w:id="5658" w:author="dbecker" w:date="2016-01-07T14:58:00Z">
                  <w:rPr>
                    <w:rFonts w:ascii="Arial" w:hAnsi="Arial" w:cs="Arial"/>
                    <w:b/>
                    <w:bCs/>
                    <w:sz w:val="16"/>
                    <w:szCs w:val="16"/>
                  </w:rPr>
                </w:rPrChange>
              </w:rPr>
              <w:t xml:space="preserve">      Bottom Scale (C/M)   </w:t>
            </w:r>
          </w:p>
        </w:tc>
      </w:tr>
      <w:tr w:rsidR="00F625DB" w:rsidRPr="004338A9" w:rsidTr="00BC51F7">
        <w:trPr>
          <w:trHeight w:val="723"/>
          <w:tblCellSpacing w:w="0" w:type="dxa"/>
        </w:trPr>
        <w:tc>
          <w:tcPr>
            <w:tcW w:w="1455" w:type="dxa"/>
            <w:tcBorders>
              <w:top w:val="single" w:sz="6" w:space="0" w:color="000000"/>
              <w:left w:val="single" w:sz="12" w:space="0" w:color="000000"/>
              <w:bottom w:val="single" w:sz="6" w:space="0" w:color="000000"/>
              <w:right w:val="single" w:sz="6" w:space="0" w:color="000000"/>
            </w:tcBorders>
            <w:shd w:val="clear" w:color="auto" w:fill="auto"/>
          </w:tcPr>
          <w:p w:rsidR="00F625DB" w:rsidRPr="004338A9" w:rsidRDefault="00F625DB" w:rsidP="00974A6F">
            <w:pPr>
              <w:rPr>
                <w:rFonts w:asciiTheme="majorHAnsi" w:hAnsiTheme="majorHAnsi" w:cs="Arial"/>
                <w:b/>
                <w:bCs/>
                <w:sz w:val="16"/>
                <w:szCs w:val="16"/>
                <w:rPrChange w:id="5659" w:author="dbecker" w:date="2016-01-07T14:58:00Z">
                  <w:rPr>
                    <w:rFonts w:ascii="Arial" w:hAnsi="Arial" w:cs="Arial"/>
                    <w:b/>
                    <w:bCs/>
                    <w:sz w:val="16"/>
                    <w:szCs w:val="16"/>
                  </w:rPr>
                </w:rPrChange>
              </w:rPr>
            </w:pPr>
            <w:r w:rsidRPr="004338A9">
              <w:rPr>
                <w:rFonts w:asciiTheme="majorHAnsi" w:hAnsiTheme="majorHAnsi" w:cs="Arial"/>
                <w:b/>
                <w:sz w:val="16"/>
                <w:szCs w:val="16"/>
                <w:rPrChange w:id="5660" w:author="dbecker" w:date="2016-01-07T14:58:00Z">
                  <w:rPr>
                    <w:rFonts w:ascii="Arial" w:hAnsi="Arial" w:cs="Arial"/>
                    <w:b/>
                    <w:sz w:val="16"/>
                    <w:szCs w:val="16"/>
                  </w:rPr>
                </w:rPrChange>
              </w:rPr>
              <w:t xml:space="preserve">      </w:t>
            </w:r>
            <w:r w:rsidRPr="004338A9">
              <w:rPr>
                <w:rFonts w:asciiTheme="majorHAnsi" w:hAnsiTheme="majorHAnsi" w:cs="Arial"/>
                <w:b/>
                <w:bCs/>
                <w:sz w:val="16"/>
                <w:szCs w:val="16"/>
                <w:rPrChange w:id="5661" w:author="dbecker" w:date="2016-01-07T14:58:00Z">
                  <w:rPr>
                    <w:rFonts w:ascii="Arial" w:hAnsi="Arial" w:cs="Arial"/>
                    <w:b/>
                    <w:bCs/>
                    <w:sz w:val="16"/>
                    <w:szCs w:val="16"/>
                  </w:rPr>
                </w:rPrChange>
              </w:rPr>
              <w:t>Switch</w:t>
            </w:r>
          </w:p>
          <w:p w:rsidR="00F625DB" w:rsidRPr="004338A9" w:rsidRDefault="00F625DB" w:rsidP="00974A6F">
            <w:pPr>
              <w:rPr>
                <w:rFonts w:asciiTheme="majorHAnsi" w:hAnsiTheme="majorHAnsi" w:cs="Arial"/>
                <w:b/>
                <w:sz w:val="16"/>
                <w:szCs w:val="16"/>
                <w:rPrChange w:id="5662" w:author="dbecker" w:date="2016-01-07T14:58:00Z">
                  <w:rPr>
                    <w:rFonts w:ascii="Arial" w:hAnsi="Arial" w:cs="Arial"/>
                    <w:b/>
                    <w:sz w:val="16"/>
                    <w:szCs w:val="16"/>
                  </w:rPr>
                </w:rPrChange>
              </w:rPr>
            </w:pPr>
            <w:r w:rsidRPr="004338A9">
              <w:rPr>
                <w:rFonts w:asciiTheme="majorHAnsi" w:hAnsiTheme="majorHAnsi" w:cs="Arial"/>
                <w:b/>
                <w:bCs/>
                <w:sz w:val="16"/>
                <w:szCs w:val="16"/>
                <w:rPrChange w:id="5663" w:author="dbecker" w:date="2016-01-07T14:58:00Z">
                  <w:rPr>
                    <w:rFonts w:ascii="Arial" w:hAnsi="Arial" w:cs="Arial"/>
                    <w:b/>
                    <w:bCs/>
                    <w:sz w:val="16"/>
                    <w:szCs w:val="16"/>
                  </w:rPr>
                </w:rPrChange>
              </w:rPr>
              <w:t xml:space="preserve">     Position</w:t>
            </w:r>
          </w:p>
        </w:tc>
        <w:tc>
          <w:tcPr>
            <w:tcW w:w="1259" w:type="dxa"/>
            <w:tcBorders>
              <w:top w:val="single" w:sz="6" w:space="0" w:color="000000"/>
              <w:left w:val="single" w:sz="6" w:space="0" w:color="000000"/>
              <w:bottom w:val="single" w:sz="6" w:space="0" w:color="000000"/>
              <w:right w:val="single" w:sz="6" w:space="0" w:color="000000"/>
            </w:tcBorders>
            <w:shd w:val="clear" w:color="auto" w:fill="auto"/>
          </w:tcPr>
          <w:p w:rsidR="00F625DB" w:rsidRPr="004338A9" w:rsidRDefault="00F625DB" w:rsidP="00974A6F">
            <w:pPr>
              <w:rPr>
                <w:rFonts w:asciiTheme="majorHAnsi" w:hAnsiTheme="majorHAnsi" w:cs="Arial"/>
                <w:b/>
                <w:bCs/>
                <w:sz w:val="16"/>
                <w:szCs w:val="16"/>
                <w:rPrChange w:id="5664" w:author="dbecker" w:date="2016-01-07T14:58:00Z">
                  <w:rPr>
                    <w:rFonts w:ascii="Arial" w:hAnsi="Arial" w:cs="Arial"/>
                    <w:b/>
                    <w:bCs/>
                    <w:sz w:val="16"/>
                    <w:szCs w:val="16"/>
                  </w:rPr>
                </w:rPrChange>
              </w:rPr>
            </w:pPr>
            <w:r w:rsidRPr="004338A9">
              <w:rPr>
                <w:rFonts w:asciiTheme="majorHAnsi" w:hAnsiTheme="majorHAnsi" w:cs="Arial"/>
                <w:b/>
                <w:bCs/>
                <w:sz w:val="16"/>
                <w:szCs w:val="16"/>
                <w:rPrChange w:id="5665" w:author="dbecker" w:date="2016-01-07T14:58:00Z">
                  <w:rPr>
                    <w:rFonts w:ascii="Arial" w:hAnsi="Arial" w:cs="Arial"/>
                    <w:b/>
                    <w:bCs/>
                    <w:sz w:val="16"/>
                    <w:szCs w:val="16"/>
                  </w:rPr>
                </w:rPrChange>
              </w:rPr>
              <w:t xml:space="preserve">     Each</w:t>
            </w:r>
          </w:p>
          <w:p w:rsidR="00F625DB" w:rsidRPr="004338A9" w:rsidRDefault="00F625DB" w:rsidP="00974A6F">
            <w:pPr>
              <w:rPr>
                <w:rFonts w:asciiTheme="majorHAnsi" w:hAnsiTheme="majorHAnsi" w:cs="Arial"/>
                <w:b/>
                <w:sz w:val="16"/>
                <w:szCs w:val="16"/>
                <w:rPrChange w:id="5666" w:author="dbecker" w:date="2016-01-07T14:58:00Z">
                  <w:rPr>
                    <w:rFonts w:ascii="Arial" w:hAnsi="Arial" w:cs="Arial"/>
                    <w:b/>
                    <w:sz w:val="16"/>
                    <w:szCs w:val="16"/>
                  </w:rPr>
                </w:rPrChange>
              </w:rPr>
            </w:pPr>
            <w:r w:rsidRPr="004338A9">
              <w:rPr>
                <w:rFonts w:asciiTheme="majorHAnsi" w:hAnsiTheme="majorHAnsi" w:cs="Arial"/>
                <w:b/>
                <w:bCs/>
                <w:sz w:val="16"/>
                <w:szCs w:val="16"/>
                <w:rPrChange w:id="5667" w:author="dbecker" w:date="2016-01-07T14:58:00Z">
                  <w:rPr>
                    <w:rFonts w:ascii="Arial" w:hAnsi="Arial" w:cs="Arial"/>
                    <w:b/>
                    <w:bCs/>
                    <w:sz w:val="16"/>
                    <w:szCs w:val="16"/>
                  </w:rPr>
                </w:rPrChange>
              </w:rPr>
              <w:t xml:space="preserve"> Deflection     Mark/RAD</w:t>
            </w:r>
          </w:p>
        </w:tc>
        <w:tc>
          <w:tcPr>
            <w:tcW w:w="1249" w:type="dxa"/>
            <w:tcBorders>
              <w:top w:val="single" w:sz="6" w:space="0" w:color="000000"/>
              <w:left w:val="single" w:sz="6" w:space="0" w:color="000000"/>
              <w:bottom w:val="single" w:sz="6" w:space="0" w:color="000000"/>
              <w:right w:val="single" w:sz="6" w:space="0" w:color="000000"/>
            </w:tcBorders>
            <w:shd w:val="clear" w:color="auto" w:fill="auto"/>
          </w:tcPr>
          <w:p w:rsidR="00F625DB" w:rsidRPr="004338A9" w:rsidRDefault="00F625DB" w:rsidP="00974A6F">
            <w:pPr>
              <w:rPr>
                <w:rFonts w:asciiTheme="majorHAnsi" w:hAnsiTheme="majorHAnsi" w:cs="Arial"/>
                <w:b/>
                <w:bCs/>
                <w:sz w:val="16"/>
                <w:szCs w:val="16"/>
                <w:rPrChange w:id="5668" w:author="dbecker" w:date="2016-01-07T14:58:00Z">
                  <w:rPr>
                    <w:rFonts w:ascii="Arial" w:hAnsi="Arial" w:cs="Arial"/>
                    <w:b/>
                    <w:bCs/>
                    <w:sz w:val="16"/>
                    <w:szCs w:val="16"/>
                  </w:rPr>
                </w:rPrChange>
              </w:rPr>
            </w:pPr>
            <w:r w:rsidRPr="004338A9">
              <w:rPr>
                <w:rFonts w:asciiTheme="majorHAnsi" w:hAnsiTheme="majorHAnsi" w:cs="Arial"/>
                <w:b/>
                <w:bCs/>
                <w:sz w:val="16"/>
                <w:szCs w:val="16"/>
                <w:rPrChange w:id="5669" w:author="dbecker" w:date="2016-01-07T14:58:00Z">
                  <w:rPr>
                    <w:rFonts w:ascii="Arial" w:hAnsi="Arial" w:cs="Arial"/>
                    <w:b/>
                    <w:bCs/>
                    <w:sz w:val="16"/>
                    <w:szCs w:val="16"/>
                  </w:rPr>
                </w:rPrChange>
              </w:rPr>
              <w:t xml:space="preserve">      RAD</w:t>
            </w:r>
          </w:p>
          <w:p w:rsidR="00F625DB" w:rsidRPr="004338A9" w:rsidRDefault="00F625DB" w:rsidP="00974A6F">
            <w:pPr>
              <w:rPr>
                <w:rFonts w:asciiTheme="majorHAnsi" w:hAnsiTheme="majorHAnsi" w:cs="Arial"/>
                <w:b/>
                <w:bCs/>
                <w:sz w:val="16"/>
                <w:szCs w:val="16"/>
                <w:rPrChange w:id="5670" w:author="dbecker" w:date="2016-01-07T14:58:00Z">
                  <w:rPr>
                    <w:rFonts w:ascii="Arial" w:hAnsi="Arial" w:cs="Arial"/>
                    <w:b/>
                    <w:bCs/>
                    <w:sz w:val="16"/>
                    <w:szCs w:val="16"/>
                  </w:rPr>
                </w:rPrChange>
              </w:rPr>
            </w:pPr>
            <w:r w:rsidRPr="004338A9">
              <w:rPr>
                <w:rFonts w:asciiTheme="majorHAnsi" w:hAnsiTheme="majorHAnsi" w:cs="Arial"/>
                <w:b/>
                <w:bCs/>
                <w:sz w:val="16"/>
                <w:szCs w:val="16"/>
                <w:rPrChange w:id="5671" w:author="dbecker" w:date="2016-01-07T14:58:00Z">
                  <w:rPr>
                    <w:rFonts w:ascii="Arial" w:hAnsi="Arial" w:cs="Arial"/>
                    <w:b/>
                    <w:bCs/>
                    <w:sz w:val="16"/>
                    <w:szCs w:val="16"/>
                  </w:rPr>
                </w:rPrChange>
              </w:rPr>
              <w:t xml:space="preserve">   Activity</w:t>
            </w:r>
          </w:p>
          <w:p w:rsidR="00F625DB" w:rsidRPr="004338A9" w:rsidRDefault="00F625DB" w:rsidP="00974A6F">
            <w:pPr>
              <w:rPr>
                <w:rFonts w:asciiTheme="majorHAnsi" w:hAnsiTheme="majorHAnsi" w:cs="Arial"/>
                <w:b/>
                <w:sz w:val="16"/>
                <w:szCs w:val="16"/>
                <w:rPrChange w:id="5672" w:author="dbecker" w:date="2016-01-07T14:58:00Z">
                  <w:rPr>
                    <w:rFonts w:ascii="Arial" w:hAnsi="Arial" w:cs="Arial"/>
                    <w:b/>
                    <w:sz w:val="16"/>
                    <w:szCs w:val="16"/>
                  </w:rPr>
                </w:rPrChange>
              </w:rPr>
            </w:pPr>
            <w:r w:rsidRPr="004338A9">
              <w:rPr>
                <w:rFonts w:asciiTheme="majorHAnsi" w:hAnsiTheme="majorHAnsi" w:cs="Arial"/>
                <w:b/>
                <w:bCs/>
                <w:sz w:val="16"/>
                <w:szCs w:val="16"/>
                <w:rPrChange w:id="5673" w:author="dbecker" w:date="2016-01-07T14:58:00Z">
                  <w:rPr>
                    <w:rFonts w:ascii="Arial" w:hAnsi="Arial" w:cs="Arial"/>
                    <w:b/>
                    <w:bCs/>
                    <w:sz w:val="16"/>
                    <w:szCs w:val="16"/>
                  </w:rPr>
                </w:rPrChange>
              </w:rPr>
              <w:t xml:space="preserve">    Range</w:t>
            </w:r>
          </w:p>
        </w:tc>
        <w:tc>
          <w:tcPr>
            <w:tcW w:w="1391" w:type="dxa"/>
            <w:tcBorders>
              <w:top w:val="single" w:sz="6" w:space="0" w:color="000000"/>
              <w:left w:val="single" w:sz="6" w:space="0" w:color="000000"/>
              <w:bottom w:val="single" w:sz="6" w:space="0" w:color="000000"/>
              <w:right w:val="single" w:sz="6" w:space="0" w:color="000000"/>
            </w:tcBorders>
            <w:shd w:val="clear" w:color="auto" w:fill="auto"/>
          </w:tcPr>
          <w:p w:rsidR="00F625DB" w:rsidRPr="004338A9" w:rsidRDefault="00F625DB" w:rsidP="00974A6F">
            <w:pPr>
              <w:rPr>
                <w:rFonts w:asciiTheme="majorHAnsi" w:hAnsiTheme="majorHAnsi" w:cs="Arial"/>
                <w:b/>
                <w:bCs/>
                <w:sz w:val="16"/>
                <w:szCs w:val="16"/>
                <w:rPrChange w:id="5674" w:author="dbecker" w:date="2016-01-07T14:58:00Z">
                  <w:rPr>
                    <w:rFonts w:ascii="Arial" w:hAnsi="Arial" w:cs="Arial"/>
                    <w:b/>
                    <w:bCs/>
                    <w:sz w:val="16"/>
                    <w:szCs w:val="16"/>
                  </w:rPr>
                </w:rPrChange>
              </w:rPr>
            </w:pPr>
            <w:r w:rsidRPr="004338A9">
              <w:rPr>
                <w:rFonts w:asciiTheme="majorHAnsi" w:hAnsiTheme="majorHAnsi" w:cs="Arial"/>
                <w:b/>
                <w:bCs/>
                <w:sz w:val="16"/>
                <w:szCs w:val="16"/>
                <w:rPrChange w:id="5675" w:author="dbecker" w:date="2016-01-07T14:58:00Z">
                  <w:rPr>
                    <w:rFonts w:ascii="Arial" w:hAnsi="Arial" w:cs="Arial"/>
                    <w:b/>
                    <w:bCs/>
                    <w:sz w:val="16"/>
                    <w:szCs w:val="16"/>
                  </w:rPr>
                </w:rPrChange>
              </w:rPr>
              <w:t xml:space="preserve">      Each</w:t>
            </w:r>
          </w:p>
          <w:p w:rsidR="00F625DB" w:rsidRPr="004338A9" w:rsidRDefault="00F625DB" w:rsidP="00974A6F">
            <w:pPr>
              <w:rPr>
                <w:rFonts w:asciiTheme="majorHAnsi" w:hAnsiTheme="majorHAnsi" w:cs="Arial"/>
                <w:b/>
                <w:bCs/>
                <w:sz w:val="16"/>
                <w:szCs w:val="16"/>
                <w:rPrChange w:id="5676" w:author="dbecker" w:date="2016-01-07T14:58:00Z">
                  <w:rPr>
                    <w:rFonts w:ascii="Arial" w:hAnsi="Arial" w:cs="Arial"/>
                    <w:b/>
                    <w:bCs/>
                    <w:sz w:val="16"/>
                    <w:szCs w:val="16"/>
                  </w:rPr>
                </w:rPrChange>
              </w:rPr>
            </w:pPr>
            <w:r w:rsidRPr="004338A9">
              <w:rPr>
                <w:rFonts w:asciiTheme="majorHAnsi" w:hAnsiTheme="majorHAnsi" w:cs="Arial"/>
                <w:b/>
                <w:bCs/>
                <w:sz w:val="16"/>
                <w:szCs w:val="16"/>
                <w:rPrChange w:id="5677" w:author="dbecker" w:date="2016-01-07T14:58:00Z">
                  <w:rPr>
                    <w:rFonts w:ascii="Arial" w:hAnsi="Arial" w:cs="Arial"/>
                    <w:b/>
                    <w:bCs/>
                    <w:sz w:val="16"/>
                    <w:szCs w:val="16"/>
                  </w:rPr>
                </w:rPrChange>
              </w:rPr>
              <w:t xml:space="preserve">  Deflection</w:t>
            </w:r>
          </w:p>
          <w:p w:rsidR="00F625DB" w:rsidRPr="004338A9" w:rsidRDefault="00F625DB" w:rsidP="00974A6F">
            <w:pPr>
              <w:rPr>
                <w:rFonts w:asciiTheme="majorHAnsi" w:hAnsiTheme="majorHAnsi" w:cs="Arial"/>
                <w:b/>
                <w:sz w:val="16"/>
                <w:szCs w:val="16"/>
                <w:rPrChange w:id="5678" w:author="dbecker" w:date="2016-01-07T14:58:00Z">
                  <w:rPr>
                    <w:rFonts w:ascii="Arial" w:hAnsi="Arial" w:cs="Arial"/>
                    <w:b/>
                    <w:sz w:val="16"/>
                    <w:szCs w:val="16"/>
                  </w:rPr>
                </w:rPrChange>
              </w:rPr>
            </w:pPr>
            <w:r w:rsidRPr="004338A9">
              <w:rPr>
                <w:rFonts w:asciiTheme="majorHAnsi" w:hAnsiTheme="majorHAnsi" w:cs="Arial"/>
                <w:b/>
                <w:bCs/>
                <w:sz w:val="16"/>
                <w:szCs w:val="16"/>
                <w:rPrChange w:id="5679" w:author="dbecker" w:date="2016-01-07T14:58:00Z">
                  <w:rPr>
                    <w:rFonts w:ascii="Arial" w:hAnsi="Arial" w:cs="Arial"/>
                    <w:b/>
                    <w:bCs/>
                    <w:sz w:val="16"/>
                    <w:szCs w:val="16"/>
                  </w:rPr>
                </w:rPrChange>
              </w:rPr>
              <w:t xml:space="preserve">  Mark/CPM</w:t>
            </w:r>
          </w:p>
        </w:tc>
        <w:tc>
          <w:tcPr>
            <w:tcW w:w="1381" w:type="dxa"/>
            <w:tcBorders>
              <w:top w:val="single" w:sz="6" w:space="0" w:color="000000"/>
              <w:left w:val="single" w:sz="6" w:space="0" w:color="000000"/>
              <w:bottom w:val="single" w:sz="6" w:space="0" w:color="000000"/>
              <w:right w:val="single" w:sz="18" w:space="0" w:color="000000"/>
            </w:tcBorders>
            <w:shd w:val="clear" w:color="auto" w:fill="auto"/>
          </w:tcPr>
          <w:p w:rsidR="00F625DB" w:rsidRPr="004338A9" w:rsidRDefault="00F625DB" w:rsidP="00974A6F">
            <w:pPr>
              <w:rPr>
                <w:rFonts w:asciiTheme="majorHAnsi" w:hAnsiTheme="majorHAnsi" w:cs="Arial"/>
                <w:b/>
                <w:bCs/>
                <w:sz w:val="16"/>
                <w:szCs w:val="16"/>
                <w:rPrChange w:id="5680" w:author="dbecker" w:date="2016-01-07T14:58:00Z">
                  <w:rPr>
                    <w:rFonts w:ascii="Arial" w:hAnsi="Arial" w:cs="Arial"/>
                    <w:b/>
                    <w:bCs/>
                    <w:sz w:val="16"/>
                    <w:szCs w:val="16"/>
                  </w:rPr>
                </w:rPrChange>
              </w:rPr>
            </w:pPr>
            <w:r w:rsidRPr="004338A9">
              <w:rPr>
                <w:rFonts w:asciiTheme="majorHAnsi" w:hAnsiTheme="majorHAnsi" w:cs="Arial"/>
                <w:b/>
                <w:sz w:val="16"/>
                <w:szCs w:val="16"/>
                <w:rPrChange w:id="5681" w:author="dbecker" w:date="2016-01-07T14:58:00Z">
                  <w:rPr>
                    <w:rFonts w:ascii="Arial" w:hAnsi="Arial" w:cs="Arial"/>
                    <w:b/>
                    <w:sz w:val="16"/>
                    <w:szCs w:val="16"/>
                  </w:rPr>
                </w:rPrChange>
              </w:rPr>
              <w:t xml:space="preserve">     </w:t>
            </w:r>
            <w:r w:rsidRPr="004338A9">
              <w:rPr>
                <w:rFonts w:asciiTheme="majorHAnsi" w:hAnsiTheme="majorHAnsi" w:cs="Arial"/>
                <w:b/>
                <w:bCs/>
                <w:sz w:val="16"/>
                <w:szCs w:val="16"/>
                <w:rPrChange w:id="5682" w:author="dbecker" w:date="2016-01-07T14:58:00Z">
                  <w:rPr>
                    <w:rFonts w:ascii="Arial" w:hAnsi="Arial" w:cs="Arial"/>
                    <w:b/>
                    <w:bCs/>
                    <w:sz w:val="16"/>
                    <w:szCs w:val="16"/>
                  </w:rPr>
                </w:rPrChange>
              </w:rPr>
              <w:t>CPM</w:t>
            </w:r>
          </w:p>
          <w:p w:rsidR="00F625DB" w:rsidRPr="004338A9" w:rsidRDefault="00F625DB" w:rsidP="00974A6F">
            <w:pPr>
              <w:rPr>
                <w:rFonts w:asciiTheme="majorHAnsi" w:hAnsiTheme="majorHAnsi" w:cs="Arial"/>
                <w:b/>
                <w:bCs/>
                <w:sz w:val="16"/>
                <w:szCs w:val="16"/>
                <w:rPrChange w:id="5683" w:author="dbecker" w:date="2016-01-07T14:58:00Z">
                  <w:rPr>
                    <w:rFonts w:ascii="Arial" w:hAnsi="Arial" w:cs="Arial"/>
                    <w:b/>
                    <w:bCs/>
                    <w:sz w:val="16"/>
                    <w:szCs w:val="16"/>
                  </w:rPr>
                </w:rPrChange>
              </w:rPr>
            </w:pPr>
            <w:r w:rsidRPr="004338A9">
              <w:rPr>
                <w:rFonts w:asciiTheme="majorHAnsi" w:hAnsiTheme="majorHAnsi" w:cs="Arial"/>
                <w:b/>
                <w:bCs/>
                <w:sz w:val="16"/>
                <w:szCs w:val="16"/>
                <w:rPrChange w:id="5684" w:author="dbecker" w:date="2016-01-07T14:58:00Z">
                  <w:rPr>
                    <w:rFonts w:ascii="Arial" w:hAnsi="Arial" w:cs="Arial"/>
                    <w:b/>
                    <w:bCs/>
                    <w:sz w:val="16"/>
                    <w:szCs w:val="16"/>
                  </w:rPr>
                </w:rPrChange>
              </w:rPr>
              <w:t xml:space="preserve">    Activity</w:t>
            </w:r>
          </w:p>
          <w:p w:rsidR="00F625DB" w:rsidRPr="004338A9" w:rsidRDefault="00F625DB" w:rsidP="00974A6F">
            <w:pPr>
              <w:rPr>
                <w:rFonts w:asciiTheme="majorHAnsi" w:hAnsiTheme="majorHAnsi" w:cs="Arial"/>
                <w:b/>
                <w:sz w:val="16"/>
                <w:szCs w:val="16"/>
                <w:rPrChange w:id="5685" w:author="dbecker" w:date="2016-01-07T14:58:00Z">
                  <w:rPr>
                    <w:rFonts w:ascii="Arial" w:hAnsi="Arial" w:cs="Arial"/>
                    <w:b/>
                    <w:sz w:val="16"/>
                    <w:szCs w:val="16"/>
                  </w:rPr>
                </w:rPrChange>
              </w:rPr>
            </w:pPr>
            <w:r w:rsidRPr="004338A9">
              <w:rPr>
                <w:rFonts w:asciiTheme="majorHAnsi" w:hAnsiTheme="majorHAnsi" w:cs="Arial"/>
                <w:b/>
                <w:bCs/>
                <w:sz w:val="16"/>
                <w:szCs w:val="16"/>
                <w:rPrChange w:id="5686" w:author="dbecker" w:date="2016-01-07T14:58:00Z">
                  <w:rPr>
                    <w:rFonts w:ascii="Arial" w:hAnsi="Arial" w:cs="Arial"/>
                    <w:b/>
                    <w:bCs/>
                    <w:sz w:val="16"/>
                    <w:szCs w:val="16"/>
                  </w:rPr>
                </w:rPrChange>
              </w:rPr>
              <w:t xml:space="preserve">     Range</w:t>
            </w:r>
            <w:r w:rsidRPr="004338A9">
              <w:rPr>
                <w:rFonts w:asciiTheme="majorHAnsi" w:hAnsiTheme="majorHAnsi" w:cs="Arial"/>
                <w:b/>
                <w:sz w:val="16"/>
                <w:szCs w:val="16"/>
                <w:rPrChange w:id="5687" w:author="dbecker" w:date="2016-01-07T14:58:00Z">
                  <w:rPr>
                    <w:rFonts w:ascii="Arial" w:hAnsi="Arial" w:cs="Arial"/>
                    <w:b/>
                    <w:sz w:val="16"/>
                    <w:szCs w:val="16"/>
                  </w:rPr>
                </w:rPrChange>
              </w:rPr>
              <w:t xml:space="preserve"> </w:t>
            </w:r>
          </w:p>
        </w:tc>
      </w:tr>
      <w:tr w:rsidR="00F625DB" w:rsidRPr="004338A9" w:rsidTr="00BB0AF3">
        <w:tblPrEx>
          <w:tblW w:w="6735" w:type="dxa"/>
          <w:tblCellSpacing w:w="0" w:type="dxa"/>
          <w:tblInd w:w="1350" w:type="dxa"/>
          <w:tblCellMar>
            <w:left w:w="0" w:type="dxa"/>
            <w:right w:w="0" w:type="dxa"/>
          </w:tblCellMar>
          <w:tblLook w:val="0000" w:firstRow="0" w:lastRow="0" w:firstColumn="0" w:lastColumn="0" w:noHBand="0" w:noVBand="0"/>
          <w:tblPrExChange w:id="5688" w:author="dbecker" w:date="2016-01-13T11:40:00Z">
            <w:tblPrEx>
              <w:tblW w:w="6735" w:type="dxa"/>
              <w:tblCellSpacing w:w="0" w:type="dxa"/>
              <w:tblInd w:w="1350" w:type="dxa"/>
              <w:tblCellMar>
                <w:left w:w="0" w:type="dxa"/>
                <w:right w:w="0" w:type="dxa"/>
              </w:tblCellMar>
              <w:tblLook w:val="0000" w:firstRow="0" w:lastRow="0" w:firstColumn="0" w:lastColumn="0" w:noHBand="0" w:noVBand="0"/>
            </w:tblPrEx>
          </w:tblPrExChange>
        </w:tblPrEx>
        <w:trPr>
          <w:trHeight w:val="390"/>
          <w:tblCellSpacing w:w="0" w:type="dxa"/>
          <w:trPrChange w:id="5689" w:author="dbecker" w:date="2016-01-13T11:40:00Z">
            <w:trPr>
              <w:gridBefore w:val="1"/>
              <w:trHeight w:val="525"/>
              <w:tblCellSpacing w:w="0" w:type="dxa"/>
            </w:trPr>
          </w:trPrChange>
        </w:trPr>
        <w:tc>
          <w:tcPr>
            <w:tcW w:w="1455" w:type="dxa"/>
            <w:tcBorders>
              <w:top w:val="single" w:sz="6" w:space="0" w:color="000000"/>
              <w:left w:val="single" w:sz="12" w:space="0" w:color="000000"/>
              <w:bottom w:val="single" w:sz="6" w:space="0" w:color="000000"/>
              <w:right w:val="single" w:sz="6" w:space="0" w:color="000000"/>
            </w:tcBorders>
            <w:shd w:val="clear" w:color="auto" w:fill="auto"/>
            <w:tcPrChange w:id="5690" w:author="dbecker" w:date="2016-01-13T11:40:00Z">
              <w:tcPr>
                <w:tcW w:w="1455" w:type="dxa"/>
                <w:gridSpan w:val="2"/>
                <w:tcBorders>
                  <w:top w:val="single" w:sz="6" w:space="0" w:color="000000"/>
                  <w:left w:val="single" w:sz="12"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691" w:author="dbecker" w:date="2016-01-07T14:58:00Z">
                  <w:rPr>
                    <w:rFonts w:ascii="Arial" w:hAnsi="Arial" w:cs="Arial"/>
                    <w:b/>
                    <w:sz w:val="16"/>
                    <w:szCs w:val="16"/>
                  </w:rPr>
                </w:rPrChange>
              </w:rPr>
            </w:pPr>
            <w:r w:rsidRPr="004338A9">
              <w:rPr>
                <w:rFonts w:asciiTheme="majorHAnsi" w:hAnsiTheme="majorHAnsi" w:cs="Arial"/>
                <w:b/>
                <w:sz w:val="16"/>
                <w:szCs w:val="16"/>
                <w:rPrChange w:id="5692" w:author="dbecker" w:date="2016-01-07T14:58:00Z">
                  <w:rPr>
                    <w:rFonts w:ascii="Arial" w:hAnsi="Arial" w:cs="Arial"/>
                    <w:b/>
                    <w:sz w:val="16"/>
                    <w:szCs w:val="16"/>
                  </w:rPr>
                </w:rPrChange>
              </w:rPr>
              <w:t xml:space="preserve">      </w:t>
            </w:r>
          </w:p>
          <w:p w:rsidR="00F625DB" w:rsidRPr="004338A9" w:rsidRDefault="00F625DB" w:rsidP="00974A6F">
            <w:pPr>
              <w:rPr>
                <w:rFonts w:asciiTheme="majorHAnsi" w:hAnsiTheme="majorHAnsi" w:cs="Arial"/>
                <w:b/>
                <w:sz w:val="16"/>
                <w:szCs w:val="16"/>
                <w:rPrChange w:id="5693" w:author="dbecker" w:date="2016-01-07T14:58:00Z">
                  <w:rPr>
                    <w:rFonts w:ascii="Arial" w:hAnsi="Arial" w:cs="Arial"/>
                    <w:b/>
                    <w:sz w:val="16"/>
                    <w:szCs w:val="16"/>
                  </w:rPr>
                </w:rPrChange>
              </w:rPr>
            </w:pPr>
            <w:r w:rsidRPr="004338A9">
              <w:rPr>
                <w:rFonts w:asciiTheme="majorHAnsi" w:hAnsiTheme="majorHAnsi" w:cs="Arial"/>
                <w:b/>
                <w:sz w:val="16"/>
                <w:szCs w:val="16"/>
                <w:rPrChange w:id="5694" w:author="dbecker" w:date="2016-01-07T14:58:00Z">
                  <w:rPr>
                    <w:rFonts w:ascii="Arial" w:hAnsi="Arial" w:cs="Arial"/>
                    <w:b/>
                    <w:sz w:val="16"/>
                    <w:szCs w:val="16"/>
                  </w:rPr>
                </w:rPrChange>
              </w:rPr>
              <w:t xml:space="preserve">       x1</w:t>
            </w:r>
          </w:p>
        </w:tc>
        <w:tc>
          <w:tcPr>
            <w:tcW w:w="1259" w:type="dxa"/>
            <w:tcBorders>
              <w:top w:val="single" w:sz="6" w:space="0" w:color="000000"/>
              <w:left w:val="single" w:sz="6" w:space="0" w:color="000000"/>
              <w:bottom w:val="single" w:sz="6" w:space="0" w:color="000000"/>
              <w:right w:val="single" w:sz="6" w:space="0" w:color="000000"/>
            </w:tcBorders>
            <w:shd w:val="clear" w:color="auto" w:fill="auto"/>
            <w:tcPrChange w:id="5695" w:author="dbecker" w:date="2016-01-13T11:40:00Z">
              <w:tcPr>
                <w:tcW w:w="1259" w:type="dxa"/>
                <w:gridSpan w:val="2"/>
                <w:tcBorders>
                  <w:top w:val="single" w:sz="6" w:space="0" w:color="000000"/>
                  <w:left w:val="single" w:sz="6"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696"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697" w:author="dbecker" w:date="2016-01-07T14:58:00Z">
                  <w:rPr>
                    <w:rFonts w:ascii="Arial" w:hAnsi="Arial" w:cs="Arial"/>
                    <w:b/>
                    <w:sz w:val="16"/>
                    <w:szCs w:val="16"/>
                  </w:rPr>
                </w:rPrChange>
              </w:rPr>
            </w:pPr>
            <w:r w:rsidRPr="004338A9">
              <w:rPr>
                <w:rFonts w:asciiTheme="majorHAnsi" w:hAnsiTheme="majorHAnsi" w:cs="Arial"/>
                <w:b/>
                <w:sz w:val="16"/>
                <w:szCs w:val="16"/>
                <w:rPrChange w:id="5698" w:author="dbecker" w:date="2016-01-07T14:58:00Z">
                  <w:rPr>
                    <w:rFonts w:ascii="Arial" w:hAnsi="Arial" w:cs="Arial"/>
                    <w:b/>
                    <w:sz w:val="16"/>
                    <w:szCs w:val="16"/>
                  </w:rPr>
                </w:rPrChange>
              </w:rPr>
              <w:t xml:space="preserve">       .01</w:t>
            </w:r>
          </w:p>
          <w:p w:rsidR="00F625DB" w:rsidRPr="004338A9" w:rsidRDefault="00F625DB" w:rsidP="00974A6F">
            <w:pPr>
              <w:rPr>
                <w:rFonts w:asciiTheme="majorHAnsi" w:hAnsiTheme="majorHAnsi" w:cs="Arial"/>
                <w:b/>
                <w:sz w:val="16"/>
                <w:szCs w:val="16"/>
                <w:rPrChange w:id="5699" w:author="dbecker" w:date="2016-01-07T14:58:00Z">
                  <w:rPr>
                    <w:rFonts w:ascii="Arial" w:hAnsi="Arial" w:cs="Arial"/>
                    <w:b/>
                    <w:sz w:val="16"/>
                    <w:szCs w:val="16"/>
                  </w:rPr>
                </w:rPrChange>
              </w:rPr>
            </w:pPr>
            <w:r w:rsidRPr="004338A9">
              <w:rPr>
                <w:rFonts w:asciiTheme="majorHAnsi" w:hAnsiTheme="majorHAnsi" w:cs="Arial"/>
                <w:b/>
                <w:sz w:val="16"/>
                <w:szCs w:val="16"/>
                <w:rPrChange w:id="5700" w:author="dbecker" w:date="2016-01-07T14:58:00Z">
                  <w:rPr>
                    <w:rFonts w:ascii="Arial" w:hAnsi="Arial" w:cs="Arial"/>
                    <w:b/>
                    <w:sz w:val="16"/>
                    <w:szCs w:val="16"/>
                  </w:rPr>
                </w:rPrChange>
              </w:rPr>
              <w:t xml:space="preserve">     </w:t>
            </w:r>
            <w:proofErr w:type="gramStart"/>
            <w:r w:rsidRPr="004338A9">
              <w:rPr>
                <w:rFonts w:asciiTheme="majorHAnsi" w:hAnsiTheme="majorHAnsi" w:cs="Arial"/>
                <w:b/>
                <w:sz w:val="16"/>
                <w:szCs w:val="16"/>
                <w:rPrChange w:id="5701" w:author="dbecker" w:date="2016-01-07T14:58:00Z">
                  <w:rPr>
                    <w:rFonts w:ascii="Arial" w:hAnsi="Arial" w:cs="Arial"/>
                    <w:b/>
                    <w:sz w:val="16"/>
                    <w:szCs w:val="16"/>
                  </w:rPr>
                </w:rPrChange>
              </w:rPr>
              <w:t>mR/hr</w:t>
            </w:r>
            <w:proofErr w:type="gramEnd"/>
            <w:r w:rsidRPr="004338A9">
              <w:rPr>
                <w:rFonts w:asciiTheme="majorHAnsi" w:hAnsiTheme="majorHAnsi" w:cs="Arial"/>
                <w:b/>
                <w:sz w:val="16"/>
                <w:szCs w:val="16"/>
                <w:rPrChange w:id="5702" w:author="dbecker" w:date="2016-01-07T14:58:00Z">
                  <w:rPr>
                    <w:rFonts w:ascii="Arial" w:hAnsi="Arial" w:cs="Arial"/>
                    <w:b/>
                    <w:sz w:val="16"/>
                    <w:szCs w:val="16"/>
                  </w:rPr>
                </w:rPrChange>
              </w:rPr>
              <w:t xml:space="preserve">.     </w:t>
            </w:r>
          </w:p>
        </w:tc>
        <w:tc>
          <w:tcPr>
            <w:tcW w:w="1249" w:type="dxa"/>
            <w:tcBorders>
              <w:top w:val="single" w:sz="6" w:space="0" w:color="000000"/>
              <w:left w:val="single" w:sz="6" w:space="0" w:color="000000"/>
              <w:bottom w:val="single" w:sz="6" w:space="0" w:color="000000"/>
              <w:right w:val="single" w:sz="6" w:space="0" w:color="000000"/>
            </w:tcBorders>
            <w:shd w:val="clear" w:color="auto" w:fill="auto"/>
            <w:tcPrChange w:id="5703" w:author="dbecker" w:date="2016-01-13T11:40:00Z">
              <w:tcPr>
                <w:tcW w:w="1249" w:type="dxa"/>
                <w:gridSpan w:val="2"/>
                <w:tcBorders>
                  <w:top w:val="single" w:sz="6" w:space="0" w:color="000000"/>
                  <w:left w:val="single" w:sz="6"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704"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05" w:author="dbecker" w:date="2016-01-07T14:58:00Z">
                  <w:rPr>
                    <w:rFonts w:ascii="Arial" w:hAnsi="Arial" w:cs="Arial"/>
                    <w:b/>
                    <w:sz w:val="16"/>
                    <w:szCs w:val="16"/>
                  </w:rPr>
                </w:rPrChange>
              </w:rPr>
            </w:pPr>
            <w:r w:rsidRPr="004338A9">
              <w:rPr>
                <w:rFonts w:asciiTheme="majorHAnsi" w:hAnsiTheme="majorHAnsi" w:cs="Arial"/>
                <w:b/>
                <w:sz w:val="16"/>
                <w:szCs w:val="16"/>
                <w:rPrChange w:id="5706" w:author="dbecker" w:date="2016-01-07T14:58:00Z">
                  <w:rPr>
                    <w:rFonts w:ascii="Arial" w:hAnsi="Arial" w:cs="Arial"/>
                    <w:b/>
                    <w:sz w:val="16"/>
                    <w:szCs w:val="16"/>
                  </w:rPr>
                </w:rPrChange>
              </w:rPr>
              <w:t xml:space="preserve">      0 -.5</w:t>
            </w:r>
          </w:p>
          <w:p w:rsidR="00F625DB" w:rsidRPr="004338A9" w:rsidRDefault="00F625DB" w:rsidP="00974A6F">
            <w:pPr>
              <w:rPr>
                <w:rFonts w:asciiTheme="majorHAnsi" w:hAnsiTheme="majorHAnsi" w:cs="Arial"/>
                <w:b/>
                <w:sz w:val="16"/>
                <w:szCs w:val="16"/>
                <w:rPrChange w:id="5707" w:author="dbecker" w:date="2016-01-07T14:58:00Z">
                  <w:rPr>
                    <w:rFonts w:ascii="Arial" w:hAnsi="Arial" w:cs="Arial"/>
                    <w:b/>
                    <w:sz w:val="16"/>
                    <w:szCs w:val="16"/>
                  </w:rPr>
                </w:rPrChange>
              </w:rPr>
            </w:pPr>
            <w:r w:rsidRPr="004338A9">
              <w:rPr>
                <w:rFonts w:asciiTheme="majorHAnsi" w:hAnsiTheme="majorHAnsi" w:cs="Arial"/>
                <w:b/>
                <w:sz w:val="16"/>
                <w:szCs w:val="16"/>
                <w:rPrChange w:id="5708" w:author="dbecker" w:date="2016-01-07T14:58:00Z">
                  <w:rPr>
                    <w:rFonts w:ascii="Arial" w:hAnsi="Arial" w:cs="Arial"/>
                    <w:b/>
                    <w:sz w:val="16"/>
                    <w:szCs w:val="16"/>
                  </w:rPr>
                </w:rPrChange>
              </w:rPr>
              <w:t xml:space="preserve">    mR/Hr.</w:t>
            </w:r>
          </w:p>
        </w:tc>
        <w:tc>
          <w:tcPr>
            <w:tcW w:w="1391" w:type="dxa"/>
            <w:tcBorders>
              <w:top w:val="single" w:sz="6" w:space="0" w:color="000000"/>
              <w:left w:val="single" w:sz="6" w:space="0" w:color="000000"/>
              <w:bottom w:val="single" w:sz="6" w:space="0" w:color="000000"/>
              <w:right w:val="single" w:sz="6" w:space="0" w:color="000000"/>
            </w:tcBorders>
            <w:shd w:val="clear" w:color="auto" w:fill="auto"/>
            <w:tcPrChange w:id="5709" w:author="dbecker" w:date="2016-01-13T11:40:00Z">
              <w:tcPr>
                <w:tcW w:w="1391" w:type="dxa"/>
                <w:gridSpan w:val="2"/>
                <w:tcBorders>
                  <w:top w:val="single" w:sz="6" w:space="0" w:color="000000"/>
                  <w:left w:val="single" w:sz="6"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710"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11" w:author="dbecker" w:date="2016-01-07T14:58:00Z">
                  <w:rPr>
                    <w:rFonts w:ascii="Arial" w:hAnsi="Arial" w:cs="Arial"/>
                    <w:b/>
                    <w:sz w:val="16"/>
                    <w:szCs w:val="16"/>
                  </w:rPr>
                </w:rPrChange>
              </w:rPr>
            </w:pPr>
            <w:r w:rsidRPr="004338A9">
              <w:rPr>
                <w:rFonts w:asciiTheme="majorHAnsi" w:hAnsiTheme="majorHAnsi" w:cs="Arial"/>
                <w:b/>
                <w:sz w:val="16"/>
                <w:szCs w:val="16"/>
                <w:rPrChange w:id="5712" w:author="dbecker" w:date="2016-01-07T14:58:00Z">
                  <w:rPr>
                    <w:rFonts w:ascii="Arial" w:hAnsi="Arial" w:cs="Arial"/>
                    <w:b/>
                    <w:sz w:val="16"/>
                    <w:szCs w:val="16"/>
                  </w:rPr>
                </w:rPrChange>
              </w:rPr>
              <w:t xml:space="preserve">         6</w:t>
            </w:r>
          </w:p>
          <w:p w:rsidR="00F625DB" w:rsidRPr="004338A9" w:rsidRDefault="00F625DB" w:rsidP="00974A6F">
            <w:pPr>
              <w:rPr>
                <w:rFonts w:asciiTheme="majorHAnsi" w:hAnsiTheme="majorHAnsi" w:cs="Arial"/>
                <w:b/>
                <w:sz w:val="16"/>
                <w:szCs w:val="16"/>
                <w:rPrChange w:id="5713" w:author="dbecker" w:date="2016-01-07T14:58:00Z">
                  <w:rPr>
                    <w:rFonts w:ascii="Arial" w:hAnsi="Arial" w:cs="Arial"/>
                    <w:b/>
                    <w:sz w:val="16"/>
                    <w:szCs w:val="16"/>
                  </w:rPr>
                </w:rPrChange>
              </w:rPr>
            </w:pPr>
            <w:r w:rsidRPr="004338A9">
              <w:rPr>
                <w:rFonts w:asciiTheme="majorHAnsi" w:hAnsiTheme="majorHAnsi" w:cs="Arial"/>
                <w:b/>
                <w:sz w:val="16"/>
                <w:szCs w:val="16"/>
                <w:rPrChange w:id="5714" w:author="dbecker" w:date="2016-01-07T14:58:00Z">
                  <w:rPr>
                    <w:rFonts w:ascii="Arial" w:hAnsi="Arial" w:cs="Arial"/>
                    <w:b/>
                    <w:sz w:val="16"/>
                    <w:szCs w:val="16"/>
                  </w:rPr>
                </w:rPrChange>
              </w:rPr>
              <w:t xml:space="preserve">      CPM</w:t>
            </w:r>
          </w:p>
        </w:tc>
        <w:tc>
          <w:tcPr>
            <w:tcW w:w="1381" w:type="dxa"/>
            <w:tcBorders>
              <w:top w:val="single" w:sz="6" w:space="0" w:color="000000"/>
              <w:left w:val="single" w:sz="6" w:space="0" w:color="000000"/>
              <w:bottom w:val="single" w:sz="6" w:space="0" w:color="000000"/>
              <w:right w:val="single" w:sz="18" w:space="0" w:color="000000"/>
            </w:tcBorders>
            <w:shd w:val="clear" w:color="auto" w:fill="auto"/>
            <w:tcPrChange w:id="5715" w:author="dbecker" w:date="2016-01-13T11:40:00Z">
              <w:tcPr>
                <w:tcW w:w="1381" w:type="dxa"/>
                <w:gridSpan w:val="2"/>
                <w:tcBorders>
                  <w:top w:val="single" w:sz="6" w:space="0" w:color="000000"/>
                  <w:left w:val="single" w:sz="6" w:space="0" w:color="000000"/>
                  <w:bottom w:val="single" w:sz="6" w:space="0" w:color="000000"/>
                  <w:right w:val="single" w:sz="18" w:space="0" w:color="000000"/>
                </w:tcBorders>
                <w:shd w:val="clear" w:color="auto" w:fill="auto"/>
              </w:tcPr>
            </w:tcPrChange>
          </w:tcPr>
          <w:p w:rsidR="00F625DB" w:rsidRPr="004338A9" w:rsidRDefault="00F625DB" w:rsidP="00974A6F">
            <w:pPr>
              <w:rPr>
                <w:rFonts w:asciiTheme="majorHAnsi" w:hAnsiTheme="majorHAnsi" w:cs="Arial"/>
                <w:b/>
                <w:sz w:val="16"/>
                <w:szCs w:val="16"/>
                <w:rPrChange w:id="5716"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17" w:author="dbecker" w:date="2016-01-07T14:58:00Z">
                  <w:rPr>
                    <w:rFonts w:ascii="Arial" w:hAnsi="Arial" w:cs="Arial"/>
                    <w:b/>
                    <w:sz w:val="16"/>
                    <w:szCs w:val="16"/>
                  </w:rPr>
                </w:rPrChange>
              </w:rPr>
            </w:pPr>
            <w:r w:rsidRPr="004338A9">
              <w:rPr>
                <w:rFonts w:asciiTheme="majorHAnsi" w:hAnsiTheme="majorHAnsi" w:cs="Arial"/>
                <w:b/>
                <w:sz w:val="16"/>
                <w:szCs w:val="16"/>
                <w:rPrChange w:id="5718" w:author="dbecker" w:date="2016-01-07T14:58:00Z">
                  <w:rPr>
                    <w:rFonts w:ascii="Arial" w:hAnsi="Arial" w:cs="Arial"/>
                    <w:b/>
                    <w:sz w:val="16"/>
                    <w:szCs w:val="16"/>
                  </w:rPr>
                </w:rPrChange>
              </w:rPr>
              <w:t xml:space="preserve">      0 -300</w:t>
            </w:r>
          </w:p>
          <w:p w:rsidR="00F625DB" w:rsidRPr="004338A9" w:rsidRDefault="00F625DB" w:rsidP="00974A6F">
            <w:pPr>
              <w:rPr>
                <w:rFonts w:asciiTheme="majorHAnsi" w:hAnsiTheme="majorHAnsi" w:cs="Arial"/>
                <w:b/>
                <w:sz w:val="16"/>
                <w:szCs w:val="16"/>
                <w:rPrChange w:id="5719" w:author="dbecker" w:date="2016-01-07T14:58:00Z">
                  <w:rPr>
                    <w:rFonts w:ascii="Arial" w:hAnsi="Arial" w:cs="Arial"/>
                    <w:b/>
                    <w:sz w:val="16"/>
                    <w:szCs w:val="16"/>
                  </w:rPr>
                </w:rPrChange>
              </w:rPr>
            </w:pPr>
            <w:r w:rsidRPr="004338A9">
              <w:rPr>
                <w:rFonts w:asciiTheme="majorHAnsi" w:hAnsiTheme="majorHAnsi" w:cs="Arial"/>
                <w:b/>
                <w:sz w:val="16"/>
                <w:szCs w:val="16"/>
                <w:rPrChange w:id="5720" w:author="dbecker" w:date="2016-01-07T14:58:00Z">
                  <w:rPr>
                    <w:rFonts w:ascii="Arial" w:hAnsi="Arial" w:cs="Arial"/>
                    <w:b/>
                    <w:sz w:val="16"/>
                    <w:szCs w:val="16"/>
                  </w:rPr>
                </w:rPrChange>
              </w:rPr>
              <w:t xml:space="preserve">      CPM</w:t>
            </w:r>
          </w:p>
        </w:tc>
      </w:tr>
      <w:tr w:rsidR="00F625DB" w:rsidRPr="004338A9" w:rsidTr="00BB0AF3">
        <w:tblPrEx>
          <w:tblW w:w="6735" w:type="dxa"/>
          <w:tblCellSpacing w:w="0" w:type="dxa"/>
          <w:tblInd w:w="1350" w:type="dxa"/>
          <w:tblCellMar>
            <w:left w:w="0" w:type="dxa"/>
            <w:right w:w="0" w:type="dxa"/>
          </w:tblCellMar>
          <w:tblLook w:val="0000" w:firstRow="0" w:lastRow="0" w:firstColumn="0" w:lastColumn="0" w:noHBand="0" w:noVBand="0"/>
          <w:tblPrExChange w:id="5721" w:author="dbecker" w:date="2016-01-13T11:40:00Z">
            <w:tblPrEx>
              <w:tblW w:w="6735" w:type="dxa"/>
              <w:tblCellSpacing w:w="0" w:type="dxa"/>
              <w:tblInd w:w="1350" w:type="dxa"/>
              <w:tblCellMar>
                <w:left w:w="0" w:type="dxa"/>
                <w:right w:w="0" w:type="dxa"/>
              </w:tblCellMar>
              <w:tblLook w:val="0000" w:firstRow="0" w:lastRow="0" w:firstColumn="0" w:lastColumn="0" w:noHBand="0" w:noVBand="0"/>
            </w:tblPrEx>
          </w:tblPrExChange>
        </w:tblPrEx>
        <w:trPr>
          <w:trHeight w:val="516"/>
          <w:tblCellSpacing w:w="0" w:type="dxa"/>
          <w:trPrChange w:id="5722" w:author="dbecker" w:date="2016-01-13T11:40:00Z">
            <w:trPr>
              <w:gridBefore w:val="1"/>
              <w:trHeight w:val="804"/>
              <w:tblCellSpacing w:w="0" w:type="dxa"/>
            </w:trPr>
          </w:trPrChange>
        </w:trPr>
        <w:tc>
          <w:tcPr>
            <w:tcW w:w="1455" w:type="dxa"/>
            <w:tcBorders>
              <w:top w:val="single" w:sz="6" w:space="0" w:color="000000"/>
              <w:left w:val="single" w:sz="12" w:space="0" w:color="000000"/>
              <w:bottom w:val="single" w:sz="6" w:space="0" w:color="000000"/>
              <w:right w:val="single" w:sz="6" w:space="0" w:color="000000"/>
            </w:tcBorders>
            <w:shd w:val="clear" w:color="auto" w:fill="auto"/>
            <w:tcPrChange w:id="5723" w:author="dbecker" w:date="2016-01-13T11:40:00Z">
              <w:tcPr>
                <w:tcW w:w="1455" w:type="dxa"/>
                <w:gridSpan w:val="2"/>
                <w:tcBorders>
                  <w:top w:val="single" w:sz="6" w:space="0" w:color="000000"/>
                  <w:left w:val="single" w:sz="12"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724"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25" w:author="dbecker" w:date="2016-01-07T14:58:00Z">
                  <w:rPr>
                    <w:rFonts w:ascii="Arial" w:hAnsi="Arial" w:cs="Arial"/>
                    <w:b/>
                    <w:sz w:val="16"/>
                    <w:szCs w:val="16"/>
                  </w:rPr>
                </w:rPrChange>
              </w:rPr>
            </w:pPr>
            <w:r w:rsidRPr="004338A9">
              <w:rPr>
                <w:rFonts w:asciiTheme="majorHAnsi" w:hAnsiTheme="majorHAnsi" w:cs="Arial"/>
                <w:b/>
                <w:sz w:val="16"/>
                <w:szCs w:val="16"/>
                <w:rPrChange w:id="5726" w:author="dbecker" w:date="2016-01-07T14:58:00Z">
                  <w:rPr>
                    <w:rFonts w:ascii="Arial" w:hAnsi="Arial" w:cs="Arial"/>
                    <w:b/>
                    <w:sz w:val="16"/>
                    <w:szCs w:val="16"/>
                  </w:rPr>
                </w:rPrChange>
              </w:rPr>
              <w:t xml:space="preserve">       x10</w:t>
            </w:r>
          </w:p>
        </w:tc>
        <w:tc>
          <w:tcPr>
            <w:tcW w:w="1259" w:type="dxa"/>
            <w:tcBorders>
              <w:top w:val="single" w:sz="6" w:space="0" w:color="000000"/>
              <w:left w:val="single" w:sz="6" w:space="0" w:color="000000"/>
              <w:bottom w:val="single" w:sz="6" w:space="0" w:color="000000"/>
              <w:right w:val="single" w:sz="6" w:space="0" w:color="000000"/>
            </w:tcBorders>
            <w:shd w:val="clear" w:color="auto" w:fill="auto"/>
            <w:tcPrChange w:id="5727" w:author="dbecker" w:date="2016-01-13T11:40:00Z">
              <w:tcPr>
                <w:tcW w:w="1259" w:type="dxa"/>
                <w:gridSpan w:val="2"/>
                <w:tcBorders>
                  <w:top w:val="single" w:sz="6" w:space="0" w:color="000000"/>
                  <w:left w:val="single" w:sz="6"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728"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29" w:author="dbecker" w:date="2016-01-07T14:58:00Z">
                  <w:rPr>
                    <w:rFonts w:ascii="Arial" w:hAnsi="Arial" w:cs="Arial"/>
                    <w:b/>
                    <w:sz w:val="16"/>
                    <w:szCs w:val="16"/>
                  </w:rPr>
                </w:rPrChange>
              </w:rPr>
            </w:pPr>
            <w:r w:rsidRPr="004338A9">
              <w:rPr>
                <w:rFonts w:asciiTheme="majorHAnsi" w:hAnsiTheme="majorHAnsi" w:cs="Arial"/>
                <w:b/>
                <w:sz w:val="16"/>
                <w:szCs w:val="16"/>
                <w:rPrChange w:id="5730" w:author="dbecker" w:date="2016-01-07T14:58:00Z">
                  <w:rPr>
                    <w:rFonts w:ascii="Arial" w:hAnsi="Arial" w:cs="Arial"/>
                    <w:b/>
                    <w:sz w:val="16"/>
                    <w:szCs w:val="16"/>
                  </w:rPr>
                </w:rPrChange>
              </w:rPr>
              <w:t xml:space="preserve">        .1</w:t>
            </w:r>
          </w:p>
          <w:p w:rsidR="00F625DB" w:rsidRPr="004338A9" w:rsidRDefault="00F625DB" w:rsidP="00974A6F">
            <w:pPr>
              <w:rPr>
                <w:rFonts w:asciiTheme="majorHAnsi" w:hAnsiTheme="majorHAnsi" w:cs="Arial"/>
                <w:b/>
                <w:sz w:val="16"/>
                <w:szCs w:val="16"/>
                <w:rPrChange w:id="5731" w:author="dbecker" w:date="2016-01-07T14:58:00Z">
                  <w:rPr>
                    <w:rFonts w:ascii="Arial" w:hAnsi="Arial" w:cs="Arial"/>
                    <w:b/>
                    <w:sz w:val="16"/>
                    <w:szCs w:val="16"/>
                  </w:rPr>
                </w:rPrChange>
              </w:rPr>
            </w:pPr>
            <w:r w:rsidRPr="004338A9">
              <w:rPr>
                <w:rFonts w:asciiTheme="majorHAnsi" w:hAnsiTheme="majorHAnsi" w:cs="Arial"/>
                <w:b/>
                <w:sz w:val="16"/>
                <w:szCs w:val="16"/>
                <w:rPrChange w:id="5732" w:author="dbecker" w:date="2016-01-07T14:58:00Z">
                  <w:rPr>
                    <w:rFonts w:ascii="Arial" w:hAnsi="Arial" w:cs="Arial"/>
                    <w:b/>
                    <w:sz w:val="16"/>
                    <w:szCs w:val="16"/>
                  </w:rPr>
                </w:rPrChange>
              </w:rPr>
              <w:t xml:space="preserve">     mR/Hr.</w:t>
            </w:r>
          </w:p>
        </w:tc>
        <w:tc>
          <w:tcPr>
            <w:tcW w:w="1249" w:type="dxa"/>
            <w:tcBorders>
              <w:top w:val="single" w:sz="6" w:space="0" w:color="000000"/>
              <w:left w:val="single" w:sz="6" w:space="0" w:color="000000"/>
              <w:bottom w:val="single" w:sz="6" w:space="0" w:color="000000"/>
              <w:right w:val="single" w:sz="6" w:space="0" w:color="000000"/>
            </w:tcBorders>
            <w:shd w:val="clear" w:color="auto" w:fill="auto"/>
            <w:tcPrChange w:id="5733" w:author="dbecker" w:date="2016-01-13T11:40:00Z">
              <w:tcPr>
                <w:tcW w:w="1249" w:type="dxa"/>
                <w:gridSpan w:val="2"/>
                <w:tcBorders>
                  <w:top w:val="single" w:sz="6" w:space="0" w:color="000000"/>
                  <w:left w:val="single" w:sz="6"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734"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35" w:author="dbecker" w:date="2016-01-07T14:58:00Z">
                  <w:rPr>
                    <w:rFonts w:ascii="Arial" w:hAnsi="Arial" w:cs="Arial"/>
                    <w:b/>
                    <w:sz w:val="16"/>
                    <w:szCs w:val="16"/>
                  </w:rPr>
                </w:rPrChange>
              </w:rPr>
            </w:pPr>
            <w:r w:rsidRPr="004338A9">
              <w:rPr>
                <w:rFonts w:asciiTheme="majorHAnsi" w:hAnsiTheme="majorHAnsi" w:cs="Arial"/>
                <w:b/>
                <w:sz w:val="16"/>
                <w:szCs w:val="16"/>
                <w:rPrChange w:id="5736" w:author="dbecker" w:date="2016-01-07T14:58:00Z">
                  <w:rPr>
                    <w:rFonts w:ascii="Arial" w:hAnsi="Arial" w:cs="Arial"/>
                    <w:b/>
                    <w:sz w:val="16"/>
                    <w:szCs w:val="16"/>
                  </w:rPr>
                </w:rPrChange>
              </w:rPr>
              <w:t xml:space="preserve">     0 – 5</w:t>
            </w:r>
          </w:p>
          <w:p w:rsidR="00F625DB" w:rsidRPr="004338A9" w:rsidRDefault="00F625DB" w:rsidP="00974A6F">
            <w:pPr>
              <w:rPr>
                <w:rFonts w:asciiTheme="majorHAnsi" w:hAnsiTheme="majorHAnsi" w:cs="Arial"/>
                <w:b/>
                <w:sz w:val="16"/>
                <w:szCs w:val="16"/>
                <w:rPrChange w:id="5737" w:author="dbecker" w:date="2016-01-07T14:58:00Z">
                  <w:rPr>
                    <w:rFonts w:ascii="Arial" w:hAnsi="Arial" w:cs="Arial"/>
                    <w:b/>
                    <w:sz w:val="16"/>
                    <w:szCs w:val="16"/>
                  </w:rPr>
                </w:rPrChange>
              </w:rPr>
            </w:pPr>
            <w:r w:rsidRPr="004338A9">
              <w:rPr>
                <w:rFonts w:asciiTheme="majorHAnsi" w:hAnsiTheme="majorHAnsi" w:cs="Arial"/>
                <w:b/>
                <w:sz w:val="16"/>
                <w:szCs w:val="16"/>
                <w:rPrChange w:id="5738" w:author="dbecker" w:date="2016-01-07T14:58:00Z">
                  <w:rPr>
                    <w:rFonts w:ascii="Arial" w:hAnsi="Arial" w:cs="Arial"/>
                    <w:b/>
                    <w:sz w:val="16"/>
                    <w:szCs w:val="16"/>
                  </w:rPr>
                </w:rPrChange>
              </w:rPr>
              <w:t xml:space="preserve">    mR/Hr.</w:t>
            </w:r>
          </w:p>
        </w:tc>
        <w:tc>
          <w:tcPr>
            <w:tcW w:w="1391" w:type="dxa"/>
            <w:tcBorders>
              <w:top w:val="single" w:sz="6" w:space="0" w:color="000000"/>
              <w:left w:val="single" w:sz="6" w:space="0" w:color="000000"/>
              <w:bottom w:val="single" w:sz="6" w:space="0" w:color="000000"/>
              <w:right w:val="single" w:sz="6" w:space="0" w:color="000000"/>
            </w:tcBorders>
            <w:shd w:val="clear" w:color="auto" w:fill="auto"/>
            <w:tcPrChange w:id="5739" w:author="dbecker" w:date="2016-01-13T11:40:00Z">
              <w:tcPr>
                <w:tcW w:w="1391" w:type="dxa"/>
                <w:gridSpan w:val="2"/>
                <w:tcBorders>
                  <w:top w:val="single" w:sz="6" w:space="0" w:color="000000"/>
                  <w:left w:val="single" w:sz="6" w:space="0" w:color="000000"/>
                  <w:bottom w:val="single" w:sz="6" w:space="0" w:color="000000"/>
                  <w:right w:val="single" w:sz="6" w:space="0" w:color="000000"/>
                </w:tcBorders>
                <w:shd w:val="clear" w:color="auto" w:fill="auto"/>
              </w:tcPr>
            </w:tcPrChange>
          </w:tcPr>
          <w:p w:rsidR="00F625DB" w:rsidRPr="004338A9" w:rsidRDefault="00F625DB" w:rsidP="00974A6F">
            <w:pPr>
              <w:rPr>
                <w:rFonts w:asciiTheme="majorHAnsi" w:hAnsiTheme="majorHAnsi" w:cs="Arial"/>
                <w:b/>
                <w:sz w:val="16"/>
                <w:szCs w:val="16"/>
                <w:rPrChange w:id="5740"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41" w:author="dbecker" w:date="2016-01-07T14:58:00Z">
                  <w:rPr>
                    <w:rFonts w:ascii="Arial" w:hAnsi="Arial" w:cs="Arial"/>
                    <w:b/>
                    <w:sz w:val="16"/>
                    <w:szCs w:val="16"/>
                  </w:rPr>
                </w:rPrChange>
              </w:rPr>
            </w:pPr>
            <w:r w:rsidRPr="004338A9">
              <w:rPr>
                <w:rFonts w:asciiTheme="majorHAnsi" w:hAnsiTheme="majorHAnsi" w:cs="Arial"/>
                <w:b/>
                <w:sz w:val="16"/>
                <w:szCs w:val="16"/>
                <w:rPrChange w:id="5742" w:author="dbecker" w:date="2016-01-07T14:58:00Z">
                  <w:rPr>
                    <w:rFonts w:ascii="Arial" w:hAnsi="Arial" w:cs="Arial"/>
                    <w:b/>
                    <w:sz w:val="16"/>
                    <w:szCs w:val="16"/>
                  </w:rPr>
                </w:rPrChange>
              </w:rPr>
              <w:t xml:space="preserve">        60</w:t>
            </w:r>
          </w:p>
          <w:p w:rsidR="00F625DB" w:rsidRPr="004338A9" w:rsidRDefault="00F625DB" w:rsidP="00974A6F">
            <w:pPr>
              <w:rPr>
                <w:rFonts w:asciiTheme="majorHAnsi" w:hAnsiTheme="majorHAnsi" w:cs="Arial"/>
                <w:b/>
                <w:sz w:val="16"/>
                <w:szCs w:val="16"/>
                <w:rPrChange w:id="5743" w:author="dbecker" w:date="2016-01-07T14:58:00Z">
                  <w:rPr>
                    <w:rFonts w:ascii="Arial" w:hAnsi="Arial" w:cs="Arial"/>
                    <w:b/>
                    <w:sz w:val="16"/>
                    <w:szCs w:val="16"/>
                  </w:rPr>
                </w:rPrChange>
              </w:rPr>
            </w:pPr>
            <w:r w:rsidRPr="004338A9">
              <w:rPr>
                <w:rFonts w:asciiTheme="majorHAnsi" w:hAnsiTheme="majorHAnsi" w:cs="Arial"/>
                <w:b/>
                <w:sz w:val="16"/>
                <w:szCs w:val="16"/>
                <w:rPrChange w:id="5744" w:author="dbecker" w:date="2016-01-07T14:58:00Z">
                  <w:rPr>
                    <w:rFonts w:ascii="Arial" w:hAnsi="Arial" w:cs="Arial"/>
                    <w:b/>
                    <w:sz w:val="16"/>
                    <w:szCs w:val="16"/>
                  </w:rPr>
                </w:rPrChange>
              </w:rPr>
              <w:t xml:space="preserve">      CPM</w:t>
            </w:r>
          </w:p>
        </w:tc>
        <w:tc>
          <w:tcPr>
            <w:tcW w:w="1381" w:type="dxa"/>
            <w:tcBorders>
              <w:top w:val="single" w:sz="6" w:space="0" w:color="000000"/>
              <w:left w:val="single" w:sz="6" w:space="0" w:color="000000"/>
              <w:bottom w:val="single" w:sz="6" w:space="0" w:color="000000"/>
              <w:right w:val="single" w:sz="18" w:space="0" w:color="000000"/>
            </w:tcBorders>
            <w:shd w:val="clear" w:color="auto" w:fill="auto"/>
            <w:tcPrChange w:id="5745" w:author="dbecker" w:date="2016-01-13T11:40:00Z">
              <w:tcPr>
                <w:tcW w:w="1381" w:type="dxa"/>
                <w:gridSpan w:val="2"/>
                <w:tcBorders>
                  <w:top w:val="single" w:sz="6" w:space="0" w:color="000000"/>
                  <w:left w:val="single" w:sz="6" w:space="0" w:color="000000"/>
                  <w:bottom w:val="single" w:sz="6" w:space="0" w:color="000000"/>
                  <w:right w:val="single" w:sz="18" w:space="0" w:color="000000"/>
                </w:tcBorders>
                <w:shd w:val="clear" w:color="auto" w:fill="auto"/>
              </w:tcPr>
            </w:tcPrChange>
          </w:tcPr>
          <w:p w:rsidR="00F625DB" w:rsidRPr="004338A9" w:rsidRDefault="00F625DB" w:rsidP="00974A6F">
            <w:pPr>
              <w:rPr>
                <w:rFonts w:asciiTheme="majorHAnsi" w:hAnsiTheme="majorHAnsi" w:cs="Arial"/>
                <w:b/>
                <w:sz w:val="16"/>
                <w:szCs w:val="16"/>
                <w:rPrChange w:id="5746"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47" w:author="dbecker" w:date="2016-01-07T14:58:00Z">
                  <w:rPr>
                    <w:rFonts w:ascii="Arial" w:hAnsi="Arial" w:cs="Arial"/>
                    <w:b/>
                    <w:sz w:val="16"/>
                    <w:szCs w:val="16"/>
                  </w:rPr>
                </w:rPrChange>
              </w:rPr>
            </w:pPr>
            <w:r w:rsidRPr="004338A9">
              <w:rPr>
                <w:rFonts w:asciiTheme="majorHAnsi" w:hAnsiTheme="majorHAnsi" w:cs="Arial"/>
                <w:b/>
                <w:sz w:val="16"/>
                <w:szCs w:val="16"/>
                <w:rPrChange w:id="5748" w:author="dbecker" w:date="2016-01-07T14:58:00Z">
                  <w:rPr>
                    <w:rFonts w:ascii="Arial" w:hAnsi="Arial" w:cs="Arial"/>
                    <w:b/>
                    <w:sz w:val="16"/>
                    <w:szCs w:val="16"/>
                  </w:rPr>
                </w:rPrChange>
              </w:rPr>
              <w:t xml:space="preserve">    0 – 3000</w:t>
            </w:r>
          </w:p>
          <w:p w:rsidR="00F625DB" w:rsidRPr="004338A9" w:rsidRDefault="00F625DB" w:rsidP="00974A6F">
            <w:pPr>
              <w:rPr>
                <w:rFonts w:asciiTheme="majorHAnsi" w:hAnsiTheme="majorHAnsi" w:cs="Arial"/>
                <w:b/>
                <w:sz w:val="16"/>
                <w:szCs w:val="16"/>
                <w:rPrChange w:id="5749" w:author="dbecker" w:date="2016-01-07T14:58:00Z">
                  <w:rPr>
                    <w:rFonts w:ascii="Arial" w:hAnsi="Arial" w:cs="Arial"/>
                    <w:b/>
                    <w:sz w:val="16"/>
                    <w:szCs w:val="16"/>
                  </w:rPr>
                </w:rPrChange>
              </w:rPr>
            </w:pPr>
            <w:r w:rsidRPr="004338A9">
              <w:rPr>
                <w:rFonts w:asciiTheme="majorHAnsi" w:hAnsiTheme="majorHAnsi" w:cs="Arial"/>
                <w:b/>
                <w:sz w:val="16"/>
                <w:szCs w:val="16"/>
                <w:rPrChange w:id="5750" w:author="dbecker" w:date="2016-01-07T14:58:00Z">
                  <w:rPr>
                    <w:rFonts w:ascii="Arial" w:hAnsi="Arial" w:cs="Arial"/>
                    <w:b/>
                    <w:sz w:val="16"/>
                    <w:szCs w:val="16"/>
                  </w:rPr>
                </w:rPrChange>
              </w:rPr>
              <w:t xml:space="preserve">     CPM</w:t>
            </w:r>
          </w:p>
        </w:tc>
      </w:tr>
      <w:tr w:rsidR="00F625DB" w:rsidRPr="004338A9" w:rsidTr="00BC51F7">
        <w:trPr>
          <w:trHeight w:val="687"/>
          <w:tblCellSpacing w:w="0" w:type="dxa"/>
        </w:trPr>
        <w:tc>
          <w:tcPr>
            <w:tcW w:w="1455" w:type="dxa"/>
            <w:tcBorders>
              <w:top w:val="single" w:sz="6" w:space="0" w:color="000000"/>
              <w:left w:val="single" w:sz="12" w:space="0" w:color="000000"/>
              <w:bottom w:val="single" w:sz="12" w:space="0" w:color="000000"/>
              <w:right w:val="single" w:sz="6" w:space="0" w:color="000000"/>
            </w:tcBorders>
            <w:shd w:val="clear" w:color="auto" w:fill="auto"/>
          </w:tcPr>
          <w:p w:rsidR="00F625DB" w:rsidRPr="004338A9" w:rsidRDefault="00F625DB" w:rsidP="00974A6F">
            <w:pPr>
              <w:rPr>
                <w:rFonts w:asciiTheme="majorHAnsi" w:hAnsiTheme="majorHAnsi" w:cs="Arial"/>
                <w:b/>
                <w:sz w:val="16"/>
                <w:szCs w:val="16"/>
                <w:rPrChange w:id="5751"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52" w:author="dbecker" w:date="2016-01-07T14:58:00Z">
                  <w:rPr>
                    <w:rFonts w:ascii="Arial" w:hAnsi="Arial" w:cs="Arial"/>
                    <w:b/>
                    <w:sz w:val="16"/>
                    <w:szCs w:val="16"/>
                  </w:rPr>
                </w:rPrChange>
              </w:rPr>
            </w:pPr>
            <w:r w:rsidRPr="004338A9">
              <w:rPr>
                <w:rFonts w:asciiTheme="majorHAnsi" w:hAnsiTheme="majorHAnsi" w:cs="Arial"/>
                <w:b/>
                <w:sz w:val="16"/>
                <w:szCs w:val="16"/>
                <w:rPrChange w:id="5753" w:author="dbecker" w:date="2016-01-07T14:58:00Z">
                  <w:rPr>
                    <w:rFonts w:ascii="Arial" w:hAnsi="Arial" w:cs="Arial"/>
                    <w:b/>
                    <w:sz w:val="16"/>
                    <w:szCs w:val="16"/>
                  </w:rPr>
                </w:rPrChange>
              </w:rPr>
              <w:t xml:space="preserve">      x100</w:t>
            </w:r>
          </w:p>
        </w:tc>
        <w:tc>
          <w:tcPr>
            <w:tcW w:w="1259" w:type="dxa"/>
            <w:tcBorders>
              <w:top w:val="single" w:sz="6" w:space="0" w:color="000000"/>
              <w:left w:val="single" w:sz="6" w:space="0" w:color="000000"/>
              <w:bottom w:val="single" w:sz="12" w:space="0" w:color="000000"/>
              <w:right w:val="single" w:sz="6" w:space="0" w:color="000000"/>
            </w:tcBorders>
            <w:shd w:val="clear" w:color="auto" w:fill="auto"/>
          </w:tcPr>
          <w:p w:rsidR="00F625DB" w:rsidRPr="004338A9" w:rsidRDefault="00F625DB" w:rsidP="00974A6F">
            <w:pPr>
              <w:rPr>
                <w:rFonts w:asciiTheme="majorHAnsi" w:hAnsiTheme="majorHAnsi" w:cs="Arial"/>
                <w:b/>
                <w:sz w:val="16"/>
                <w:szCs w:val="16"/>
                <w:rPrChange w:id="5754"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55" w:author="dbecker" w:date="2016-01-07T14:58:00Z">
                  <w:rPr>
                    <w:rFonts w:ascii="Arial" w:hAnsi="Arial" w:cs="Arial"/>
                    <w:b/>
                    <w:sz w:val="16"/>
                    <w:szCs w:val="16"/>
                  </w:rPr>
                </w:rPrChange>
              </w:rPr>
            </w:pPr>
            <w:r w:rsidRPr="004338A9">
              <w:rPr>
                <w:rFonts w:asciiTheme="majorHAnsi" w:hAnsiTheme="majorHAnsi" w:cs="Arial"/>
                <w:b/>
                <w:sz w:val="16"/>
                <w:szCs w:val="16"/>
                <w:rPrChange w:id="5756" w:author="dbecker" w:date="2016-01-07T14:58:00Z">
                  <w:rPr>
                    <w:rFonts w:ascii="Arial" w:hAnsi="Arial" w:cs="Arial"/>
                    <w:b/>
                    <w:sz w:val="16"/>
                    <w:szCs w:val="16"/>
                  </w:rPr>
                </w:rPrChange>
              </w:rPr>
              <w:t xml:space="preserve">         1</w:t>
            </w:r>
          </w:p>
          <w:p w:rsidR="00F625DB" w:rsidRPr="004338A9" w:rsidRDefault="00F625DB" w:rsidP="00974A6F">
            <w:pPr>
              <w:rPr>
                <w:rFonts w:asciiTheme="majorHAnsi" w:hAnsiTheme="majorHAnsi" w:cs="Arial"/>
                <w:b/>
                <w:sz w:val="16"/>
                <w:szCs w:val="16"/>
                <w:rPrChange w:id="5757" w:author="dbecker" w:date="2016-01-07T14:58:00Z">
                  <w:rPr>
                    <w:rFonts w:ascii="Arial" w:hAnsi="Arial" w:cs="Arial"/>
                    <w:b/>
                    <w:sz w:val="16"/>
                    <w:szCs w:val="16"/>
                  </w:rPr>
                </w:rPrChange>
              </w:rPr>
            </w:pPr>
            <w:r w:rsidRPr="004338A9">
              <w:rPr>
                <w:rFonts w:asciiTheme="majorHAnsi" w:hAnsiTheme="majorHAnsi" w:cs="Arial"/>
                <w:b/>
                <w:sz w:val="16"/>
                <w:szCs w:val="16"/>
                <w:rPrChange w:id="5758" w:author="dbecker" w:date="2016-01-07T14:58:00Z">
                  <w:rPr>
                    <w:rFonts w:ascii="Arial" w:hAnsi="Arial" w:cs="Arial"/>
                    <w:b/>
                    <w:sz w:val="16"/>
                    <w:szCs w:val="16"/>
                  </w:rPr>
                </w:rPrChange>
              </w:rPr>
              <w:t xml:space="preserve">     mR/Hr.</w:t>
            </w:r>
          </w:p>
        </w:tc>
        <w:tc>
          <w:tcPr>
            <w:tcW w:w="1249" w:type="dxa"/>
            <w:tcBorders>
              <w:top w:val="single" w:sz="6" w:space="0" w:color="000000"/>
              <w:left w:val="single" w:sz="6" w:space="0" w:color="000000"/>
              <w:bottom w:val="single" w:sz="12" w:space="0" w:color="000000"/>
              <w:right w:val="single" w:sz="6" w:space="0" w:color="000000"/>
            </w:tcBorders>
            <w:shd w:val="clear" w:color="auto" w:fill="auto"/>
          </w:tcPr>
          <w:p w:rsidR="00F625DB" w:rsidRPr="004338A9" w:rsidRDefault="00F625DB" w:rsidP="00974A6F">
            <w:pPr>
              <w:rPr>
                <w:rFonts w:asciiTheme="majorHAnsi" w:hAnsiTheme="majorHAnsi" w:cs="Arial"/>
                <w:b/>
                <w:sz w:val="16"/>
                <w:szCs w:val="16"/>
                <w:rPrChange w:id="5759"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60" w:author="dbecker" w:date="2016-01-07T14:58:00Z">
                  <w:rPr>
                    <w:rFonts w:ascii="Arial" w:hAnsi="Arial" w:cs="Arial"/>
                    <w:b/>
                    <w:sz w:val="16"/>
                    <w:szCs w:val="16"/>
                  </w:rPr>
                </w:rPrChange>
              </w:rPr>
            </w:pPr>
            <w:r w:rsidRPr="004338A9">
              <w:rPr>
                <w:rFonts w:asciiTheme="majorHAnsi" w:hAnsiTheme="majorHAnsi" w:cs="Arial"/>
                <w:b/>
                <w:sz w:val="16"/>
                <w:szCs w:val="16"/>
                <w:rPrChange w:id="5761" w:author="dbecker" w:date="2016-01-07T14:58:00Z">
                  <w:rPr>
                    <w:rFonts w:ascii="Arial" w:hAnsi="Arial" w:cs="Arial"/>
                    <w:b/>
                    <w:sz w:val="16"/>
                    <w:szCs w:val="16"/>
                  </w:rPr>
                </w:rPrChange>
              </w:rPr>
              <w:t xml:space="preserve">     0 – 50</w:t>
            </w:r>
          </w:p>
          <w:p w:rsidR="00F625DB" w:rsidRPr="004338A9" w:rsidRDefault="00F625DB" w:rsidP="00974A6F">
            <w:pPr>
              <w:rPr>
                <w:rFonts w:asciiTheme="majorHAnsi" w:hAnsiTheme="majorHAnsi" w:cs="Arial"/>
                <w:b/>
                <w:sz w:val="16"/>
                <w:szCs w:val="16"/>
                <w:rPrChange w:id="5762" w:author="dbecker" w:date="2016-01-07T14:58:00Z">
                  <w:rPr>
                    <w:rFonts w:ascii="Arial" w:hAnsi="Arial" w:cs="Arial"/>
                    <w:b/>
                    <w:sz w:val="16"/>
                    <w:szCs w:val="16"/>
                  </w:rPr>
                </w:rPrChange>
              </w:rPr>
            </w:pPr>
            <w:r w:rsidRPr="004338A9">
              <w:rPr>
                <w:rFonts w:asciiTheme="majorHAnsi" w:hAnsiTheme="majorHAnsi" w:cs="Arial"/>
                <w:b/>
                <w:sz w:val="16"/>
                <w:szCs w:val="16"/>
                <w:rPrChange w:id="5763" w:author="dbecker" w:date="2016-01-07T14:58:00Z">
                  <w:rPr>
                    <w:rFonts w:ascii="Arial" w:hAnsi="Arial" w:cs="Arial"/>
                    <w:b/>
                    <w:sz w:val="16"/>
                    <w:szCs w:val="16"/>
                  </w:rPr>
                </w:rPrChange>
              </w:rPr>
              <w:t xml:space="preserve">    mR/Hr.</w:t>
            </w:r>
          </w:p>
        </w:tc>
        <w:tc>
          <w:tcPr>
            <w:tcW w:w="1391" w:type="dxa"/>
            <w:tcBorders>
              <w:top w:val="single" w:sz="6" w:space="0" w:color="000000"/>
              <w:left w:val="single" w:sz="6" w:space="0" w:color="000000"/>
              <w:bottom w:val="single" w:sz="12" w:space="0" w:color="000000"/>
              <w:right w:val="single" w:sz="6" w:space="0" w:color="000000"/>
            </w:tcBorders>
            <w:shd w:val="clear" w:color="auto" w:fill="auto"/>
          </w:tcPr>
          <w:p w:rsidR="00F625DB" w:rsidRPr="004338A9" w:rsidRDefault="00F625DB" w:rsidP="00974A6F">
            <w:pPr>
              <w:rPr>
                <w:rFonts w:asciiTheme="majorHAnsi" w:hAnsiTheme="majorHAnsi" w:cs="Arial"/>
                <w:b/>
                <w:sz w:val="16"/>
                <w:szCs w:val="16"/>
                <w:rPrChange w:id="5764"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65" w:author="dbecker" w:date="2016-01-07T14:58:00Z">
                  <w:rPr>
                    <w:rFonts w:ascii="Arial" w:hAnsi="Arial" w:cs="Arial"/>
                    <w:b/>
                    <w:sz w:val="16"/>
                    <w:szCs w:val="16"/>
                  </w:rPr>
                </w:rPrChange>
              </w:rPr>
            </w:pPr>
            <w:r w:rsidRPr="004338A9">
              <w:rPr>
                <w:rFonts w:asciiTheme="majorHAnsi" w:hAnsiTheme="majorHAnsi" w:cs="Arial"/>
                <w:b/>
                <w:sz w:val="16"/>
                <w:szCs w:val="16"/>
                <w:rPrChange w:id="5766" w:author="dbecker" w:date="2016-01-07T14:58:00Z">
                  <w:rPr>
                    <w:rFonts w:ascii="Arial" w:hAnsi="Arial" w:cs="Arial"/>
                    <w:b/>
                    <w:sz w:val="16"/>
                    <w:szCs w:val="16"/>
                  </w:rPr>
                </w:rPrChange>
              </w:rPr>
              <w:t xml:space="preserve">       600</w:t>
            </w:r>
          </w:p>
          <w:p w:rsidR="00F625DB" w:rsidRPr="004338A9" w:rsidRDefault="00F625DB" w:rsidP="00974A6F">
            <w:pPr>
              <w:rPr>
                <w:rFonts w:asciiTheme="majorHAnsi" w:hAnsiTheme="majorHAnsi" w:cs="Arial"/>
                <w:b/>
                <w:sz w:val="16"/>
                <w:szCs w:val="16"/>
                <w:rPrChange w:id="5767" w:author="dbecker" w:date="2016-01-07T14:58:00Z">
                  <w:rPr>
                    <w:rFonts w:ascii="Arial" w:hAnsi="Arial" w:cs="Arial"/>
                    <w:b/>
                    <w:sz w:val="16"/>
                    <w:szCs w:val="16"/>
                  </w:rPr>
                </w:rPrChange>
              </w:rPr>
            </w:pPr>
            <w:r w:rsidRPr="004338A9">
              <w:rPr>
                <w:rFonts w:asciiTheme="majorHAnsi" w:hAnsiTheme="majorHAnsi" w:cs="Arial"/>
                <w:b/>
                <w:sz w:val="16"/>
                <w:szCs w:val="16"/>
                <w:rPrChange w:id="5768" w:author="dbecker" w:date="2016-01-07T14:58:00Z">
                  <w:rPr>
                    <w:rFonts w:ascii="Arial" w:hAnsi="Arial" w:cs="Arial"/>
                    <w:b/>
                    <w:sz w:val="16"/>
                    <w:szCs w:val="16"/>
                  </w:rPr>
                </w:rPrChange>
              </w:rPr>
              <w:t xml:space="preserve">      CPM </w:t>
            </w:r>
          </w:p>
        </w:tc>
        <w:tc>
          <w:tcPr>
            <w:tcW w:w="1381" w:type="dxa"/>
            <w:tcBorders>
              <w:top w:val="single" w:sz="6" w:space="0" w:color="000000"/>
              <w:left w:val="single" w:sz="6" w:space="0" w:color="000000"/>
              <w:bottom w:val="single" w:sz="12" w:space="0" w:color="000000"/>
              <w:right w:val="single" w:sz="18" w:space="0" w:color="000000"/>
            </w:tcBorders>
            <w:shd w:val="clear" w:color="auto" w:fill="auto"/>
          </w:tcPr>
          <w:p w:rsidR="00F625DB" w:rsidRPr="004338A9" w:rsidRDefault="00F625DB" w:rsidP="00974A6F">
            <w:pPr>
              <w:rPr>
                <w:rFonts w:asciiTheme="majorHAnsi" w:hAnsiTheme="majorHAnsi" w:cs="Arial"/>
                <w:b/>
                <w:sz w:val="16"/>
                <w:szCs w:val="16"/>
                <w:rPrChange w:id="5769" w:author="dbecker" w:date="2016-01-07T14:58:00Z">
                  <w:rPr>
                    <w:rFonts w:ascii="Arial" w:hAnsi="Arial" w:cs="Arial"/>
                    <w:b/>
                    <w:sz w:val="16"/>
                    <w:szCs w:val="16"/>
                  </w:rPr>
                </w:rPrChange>
              </w:rPr>
            </w:pPr>
          </w:p>
          <w:p w:rsidR="00F625DB" w:rsidRPr="004338A9" w:rsidRDefault="00F625DB" w:rsidP="00974A6F">
            <w:pPr>
              <w:rPr>
                <w:rFonts w:asciiTheme="majorHAnsi" w:hAnsiTheme="majorHAnsi" w:cs="Arial"/>
                <w:b/>
                <w:sz w:val="16"/>
                <w:szCs w:val="16"/>
                <w:rPrChange w:id="5770" w:author="dbecker" w:date="2016-01-07T14:58:00Z">
                  <w:rPr>
                    <w:rFonts w:ascii="Arial" w:hAnsi="Arial" w:cs="Arial"/>
                    <w:b/>
                    <w:sz w:val="16"/>
                    <w:szCs w:val="16"/>
                  </w:rPr>
                </w:rPrChange>
              </w:rPr>
            </w:pPr>
            <w:r w:rsidRPr="004338A9">
              <w:rPr>
                <w:rFonts w:asciiTheme="majorHAnsi" w:hAnsiTheme="majorHAnsi" w:cs="Arial"/>
                <w:b/>
                <w:sz w:val="16"/>
                <w:szCs w:val="16"/>
                <w:rPrChange w:id="5771" w:author="dbecker" w:date="2016-01-07T14:58:00Z">
                  <w:rPr>
                    <w:rFonts w:ascii="Arial" w:hAnsi="Arial" w:cs="Arial"/>
                    <w:b/>
                    <w:sz w:val="16"/>
                    <w:szCs w:val="16"/>
                  </w:rPr>
                </w:rPrChange>
              </w:rPr>
              <w:t xml:space="preserve">   0 – 30,000</w:t>
            </w:r>
          </w:p>
          <w:p w:rsidR="00F625DB" w:rsidRPr="004338A9" w:rsidRDefault="00F625DB" w:rsidP="00974A6F">
            <w:pPr>
              <w:rPr>
                <w:rFonts w:asciiTheme="majorHAnsi" w:hAnsiTheme="majorHAnsi" w:cs="Arial"/>
                <w:b/>
                <w:sz w:val="16"/>
                <w:szCs w:val="16"/>
                <w:rPrChange w:id="5772" w:author="dbecker" w:date="2016-01-07T14:58:00Z">
                  <w:rPr>
                    <w:rFonts w:ascii="Arial" w:hAnsi="Arial" w:cs="Arial"/>
                    <w:b/>
                    <w:sz w:val="16"/>
                    <w:szCs w:val="16"/>
                  </w:rPr>
                </w:rPrChange>
              </w:rPr>
            </w:pPr>
            <w:r w:rsidRPr="004338A9">
              <w:rPr>
                <w:rFonts w:asciiTheme="majorHAnsi" w:hAnsiTheme="majorHAnsi" w:cs="Arial"/>
                <w:b/>
                <w:sz w:val="16"/>
                <w:szCs w:val="16"/>
                <w:rPrChange w:id="5773" w:author="dbecker" w:date="2016-01-07T14:58:00Z">
                  <w:rPr>
                    <w:rFonts w:ascii="Arial" w:hAnsi="Arial" w:cs="Arial"/>
                    <w:b/>
                    <w:sz w:val="16"/>
                    <w:szCs w:val="16"/>
                  </w:rPr>
                </w:rPrChange>
              </w:rPr>
              <w:t xml:space="preserve">     CPM</w:t>
            </w:r>
          </w:p>
        </w:tc>
      </w:tr>
    </w:tbl>
    <w:p w:rsidR="00B668BD" w:rsidRPr="004338A9" w:rsidRDefault="00B668BD" w:rsidP="00F625DB">
      <w:pPr>
        <w:rPr>
          <w:rFonts w:asciiTheme="majorHAnsi" w:hAnsiTheme="majorHAnsi" w:cs="Arial"/>
          <w:sz w:val="20"/>
          <w:szCs w:val="20"/>
          <w:rPrChange w:id="5774" w:author="dbecker" w:date="2016-01-07T14:58:00Z">
            <w:rPr>
              <w:rFonts w:ascii="Arial" w:hAnsi="Arial" w:cs="Arial"/>
              <w:sz w:val="20"/>
              <w:szCs w:val="20"/>
            </w:rPr>
          </w:rPrChange>
        </w:rPr>
      </w:pPr>
    </w:p>
    <w:p w:rsidR="00F625DB" w:rsidRPr="004338A9" w:rsidRDefault="00F625DB" w:rsidP="00F625DB">
      <w:pPr>
        <w:rPr>
          <w:rFonts w:asciiTheme="majorHAnsi" w:hAnsiTheme="majorHAnsi" w:cs="Arial"/>
          <w:sz w:val="20"/>
          <w:szCs w:val="20"/>
          <w:rPrChange w:id="5775" w:author="dbecker" w:date="2016-01-07T14:58:00Z">
            <w:rPr>
              <w:rFonts w:ascii="Arial" w:hAnsi="Arial" w:cs="Arial"/>
              <w:sz w:val="20"/>
              <w:szCs w:val="20"/>
            </w:rPr>
          </w:rPrChange>
        </w:rPr>
      </w:pPr>
    </w:p>
    <w:p w:rsidR="00B52C86" w:rsidRPr="004338A9" w:rsidRDefault="00B52C86" w:rsidP="00635CFF">
      <w:pPr>
        <w:tabs>
          <w:tab w:val="left" w:pos="7740"/>
        </w:tabs>
        <w:jc w:val="both"/>
        <w:rPr>
          <w:rFonts w:asciiTheme="majorHAnsi" w:hAnsiTheme="majorHAnsi" w:cs="Arial"/>
          <w:b/>
          <w:sz w:val="20"/>
          <w:szCs w:val="20"/>
          <w:u w:val="single"/>
          <w:rPrChange w:id="5776" w:author="dbecker" w:date="2016-01-07T14:58:00Z">
            <w:rPr>
              <w:rFonts w:ascii="Arial" w:hAnsi="Arial" w:cs="Arial"/>
              <w:b/>
              <w:sz w:val="20"/>
              <w:szCs w:val="20"/>
              <w:u w:val="single"/>
            </w:rPr>
          </w:rPrChange>
        </w:rPr>
      </w:pPr>
      <w:r w:rsidRPr="004338A9">
        <w:rPr>
          <w:rFonts w:asciiTheme="majorHAnsi" w:hAnsiTheme="majorHAnsi" w:cs="Arial"/>
          <w:b/>
          <w:sz w:val="20"/>
          <w:szCs w:val="20"/>
          <w:u w:val="single"/>
          <w:rPrChange w:id="5777" w:author="dbecker" w:date="2016-01-07T14:58:00Z">
            <w:rPr>
              <w:rFonts w:ascii="Arial" w:hAnsi="Arial" w:cs="Arial"/>
              <w:b/>
              <w:sz w:val="20"/>
              <w:szCs w:val="20"/>
              <w:u w:val="single"/>
            </w:rPr>
          </w:rPrChange>
        </w:rPr>
        <w:t>Victoreen 493 Background Radiation Measurement</w:t>
      </w:r>
    </w:p>
    <w:p w:rsidR="00B52C86" w:rsidRPr="004338A9" w:rsidRDefault="00B52C86" w:rsidP="00635CFF">
      <w:pPr>
        <w:tabs>
          <w:tab w:val="left" w:pos="7740"/>
        </w:tabs>
        <w:jc w:val="both"/>
        <w:rPr>
          <w:rFonts w:asciiTheme="majorHAnsi" w:hAnsiTheme="majorHAnsi" w:cs="Arial"/>
          <w:b/>
          <w:sz w:val="20"/>
          <w:szCs w:val="20"/>
          <w:u w:val="single"/>
          <w:rPrChange w:id="5778" w:author="dbecker" w:date="2016-01-07T14:58:00Z">
            <w:rPr>
              <w:rFonts w:ascii="Arial" w:hAnsi="Arial" w:cs="Arial"/>
              <w:b/>
              <w:sz w:val="20"/>
              <w:szCs w:val="20"/>
              <w:u w:val="single"/>
            </w:rPr>
          </w:rPrChange>
        </w:rPr>
      </w:pPr>
    </w:p>
    <w:p w:rsidR="00B52C86" w:rsidRPr="004338A9" w:rsidRDefault="00B52C86" w:rsidP="00635CFF">
      <w:pPr>
        <w:tabs>
          <w:tab w:val="left" w:pos="7740"/>
        </w:tabs>
        <w:jc w:val="both"/>
        <w:rPr>
          <w:rFonts w:asciiTheme="majorHAnsi" w:hAnsiTheme="majorHAnsi" w:cs="Arial"/>
          <w:sz w:val="20"/>
          <w:szCs w:val="20"/>
          <w:rPrChange w:id="5779" w:author="dbecker" w:date="2016-01-07T14:58:00Z">
            <w:rPr>
              <w:rFonts w:ascii="Arial" w:hAnsi="Arial" w:cs="Arial"/>
              <w:sz w:val="20"/>
              <w:szCs w:val="20"/>
            </w:rPr>
          </w:rPrChange>
        </w:rPr>
      </w:pPr>
      <w:r w:rsidRPr="004338A9">
        <w:rPr>
          <w:rFonts w:asciiTheme="majorHAnsi" w:hAnsiTheme="majorHAnsi" w:cs="Arial"/>
          <w:sz w:val="20"/>
          <w:szCs w:val="20"/>
          <w:rPrChange w:id="5780" w:author="dbecker" w:date="2016-01-07T14:58:00Z">
            <w:rPr>
              <w:rFonts w:ascii="Arial" w:hAnsi="Arial" w:cs="Arial"/>
              <w:sz w:val="20"/>
              <w:szCs w:val="20"/>
            </w:rPr>
          </w:rPrChange>
        </w:rPr>
        <w:t>Background radiation is the sum of the radiation from natural and man-made sources without any contribution from the radioactive source of interest, such as hospital, nuclear power plant or accident site.</w:t>
      </w:r>
    </w:p>
    <w:p w:rsidR="00B52C86" w:rsidRPr="004338A9" w:rsidRDefault="00B52C86" w:rsidP="00635CFF">
      <w:pPr>
        <w:tabs>
          <w:tab w:val="left" w:pos="7740"/>
        </w:tabs>
        <w:ind w:left="-540"/>
        <w:rPr>
          <w:rFonts w:asciiTheme="majorHAnsi" w:hAnsiTheme="majorHAnsi" w:cs="Arial"/>
          <w:sz w:val="20"/>
          <w:szCs w:val="20"/>
          <w:rPrChange w:id="5781" w:author="dbecker" w:date="2016-01-07T14:58:00Z">
            <w:rPr>
              <w:rFonts w:ascii="Arial" w:hAnsi="Arial" w:cs="Arial"/>
              <w:sz w:val="20"/>
              <w:szCs w:val="20"/>
            </w:rPr>
          </w:rPrChange>
        </w:rPr>
      </w:pPr>
    </w:p>
    <w:p w:rsidR="00B52C86" w:rsidRPr="004338A9" w:rsidRDefault="00B52C86" w:rsidP="003B7B2F">
      <w:pPr>
        <w:numPr>
          <w:ilvl w:val="0"/>
          <w:numId w:val="78"/>
        </w:numPr>
        <w:tabs>
          <w:tab w:val="left" w:pos="7740"/>
        </w:tabs>
        <w:rPr>
          <w:rFonts w:asciiTheme="majorHAnsi" w:hAnsiTheme="majorHAnsi" w:cs="Arial"/>
          <w:sz w:val="20"/>
          <w:szCs w:val="20"/>
          <w:rPrChange w:id="5782" w:author="dbecker" w:date="2016-01-07T14:58:00Z">
            <w:rPr>
              <w:rFonts w:ascii="Arial" w:hAnsi="Arial" w:cs="Arial"/>
              <w:sz w:val="20"/>
              <w:szCs w:val="20"/>
            </w:rPr>
          </w:rPrChange>
        </w:rPr>
      </w:pPr>
      <w:r w:rsidRPr="004338A9">
        <w:rPr>
          <w:rFonts w:asciiTheme="majorHAnsi" w:hAnsiTheme="majorHAnsi" w:cs="Arial"/>
          <w:sz w:val="20"/>
          <w:szCs w:val="20"/>
          <w:rPrChange w:id="5783" w:author="dbecker" w:date="2016-01-07T14:58:00Z">
            <w:rPr>
              <w:rFonts w:ascii="Arial" w:hAnsi="Arial" w:cs="Arial"/>
              <w:sz w:val="20"/>
              <w:szCs w:val="20"/>
            </w:rPr>
          </w:rPrChange>
        </w:rPr>
        <w:t>Locate the instrument away from the source of interest.</w:t>
      </w:r>
    </w:p>
    <w:p w:rsidR="00B52C86" w:rsidRPr="004338A9" w:rsidRDefault="00B52C86" w:rsidP="00635CFF">
      <w:pPr>
        <w:tabs>
          <w:tab w:val="left" w:pos="7740"/>
        </w:tabs>
        <w:rPr>
          <w:rFonts w:asciiTheme="majorHAnsi" w:hAnsiTheme="majorHAnsi" w:cs="Arial"/>
          <w:sz w:val="20"/>
          <w:szCs w:val="20"/>
          <w:rPrChange w:id="5784" w:author="dbecker" w:date="2016-01-07T14:58:00Z">
            <w:rPr>
              <w:rFonts w:ascii="Arial" w:hAnsi="Arial" w:cs="Arial"/>
              <w:sz w:val="20"/>
              <w:szCs w:val="20"/>
            </w:rPr>
          </w:rPrChange>
        </w:rPr>
      </w:pPr>
    </w:p>
    <w:p w:rsidR="00B52C86" w:rsidRPr="004338A9" w:rsidRDefault="00B52C86" w:rsidP="003B7B2F">
      <w:pPr>
        <w:numPr>
          <w:ilvl w:val="0"/>
          <w:numId w:val="78"/>
        </w:numPr>
        <w:tabs>
          <w:tab w:val="left" w:pos="7740"/>
        </w:tabs>
        <w:rPr>
          <w:rFonts w:asciiTheme="majorHAnsi" w:hAnsiTheme="majorHAnsi" w:cs="Arial"/>
          <w:sz w:val="20"/>
          <w:szCs w:val="20"/>
          <w:rPrChange w:id="5785" w:author="dbecker" w:date="2016-01-07T14:58:00Z">
            <w:rPr>
              <w:rFonts w:ascii="Arial" w:hAnsi="Arial" w:cs="Arial"/>
              <w:sz w:val="20"/>
              <w:szCs w:val="20"/>
            </w:rPr>
          </w:rPrChange>
        </w:rPr>
      </w:pPr>
      <w:r w:rsidRPr="004338A9">
        <w:rPr>
          <w:rFonts w:asciiTheme="majorHAnsi" w:hAnsiTheme="majorHAnsi" w:cs="Arial"/>
          <w:sz w:val="20"/>
          <w:szCs w:val="20"/>
          <w:rPrChange w:id="5786" w:author="dbecker" w:date="2016-01-07T14:58:00Z">
            <w:rPr>
              <w:rFonts w:ascii="Arial" w:hAnsi="Arial" w:cs="Arial"/>
              <w:sz w:val="20"/>
              <w:szCs w:val="20"/>
            </w:rPr>
          </w:rPrChange>
        </w:rPr>
        <w:t>Install the batteries into the instrument observing the polarity of the batteries.</w:t>
      </w:r>
    </w:p>
    <w:p w:rsidR="00B52C86" w:rsidRPr="004338A9" w:rsidRDefault="00B52C86" w:rsidP="00635CFF">
      <w:pPr>
        <w:tabs>
          <w:tab w:val="left" w:pos="7740"/>
        </w:tabs>
        <w:rPr>
          <w:rFonts w:asciiTheme="majorHAnsi" w:hAnsiTheme="majorHAnsi" w:cs="Arial"/>
          <w:sz w:val="20"/>
          <w:szCs w:val="20"/>
          <w:rPrChange w:id="5787" w:author="dbecker" w:date="2016-01-07T14:58:00Z">
            <w:rPr>
              <w:rFonts w:ascii="Arial" w:hAnsi="Arial" w:cs="Arial"/>
              <w:sz w:val="20"/>
              <w:szCs w:val="20"/>
            </w:rPr>
          </w:rPrChange>
        </w:rPr>
      </w:pPr>
    </w:p>
    <w:p w:rsidR="00B52C86" w:rsidRPr="004338A9" w:rsidRDefault="00C4341B" w:rsidP="003B7B2F">
      <w:pPr>
        <w:numPr>
          <w:ilvl w:val="0"/>
          <w:numId w:val="78"/>
        </w:numPr>
        <w:tabs>
          <w:tab w:val="left" w:pos="7740"/>
        </w:tabs>
        <w:rPr>
          <w:rFonts w:asciiTheme="majorHAnsi" w:hAnsiTheme="majorHAnsi" w:cs="Arial"/>
          <w:sz w:val="20"/>
          <w:szCs w:val="20"/>
          <w:rPrChange w:id="5788" w:author="dbecker" w:date="2016-01-07T14:58:00Z">
            <w:rPr>
              <w:rFonts w:ascii="Arial" w:hAnsi="Arial" w:cs="Arial"/>
              <w:sz w:val="20"/>
              <w:szCs w:val="20"/>
            </w:rPr>
          </w:rPrChange>
        </w:rPr>
      </w:pPr>
      <w:r w:rsidRPr="004338A9">
        <w:rPr>
          <w:rFonts w:asciiTheme="majorHAnsi" w:hAnsiTheme="majorHAnsi" w:cs="Arial"/>
          <w:sz w:val="20"/>
          <w:szCs w:val="20"/>
          <w:rPrChange w:id="5789" w:author="dbecker" w:date="2016-01-07T14:58:00Z">
            <w:rPr>
              <w:rFonts w:ascii="Arial" w:hAnsi="Arial" w:cs="Arial"/>
              <w:sz w:val="20"/>
              <w:szCs w:val="20"/>
            </w:rPr>
          </w:rPrChange>
        </w:rPr>
        <w:t>Allow meter to warm up for approximately 1 minute.</w:t>
      </w:r>
    </w:p>
    <w:p w:rsidR="00B52C86" w:rsidRPr="004338A9" w:rsidRDefault="00B52C86" w:rsidP="00635CFF">
      <w:pPr>
        <w:tabs>
          <w:tab w:val="left" w:pos="7740"/>
        </w:tabs>
        <w:rPr>
          <w:rFonts w:asciiTheme="majorHAnsi" w:hAnsiTheme="majorHAnsi" w:cs="Arial"/>
          <w:sz w:val="20"/>
          <w:szCs w:val="20"/>
          <w:rPrChange w:id="5790" w:author="dbecker" w:date="2016-01-07T14:58:00Z">
            <w:rPr>
              <w:rFonts w:ascii="Arial" w:hAnsi="Arial" w:cs="Arial"/>
              <w:sz w:val="20"/>
              <w:szCs w:val="20"/>
            </w:rPr>
          </w:rPrChange>
        </w:rPr>
      </w:pPr>
    </w:p>
    <w:p w:rsidR="00B52C86" w:rsidRPr="004338A9" w:rsidRDefault="003D00A8" w:rsidP="003B7B2F">
      <w:pPr>
        <w:numPr>
          <w:ilvl w:val="0"/>
          <w:numId w:val="78"/>
        </w:numPr>
        <w:tabs>
          <w:tab w:val="left" w:pos="7740"/>
        </w:tabs>
        <w:rPr>
          <w:rFonts w:asciiTheme="majorHAnsi" w:hAnsiTheme="majorHAnsi" w:cs="Arial"/>
          <w:sz w:val="20"/>
          <w:szCs w:val="20"/>
          <w:rPrChange w:id="5791" w:author="dbecker" w:date="2016-01-07T14:58:00Z">
            <w:rPr>
              <w:rFonts w:ascii="Arial" w:hAnsi="Arial" w:cs="Arial"/>
              <w:sz w:val="20"/>
              <w:szCs w:val="20"/>
            </w:rPr>
          </w:rPrChange>
        </w:rPr>
      </w:pPr>
      <w:r w:rsidRPr="004338A9">
        <w:rPr>
          <w:rFonts w:asciiTheme="majorHAnsi" w:hAnsiTheme="majorHAnsi" w:cs="Arial"/>
          <w:sz w:val="20"/>
          <w:szCs w:val="20"/>
          <w:rPrChange w:id="5792" w:author="dbecker" w:date="2016-01-07T14:58:00Z">
            <w:rPr>
              <w:rFonts w:ascii="Arial" w:hAnsi="Arial" w:cs="Arial"/>
              <w:sz w:val="20"/>
              <w:szCs w:val="20"/>
            </w:rPr>
          </w:rPrChange>
        </w:rPr>
        <w:t>Hold the probe at waist level away from the body or p</w:t>
      </w:r>
      <w:r w:rsidR="00B52C86" w:rsidRPr="004338A9">
        <w:rPr>
          <w:rFonts w:asciiTheme="majorHAnsi" w:hAnsiTheme="majorHAnsi" w:cs="Arial"/>
          <w:sz w:val="20"/>
          <w:szCs w:val="20"/>
          <w:rPrChange w:id="5793" w:author="dbecker" w:date="2016-01-07T14:58:00Z">
            <w:rPr>
              <w:rFonts w:ascii="Arial" w:hAnsi="Arial" w:cs="Arial"/>
              <w:sz w:val="20"/>
              <w:szCs w:val="20"/>
            </w:rPr>
          </w:rPrChange>
        </w:rPr>
        <w:t xml:space="preserve">lace the probe in the probe cradle and </w:t>
      </w:r>
      <w:r w:rsidR="004C0C11" w:rsidRPr="004338A9">
        <w:rPr>
          <w:rFonts w:asciiTheme="majorHAnsi" w:hAnsiTheme="majorHAnsi" w:cs="Arial"/>
          <w:sz w:val="20"/>
          <w:szCs w:val="20"/>
          <w:rPrChange w:id="5794" w:author="dbecker" w:date="2016-01-07T14:58:00Z">
            <w:rPr>
              <w:rFonts w:ascii="Arial" w:hAnsi="Arial" w:cs="Arial"/>
              <w:sz w:val="20"/>
              <w:szCs w:val="20"/>
            </w:rPr>
          </w:rPrChange>
        </w:rPr>
        <w:t xml:space="preserve">on the x1 scale, </w:t>
      </w:r>
      <w:r w:rsidR="00B52C86" w:rsidRPr="004338A9">
        <w:rPr>
          <w:rFonts w:asciiTheme="majorHAnsi" w:hAnsiTheme="majorHAnsi" w:cs="Arial"/>
          <w:sz w:val="20"/>
          <w:szCs w:val="20"/>
          <w:rPrChange w:id="5795" w:author="dbecker" w:date="2016-01-07T14:58:00Z">
            <w:rPr>
              <w:rFonts w:ascii="Arial" w:hAnsi="Arial" w:cs="Arial"/>
              <w:sz w:val="20"/>
              <w:szCs w:val="20"/>
            </w:rPr>
          </w:rPrChange>
        </w:rPr>
        <w:t xml:space="preserve">observe the meter </w:t>
      </w:r>
      <w:proofErr w:type="gramStart"/>
      <w:r w:rsidR="00B52C86" w:rsidRPr="004338A9">
        <w:rPr>
          <w:rFonts w:asciiTheme="majorHAnsi" w:hAnsiTheme="majorHAnsi" w:cs="Arial"/>
          <w:sz w:val="20"/>
          <w:szCs w:val="20"/>
          <w:rPrChange w:id="5796" w:author="dbecker" w:date="2016-01-07T14:58:00Z">
            <w:rPr>
              <w:rFonts w:ascii="Arial" w:hAnsi="Arial" w:cs="Arial"/>
              <w:sz w:val="20"/>
              <w:szCs w:val="20"/>
            </w:rPr>
          </w:rPrChange>
        </w:rPr>
        <w:t xml:space="preserve">reading </w:t>
      </w:r>
      <w:r w:rsidR="0057245C" w:rsidRPr="004338A9">
        <w:rPr>
          <w:rFonts w:asciiTheme="majorHAnsi" w:hAnsiTheme="majorHAnsi" w:cs="Arial"/>
          <w:sz w:val="20"/>
          <w:szCs w:val="20"/>
          <w:rPrChange w:id="5797" w:author="dbecker" w:date="2016-01-07T14:58:00Z">
            <w:rPr>
              <w:rFonts w:ascii="Arial" w:hAnsi="Arial" w:cs="Arial"/>
              <w:sz w:val="20"/>
              <w:szCs w:val="20"/>
            </w:rPr>
          </w:rPrChange>
        </w:rPr>
        <w:t xml:space="preserve"> </w:t>
      </w:r>
      <w:r w:rsidR="00B52C86" w:rsidRPr="004338A9">
        <w:rPr>
          <w:rFonts w:asciiTheme="majorHAnsi" w:hAnsiTheme="majorHAnsi" w:cs="Arial"/>
          <w:sz w:val="20"/>
          <w:szCs w:val="20"/>
          <w:rPrChange w:id="5798" w:author="dbecker" w:date="2016-01-07T14:58:00Z">
            <w:rPr>
              <w:rFonts w:ascii="Arial" w:hAnsi="Arial" w:cs="Arial"/>
              <w:sz w:val="20"/>
              <w:szCs w:val="20"/>
            </w:rPr>
          </w:rPrChange>
        </w:rPr>
        <w:t>on</w:t>
      </w:r>
      <w:proofErr w:type="gramEnd"/>
      <w:r w:rsidR="00B52C86" w:rsidRPr="004338A9">
        <w:rPr>
          <w:rFonts w:asciiTheme="majorHAnsi" w:hAnsiTheme="majorHAnsi" w:cs="Arial"/>
          <w:sz w:val="20"/>
          <w:szCs w:val="20"/>
          <w:rPrChange w:id="5799" w:author="dbecker" w:date="2016-01-07T14:58:00Z">
            <w:rPr>
              <w:rFonts w:ascii="Arial" w:hAnsi="Arial" w:cs="Arial"/>
              <w:sz w:val="20"/>
              <w:szCs w:val="20"/>
            </w:rPr>
          </w:rPrChange>
        </w:rPr>
        <w:t xml:space="preserve"> the meter face for </w:t>
      </w:r>
      <w:r w:rsidR="0057245C" w:rsidRPr="004338A9">
        <w:rPr>
          <w:rFonts w:asciiTheme="majorHAnsi" w:hAnsiTheme="majorHAnsi" w:cs="Arial"/>
          <w:sz w:val="20"/>
          <w:szCs w:val="20"/>
          <w:rPrChange w:id="5800" w:author="dbecker" w:date="2016-01-07T14:58:00Z">
            <w:rPr>
              <w:rFonts w:ascii="Arial" w:hAnsi="Arial" w:cs="Arial"/>
              <w:sz w:val="20"/>
              <w:szCs w:val="20"/>
            </w:rPr>
          </w:rPrChange>
        </w:rPr>
        <w:t>3</w:t>
      </w:r>
      <w:r w:rsidR="003228B5" w:rsidRPr="004338A9">
        <w:rPr>
          <w:rFonts w:asciiTheme="majorHAnsi" w:hAnsiTheme="majorHAnsi" w:cs="Arial"/>
          <w:sz w:val="20"/>
          <w:szCs w:val="20"/>
          <w:rPrChange w:id="5801" w:author="dbecker" w:date="2016-01-07T14:58:00Z">
            <w:rPr>
              <w:rFonts w:ascii="Arial" w:hAnsi="Arial" w:cs="Arial"/>
              <w:sz w:val="20"/>
              <w:szCs w:val="20"/>
            </w:rPr>
          </w:rPrChange>
        </w:rPr>
        <w:t xml:space="preserve">0 </w:t>
      </w:r>
      <w:r w:rsidR="00B52C86" w:rsidRPr="004338A9">
        <w:rPr>
          <w:rFonts w:asciiTheme="majorHAnsi" w:hAnsiTheme="majorHAnsi" w:cs="Arial"/>
          <w:sz w:val="20"/>
          <w:szCs w:val="20"/>
          <w:rPrChange w:id="5802" w:author="dbecker" w:date="2016-01-07T14:58:00Z">
            <w:rPr>
              <w:rFonts w:ascii="Arial" w:hAnsi="Arial" w:cs="Arial"/>
              <w:sz w:val="20"/>
              <w:szCs w:val="20"/>
            </w:rPr>
          </w:rPrChange>
        </w:rPr>
        <w:t>seconds.</w:t>
      </w:r>
    </w:p>
    <w:p w:rsidR="00B52C86" w:rsidRPr="004338A9" w:rsidRDefault="00B52C86" w:rsidP="00635CFF">
      <w:pPr>
        <w:tabs>
          <w:tab w:val="left" w:pos="7740"/>
        </w:tabs>
        <w:rPr>
          <w:rFonts w:asciiTheme="majorHAnsi" w:hAnsiTheme="majorHAnsi" w:cs="Arial"/>
          <w:sz w:val="20"/>
          <w:szCs w:val="20"/>
          <w:rPrChange w:id="5803" w:author="dbecker" w:date="2016-01-07T14:58:00Z">
            <w:rPr>
              <w:rFonts w:ascii="Arial" w:hAnsi="Arial" w:cs="Arial"/>
              <w:sz w:val="20"/>
              <w:szCs w:val="20"/>
            </w:rPr>
          </w:rPrChange>
        </w:rPr>
      </w:pPr>
    </w:p>
    <w:p w:rsidR="00B52C86" w:rsidRPr="004338A9" w:rsidRDefault="00B52C86" w:rsidP="003B7B2F">
      <w:pPr>
        <w:numPr>
          <w:ilvl w:val="0"/>
          <w:numId w:val="78"/>
        </w:numPr>
        <w:tabs>
          <w:tab w:val="left" w:pos="7740"/>
        </w:tabs>
        <w:rPr>
          <w:rFonts w:asciiTheme="majorHAnsi" w:hAnsiTheme="majorHAnsi" w:cs="Arial"/>
          <w:sz w:val="20"/>
          <w:szCs w:val="20"/>
          <w:rPrChange w:id="5804" w:author="dbecker" w:date="2016-01-07T14:58:00Z">
            <w:rPr>
              <w:rFonts w:ascii="Arial" w:hAnsi="Arial" w:cs="Arial"/>
              <w:sz w:val="20"/>
              <w:szCs w:val="20"/>
            </w:rPr>
          </w:rPrChange>
        </w:rPr>
      </w:pPr>
      <w:r w:rsidRPr="004338A9">
        <w:rPr>
          <w:rFonts w:asciiTheme="majorHAnsi" w:hAnsiTheme="majorHAnsi" w:cs="Arial"/>
          <w:sz w:val="20"/>
          <w:szCs w:val="20"/>
          <w:rPrChange w:id="5805" w:author="dbecker" w:date="2016-01-07T14:58:00Z">
            <w:rPr>
              <w:rFonts w:ascii="Arial" w:hAnsi="Arial" w:cs="Arial"/>
              <w:sz w:val="20"/>
              <w:szCs w:val="20"/>
            </w:rPr>
          </w:rPrChange>
        </w:rPr>
        <w:t xml:space="preserve"> Background radiation is usually under </w:t>
      </w:r>
      <w:r w:rsidR="00C4341B" w:rsidRPr="004338A9">
        <w:rPr>
          <w:rFonts w:asciiTheme="majorHAnsi" w:hAnsiTheme="majorHAnsi" w:cs="Arial"/>
          <w:sz w:val="20"/>
          <w:szCs w:val="20"/>
          <w:rPrChange w:id="5806" w:author="dbecker" w:date="2016-01-07T14:58:00Z">
            <w:rPr>
              <w:rFonts w:ascii="Arial" w:hAnsi="Arial" w:cs="Arial"/>
              <w:sz w:val="20"/>
              <w:szCs w:val="20"/>
            </w:rPr>
          </w:rPrChange>
        </w:rPr>
        <w:t xml:space="preserve">0.1 </w:t>
      </w:r>
      <w:r w:rsidRPr="004338A9">
        <w:rPr>
          <w:rFonts w:asciiTheme="majorHAnsi" w:hAnsiTheme="majorHAnsi" w:cs="Arial"/>
          <w:sz w:val="20"/>
          <w:szCs w:val="20"/>
          <w:rPrChange w:id="5807" w:author="dbecker" w:date="2016-01-07T14:58:00Z">
            <w:rPr>
              <w:rFonts w:ascii="Arial" w:hAnsi="Arial" w:cs="Arial"/>
              <w:sz w:val="20"/>
              <w:szCs w:val="20"/>
            </w:rPr>
          </w:rPrChange>
        </w:rPr>
        <w:t>mR/hr.</w:t>
      </w:r>
      <w:r w:rsidR="00E355DA" w:rsidRPr="004338A9">
        <w:rPr>
          <w:rFonts w:asciiTheme="majorHAnsi" w:hAnsiTheme="majorHAnsi" w:cs="Arial"/>
          <w:sz w:val="20"/>
          <w:szCs w:val="20"/>
          <w:rPrChange w:id="5808" w:author="dbecker" w:date="2016-01-07T14:58:00Z">
            <w:rPr>
              <w:rFonts w:ascii="Arial" w:hAnsi="Arial" w:cs="Arial"/>
              <w:sz w:val="20"/>
              <w:szCs w:val="20"/>
            </w:rPr>
          </w:rPrChange>
        </w:rPr>
        <w:t xml:space="preserve"> when </w:t>
      </w:r>
      <w:r w:rsidRPr="004338A9">
        <w:rPr>
          <w:rFonts w:asciiTheme="majorHAnsi" w:hAnsiTheme="majorHAnsi" w:cs="Arial"/>
          <w:sz w:val="20"/>
          <w:szCs w:val="20"/>
          <w:rPrChange w:id="5809" w:author="dbecker" w:date="2016-01-07T14:58:00Z">
            <w:rPr>
              <w:rFonts w:ascii="Arial" w:hAnsi="Arial" w:cs="Arial"/>
              <w:sz w:val="20"/>
              <w:szCs w:val="20"/>
            </w:rPr>
          </w:rPrChange>
        </w:rPr>
        <w:t>read on</w:t>
      </w:r>
      <w:r w:rsidR="00123B45" w:rsidRPr="004338A9">
        <w:rPr>
          <w:rFonts w:asciiTheme="majorHAnsi" w:hAnsiTheme="majorHAnsi" w:cs="Arial"/>
          <w:sz w:val="20"/>
          <w:szCs w:val="20"/>
          <w:rPrChange w:id="5810" w:author="dbecker" w:date="2016-01-07T14:58:00Z">
            <w:rPr>
              <w:rFonts w:ascii="Arial" w:hAnsi="Arial" w:cs="Arial"/>
              <w:sz w:val="20"/>
              <w:szCs w:val="20"/>
            </w:rPr>
          </w:rPrChange>
        </w:rPr>
        <w:t xml:space="preserve"> the</w:t>
      </w:r>
      <w:r w:rsidRPr="004338A9">
        <w:rPr>
          <w:rFonts w:asciiTheme="majorHAnsi" w:hAnsiTheme="majorHAnsi" w:cs="Arial"/>
          <w:sz w:val="20"/>
          <w:szCs w:val="20"/>
          <w:rPrChange w:id="5811" w:author="dbecker" w:date="2016-01-07T14:58:00Z">
            <w:rPr>
              <w:rFonts w:ascii="Arial" w:hAnsi="Arial" w:cs="Arial"/>
              <w:sz w:val="20"/>
              <w:szCs w:val="20"/>
            </w:rPr>
          </w:rPrChange>
        </w:rPr>
        <w:t xml:space="preserve"> </w:t>
      </w:r>
      <w:r w:rsidR="00A218B6" w:rsidRPr="004338A9">
        <w:rPr>
          <w:rFonts w:asciiTheme="majorHAnsi" w:hAnsiTheme="majorHAnsi" w:cs="Arial"/>
          <w:sz w:val="20"/>
          <w:szCs w:val="20"/>
          <w:rPrChange w:id="5812" w:author="dbecker" w:date="2016-01-07T14:58:00Z">
            <w:rPr>
              <w:rFonts w:ascii="Arial" w:hAnsi="Arial" w:cs="Arial"/>
              <w:sz w:val="20"/>
              <w:szCs w:val="20"/>
            </w:rPr>
          </w:rPrChange>
        </w:rPr>
        <w:t>top scale</w:t>
      </w:r>
      <w:r w:rsidR="00C4341B" w:rsidRPr="004338A9">
        <w:rPr>
          <w:rFonts w:asciiTheme="majorHAnsi" w:hAnsiTheme="majorHAnsi" w:cs="Arial"/>
          <w:sz w:val="20"/>
          <w:szCs w:val="20"/>
          <w:rPrChange w:id="5813" w:author="dbecker" w:date="2016-01-07T14:58:00Z">
            <w:rPr>
              <w:rFonts w:ascii="Arial" w:hAnsi="Arial" w:cs="Arial"/>
              <w:sz w:val="20"/>
              <w:szCs w:val="20"/>
            </w:rPr>
          </w:rPrChange>
        </w:rPr>
        <w:t>.</w:t>
      </w:r>
      <w:r w:rsidR="00E355DA" w:rsidRPr="004338A9">
        <w:rPr>
          <w:rFonts w:asciiTheme="majorHAnsi" w:hAnsiTheme="majorHAnsi" w:cs="Arial"/>
          <w:sz w:val="20"/>
          <w:szCs w:val="20"/>
          <w:rPrChange w:id="5814" w:author="dbecker" w:date="2016-01-07T14:58:00Z">
            <w:rPr>
              <w:rFonts w:ascii="Arial" w:hAnsi="Arial" w:cs="Arial"/>
              <w:sz w:val="20"/>
              <w:szCs w:val="20"/>
            </w:rPr>
          </w:rPrChange>
        </w:rPr>
        <w:t xml:space="preserve"> </w:t>
      </w:r>
    </w:p>
    <w:p w:rsidR="00B52C86" w:rsidRPr="004338A9" w:rsidRDefault="00B52C86" w:rsidP="00635CFF">
      <w:pPr>
        <w:tabs>
          <w:tab w:val="left" w:pos="7740"/>
        </w:tabs>
        <w:ind w:left="-540"/>
        <w:rPr>
          <w:rFonts w:asciiTheme="majorHAnsi" w:hAnsiTheme="majorHAnsi" w:cs="Arial"/>
          <w:sz w:val="20"/>
          <w:szCs w:val="20"/>
          <w:rPrChange w:id="5815" w:author="dbecker" w:date="2016-01-07T14:58:00Z">
            <w:rPr>
              <w:rFonts w:ascii="Arial" w:hAnsi="Arial" w:cs="Arial"/>
              <w:sz w:val="20"/>
              <w:szCs w:val="20"/>
            </w:rPr>
          </w:rPrChange>
        </w:rPr>
      </w:pPr>
    </w:p>
    <w:p w:rsidR="00B52C86" w:rsidRPr="004338A9" w:rsidRDefault="00B52C86" w:rsidP="00635CFF">
      <w:pPr>
        <w:tabs>
          <w:tab w:val="left" w:pos="7740"/>
        </w:tabs>
        <w:ind w:left="360" w:hanging="360"/>
        <w:rPr>
          <w:rFonts w:asciiTheme="majorHAnsi" w:hAnsiTheme="majorHAnsi" w:cs="Arial"/>
          <w:sz w:val="20"/>
          <w:szCs w:val="20"/>
          <w:rPrChange w:id="5816" w:author="dbecker" w:date="2016-01-07T14:58:00Z">
            <w:rPr>
              <w:rFonts w:ascii="Arial" w:hAnsi="Arial" w:cs="Arial"/>
              <w:sz w:val="20"/>
              <w:szCs w:val="20"/>
            </w:rPr>
          </w:rPrChange>
        </w:rPr>
      </w:pPr>
      <w:r w:rsidRPr="004338A9">
        <w:rPr>
          <w:rFonts w:asciiTheme="majorHAnsi" w:hAnsiTheme="majorHAnsi" w:cs="Arial"/>
          <w:sz w:val="20"/>
          <w:szCs w:val="20"/>
          <w:rPrChange w:id="5817" w:author="dbecker" w:date="2016-01-07T14:58:00Z">
            <w:rPr>
              <w:rFonts w:ascii="Arial" w:hAnsi="Arial" w:cs="Arial"/>
              <w:sz w:val="20"/>
              <w:szCs w:val="20"/>
            </w:rPr>
          </w:rPrChange>
        </w:rPr>
        <w:t xml:space="preserve">6.   </w:t>
      </w:r>
      <w:r w:rsidR="008E31D1" w:rsidRPr="004338A9">
        <w:rPr>
          <w:rFonts w:asciiTheme="majorHAnsi" w:hAnsiTheme="majorHAnsi" w:cs="Arial"/>
          <w:sz w:val="20"/>
          <w:szCs w:val="20"/>
          <w:rPrChange w:id="5818" w:author="dbecker" w:date="2016-01-07T14:58:00Z">
            <w:rPr>
              <w:rFonts w:ascii="Arial" w:hAnsi="Arial" w:cs="Arial"/>
              <w:sz w:val="20"/>
              <w:szCs w:val="20"/>
            </w:rPr>
          </w:rPrChange>
        </w:rPr>
        <w:t>If at any</w:t>
      </w:r>
      <w:r w:rsidR="004C0C11" w:rsidRPr="004338A9">
        <w:rPr>
          <w:rFonts w:asciiTheme="majorHAnsi" w:hAnsiTheme="majorHAnsi" w:cs="Arial"/>
          <w:sz w:val="20"/>
          <w:szCs w:val="20"/>
          <w:rPrChange w:id="5819" w:author="dbecker" w:date="2016-01-07T14:58:00Z">
            <w:rPr>
              <w:rFonts w:ascii="Arial" w:hAnsi="Arial" w:cs="Arial"/>
              <w:sz w:val="20"/>
              <w:szCs w:val="20"/>
            </w:rPr>
          </w:rPrChange>
        </w:rPr>
        <w:t xml:space="preserve"> </w:t>
      </w:r>
      <w:r w:rsidR="008E31D1" w:rsidRPr="004338A9">
        <w:rPr>
          <w:rFonts w:asciiTheme="majorHAnsi" w:hAnsiTheme="majorHAnsi" w:cs="Arial"/>
          <w:sz w:val="20"/>
          <w:szCs w:val="20"/>
          <w:rPrChange w:id="5820" w:author="dbecker" w:date="2016-01-07T14:58:00Z">
            <w:rPr>
              <w:rFonts w:ascii="Arial" w:hAnsi="Arial" w:cs="Arial"/>
              <w:sz w:val="20"/>
              <w:szCs w:val="20"/>
            </w:rPr>
          </w:rPrChange>
        </w:rPr>
        <w:t xml:space="preserve">time during the event your EOC background radiation level </w:t>
      </w:r>
      <w:r w:rsidR="00F9628A" w:rsidRPr="004338A9">
        <w:rPr>
          <w:rFonts w:asciiTheme="majorHAnsi" w:hAnsiTheme="majorHAnsi" w:cs="Arial"/>
          <w:sz w:val="20"/>
          <w:szCs w:val="20"/>
          <w:rPrChange w:id="5821" w:author="dbecker" w:date="2016-01-07T14:58:00Z">
            <w:rPr>
              <w:rFonts w:ascii="Arial" w:hAnsi="Arial" w:cs="Arial"/>
              <w:sz w:val="20"/>
              <w:szCs w:val="20"/>
            </w:rPr>
          </w:rPrChange>
        </w:rPr>
        <w:t>increases to twice the normal average EOC background radiation level</w:t>
      </w:r>
      <w:r w:rsidR="008E31D1" w:rsidRPr="004338A9">
        <w:rPr>
          <w:rFonts w:asciiTheme="majorHAnsi" w:hAnsiTheme="majorHAnsi" w:cs="Arial"/>
          <w:sz w:val="20"/>
          <w:szCs w:val="20"/>
          <w:rPrChange w:id="5822" w:author="dbecker" w:date="2016-01-07T14:58:00Z">
            <w:rPr>
              <w:rFonts w:ascii="Arial" w:hAnsi="Arial" w:cs="Arial"/>
              <w:sz w:val="20"/>
              <w:szCs w:val="20"/>
            </w:rPr>
          </w:rPrChange>
        </w:rPr>
        <w:t xml:space="preserve">, notify the </w:t>
      </w:r>
      <w:r w:rsidR="00BF4875" w:rsidRPr="004338A9">
        <w:rPr>
          <w:rFonts w:asciiTheme="majorHAnsi" w:hAnsiTheme="majorHAnsi" w:cs="Arial"/>
          <w:sz w:val="20"/>
          <w:szCs w:val="20"/>
          <w:rPrChange w:id="5823" w:author="dbecker" w:date="2016-01-07T14:58:00Z">
            <w:rPr>
              <w:rFonts w:ascii="Arial" w:hAnsi="Arial" w:cs="Arial"/>
              <w:sz w:val="20"/>
              <w:szCs w:val="20"/>
            </w:rPr>
          </w:rPrChange>
        </w:rPr>
        <w:t xml:space="preserve">Local </w:t>
      </w:r>
      <w:r w:rsidR="003C5577" w:rsidRPr="004338A9">
        <w:rPr>
          <w:rFonts w:asciiTheme="majorHAnsi" w:hAnsiTheme="majorHAnsi" w:cs="Arial"/>
          <w:sz w:val="20"/>
          <w:szCs w:val="20"/>
          <w:rPrChange w:id="5824" w:author="dbecker" w:date="2016-01-07T14:58:00Z">
            <w:rPr>
              <w:rFonts w:ascii="Arial" w:hAnsi="Arial" w:cs="Arial"/>
              <w:sz w:val="20"/>
              <w:szCs w:val="20"/>
            </w:rPr>
          </w:rPrChange>
        </w:rPr>
        <w:t>Liaisons</w:t>
      </w:r>
      <w:r w:rsidR="00BF4875" w:rsidRPr="004338A9">
        <w:rPr>
          <w:rFonts w:asciiTheme="majorHAnsi" w:hAnsiTheme="majorHAnsi" w:cs="Arial"/>
          <w:sz w:val="20"/>
          <w:szCs w:val="20"/>
          <w:rPrChange w:id="5825" w:author="dbecker" w:date="2016-01-07T14:58:00Z">
            <w:rPr>
              <w:rFonts w:ascii="Arial" w:hAnsi="Arial" w:cs="Arial"/>
              <w:sz w:val="20"/>
              <w:szCs w:val="20"/>
            </w:rPr>
          </w:rPrChange>
        </w:rPr>
        <w:t xml:space="preserve">. </w:t>
      </w:r>
    </w:p>
    <w:p w:rsidR="002F00F2" w:rsidRPr="004338A9" w:rsidRDefault="002F00F2" w:rsidP="00082942">
      <w:pPr>
        <w:pStyle w:val="Heading3"/>
        <w:rPr>
          <w:rFonts w:asciiTheme="majorHAnsi" w:hAnsiTheme="majorHAnsi"/>
          <w:sz w:val="20"/>
          <w:szCs w:val="20"/>
          <w:rPrChange w:id="5826" w:author="dbecker" w:date="2016-01-07T14:58:00Z">
            <w:rPr>
              <w:sz w:val="20"/>
              <w:szCs w:val="20"/>
            </w:rPr>
          </w:rPrChange>
        </w:rPr>
      </w:pPr>
      <w:bookmarkStart w:id="5827" w:name="_Toc281202718"/>
      <w:bookmarkStart w:id="5828" w:name="OLE_LINK1"/>
      <w:bookmarkStart w:id="5829" w:name="OLE_LINK2"/>
    </w:p>
    <w:p w:rsidR="002F00F2" w:rsidRPr="004338A9" w:rsidRDefault="002F00F2" w:rsidP="002F00F2">
      <w:pPr>
        <w:ind w:left="540"/>
        <w:rPr>
          <w:rFonts w:asciiTheme="majorHAnsi" w:hAnsiTheme="majorHAnsi" w:cs="Arial"/>
          <w:sz w:val="20"/>
          <w:szCs w:val="20"/>
          <w:rPrChange w:id="5830" w:author="dbecker" w:date="2016-01-07T14:58:00Z">
            <w:rPr>
              <w:rFonts w:ascii="Arial" w:hAnsi="Arial" w:cs="Arial"/>
              <w:sz w:val="20"/>
              <w:szCs w:val="20"/>
            </w:rPr>
          </w:rPrChange>
        </w:rPr>
      </w:pPr>
      <w:r w:rsidRPr="004338A9">
        <w:rPr>
          <w:rFonts w:asciiTheme="majorHAnsi" w:hAnsiTheme="majorHAnsi" w:cs="Arial"/>
          <w:sz w:val="20"/>
          <w:szCs w:val="20"/>
          <w:rPrChange w:id="5831" w:author="dbecker" w:date="2016-01-07T14:58:00Z">
            <w:rPr>
              <w:rFonts w:ascii="Arial" w:hAnsi="Arial" w:cs="Arial"/>
              <w:sz w:val="20"/>
              <w:szCs w:val="20"/>
            </w:rPr>
          </w:rPrChange>
        </w:rPr>
        <w:t xml:space="preserve">                                                                                                  </w:t>
      </w:r>
    </w:p>
    <w:p w:rsidR="002F00F2" w:rsidRPr="004338A9" w:rsidRDefault="002F00F2" w:rsidP="00082942">
      <w:pPr>
        <w:pStyle w:val="Heading3"/>
        <w:rPr>
          <w:rFonts w:asciiTheme="majorHAnsi" w:hAnsiTheme="majorHAnsi"/>
          <w:sz w:val="20"/>
          <w:szCs w:val="20"/>
          <w:rPrChange w:id="5832" w:author="dbecker" w:date="2016-01-07T14:58:00Z">
            <w:rPr>
              <w:sz w:val="20"/>
              <w:szCs w:val="20"/>
            </w:rPr>
          </w:rPrChange>
        </w:rPr>
      </w:pPr>
    </w:p>
    <w:p w:rsidR="002F00F2" w:rsidRPr="004338A9" w:rsidRDefault="002F00F2" w:rsidP="002213A1">
      <w:pPr>
        <w:rPr>
          <w:rFonts w:asciiTheme="majorHAnsi" w:hAnsiTheme="majorHAnsi"/>
          <w:rPrChange w:id="5833" w:author="dbecker" w:date="2016-01-07T14:58:00Z">
            <w:rPr/>
          </w:rPrChange>
        </w:rPr>
      </w:pPr>
    </w:p>
    <w:p w:rsidR="002F00F2" w:rsidRPr="004338A9" w:rsidRDefault="002F00F2" w:rsidP="002213A1">
      <w:pPr>
        <w:rPr>
          <w:rFonts w:asciiTheme="majorHAnsi" w:hAnsiTheme="majorHAnsi"/>
          <w:rPrChange w:id="5834" w:author="dbecker" w:date="2016-01-07T14:58:00Z">
            <w:rPr/>
          </w:rPrChange>
        </w:rPr>
      </w:pPr>
    </w:p>
    <w:p w:rsidR="002F00F2" w:rsidRPr="004338A9" w:rsidRDefault="002F00F2" w:rsidP="002213A1">
      <w:pPr>
        <w:rPr>
          <w:rFonts w:asciiTheme="majorHAnsi" w:hAnsiTheme="majorHAnsi"/>
          <w:rPrChange w:id="5835" w:author="dbecker" w:date="2016-01-07T14:58:00Z">
            <w:rPr/>
          </w:rPrChange>
        </w:rPr>
      </w:pPr>
    </w:p>
    <w:p w:rsidR="002F00F2" w:rsidRPr="004338A9" w:rsidRDefault="002F00F2" w:rsidP="002213A1">
      <w:pPr>
        <w:rPr>
          <w:rFonts w:asciiTheme="majorHAnsi" w:hAnsiTheme="majorHAnsi"/>
          <w:rPrChange w:id="5836" w:author="dbecker" w:date="2016-01-07T14:58:00Z">
            <w:rPr/>
          </w:rPrChange>
        </w:rPr>
      </w:pPr>
    </w:p>
    <w:p w:rsidR="002F00F2" w:rsidRPr="004338A9" w:rsidRDefault="002F00F2" w:rsidP="002213A1">
      <w:pPr>
        <w:rPr>
          <w:rFonts w:asciiTheme="majorHAnsi" w:hAnsiTheme="majorHAnsi"/>
          <w:rPrChange w:id="5837" w:author="dbecker" w:date="2016-01-07T14:58:00Z">
            <w:rPr/>
          </w:rPrChange>
        </w:rPr>
      </w:pPr>
    </w:p>
    <w:p w:rsidR="002F00F2" w:rsidRPr="004338A9" w:rsidRDefault="002F00F2" w:rsidP="002213A1">
      <w:pPr>
        <w:rPr>
          <w:rFonts w:asciiTheme="majorHAnsi" w:hAnsiTheme="majorHAnsi"/>
          <w:rPrChange w:id="5838" w:author="dbecker" w:date="2016-01-07T14:58:00Z">
            <w:rPr/>
          </w:rPrChange>
        </w:rPr>
      </w:pPr>
    </w:p>
    <w:p w:rsidR="002F00F2" w:rsidRPr="004338A9" w:rsidRDefault="002F00F2" w:rsidP="002213A1">
      <w:pPr>
        <w:rPr>
          <w:rFonts w:asciiTheme="majorHAnsi" w:hAnsiTheme="majorHAnsi"/>
          <w:rPrChange w:id="5839" w:author="dbecker" w:date="2016-01-07T14:58:00Z">
            <w:rPr/>
          </w:rPrChange>
        </w:rPr>
      </w:pPr>
    </w:p>
    <w:p w:rsidR="002F00F2" w:rsidRPr="004338A9" w:rsidRDefault="002F00F2" w:rsidP="002213A1">
      <w:pPr>
        <w:rPr>
          <w:rFonts w:asciiTheme="majorHAnsi" w:hAnsiTheme="majorHAnsi"/>
          <w:rPrChange w:id="5840" w:author="dbecker" w:date="2016-01-07T14:58:00Z">
            <w:rPr/>
          </w:rPrChange>
        </w:rPr>
      </w:pPr>
    </w:p>
    <w:p w:rsidR="002F00F2" w:rsidRPr="004338A9" w:rsidRDefault="002F00F2" w:rsidP="002213A1">
      <w:pPr>
        <w:rPr>
          <w:rFonts w:asciiTheme="majorHAnsi" w:hAnsiTheme="majorHAnsi"/>
          <w:rPrChange w:id="5841" w:author="dbecker" w:date="2016-01-07T14:58:00Z">
            <w:rPr/>
          </w:rPrChange>
        </w:rPr>
      </w:pPr>
    </w:p>
    <w:p w:rsidR="002F00F2" w:rsidRPr="004338A9" w:rsidRDefault="002F00F2" w:rsidP="002213A1">
      <w:pPr>
        <w:rPr>
          <w:rFonts w:asciiTheme="majorHAnsi" w:hAnsiTheme="majorHAnsi"/>
          <w:rPrChange w:id="5842" w:author="dbecker" w:date="2016-01-07T14:58:00Z">
            <w:rPr/>
          </w:rPrChange>
        </w:rPr>
      </w:pPr>
    </w:p>
    <w:p w:rsidR="002F00F2" w:rsidRPr="004338A9" w:rsidRDefault="002F00F2" w:rsidP="002213A1">
      <w:pPr>
        <w:rPr>
          <w:rFonts w:asciiTheme="majorHAnsi" w:hAnsiTheme="majorHAnsi"/>
          <w:rPrChange w:id="5843" w:author="dbecker" w:date="2016-01-07T14:58:00Z">
            <w:rPr/>
          </w:rPrChange>
        </w:rPr>
      </w:pPr>
    </w:p>
    <w:p w:rsidR="002F00F2" w:rsidRPr="004338A9" w:rsidRDefault="002F00F2" w:rsidP="002213A1">
      <w:pPr>
        <w:rPr>
          <w:rFonts w:asciiTheme="majorHAnsi" w:hAnsiTheme="majorHAnsi"/>
          <w:rPrChange w:id="5844" w:author="dbecker" w:date="2016-01-07T14:58:00Z">
            <w:rPr/>
          </w:rPrChange>
        </w:rPr>
      </w:pPr>
    </w:p>
    <w:p w:rsidR="002F00F2" w:rsidRPr="004338A9" w:rsidRDefault="002F00F2" w:rsidP="002213A1">
      <w:pPr>
        <w:rPr>
          <w:rFonts w:asciiTheme="majorHAnsi" w:hAnsiTheme="majorHAnsi"/>
          <w:rPrChange w:id="5845" w:author="dbecker" w:date="2016-01-07T14:58:00Z">
            <w:rPr/>
          </w:rPrChange>
        </w:rPr>
      </w:pPr>
    </w:p>
    <w:p w:rsidR="002F00F2" w:rsidRPr="004338A9" w:rsidRDefault="002F00F2" w:rsidP="002213A1">
      <w:pPr>
        <w:rPr>
          <w:rFonts w:asciiTheme="majorHAnsi" w:hAnsiTheme="majorHAnsi"/>
          <w:rPrChange w:id="5846" w:author="dbecker" w:date="2016-01-07T14:58:00Z">
            <w:rPr/>
          </w:rPrChange>
        </w:rPr>
      </w:pPr>
    </w:p>
    <w:p w:rsidR="002F00F2" w:rsidRPr="004338A9" w:rsidRDefault="002F00F2" w:rsidP="002213A1">
      <w:pPr>
        <w:rPr>
          <w:rFonts w:asciiTheme="majorHAnsi" w:hAnsiTheme="majorHAnsi"/>
          <w:rPrChange w:id="5847" w:author="dbecker" w:date="2016-01-07T14:58:00Z">
            <w:rPr/>
          </w:rPrChange>
        </w:rPr>
      </w:pPr>
    </w:p>
    <w:p w:rsidR="002F00F2" w:rsidRPr="004338A9" w:rsidRDefault="002F00F2" w:rsidP="002213A1">
      <w:pPr>
        <w:rPr>
          <w:rFonts w:asciiTheme="majorHAnsi" w:hAnsiTheme="majorHAnsi"/>
          <w:rPrChange w:id="5848" w:author="dbecker" w:date="2016-01-07T14:58:00Z">
            <w:rPr/>
          </w:rPrChange>
        </w:rPr>
      </w:pPr>
    </w:p>
    <w:p w:rsidR="002F00F2" w:rsidRPr="004338A9" w:rsidRDefault="002F00F2" w:rsidP="002213A1">
      <w:pPr>
        <w:rPr>
          <w:rFonts w:asciiTheme="majorHAnsi" w:hAnsiTheme="majorHAnsi"/>
          <w:rPrChange w:id="5849" w:author="dbecker" w:date="2016-01-07T14:58:00Z">
            <w:rPr/>
          </w:rPrChange>
        </w:rPr>
      </w:pPr>
    </w:p>
    <w:p w:rsidR="002F00F2" w:rsidRPr="004338A9" w:rsidRDefault="002F00F2" w:rsidP="002213A1">
      <w:pPr>
        <w:rPr>
          <w:rFonts w:asciiTheme="majorHAnsi" w:hAnsiTheme="majorHAnsi"/>
          <w:rPrChange w:id="5850" w:author="dbecker" w:date="2016-01-07T14:58:00Z">
            <w:rPr/>
          </w:rPrChange>
        </w:rPr>
      </w:pPr>
    </w:p>
    <w:p w:rsidR="002F00F2" w:rsidRPr="004338A9" w:rsidRDefault="002F00F2" w:rsidP="002213A1">
      <w:pPr>
        <w:rPr>
          <w:rFonts w:asciiTheme="majorHAnsi" w:hAnsiTheme="majorHAnsi"/>
          <w:rPrChange w:id="5851" w:author="dbecker" w:date="2016-01-07T14:58:00Z">
            <w:rPr/>
          </w:rPrChange>
        </w:rPr>
      </w:pPr>
    </w:p>
    <w:p w:rsidR="002F00F2" w:rsidRPr="004338A9" w:rsidRDefault="002F00F2" w:rsidP="002213A1">
      <w:pPr>
        <w:rPr>
          <w:rFonts w:asciiTheme="majorHAnsi" w:hAnsiTheme="majorHAnsi"/>
          <w:rPrChange w:id="5852" w:author="dbecker" w:date="2016-01-07T14:58:00Z">
            <w:rPr/>
          </w:rPrChange>
        </w:rPr>
      </w:pPr>
    </w:p>
    <w:p w:rsidR="002F00F2" w:rsidRPr="004338A9" w:rsidRDefault="002F00F2" w:rsidP="002213A1">
      <w:pPr>
        <w:rPr>
          <w:rFonts w:asciiTheme="majorHAnsi" w:hAnsiTheme="majorHAnsi"/>
          <w:rPrChange w:id="5853" w:author="dbecker" w:date="2016-01-07T14:58:00Z">
            <w:rPr/>
          </w:rPrChange>
        </w:rPr>
      </w:pPr>
    </w:p>
    <w:p w:rsidR="00B26DB9" w:rsidRPr="004338A9" w:rsidDel="00BB0AF3" w:rsidRDefault="00B26DB9" w:rsidP="00082942">
      <w:pPr>
        <w:pStyle w:val="Heading3"/>
        <w:rPr>
          <w:del w:id="5854" w:author="dbecker" w:date="2016-01-13T11:40:00Z"/>
          <w:rFonts w:asciiTheme="majorHAnsi" w:hAnsiTheme="majorHAnsi"/>
          <w:sz w:val="20"/>
          <w:szCs w:val="20"/>
          <w:rPrChange w:id="5855" w:author="dbecker" w:date="2016-01-07T14:58:00Z">
            <w:rPr>
              <w:del w:id="5856" w:author="dbecker" w:date="2016-01-13T11:40:00Z"/>
              <w:sz w:val="20"/>
              <w:szCs w:val="20"/>
            </w:rPr>
          </w:rPrChange>
        </w:rPr>
      </w:pPr>
    </w:p>
    <w:p w:rsidR="00B26DB9" w:rsidRPr="004338A9" w:rsidDel="00BB0AF3" w:rsidRDefault="00B26DB9" w:rsidP="002213A1">
      <w:pPr>
        <w:rPr>
          <w:del w:id="5857" w:author="dbecker" w:date="2016-01-13T11:40:00Z"/>
          <w:rFonts w:asciiTheme="majorHAnsi" w:hAnsiTheme="majorHAnsi"/>
          <w:rPrChange w:id="5858" w:author="dbecker" w:date="2016-01-07T14:58:00Z">
            <w:rPr>
              <w:del w:id="5859" w:author="dbecker" w:date="2016-01-13T11:40:00Z"/>
            </w:rPr>
          </w:rPrChange>
        </w:rPr>
      </w:pPr>
    </w:p>
    <w:p w:rsidR="00BB0AF3" w:rsidRDefault="00BB0AF3" w:rsidP="00082942">
      <w:pPr>
        <w:pStyle w:val="Heading3"/>
        <w:rPr>
          <w:ins w:id="5860" w:author="dbecker" w:date="2016-01-13T11:41:00Z"/>
          <w:rFonts w:asciiTheme="majorHAnsi" w:hAnsiTheme="majorHAnsi"/>
          <w:color w:val="0070C0"/>
          <w:sz w:val="20"/>
          <w:szCs w:val="20"/>
        </w:rPr>
      </w:pPr>
      <w:bookmarkStart w:id="5861" w:name="_Toc431372851"/>
    </w:p>
    <w:p w:rsidR="00B52C86" w:rsidRPr="004338A9" w:rsidRDefault="00D248A5" w:rsidP="00082942">
      <w:pPr>
        <w:pStyle w:val="Heading3"/>
        <w:rPr>
          <w:rFonts w:asciiTheme="majorHAnsi" w:hAnsiTheme="majorHAnsi"/>
          <w:color w:val="0070C0"/>
          <w:sz w:val="20"/>
          <w:szCs w:val="20"/>
          <w:rPrChange w:id="5862" w:author="dbecker" w:date="2016-01-07T14:58:00Z">
            <w:rPr>
              <w:sz w:val="20"/>
              <w:szCs w:val="20"/>
            </w:rPr>
          </w:rPrChange>
        </w:rPr>
      </w:pPr>
      <w:r w:rsidRPr="004338A9">
        <w:rPr>
          <w:rFonts w:asciiTheme="majorHAnsi" w:hAnsiTheme="majorHAnsi"/>
          <w:color w:val="0070C0"/>
          <w:sz w:val="20"/>
          <w:szCs w:val="20"/>
          <w:rPrChange w:id="5863" w:author="dbecker" w:date="2016-01-07T14:58:00Z">
            <w:rPr>
              <w:sz w:val="20"/>
              <w:szCs w:val="20"/>
            </w:rPr>
          </w:rPrChange>
        </w:rPr>
        <w:t xml:space="preserve">2. </w:t>
      </w:r>
      <w:r w:rsidR="00B52C86" w:rsidRPr="004338A9">
        <w:rPr>
          <w:rFonts w:asciiTheme="majorHAnsi" w:hAnsiTheme="majorHAnsi"/>
          <w:color w:val="0070C0"/>
          <w:sz w:val="20"/>
          <w:szCs w:val="20"/>
          <w:rPrChange w:id="5864" w:author="dbecker" w:date="2016-01-07T14:58:00Z">
            <w:rPr>
              <w:sz w:val="20"/>
              <w:szCs w:val="20"/>
            </w:rPr>
          </w:rPrChange>
        </w:rPr>
        <w:t>Procedure for Issuing Dosimetry</w:t>
      </w:r>
      <w:bookmarkEnd w:id="5827"/>
      <w:bookmarkEnd w:id="5861"/>
      <w:r w:rsidR="00B52C86" w:rsidRPr="004338A9">
        <w:rPr>
          <w:rFonts w:asciiTheme="majorHAnsi" w:hAnsiTheme="majorHAnsi"/>
          <w:color w:val="0070C0"/>
          <w:sz w:val="20"/>
          <w:szCs w:val="20"/>
          <w:rPrChange w:id="5865" w:author="dbecker" w:date="2016-01-07T14:58:00Z">
            <w:rPr>
              <w:sz w:val="20"/>
              <w:szCs w:val="20"/>
            </w:rPr>
          </w:rPrChange>
        </w:rPr>
        <w:t xml:space="preserve"> </w:t>
      </w:r>
    </w:p>
    <w:p w:rsidR="00843F77" w:rsidRPr="004338A9" w:rsidRDefault="00843F77" w:rsidP="00843F77">
      <w:pPr>
        <w:ind w:left="360" w:hanging="360"/>
        <w:rPr>
          <w:rFonts w:asciiTheme="majorHAnsi" w:hAnsiTheme="majorHAnsi" w:cs="Arial"/>
          <w:b/>
          <w:sz w:val="20"/>
          <w:u w:val="single"/>
          <w:rPrChange w:id="5866" w:author="dbecker" w:date="2016-01-07T14:58:00Z">
            <w:rPr>
              <w:rFonts w:ascii="Arial" w:hAnsi="Arial" w:cs="Arial"/>
              <w:b/>
              <w:sz w:val="20"/>
              <w:u w:val="single"/>
            </w:rPr>
          </w:rPrChange>
        </w:rPr>
      </w:pPr>
      <w:r w:rsidRPr="004338A9">
        <w:rPr>
          <w:rFonts w:asciiTheme="majorHAnsi" w:hAnsiTheme="majorHAnsi" w:cs="Arial"/>
          <w:sz w:val="20"/>
          <w:u w:val="single"/>
          <w:rPrChange w:id="5867" w:author="dbecker" w:date="2016-01-07T14:58:00Z">
            <w:rPr>
              <w:rFonts w:ascii="Arial" w:hAnsi="Arial" w:cs="Arial"/>
              <w:sz w:val="20"/>
              <w:u w:val="single"/>
            </w:rPr>
          </w:rPrChange>
        </w:rPr>
        <w:t>Supporting Documents</w:t>
      </w:r>
      <w:r w:rsidRPr="004338A9">
        <w:rPr>
          <w:rFonts w:asciiTheme="majorHAnsi" w:hAnsiTheme="majorHAnsi" w:cs="Arial"/>
          <w:b/>
          <w:sz w:val="20"/>
          <w:u w:val="single"/>
          <w:rPrChange w:id="5868" w:author="dbecker" w:date="2016-01-07T14:58:00Z">
            <w:rPr>
              <w:rFonts w:ascii="Arial" w:hAnsi="Arial" w:cs="Arial"/>
              <w:b/>
              <w:sz w:val="20"/>
              <w:u w:val="single"/>
            </w:rPr>
          </w:rPrChange>
        </w:rPr>
        <w:t>:</w:t>
      </w:r>
    </w:p>
    <w:p w:rsidR="00843F77" w:rsidRPr="004338A9" w:rsidRDefault="00843F77" w:rsidP="00843F77">
      <w:pPr>
        <w:rPr>
          <w:rFonts w:asciiTheme="majorHAnsi" w:hAnsiTheme="majorHAnsi" w:cs="Arial"/>
          <w:b/>
          <w:sz w:val="20"/>
          <w:rPrChange w:id="5869" w:author="dbecker" w:date="2016-01-07T14:58:00Z">
            <w:rPr>
              <w:rFonts w:ascii="Arial" w:hAnsi="Arial" w:cs="Arial"/>
              <w:b/>
              <w:sz w:val="20"/>
            </w:rPr>
          </w:rPrChange>
        </w:rPr>
      </w:pPr>
    </w:p>
    <w:p w:rsidR="00843F77" w:rsidRPr="004338A9" w:rsidRDefault="00843F77" w:rsidP="003B7B2F">
      <w:pPr>
        <w:pStyle w:val="ListParagraph"/>
        <w:numPr>
          <w:ilvl w:val="0"/>
          <w:numId w:val="89"/>
        </w:numPr>
        <w:rPr>
          <w:rFonts w:asciiTheme="majorHAnsi" w:hAnsiTheme="majorHAnsi" w:cs="Arial"/>
          <w:sz w:val="20"/>
          <w:rPrChange w:id="5870" w:author="dbecker" w:date="2016-01-07T14:58:00Z">
            <w:rPr>
              <w:rFonts w:ascii="Arial" w:hAnsi="Arial" w:cs="Arial"/>
              <w:sz w:val="20"/>
            </w:rPr>
          </w:rPrChange>
        </w:rPr>
      </w:pPr>
      <w:r w:rsidRPr="004338A9">
        <w:rPr>
          <w:rFonts w:asciiTheme="majorHAnsi" w:hAnsiTheme="majorHAnsi" w:cs="Arial"/>
          <w:sz w:val="20"/>
          <w:rPrChange w:id="5871" w:author="dbecker" w:date="2016-01-07T14:58:00Z">
            <w:rPr>
              <w:rFonts w:ascii="Arial" w:hAnsi="Arial" w:cs="Arial"/>
              <w:sz w:val="20"/>
            </w:rPr>
          </w:rPrChange>
        </w:rPr>
        <w:t>Operational Checks for Dosimetry</w:t>
      </w:r>
      <w:r w:rsidR="00097CD3" w:rsidRPr="004338A9">
        <w:rPr>
          <w:rFonts w:asciiTheme="majorHAnsi" w:hAnsiTheme="majorHAnsi" w:cs="Arial"/>
          <w:sz w:val="20"/>
          <w:rPrChange w:id="5872" w:author="dbecker" w:date="2016-01-07T14:58:00Z">
            <w:rPr>
              <w:rFonts w:ascii="Arial" w:hAnsi="Arial" w:cs="Arial"/>
              <w:sz w:val="20"/>
            </w:rPr>
          </w:rPrChange>
        </w:rPr>
        <w:t xml:space="preserve"> Job Aid</w:t>
      </w:r>
    </w:p>
    <w:p w:rsidR="00843F77" w:rsidRPr="004338A9" w:rsidRDefault="00843F77" w:rsidP="003B7B2F">
      <w:pPr>
        <w:pStyle w:val="ListParagraph"/>
        <w:numPr>
          <w:ilvl w:val="0"/>
          <w:numId w:val="89"/>
        </w:numPr>
        <w:rPr>
          <w:rFonts w:asciiTheme="majorHAnsi" w:hAnsiTheme="majorHAnsi" w:cs="Arial"/>
          <w:b/>
          <w:sz w:val="20"/>
          <w:rPrChange w:id="5873" w:author="dbecker" w:date="2016-01-07T14:58:00Z">
            <w:rPr>
              <w:rFonts w:ascii="Arial" w:hAnsi="Arial" w:cs="Arial"/>
              <w:b/>
              <w:sz w:val="20"/>
            </w:rPr>
          </w:rPrChange>
        </w:rPr>
      </w:pPr>
      <w:r w:rsidRPr="004338A9">
        <w:rPr>
          <w:rFonts w:asciiTheme="majorHAnsi" w:hAnsiTheme="majorHAnsi" w:cs="Arial"/>
          <w:sz w:val="20"/>
          <w:rPrChange w:id="5874" w:author="dbecker" w:date="2016-01-07T14:58:00Z">
            <w:rPr>
              <w:rFonts w:ascii="Arial" w:hAnsi="Arial" w:cs="Arial"/>
              <w:sz w:val="20"/>
            </w:rPr>
          </w:rPrChange>
        </w:rPr>
        <w:t>Emergency Worker Information</w:t>
      </w:r>
      <w:r w:rsidR="00F9628A" w:rsidRPr="004338A9">
        <w:rPr>
          <w:rFonts w:asciiTheme="majorHAnsi" w:hAnsiTheme="majorHAnsi" w:cs="Arial"/>
          <w:sz w:val="20"/>
          <w:rPrChange w:id="5875" w:author="dbecker" w:date="2016-01-07T14:58:00Z">
            <w:rPr>
              <w:rFonts w:ascii="Arial" w:hAnsi="Arial" w:cs="Arial"/>
              <w:sz w:val="20"/>
            </w:rPr>
          </w:rPrChange>
        </w:rPr>
        <w:t xml:space="preserve"> Job Aid</w:t>
      </w:r>
    </w:p>
    <w:p w:rsidR="00843F77" w:rsidRPr="004338A9" w:rsidRDefault="00843F77" w:rsidP="003B7B2F">
      <w:pPr>
        <w:pStyle w:val="ListParagraph"/>
        <w:numPr>
          <w:ilvl w:val="0"/>
          <w:numId w:val="89"/>
        </w:numPr>
        <w:rPr>
          <w:rFonts w:asciiTheme="majorHAnsi" w:hAnsiTheme="majorHAnsi" w:cs="Arial"/>
          <w:b/>
          <w:sz w:val="20"/>
          <w:rPrChange w:id="5876" w:author="dbecker" w:date="2016-01-07T14:58:00Z">
            <w:rPr>
              <w:rFonts w:ascii="Arial" w:hAnsi="Arial" w:cs="Arial"/>
              <w:b/>
              <w:sz w:val="20"/>
            </w:rPr>
          </w:rPrChange>
        </w:rPr>
      </w:pPr>
      <w:r w:rsidRPr="004338A9">
        <w:rPr>
          <w:rFonts w:asciiTheme="majorHAnsi" w:hAnsiTheme="majorHAnsi" w:cs="Arial"/>
          <w:sz w:val="20"/>
          <w:rPrChange w:id="5877" w:author="dbecker" w:date="2016-01-07T14:58:00Z">
            <w:rPr>
              <w:rFonts w:ascii="Arial" w:hAnsi="Arial" w:cs="Arial"/>
              <w:sz w:val="20"/>
            </w:rPr>
          </w:rPrChange>
        </w:rPr>
        <w:t>Form 120L Dosimetry Log Sheet</w:t>
      </w:r>
    </w:p>
    <w:p w:rsidR="00843F77" w:rsidRPr="004338A9" w:rsidRDefault="00843F77" w:rsidP="003B7B2F">
      <w:pPr>
        <w:pStyle w:val="ListParagraph"/>
        <w:numPr>
          <w:ilvl w:val="0"/>
          <w:numId w:val="89"/>
        </w:numPr>
        <w:rPr>
          <w:rFonts w:asciiTheme="majorHAnsi" w:hAnsiTheme="majorHAnsi" w:cs="Arial"/>
          <w:b/>
          <w:sz w:val="20"/>
          <w:rPrChange w:id="5878" w:author="dbecker" w:date="2016-01-07T14:58:00Z">
            <w:rPr>
              <w:rFonts w:ascii="Arial" w:hAnsi="Arial" w:cs="Arial"/>
              <w:b/>
              <w:sz w:val="20"/>
            </w:rPr>
          </w:rPrChange>
        </w:rPr>
      </w:pPr>
      <w:r w:rsidRPr="004338A9">
        <w:rPr>
          <w:rFonts w:asciiTheme="majorHAnsi" w:hAnsiTheme="majorHAnsi" w:cs="Arial"/>
          <w:sz w:val="20"/>
          <w:rPrChange w:id="5879" w:author="dbecker" w:date="2016-01-07T14:58:00Z">
            <w:rPr>
              <w:rFonts w:ascii="Arial" w:hAnsi="Arial" w:cs="Arial"/>
              <w:sz w:val="20"/>
            </w:rPr>
          </w:rPrChange>
        </w:rPr>
        <w:t>Form 135A, Potassium Iodide Acknowledgement Form</w:t>
      </w:r>
    </w:p>
    <w:p w:rsidR="00843F77" w:rsidRPr="004338A9" w:rsidRDefault="00843F77" w:rsidP="003B7B2F">
      <w:pPr>
        <w:pStyle w:val="ListParagraph"/>
        <w:numPr>
          <w:ilvl w:val="0"/>
          <w:numId w:val="89"/>
        </w:numPr>
        <w:rPr>
          <w:rFonts w:asciiTheme="majorHAnsi" w:hAnsiTheme="majorHAnsi" w:cs="Arial"/>
          <w:b/>
          <w:sz w:val="20"/>
          <w:rPrChange w:id="5880" w:author="dbecker" w:date="2016-01-07T14:58:00Z">
            <w:rPr>
              <w:rFonts w:ascii="Arial" w:hAnsi="Arial" w:cs="Arial"/>
              <w:b/>
              <w:sz w:val="20"/>
            </w:rPr>
          </w:rPrChange>
        </w:rPr>
      </w:pPr>
      <w:r w:rsidRPr="004338A9">
        <w:rPr>
          <w:rFonts w:asciiTheme="majorHAnsi" w:hAnsiTheme="majorHAnsi" w:cs="Arial"/>
          <w:sz w:val="20"/>
          <w:rPrChange w:id="5881" w:author="dbecker" w:date="2016-01-07T14:58:00Z">
            <w:rPr>
              <w:rFonts w:ascii="Arial" w:hAnsi="Arial" w:cs="Arial"/>
              <w:sz w:val="20"/>
            </w:rPr>
          </w:rPrChange>
        </w:rPr>
        <w:t>Form 305A, Dosimetry-KI Report Form</w:t>
      </w:r>
    </w:p>
    <w:p w:rsidR="00843F77" w:rsidRPr="004338A9" w:rsidRDefault="00843F77" w:rsidP="003B7B2F">
      <w:pPr>
        <w:pStyle w:val="ListParagraph"/>
        <w:numPr>
          <w:ilvl w:val="0"/>
          <w:numId w:val="89"/>
        </w:numPr>
        <w:rPr>
          <w:rFonts w:asciiTheme="majorHAnsi" w:hAnsiTheme="majorHAnsi" w:cs="Arial"/>
          <w:sz w:val="20"/>
          <w:rPrChange w:id="5882" w:author="dbecker" w:date="2016-01-07T14:58:00Z">
            <w:rPr>
              <w:rFonts w:ascii="Arial" w:hAnsi="Arial" w:cs="Arial"/>
              <w:sz w:val="20"/>
            </w:rPr>
          </w:rPrChange>
        </w:rPr>
      </w:pPr>
      <w:r w:rsidRPr="004338A9">
        <w:rPr>
          <w:rFonts w:asciiTheme="majorHAnsi" w:hAnsiTheme="majorHAnsi" w:cs="Arial"/>
          <w:sz w:val="20"/>
          <w:rPrChange w:id="5883" w:author="dbecker" w:date="2016-01-07T14:58:00Z">
            <w:rPr>
              <w:rFonts w:ascii="Arial" w:hAnsi="Arial" w:cs="Arial"/>
              <w:sz w:val="20"/>
            </w:rPr>
          </w:rPrChange>
        </w:rPr>
        <w:t>RADEF Officer Dosimetry Instructions and Briefing</w:t>
      </w:r>
      <w:r w:rsidR="00F9628A" w:rsidRPr="004338A9">
        <w:rPr>
          <w:rFonts w:asciiTheme="majorHAnsi" w:hAnsiTheme="majorHAnsi" w:cs="Arial"/>
          <w:sz w:val="20"/>
          <w:rPrChange w:id="5884" w:author="dbecker" w:date="2016-01-07T14:58:00Z">
            <w:rPr>
              <w:rFonts w:ascii="Arial" w:hAnsi="Arial" w:cs="Arial"/>
              <w:sz w:val="20"/>
            </w:rPr>
          </w:rPrChange>
        </w:rPr>
        <w:t xml:space="preserve"> Job Aid</w:t>
      </w:r>
      <w:r w:rsidRPr="004338A9">
        <w:rPr>
          <w:rFonts w:asciiTheme="majorHAnsi" w:hAnsiTheme="majorHAnsi" w:cs="Arial"/>
          <w:sz w:val="20"/>
          <w:rPrChange w:id="5885" w:author="dbecker" w:date="2016-01-07T14:58:00Z">
            <w:rPr>
              <w:rFonts w:ascii="Arial" w:hAnsi="Arial" w:cs="Arial"/>
              <w:sz w:val="20"/>
            </w:rPr>
          </w:rPrChange>
        </w:rPr>
        <w:t xml:space="preserve"> </w:t>
      </w:r>
    </w:p>
    <w:p w:rsidR="00843F77" w:rsidRPr="004338A9" w:rsidRDefault="00843F77" w:rsidP="00843F77">
      <w:pPr>
        <w:jc w:val="center"/>
        <w:rPr>
          <w:rFonts w:asciiTheme="majorHAnsi" w:hAnsiTheme="majorHAnsi" w:cs="Arial"/>
          <w:b/>
          <w:sz w:val="20"/>
          <w:rPrChange w:id="5886" w:author="dbecker" w:date="2016-01-07T14:58:00Z">
            <w:rPr>
              <w:rFonts w:ascii="Arial" w:hAnsi="Arial" w:cs="Arial"/>
              <w:b/>
              <w:sz w:val="20"/>
            </w:rPr>
          </w:rPrChange>
        </w:rPr>
      </w:pPr>
    </w:p>
    <w:p w:rsidR="00843F77" w:rsidRPr="004338A9" w:rsidRDefault="00843F77" w:rsidP="00843F77">
      <w:pPr>
        <w:tabs>
          <w:tab w:val="left" w:pos="0"/>
          <w:tab w:val="left" w:pos="36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680" w:hanging="680"/>
        <w:jc w:val="both"/>
        <w:rPr>
          <w:rFonts w:asciiTheme="majorHAnsi" w:hAnsiTheme="majorHAnsi" w:cs="Arial"/>
          <w:spacing w:val="-3"/>
          <w:sz w:val="20"/>
          <w:rPrChange w:id="5887" w:author="dbecker" w:date="2016-01-07T14:58:00Z">
            <w:rPr>
              <w:rFonts w:ascii="Arial" w:hAnsi="Arial" w:cs="Arial"/>
              <w:spacing w:val="-3"/>
              <w:sz w:val="20"/>
            </w:rPr>
          </w:rPrChange>
        </w:rPr>
      </w:pPr>
      <w:r w:rsidRPr="004338A9">
        <w:rPr>
          <w:rFonts w:asciiTheme="majorHAnsi" w:hAnsiTheme="majorHAnsi" w:cs="Arial"/>
          <w:spacing w:val="-3"/>
          <w:sz w:val="20"/>
          <w:rPrChange w:id="5888" w:author="dbecker" w:date="2016-01-07T14:58:00Z">
            <w:rPr>
              <w:rFonts w:ascii="Arial" w:hAnsi="Arial" w:cs="Arial"/>
              <w:spacing w:val="-3"/>
              <w:sz w:val="20"/>
            </w:rPr>
          </w:rPrChange>
        </w:rPr>
        <w:t>1.</w:t>
      </w:r>
      <w:r w:rsidRPr="004338A9">
        <w:rPr>
          <w:rFonts w:asciiTheme="majorHAnsi" w:hAnsiTheme="majorHAnsi" w:cs="Arial"/>
          <w:spacing w:val="-3"/>
          <w:sz w:val="20"/>
          <w:rPrChange w:id="5889" w:author="dbecker" w:date="2016-01-07T14:58:00Z">
            <w:rPr>
              <w:rFonts w:ascii="Arial" w:hAnsi="Arial" w:cs="Arial"/>
              <w:spacing w:val="-3"/>
              <w:sz w:val="20"/>
            </w:rPr>
          </w:rPrChange>
        </w:rPr>
        <w:tab/>
        <w:t>Divide dosimetry into units consisting of the following:</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890"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891" w:author="dbecker" w:date="2016-01-07T14:58:00Z">
            <w:rPr>
              <w:rFonts w:ascii="Arial" w:eastAsia="Calibri" w:hAnsi="Arial" w:cs="Arial"/>
              <w:sz w:val="20"/>
              <w:szCs w:val="22"/>
            </w:rPr>
          </w:rPrChange>
        </w:rPr>
        <w:t>One (1) Emergency Worker ID badge</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892"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893" w:author="dbecker" w:date="2016-01-07T14:58:00Z">
            <w:rPr>
              <w:rFonts w:ascii="Arial" w:eastAsia="Calibri" w:hAnsi="Arial" w:cs="Arial"/>
              <w:sz w:val="20"/>
              <w:szCs w:val="22"/>
            </w:rPr>
          </w:rPrChange>
        </w:rPr>
        <w:t>One (1) 0-20 R self-reading dosimeter (SRD)</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894"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895" w:author="dbecker" w:date="2016-01-07T14:58:00Z">
            <w:rPr>
              <w:rFonts w:ascii="Arial" w:eastAsia="Calibri" w:hAnsi="Arial" w:cs="Arial"/>
              <w:sz w:val="20"/>
              <w:szCs w:val="22"/>
            </w:rPr>
          </w:rPrChange>
        </w:rPr>
        <w:t>One (1) 0-200 mR self-reading dosimeter (SRD)</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896"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897" w:author="dbecker" w:date="2016-01-07T14:58:00Z">
            <w:rPr>
              <w:rFonts w:ascii="Arial" w:eastAsia="Calibri" w:hAnsi="Arial" w:cs="Arial"/>
              <w:sz w:val="20"/>
              <w:szCs w:val="22"/>
            </w:rPr>
          </w:rPrChange>
        </w:rPr>
        <w:t>One (1) Thermoluminescent dosimeter (TLD)</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898"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899" w:author="dbecker" w:date="2016-01-07T14:58:00Z">
            <w:rPr>
              <w:rFonts w:ascii="Arial" w:eastAsia="Calibri" w:hAnsi="Arial" w:cs="Arial"/>
              <w:sz w:val="20"/>
              <w:szCs w:val="22"/>
            </w:rPr>
          </w:rPrChange>
        </w:rPr>
        <w:t>One (1) Emergency Worker Information Job Aid</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900"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901" w:author="dbecker" w:date="2016-01-07T14:58:00Z">
            <w:rPr>
              <w:rFonts w:ascii="Arial" w:eastAsia="Calibri" w:hAnsi="Arial" w:cs="Arial"/>
              <w:sz w:val="20"/>
              <w:szCs w:val="22"/>
            </w:rPr>
          </w:rPrChange>
        </w:rPr>
        <w:t>Four (4) day supply of KI</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902"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903" w:author="dbecker" w:date="2016-01-07T14:58:00Z">
            <w:rPr>
              <w:rFonts w:ascii="Arial" w:eastAsia="Calibri" w:hAnsi="Arial" w:cs="Arial"/>
              <w:sz w:val="20"/>
              <w:szCs w:val="22"/>
            </w:rPr>
          </w:rPrChange>
        </w:rPr>
        <w:t>One (1) Form 135A, Potassium Iodide Acknowledgment Form</w:t>
      </w:r>
    </w:p>
    <w:p w:rsidR="009724F4" w:rsidRPr="004338A9" w:rsidRDefault="009724F4" w:rsidP="003B7B2F">
      <w:pPr>
        <w:numPr>
          <w:ilvl w:val="0"/>
          <w:numId w:val="94"/>
        </w:numPr>
        <w:spacing w:after="200" w:line="276" w:lineRule="auto"/>
        <w:contextualSpacing/>
        <w:rPr>
          <w:rFonts w:asciiTheme="majorHAnsi" w:eastAsia="Calibri" w:hAnsiTheme="majorHAnsi" w:cs="Arial"/>
          <w:sz w:val="20"/>
          <w:szCs w:val="22"/>
          <w:rPrChange w:id="5904" w:author="dbecker" w:date="2016-01-07T14:58:00Z">
            <w:rPr>
              <w:rFonts w:ascii="Arial" w:eastAsia="Calibri" w:hAnsi="Arial" w:cs="Arial"/>
              <w:sz w:val="20"/>
              <w:szCs w:val="22"/>
            </w:rPr>
          </w:rPrChange>
        </w:rPr>
      </w:pPr>
      <w:r w:rsidRPr="004338A9">
        <w:rPr>
          <w:rFonts w:asciiTheme="majorHAnsi" w:eastAsia="Calibri" w:hAnsiTheme="majorHAnsi" w:cs="Arial"/>
          <w:sz w:val="20"/>
          <w:szCs w:val="22"/>
          <w:rPrChange w:id="5905" w:author="dbecker" w:date="2016-01-07T14:58:00Z">
            <w:rPr>
              <w:rFonts w:ascii="Arial" w:eastAsia="Calibri" w:hAnsi="Arial" w:cs="Arial"/>
              <w:sz w:val="20"/>
              <w:szCs w:val="22"/>
            </w:rPr>
          </w:rPrChange>
        </w:rPr>
        <w:t>One (1) Form 305A, Dosimetry-KI Report Form</w:t>
      </w:r>
    </w:p>
    <w:p w:rsidR="009724F4" w:rsidRPr="004338A9" w:rsidRDefault="009724F4" w:rsidP="00843F77">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36" w:hanging="1076"/>
        <w:jc w:val="both"/>
        <w:rPr>
          <w:rFonts w:asciiTheme="majorHAnsi" w:hAnsiTheme="majorHAnsi" w:cs="Arial"/>
          <w:spacing w:val="-3"/>
          <w:sz w:val="20"/>
          <w:rPrChange w:id="5906" w:author="dbecker" w:date="2016-01-07T14:58:00Z">
            <w:rPr>
              <w:rFonts w:ascii="Arial" w:hAnsi="Arial" w:cs="Arial"/>
              <w:spacing w:val="-3"/>
              <w:sz w:val="20"/>
            </w:rPr>
          </w:rPrChange>
        </w:rPr>
      </w:pPr>
    </w:p>
    <w:p w:rsidR="00843F77" w:rsidRPr="004338A9" w:rsidRDefault="00843F77" w:rsidP="00843F77">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36" w:hanging="1076"/>
        <w:jc w:val="both"/>
        <w:rPr>
          <w:rFonts w:asciiTheme="majorHAnsi" w:hAnsiTheme="majorHAnsi" w:cs="Arial"/>
          <w:spacing w:val="-3"/>
          <w:sz w:val="20"/>
          <w:rPrChange w:id="5907" w:author="dbecker" w:date="2016-01-07T14:58:00Z">
            <w:rPr>
              <w:rFonts w:ascii="Arial" w:hAnsi="Arial" w:cs="Arial"/>
              <w:spacing w:val="-3"/>
              <w:sz w:val="20"/>
            </w:rPr>
          </w:rPrChange>
        </w:rPr>
      </w:pPr>
      <w:r w:rsidRPr="004338A9">
        <w:rPr>
          <w:rFonts w:asciiTheme="majorHAnsi" w:hAnsiTheme="majorHAnsi" w:cs="Arial"/>
          <w:spacing w:val="-3"/>
          <w:sz w:val="20"/>
          <w:rPrChange w:id="5908" w:author="dbecker" w:date="2016-01-07T14:58:00Z">
            <w:rPr>
              <w:rFonts w:ascii="Arial" w:hAnsi="Arial" w:cs="Arial"/>
              <w:spacing w:val="-3"/>
              <w:sz w:val="20"/>
            </w:rPr>
          </w:rPrChange>
        </w:rPr>
        <w:t>Each emergency worker receives one unit.</w:t>
      </w:r>
    </w:p>
    <w:p w:rsidR="00843F77" w:rsidRPr="004338A9" w:rsidRDefault="00843F77" w:rsidP="00843F77">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436" w:hanging="1436"/>
        <w:jc w:val="both"/>
        <w:rPr>
          <w:rFonts w:asciiTheme="majorHAnsi" w:hAnsiTheme="majorHAnsi" w:cs="Arial"/>
          <w:spacing w:val="-3"/>
          <w:sz w:val="20"/>
          <w:rPrChange w:id="5909" w:author="dbecker" w:date="2016-01-07T14:58:00Z">
            <w:rPr>
              <w:rFonts w:ascii="Arial" w:hAnsi="Arial" w:cs="Arial"/>
              <w:spacing w:val="-3"/>
              <w:sz w:val="20"/>
            </w:rPr>
          </w:rPrChange>
        </w:rPr>
      </w:pPr>
    </w:p>
    <w:p w:rsidR="00843F77" w:rsidRPr="004338A9" w:rsidRDefault="00843F77" w:rsidP="00843F77">
      <w:pPr>
        <w:tabs>
          <w:tab w:val="left" w:pos="0"/>
          <w:tab w:val="left" w:pos="36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spacing w:val="-3"/>
          <w:sz w:val="20"/>
          <w:rPrChange w:id="5910" w:author="dbecker" w:date="2016-01-07T14:58:00Z">
            <w:rPr>
              <w:rFonts w:ascii="Arial" w:hAnsi="Arial" w:cs="Arial"/>
              <w:spacing w:val="-3"/>
              <w:sz w:val="20"/>
            </w:rPr>
          </w:rPrChange>
        </w:rPr>
      </w:pPr>
      <w:r w:rsidRPr="004338A9">
        <w:rPr>
          <w:rFonts w:asciiTheme="majorHAnsi" w:hAnsiTheme="majorHAnsi" w:cs="Arial"/>
          <w:spacing w:val="-3"/>
          <w:sz w:val="20"/>
          <w:rPrChange w:id="5911" w:author="dbecker" w:date="2016-01-07T14:58:00Z">
            <w:rPr>
              <w:rFonts w:ascii="Arial" w:hAnsi="Arial" w:cs="Arial"/>
              <w:spacing w:val="-3"/>
              <w:sz w:val="20"/>
            </w:rPr>
          </w:rPrChange>
        </w:rPr>
        <w:t>2.</w:t>
      </w:r>
      <w:r w:rsidRPr="004338A9">
        <w:rPr>
          <w:rFonts w:asciiTheme="majorHAnsi" w:hAnsiTheme="majorHAnsi" w:cs="Arial"/>
          <w:spacing w:val="-3"/>
          <w:sz w:val="20"/>
          <w:rPrChange w:id="5912" w:author="dbecker" w:date="2016-01-07T14:58:00Z">
            <w:rPr>
              <w:rFonts w:ascii="Arial" w:hAnsi="Arial" w:cs="Arial"/>
              <w:spacing w:val="-3"/>
              <w:sz w:val="20"/>
            </w:rPr>
          </w:rPrChange>
        </w:rPr>
        <w:tab/>
        <w:t>Have all emergency workers complete the top section of Form 305A</w:t>
      </w:r>
      <w:r w:rsidRPr="004338A9">
        <w:rPr>
          <w:rFonts w:asciiTheme="majorHAnsi" w:hAnsiTheme="majorHAnsi" w:cs="Arial"/>
          <w:b/>
          <w:spacing w:val="-3"/>
          <w:sz w:val="20"/>
          <w:rPrChange w:id="5913"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14" w:author="dbecker" w:date="2016-01-07T14:58:00Z">
            <w:rPr>
              <w:rFonts w:ascii="Arial" w:hAnsi="Arial" w:cs="Arial"/>
              <w:spacing w:val="-3"/>
              <w:sz w:val="20"/>
            </w:rPr>
          </w:rPrChange>
        </w:rPr>
        <w:t>Dosimetry-KI Report Form.</w:t>
      </w:r>
    </w:p>
    <w:p w:rsidR="00843F77" w:rsidRPr="004338A9" w:rsidRDefault="00843F77" w:rsidP="00843F77">
      <w:pPr>
        <w:tabs>
          <w:tab w:val="left" w:pos="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spacing w:val="-3"/>
          <w:sz w:val="20"/>
          <w:rPrChange w:id="5915" w:author="dbecker" w:date="2016-01-07T14:58:00Z">
            <w:rPr>
              <w:rFonts w:ascii="Arial" w:hAnsi="Arial" w:cs="Arial"/>
              <w:spacing w:val="-3"/>
              <w:sz w:val="20"/>
            </w:rPr>
          </w:rPrChange>
        </w:rPr>
      </w:pPr>
      <w:r w:rsidRPr="004338A9">
        <w:rPr>
          <w:rFonts w:asciiTheme="majorHAnsi" w:hAnsiTheme="majorHAnsi" w:cs="Arial"/>
          <w:spacing w:val="-3"/>
          <w:sz w:val="20"/>
          <w:rPrChange w:id="5916" w:author="dbecker" w:date="2016-01-07T14:58:00Z">
            <w:rPr>
              <w:rFonts w:ascii="Arial" w:hAnsi="Arial" w:cs="Arial"/>
              <w:spacing w:val="-3"/>
              <w:sz w:val="20"/>
            </w:rPr>
          </w:rPrChange>
        </w:rPr>
        <w:t>3.</w:t>
      </w:r>
      <w:r w:rsidRPr="004338A9">
        <w:rPr>
          <w:rFonts w:asciiTheme="majorHAnsi" w:hAnsiTheme="majorHAnsi" w:cs="Arial"/>
          <w:spacing w:val="-3"/>
          <w:sz w:val="20"/>
          <w:rPrChange w:id="5917" w:author="dbecker" w:date="2016-01-07T14:58:00Z">
            <w:rPr>
              <w:rFonts w:ascii="Arial" w:hAnsi="Arial" w:cs="Arial"/>
              <w:spacing w:val="-3"/>
              <w:sz w:val="20"/>
            </w:rPr>
          </w:rPrChange>
        </w:rPr>
        <w:tab/>
        <w:t>Read the self-reading dosimeters while the emergency workers are completing the top section of Form 305A</w:t>
      </w:r>
      <w:r w:rsidRPr="004338A9">
        <w:rPr>
          <w:rFonts w:asciiTheme="majorHAnsi" w:hAnsiTheme="majorHAnsi" w:cs="Arial"/>
          <w:b/>
          <w:spacing w:val="-3"/>
          <w:sz w:val="20"/>
          <w:rPrChange w:id="5918"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19" w:author="dbecker" w:date="2016-01-07T14:58:00Z">
            <w:rPr>
              <w:rFonts w:ascii="Arial" w:hAnsi="Arial" w:cs="Arial"/>
              <w:spacing w:val="-3"/>
              <w:sz w:val="20"/>
            </w:rPr>
          </w:rPrChange>
        </w:rPr>
        <w:t>Dosimetry-KI Report Form.</w:t>
      </w:r>
      <w:r w:rsidRPr="004338A9">
        <w:rPr>
          <w:rFonts w:asciiTheme="majorHAnsi" w:hAnsiTheme="majorHAnsi" w:cs="Arial"/>
          <w:b/>
          <w:spacing w:val="-3"/>
          <w:sz w:val="20"/>
          <w:rPrChange w:id="5920"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21" w:author="dbecker" w:date="2016-01-07T14:58:00Z">
            <w:rPr>
              <w:rFonts w:ascii="Arial" w:hAnsi="Arial" w:cs="Arial"/>
              <w:spacing w:val="-3"/>
              <w:sz w:val="20"/>
            </w:rPr>
          </w:rPrChange>
        </w:rPr>
        <w:t xml:space="preserve">If not previously done, recharge (zero) the dosimeters in accordance with </w:t>
      </w:r>
      <w:r w:rsidR="00A23486" w:rsidRPr="004338A9">
        <w:rPr>
          <w:rFonts w:asciiTheme="majorHAnsi" w:hAnsiTheme="majorHAnsi" w:cs="Arial"/>
          <w:spacing w:val="-3"/>
          <w:sz w:val="20"/>
          <w:rPrChange w:id="5922" w:author="dbecker" w:date="2016-01-07T14:58:00Z">
            <w:rPr>
              <w:rFonts w:ascii="Arial" w:hAnsi="Arial" w:cs="Arial"/>
              <w:spacing w:val="-3"/>
              <w:sz w:val="20"/>
            </w:rPr>
          </w:rPrChange>
        </w:rPr>
        <w:t xml:space="preserve">the </w:t>
      </w:r>
      <w:r w:rsidRPr="004338A9">
        <w:rPr>
          <w:rFonts w:asciiTheme="majorHAnsi" w:hAnsiTheme="majorHAnsi" w:cs="Arial"/>
          <w:spacing w:val="-3"/>
          <w:sz w:val="20"/>
          <w:rPrChange w:id="5923" w:author="dbecker" w:date="2016-01-07T14:58:00Z">
            <w:rPr>
              <w:rFonts w:ascii="Arial" w:hAnsi="Arial" w:cs="Arial"/>
              <w:spacing w:val="-3"/>
              <w:sz w:val="20"/>
            </w:rPr>
          </w:rPrChange>
        </w:rPr>
        <w:t xml:space="preserve">Operational Checks for Dosimetry </w:t>
      </w:r>
      <w:r w:rsidR="00A23486" w:rsidRPr="004338A9">
        <w:rPr>
          <w:rFonts w:asciiTheme="majorHAnsi" w:hAnsiTheme="majorHAnsi" w:cs="Arial"/>
          <w:spacing w:val="-3"/>
          <w:sz w:val="20"/>
          <w:rPrChange w:id="5924" w:author="dbecker" w:date="2016-01-07T14:58:00Z">
            <w:rPr>
              <w:rFonts w:ascii="Arial" w:hAnsi="Arial" w:cs="Arial"/>
              <w:spacing w:val="-3"/>
              <w:sz w:val="20"/>
            </w:rPr>
          </w:rPrChange>
        </w:rPr>
        <w:t xml:space="preserve">Job Aid </w:t>
      </w:r>
      <w:r w:rsidRPr="004338A9">
        <w:rPr>
          <w:rFonts w:asciiTheme="majorHAnsi" w:hAnsiTheme="majorHAnsi" w:cs="Arial"/>
          <w:spacing w:val="-3"/>
          <w:sz w:val="20"/>
          <w:rPrChange w:id="5925" w:author="dbecker" w:date="2016-01-07T14:58:00Z">
            <w:rPr>
              <w:rFonts w:ascii="Arial" w:hAnsi="Arial" w:cs="Arial"/>
              <w:spacing w:val="-3"/>
              <w:sz w:val="20"/>
            </w:rPr>
          </w:rPrChange>
        </w:rPr>
        <w:t>and enter the values in the BEFORE block on Form 305A</w:t>
      </w:r>
      <w:r w:rsidRPr="004338A9">
        <w:rPr>
          <w:rFonts w:asciiTheme="majorHAnsi" w:hAnsiTheme="majorHAnsi" w:cs="Arial"/>
          <w:b/>
          <w:spacing w:val="-3"/>
          <w:sz w:val="20"/>
          <w:rPrChange w:id="5926"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27" w:author="dbecker" w:date="2016-01-07T14:58:00Z">
            <w:rPr>
              <w:rFonts w:ascii="Arial" w:hAnsi="Arial" w:cs="Arial"/>
              <w:spacing w:val="-3"/>
              <w:sz w:val="20"/>
            </w:rPr>
          </w:rPrChange>
        </w:rPr>
        <w:t>Dosimetry-KI Report Form.</w:t>
      </w:r>
    </w:p>
    <w:p w:rsidR="00843F77" w:rsidRPr="004338A9" w:rsidRDefault="00843F77" w:rsidP="00843F77">
      <w:pPr>
        <w:tabs>
          <w:tab w:val="left" w:pos="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b/>
          <w:spacing w:val="-3"/>
          <w:sz w:val="20"/>
          <w:rPrChange w:id="5928" w:author="dbecker" w:date="2016-01-07T14:58:00Z">
            <w:rPr>
              <w:rFonts w:ascii="Arial" w:hAnsi="Arial" w:cs="Arial"/>
              <w:b/>
              <w:spacing w:val="-3"/>
              <w:sz w:val="20"/>
            </w:rPr>
          </w:rPrChange>
        </w:rPr>
      </w:pPr>
      <w:r w:rsidRPr="004338A9">
        <w:rPr>
          <w:rFonts w:asciiTheme="majorHAnsi" w:hAnsiTheme="majorHAnsi" w:cs="Arial"/>
          <w:spacing w:val="-3"/>
          <w:sz w:val="20"/>
          <w:rPrChange w:id="5929" w:author="dbecker" w:date="2016-01-07T14:58:00Z">
            <w:rPr>
              <w:rFonts w:ascii="Arial" w:hAnsi="Arial" w:cs="Arial"/>
              <w:spacing w:val="-3"/>
              <w:sz w:val="20"/>
            </w:rPr>
          </w:rPrChange>
        </w:rPr>
        <w:t>4.</w:t>
      </w:r>
      <w:r w:rsidRPr="004338A9">
        <w:rPr>
          <w:rFonts w:asciiTheme="majorHAnsi" w:hAnsiTheme="majorHAnsi" w:cs="Arial"/>
          <w:spacing w:val="-3"/>
          <w:sz w:val="20"/>
          <w:rPrChange w:id="5930" w:author="dbecker" w:date="2016-01-07T14:58:00Z">
            <w:rPr>
              <w:rFonts w:ascii="Arial" w:hAnsi="Arial" w:cs="Arial"/>
              <w:spacing w:val="-3"/>
              <w:sz w:val="20"/>
            </w:rPr>
          </w:rPrChange>
        </w:rPr>
        <w:tab/>
        <w:t>Have the emergency workers verify the serial numbers, which have been entered by the RADEF Officer, for the self-reading dosimeters and TLD in the appropriate block on Form 305A</w:t>
      </w:r>
      <w:r w:rsidRPr="004338A9">
        <w:rPr>
          <w:rFonts w:asciiTheme="majorHAnsi" w:hAnsiTheme="majorHAnsi" w:cs="Arial"/>
          <w:b/>
          <w:spacing w:val="-3"/>
          <w:sz w:val="20"/>
          <w:rPrChange w:id="5931"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32" w:author="dbecker" w:date="2016-01-07T14:58:00Z">
            <w:rPr>
              <w:rFonts w:ascii="Arial" w:hAnsi="Arial" w:cs="Arial"/>
              <w:spacing w:val="-3"/>
              <w:sz w:val="20"/>
            </w:rPr>
          </w:rPrChange>
        </w:rPr>
        <w:t>Dosimetry-KI Report Form</w:t>
      </w:r>
      <w:r w:rsidRPr="004338A9">
        <w:rPr>
          <w:rFonts w:asciiTheme="majorHAnsi" w:hAnsiTheme="majorHAnsi" w:cs="Arial"/>
          <w:b/>
          <w:spacing w:val="-3"/>
          <w:sz w:val="20"/>
          <w:rPrChange w:id="5933" w:author="dbecker" w:date="2016-01-07T14:58:00Z">
            <w:rPr>
              <w:rFonts w:ascii="Arial" w:hAnsi="Arial" w:cs="Arial"/>
              <w:b/>
              <w:spacing w:val="-3"/>
              <w:sz w:val="20"/>
            </w:rPr>
          </w:rPrChange>
        </w:rPr>
        <w:t>.</w:t>
      </w:r>
    </w:p>
    <w:p w:rsidR="00843F77" w:rsidRPr="004338A9" w:rsidRDefault="00843F77" w:rsidP="00843F77">
      <w:pPr>
        <w:tabs>
          <w:tab w:val="left" w:pos="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b/>
          <w:spacing w:val="-3"/>
          <w:sz w:val="20"/>
          <w:rPrChange w:id="5934" w:author="dbecker" w:date="2016-01-07T14:58:00Z">
            <w:rPr>
              <w:rFonts w:ascii="Arial" w:hAnsi="Arial" w:cs="Arial"/>
              <w:b/>
              <w:spacing w:val="-3"/>
              <w:sz w:val="20"/>
            </w:rPr>
          </w:rPrChange>
        </w:rPr>
      </w:pPr>
      <w:r w:rsidRPr="004338A9">
        <w:rPr>
          <w:rFonts w:asciiTheme="majorHAnsi" w:hAnsiTheme="majorHAnsi" w:cs="Arial"/>
          <w:spacing w:val="-3"/>
          <w:sz w:val="20"/>
          <w:rPrChange w:id="5935" w:author="dbecker" w:date="2016-01-07T14:58:00Z">
            <w:rPr>
              <w:rFonts w:ascii="Arial" w:hAnsi="Arial" w:cs="Arial"/>
              <w:spacing w:val="-3"/>
              <w:sz w:val="20"/>
            </w:rPr>
          </w:rPrChange>
        </w:rPr>
        <w:t>5.</w:t>
      </w:r>
      <w:r w:rsidRPr="004338A9">
        <w:rPr>
          <w:rFonts w:asciiTheme="majorHAnsi" w:hAnsiTheme="majorHAnsi" w:cs="Arial"/>
          <w:spacing w:val="-3"/>
          <w:sz w:val="20"/>
          <w:rPrChange w:id="5936" w:author="dbecker" w:date="2016-01-07T14:58:00Z">
            <w:rPr>
              <w:rFonts w:ascii="Arial" w:hAnsi="Arial" w:cs="Arial"/>
              <w:spacing w:val="-3"/>
              <w:sz w:val="20"/>
            </w:rPr>
          </w:rPrChange>
        </w:rPr>
        <w:tab/>
        <w:t>Have the emergency workers read both self-reading dosimeters and verify the reading for each dosimeter in the BEFORE block on Form 305A</w:t>
      </w:r>
      <w:r w:rsidRPr="004338A9">
        <w:rPr>
          <w:rFonts w:asciiTheme="majorHAnsi" w:hAnsiTheme="majorHAnsi" w:cs="Arial"/>
          <w:b/>
          <w:spacing w:val="-3"/>
          <w:sz w:val="20"/>
          <w:rPrChange w:id="5937"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38" w:author="dbecker" w:date="2016-01-07T14:58:00Z">
            <w:rPr>
              <w:rFonts w:ascii="Arial" w:hAnsi="Arial" w:cs="Arial"/>
              <w:spacing w:val="-3"/>
              <w:sz w:val="20"/>
            </w:rPr>
          </w:rPrChange>
        </w:rPr>
        <w:t>Dosimetry-KI Report Form.</w:t>
      </w:r>
    </w:p>
    <w:p w:rsidR="00843F77" w:rsidRPr="004338A9" w:rsidRDefault="00843F77" w:rsidP="00843F77">
      <w:pPr>
        <w:tabs>
          <w:tab w:val="left" w:pos="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b/>
          <w:spacing w:val="-3"/>
          <w:sz w:val="20"/>
          <w:rPrChange w:id="5939" w:author="dbecker" w:date="2016-01-07T14:58:00Z">
            <w:rPr>
              <w:rFonts w:ascii="Arial" w:hAnsi="Arial" w:cs="Arial"/>
              <w:b/>
              <w:spacing w:val="-3"/>
              <w:sz w:val="20"/>
            </w:rPr>
          </w:rPrChange>
        </w:rPr>
      </w:pPr>
      <w:r w:rsidRPr="004338A9">
        <w:rPr>
          <w:rFonts w:asciiTheme="majorHAnsi" w:hAnsiTheme="majorHAnsi" w:cs="Arial"/>
          <w:spacing w:val="-3"/>
          <w:sz w:val="20"/>
          <w:rPrChange w:id="5940" w:author="dbecker" w:date="2016-01-07T14:58:00Z">
            <w:rPr>
              <w:rFonts w:ascii="Arial" w:hAnsi="Arial" w:cs="Arial"/>
              <w:spacing w:val="-3"/>
              <w:sz w:val="20"/>
            </w:rPr>
          </w:rPrChange>
        </w:rPr>
        <w:t xml:space="preserve">6.  </w:t>
      </w:r>
      <w:r w:rsidRPr="004338A9">
        <w:rPr>
          <w:rFonts w:asciiTheme="majorHAnsi" w:hAnsiTheme="majorHAnsi" w:cs="Arial"/>
          <w:spacing w:val="-3"/>
          <w:sz w:val="20"/>
          <w:rPrChange w:id="5941" w:author="dbecker" w:date="2016-01-07T14:58:00Z">
            <w:rPr>
              <w:rFonts w:ascii="Arial" w:hAnsi="Arial" w:cs="Arial"/>
              <w:spacing w:val="-3"/>
              <w:sz w:val="20"/>
            </w:rPr>
          </w:rPrChange>
        </w:rPr>
        <w:tab/>
        <w:t>Record the DATE/TIME and PERSON/ORGANIZATION in the issued blocks on Form 305A</w:t>
      </w:r>
      <w:r w:rsidRPr="004338A9">
        <w:rPr>
          <w:rFonts w:asciiTheme="majorHAnsi" w:hAnsiTheme="majorHAnsi" w:cs="Arial"/>
          <w:b/>
          <w:spacing w:val="-3"/>
          <w:sz w:val="20"/>
          <w:rPrChange w:id="5942"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43" w:author="dbecker" w:date="2016-01-07T14:58:00Z">
            <w:rPr>
              <w:rFonts w:ascii="Arial" w:hAnsi="Arial" w:cs="Arial"/>
              <w:spacing w:val="-3"/>
              <w:sz w:val="20"/>
            </w:rPr>
          </w:rPrChange>
        </w:rPr>
        <w:t>Dosimetry-KI Report Form and retain pink copy (Copy 3).</w:t>
      </w:r>
    </w:p>
    <w:p w:rsidR="00843F77" w:rsidRPr="004338A9" w:rsidRDefault="00843F77" w:rsidP="00843F77">
      <w:pPr>
        <w:tabs>
          <w:tab w:val="left" w:pos="0"/>
          <w:tab w:val="left" w:pos="360"/>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spacing w:val="-3"/>
          <w:sz w:val="20"/>
          <w:rPrChange w:id="5944" w:author="dbecker" w:date="2016-01-07T14:58:00Z">
            <w:rPr>
              <w:rFonts w:ascii="Arial" w:hAnsi="Arial" w:cs="Arial"/>
              <w:spacing w:val="-3"/>
              <w:sz w:val="20"/>
            </w:rPr>
          </w:rPrChange>
        </w:rPr>
      </w:pPr>
      <w:r w:rsidRPr="004338A9">
        <w:rPr>
          <w:rFonts w:asciiTheme="majorHAnsi" w:hAnsiTheme="majorHAnsi" w:cs="Arial"/>
          <w:spacing w:val="-3"/>
          <w:sz w:val="20"/>
          <w:rPrChange w:id="5945" w:author="dbecker" w:date="2016-01-07T14:58:00Z">
            <w:rPr>
              <w:rFonts w:ascii="Arial" w:hAnsi="Arial" w:cs="Arial"/>
              <w:spacing w:val="-3"/>
              <w:sz w:val="20"/>
            </w:rPr>
          </w:rPrChange>
        </w:rPr>
        <w:t>7.</w:t>
      </w:r>
      <w:r w:rsidRPr="004338A9">
        <w:rPr>
          <w:rFonts w:asciiTheme="majorHAnsi" w:hAnsiTheme="majorHAnsi" w:cs="Arial"/>
          <w:spacing w:val="-3"/>
          <w:sz w:val="20"/>
          <w:rPrChange w:id="5946" w:author="dbecker" w:date="2016-01-07T14:58:00Z">
            <w:rPr>
              <w:rFonts w:ascii="Arial" w:hAnsi="Arial" w:cs="Arial"/>
              <w:spacing w:val="-3"/>
              <w:sz w:val="20"/>
            </w:rPr>
          </w:rPrChange>
        </w:rPr>
        <w:tab/>
        <w:t>Have the emergency workers complete the sections of Form 135A, Potassium Iodide Acknowledgement Form.</w:t>
      </w:r>
    </w:p>
    <w:p w:rsidR="00843F77" w:rsidRPr="004338A9" w:rsidRDefault="00843F77" w:rsidP="00843F77">
      <w:pPr>
        <w:tabs>
          <w:tab w:val="left" w:pos="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spacing w:val="-3"/>
          <w:sz w:val="20"/>
          <w:rPrChange w:id="5947" w:author="dbecker" w:date="2016-01-07T14:58:00Z">
            <w:rPr>
              <w:rFonts w:ascii="Arial" w:hAnsi="Arial" w:cs="Arial"/>
              <w:spacing w:val="-3"/>
              <w:sz w:val="20"/>
            </w:rPr>
          </w:rPrChange>
        </w:rPr>
      </w:pPr>
      <w:r w:rsidRPr="004338A9">
        <w:rPr>
          <w:rFonts w:asciiTheme="majorHAnsi" w:hAnsiTheme="majorHAnsi" w:cs="Arial"/>
          <w:spacing w:val="-3"/>
          <w:sz w:val="20"/>
          <w:rPrChange w:id="5948" w:author="dbecker" w:date="2016-01-07T14:58:00Z">
            <w:rPr>
              <w:rFonts w:ascii="Arial" w:hAnsi="Arial" w:cs="Arial"/>
              <w:spacing w:val="-3"/>
              <w:sz w:val="20"/>
            </w:rPr>
          </w:rPrChange>
        </w:rPr>
        <w:t>8.</w:t>
      </w:r>
      <w:r w:rsidRPr="004338A9">
        <w:rPr>
          <w:rFonts w:asciiTheme="majorHAnsi" w:hAnsiTheme="majorHAnsi" w:cs="Arial"/>
          <w:spacing w:val="-3"/>
          <w:sz w:val="20"/>
          <w:rPrChange w:id="5949" w:author="dbecker" w:date="2016-01-07T14:58:00Z">
            <w:rPr>
              <w:rFonts w:ascii="Arial" w:hAnsi="Arial" w:cs="Arial"/>
              <w:spacing w:val="-3"/>
              <w:sz w:val="20"/>
            </w:rPr>
          </w:rPrChange>
        </w:rPr>
        <w:tab/>
        <w:t>Retain Form 135A, Potassium Iodide Acknowledgement Form.</w:t>
      </w:r>
    </w:p>
    <w:p w:rsidR="00843F77" w:rsidRPr="004338A9" w:rsidRDefault="00843F77" w:rsidP="00843F77">
      <w:pPr>
        <w:tabs>
          <w:tab w:val="left" w:pos="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spacing w:val="-3"/>
          <w:sz w:val="20"/>
          <w:rPrChange w:id="5950" w:author="dbecker" w:date="2016-01-07T14:58:00Z">
            <w:rPr>
              <w:rFonts w:ascii="Arial" w:hAnsi="Arial" w:cs="Arial"/>
              <w:spacing w:val="-3"/>
              <w:sz w:val="20"/>
            </w:rPr>
          </w:rPrChange>
        </w:rPr>
      </w:pPr>
      <w:r w:rsidRPr="004338A9">
        <w:rPr>
          <w:rFonts w:asciiTheme="majorHAnsi" w:hAnsiTheme="majorHAnsi" w:cs="Arial"/>
          <w:spacing w:val="-3"/>
          <w:sz w:val="20"/>
          <w:rPrChange w:id="5951" w:author="dbecker" w:date="2016-01-07T14:58:00Z">
            <w:rPr>
              <w:rFonts w:ascii="Arial" w:hAnsi="Arial" w:cs="Arial"/>
              <w:spacing w:val="-3"/>
              <w:sz w:val="20"/>
            </w:rPr>
          </w:rPrChange>
        </w:rPr>
        <w:t>9.</w:t>
      </w:r>
      <w:r w:rsidRPr="004338A9">
        <w:rPr>
          <w:rFonts w:asciiTheme="majorHAnsi" w:hAnsiTheme="majorHAnsi" w:cs="Arial"/>
          <w:spacing w:val="-3"/>
          <w:sz w:val="20"/>
          <w:rPrChange w:id="5952" w:author="dbecker" w:date="2016-01-07T14:58:00Z">
            <w:rPr>
              <w:rFonts w:ascii="Arial" w:hAnsi="Arial" w:cs="Arial"/>
              <w:spacing w:val="-3"/>
              <w:sz w:val="20"/>
            </w:rPr>
          </w:rPrChange>
        </w:rPr>
        <w:tab/>
        <w:t>Enter the appropriate information on Form 120L, Dosimetry Log Sheet.</w:t>
      </w:r>
    </w:p>
    <w:p w:rsidR="00843F77" w:rsidRPr="004338A9" w:rsidDel="00AD663D" w:rsidRDefault="00843F77" w:rsidP="00843F77">
      <w:pPr>
        <w:tabs>
          <w:tab w:val="left" w:pos="0"/>
          <w:tab w:val="left" w:pos="680"/>
          <w:tab w:val="left" w:pos="72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hanging="720"/>
        <w:jc w:val="both"/>
        <w:rPr>
          <w:del w:id="5953" w:author="dbecker" w:date="2015-11-09T14:07:00Z"/>
          <w:rFonts w:asciiTheme="majorHAnsi" w:hAnsiTheme="majorHAnsi" w:cs="Arial"/>
          <w:spacing w:val="-3"/>
          <w:sz w:val="20"/>
          <w:rPrChange w:id="5954" w:author="dbecker" w:date="2016-01-07T14:58:00Z">
            <w:rPr>
              <w:del w:id="5955" w:author="dbecker" w:date="2015-11-09T14:07:00Z"/>
              <w:rFonts w:ascii="Arial" w:hAnsi="Arial" w:cs="Arial"/>
              <w:spacing w:val="-3"/>
              <w:sz w:val="20"/>
            </w:rPr>
          </w:rPrChange>
        </w:rPr>
      </w:pPr>
    </w:p>
    <w:p w:rsidR="00843F77" w:rsidRPr="004338A9" w:rsidRDefault="00843F77" w:rsidP="003B7B2F">
      <w:pPr>
        <w:pStyle w:val="ListParagraph"/>
        <w:numPr>
          <w:ilvl w:val="0"/>
          <w:numId w:val="90"/>
        </w:numPr>
        <w:tabs>
          <w:tab w:val="left" w:pos="0"/>
          <w:tab w:val="left" w:pos="680"/>
          <w:tab w:val="left" w:pos="72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5956" w:author="dbecker" w:date="2016-01-07T14:58:00Z">
            <w:rPr>
              <w:rFonts w:ascii="Arial" w:hAnsi="Arial" w:cs="Arial"/>
              <w:spacing w:val="-3"/>
              <w:sz w:val="20"/>
            </w:rPr>
          </w:rPrChange>
        </w:rPr>
      </w:pPr>
      <w:r w:rsidRPr="004338A9">
        <w:rPr>
          <w:rFonts w:asciiTheme="majorHAnsi" w:hAnsiTheme="majorHAnsi" w:cs="Arial"/>
          <w:spacing w:val="-3"/>
          <w:sz w:val="20"/>
          <w:rPrChange w:id="5957" w:author="dbecker" w:date="2016-01-07T14:58:00Z">
            <w:rPr>
              <w:rFonts w:ascii="Arial" w:hAnsi="Arial" w:cs="Arial"/>
              <w:spacing w:val="-3"/>
              <w:sz w:val="20"/>
            </w:rPr>
          </w:rPrChange>
        </w:rPr>
        <w:t>Name/organization, social security number, and date/time issued.</w:t>
      </w:r>
    </w:p>
    <w:p w:rsidR="00843F77" w:rsidRPr="004338A9" w:rsidRDefault="00843F77" w:rsidP="003B7B2F">
      <w:pPr>
        <w:pStyle w:val="ListParagraph"/>
        <w:numPr>
          <w:ilvl w:val="0"/>
          <w:numId w:val="90"/>
        </w:numPr>
        <w:tabs>
          <w:tab w:val="left" w:pos="0"/>
          <w:tab w:val="left" w:pos="680"/>
          <w:tab w:val="left" w:pos="72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5958" w:author="dbecker" w:date="2016-01-07T14:58:00Z">
            <w:rPr>
              <w:rFonts w:ascii="Arial" w:hAnsi="Arial" w:cs="Arial"/>
              <w:spacing w:val="-3"/>
              <w:sz w:val="20"/>
            </w:rPr>
          </w:rPrChange>
        </w:rPr>
      </w:pPr>
      <w:r w:rsidRPr="004338A9">
        <w:rPr>
          <w:rFonts w:asciiTheme="majorHAnsi" w:hAnsiTheme="majorHAnsi" w:cs="Arial"/>
          <w:spacing w:val="-3"/>
          <w:sz w:val="20"/>
          <w:rPrChange w:id="5959" w:author="dbecker" w:date="2016-01-07T14:58:00Z">
            <w:rPr>
              <w:rFonts w:ascii="Arial" w:hAnsi="Arial" w:cs="Arial"/>
              <w:spacing w:val="-3"/>
              <w:sz w:val="20"/>
            </w:rPr>
          </w:rPrChange>
        </w:rPr>
        <w:t>Serial number of the self-reading dosimeters and TLDs.</w:t>
      </w:r>
    </w:p>
    <w:p w:rsidR="00843F77" w:rsidRPr="004338A9" w:rsidRDefault="00843F77" w:rsidP="00AD663D">
      <w:pPr>
        <w:tabs>
          <w:tab w:val="left" w:pos="0"/>
          <w:tab w:val="left" w:pos="36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360" w:hanging="360"/>
        <w:jc w:val="both"/>
        <w:rPr>
          <w:rFonts w:asciiTheme="majorHAnsi" w:hAnsiTheme="majorHAnsi" w:cs="Arial"/>
          <w:spacing w:val="-3"/>
          <w:sz w:val="20"/>
          <w:rPrChange w:id="5960" w:author="dbecker" w:date="2016-01-07T14:58:00Z">
            <w:rPr>
              <w:rFonts w:ascii="Arial" w:hAnsi="Arial" w:cs="Arial"/>
              <w:spacing w:val="-3"/>
              <w:sz w:val="20"/>
            </w:rPr>
          </w:rPrChange>
        </w:rPr>
      </w:pPr>
      <w:r w:rsidRPr="004338A9">
        <w:rPr>
          <w:rFonts w:asciiTheme="majorHAnsi" w:hAnsiTheme="majorHAnsi" w:cs="Arial"/>
          <w:spacing w:val="-3"/>
          <w:sz w:val="20"/>
          <w:rPrChange w:id="5961" w:author="dbecker" w:date="2016-01-07T14:58:00Z">
            <w:rPr>
              <w:rFonts w:ascii="Arial" w:hAnsi="Arial" w:cs="Arial"/>
              <w:spacing w:val="-3"/>
              <w:sz w:val="20"/>
            </w:rPr>
          </w:rPrChange>
        </w:rPr>
        <w:t>10.</w:t>
      </w:r>
      <w:r w:rsidRPr="004338A9">
        <w:rPr>
          <w:rFonts w:asciiTheme="majorHAnsi" w:hAnsiTheme="majorHAnsi" w:cs="Arial"/>
          <w:spacing w:val="-3"/>
          <w:sz w:val="20"/>
          <w:rPrChange w:id="5962" w:author="dbecker" w:date="2016-01-07T14:58:00Z">
            <w:rPr>
              <w:rFonts w:ascii="Arial" w:hAnsi="Arial" w:cs="Arial"/>
              <w:spacing w:val="-3"/>
              <w:sz w:val="20"/>
            </w:rPr>
          </w:rPrChange>
        </w:rPr>
        <w:tab/>
        <w:t>Provide each emergency worker with a copy of the Emergency Worker Information</w:t>
      </w:r>
      <w:r w:rsidR="009724F4" w:rsidRPr="004338A9">
        <w:rPr>
          <w:rFonts w:asciiTheme="majorHAnsi" w:hAnsiTheme="majorHAnsi" w:cs="Arial"/>
          <w:spacing w:val="-3"/>
          <w:sz w:val="20"/>
          <w:rPrChange w:id="5963" w:author="dbecker" w:date="2016-01-07T14:58:00Z">
            <w:rPr>
              <w:rFonts w:ascii="Arial" w:hAnsi="Arial" w:cs="Arial"/>
              <w:spacing w:val="-3"/>
              <w:sz w:val="20"/>
            </w:rPr>
          </w:rPrChange>
        </w:rPr>
        <w:t xml:space="preserve"> Job Aid</w:t>
      </w:r>
      <w:r w:rsidRPr="004338A9">
        <w:rPr>
          <w:rFonts w:asciiTheme="majorHAnsi" w:hAnsiTheme="majorHAnsi" w:cs="Arial"/>
          <w:i/>
          <w:spacing w:val="-3"/>
          <w:sz w:val="20"/>
          <w:rPrChange w:id="5964" w:author="dbecker" w:date="2016-01-07T14:58:00Z">
            <w:rPr>
              <w:rFonts w:ascii="Arial" w:hAnsi="Arial" w:cs="Arial"/>
              <w:i/>
              <w:spacing w:val="-3"/>
              <w:sz w:val="20"/>
            </w:rPr>
          </w:rPrChange>
        </w:rPr>
        <w:t xml:space="preserve"> </w:t>
      </w:r>
      <w:r w:rsidRPr="004338A9">
        <w:rPr>
          <w:rFonts w:asciiTheme="majorHAnsi" w:hAnsiTheme="majorHAnsi" w:cs="Arial"/>
          <w:spacing w:val="-3"/>
          <w:sz w:val="20"/>
          <w:rPrChange w:id="5965" w:author="dbecker" w:date="2016-01-07T14:58:00Z">
            <w:rPr>
              <w:rFonts w:ascii="Arial" w:hAnsi="Arial" w:cs="Arial"/>
              <w:spacing w:val="-3"/>
              <w:sz w:val="20"/>
            </w:rPr>
          </w:rPrChange>
        </w:rPr>
        <w:t>and the two remaining (white and yellow) copies of Form 305A</w:t>
      </w:r>
      <w:r w:rsidRPr="004338A9">
        <w:rPr>
          <w:rFonts w:asciiTheme="majorHAnsi" w:hAnsiTheme="majorHAnsi" w:cs="Arial"/>
          <w:b/>
          <w:spacing w:val="-3"/>
          <w:sz w:val="20"/>
          <w:rPrChange w:id="5966" w:author="dbecker" w:date="2016-01-07T14:58:00Z">
            <w:rPr>
              <w:rFonts w:ascii="Arial" w:hAnsi="Arial" w:cs="Arial"/>
              <w:b/>
              <w:spacing w:val="-3"/>
              <w:sz w:val="20"/>
            </w:rPr>
          </w:rPrChange>
        </w:rPr>
        <w:t xml:space="preserve">, </w:t>
      </w:r>
      <w:r w:rsidRPr="004338A9">
        <w:rPr>
          <w:rFonts w:asciiTheme="majorHAnsi" w:hAnsiTheme="majorHAnsi" w:cs="Arial"/>
          <w:spacing w:val="-3"/>
          <w:sz w:val="20"/>
          <w:rPrChange w:id="5967" w:author="dbecker" w:date="2016-01-07T14:58:00Z">
            <w:rPr>
              <w:rFonts w:ascii="Arial" w:hAnsi="Arial" w:cs="Arial"/>
              <w:spacing w:val="-3"/>
              <w:sz w:val="20"/>
            </w:rPr>
          </w:rPrChange>
        </w:rPr>
        <w:t>Dosimetry-KI Report Form.</w:t>
      </w:r>
    </w:p>
    <w:bookmarkEnd w:id="5828"/>
    <w:bookmarkEnd w:id="5829"/>
    <w:p w:rsidR="00E355DA" w:rsidRPr="004338A9" w:rsidRDefault="00E355DA" w:rsidP="00B52C86">
      <w:pPr>
        <w:jc w:val="center"/>
        <w:rPr>
          <w:ins w:id="5968" w:author="dbecker" w:date="2015-11-09T14:08:00Z"/>
          <w:rFonts w:asciiTheme="majorHAnsi" w:hAnsiTheme="majorHAnsi" w:cs="Arial"/>
          <w:b/>
          <w:rPrChange w:id="5969" w:author="dbecker" w:date="2016-01-07T14:58:00Z">
            <w:rPr>
              <w:ins w:id="5970" w:author="dbecker" w:date="2015-11-09T14:08:00Z"/>
              <w:rFonts w:ascii="Arial" w:hAnsi="Arial" w:cs="Arial"/>
              <w:b/>
            </w:rPr>
          </w:rPrChange>
        </w:rPr>
      </w:pPr>
    </w:p>
    <w:p w:rsidR="00AD663D" w:rsidRPr="004338A9" w:rsidRDefault="00AD663D" w:rsidP="00B52C86">
      <w:pPr>
        <w:jc w:val="center"/>
        <w:rPr>
          <w:rFonts w:asciiTheme="majorHAnsi" w:hAnsiTheme="majorHAnsi" w:cs="Arial"/>
          <w:b/>
          <w:rPrChange w:id="5971" w:author="dbecker" w:date="2016-01-07T14:58:00Z">
            <w:rPr>
              <w:rFonts w:ascii="Arial" w:hAnsi="Arial" w:cs="Arial"/>
              <w:b/>
            </w:rPr>
          </w:rPrChange>
        </w:rPr>
      </w:pPr>
    </w:p>
    <w:p w:rsidR="00E355DA" w:rsidRPr="004338A9" w:rsidRDefault="00E355DA" w:rsidP="00B52C86">
      <w:pPr>
        <w:jc w:val="center"/>
        <w:rPr>
          <w:rFonts w:asciiTheme="majorHAnsi" w:hAnsiTheme="majorHAnsi" w:cs="Arial"/>
          <w:b/>
          <w:rPrChange w:id="5972" w:author="dbecker" w:date="2016-01-07T14:58:00Z">
            <w:rPr>
              <w:rFonts w:ascii="Arial" w:hAnsi="Arial" w:cs="Arial"/>
              <w:b/>
            </w:rPr>
          </w:rPrChange>
        </w:rPr>
      </w:pPr>
    </w:p>
    <w:p w:rsidR="00DC6805" w:rsidRPr="004338A9" w:rsidRDefault="00DC6805" w:rsidP="00B52C86">
      <w:pPr>
        <w:rPr>
          <w:rFonts w:asciiTheme="majorHAnsi" w:hAnsiTheme="majorHAnsi" w:cs="Arial"/>
          <w:b/>
          <w:sz w:val="20"/>
          <w:szCs w:val="20"/>
          <w:u w:val="single"/>
          <w:rPrChange w:id="5973" w:author="dbecker" w:date="2016-01-07T14:58:00Z">
            <w:rPr>
              <w:rFonts w:ascii="Arial" w:hAnsi="Arial" w:cs="Arial"/>
              <w:b/>
              <w:sz w:val="20"/>
              <w:szCs w:val="20"/>
              <w:u w:val="single"/>
            </w:rPr>
          </w:rPrChange>
        </w:rPr>
      </w:pPr>
    </w:p>
    <w:p w:rsidR="00DC6805" w:rsidRPr="004338A9" w:rsidRDefault="00DC6805" w:rsidP="00B52C86">
      <w:pPr>
        <w:rPr>
          <w:rFonts w:asciiTheme="majorHAnsi" w:hAnsiTheme="majorHAnsi" w:cs="Arial"/>
          <w:b/>
          <w:sz w:val="20"/>
          <w:szCs w:val="20"/>
          <w:u w:val="single"/>
          <w:rPrChange w:id="5974" w:author="dbecker" w:date="2016-01-07T14:58:00Z">
            <w:rPr>
              <w:rFonts w:ascii="Arial" w:hAnsi="Arial" w:cs="Arial"/>
              <w:b/>
              <w:sz w:val="20"/>
              <w:szCs w:val="20"/>
              <w:u w:val="single"/>
            </w:rPr>
          </w:rPrChange>
        </w:rPr>
      </w:pPr>
    </w:p>
    <w:p w:rsidR="00DC6805" w:rsidRPr="004338A9" w:rsidRDefault="00DC6805" w:rsidP="00B52C86">
      <w:pPr>
        <w:rPr>
          <w:rFonts w:asciiTheme="majorHAnsi" w:hAnsiTheme="majorHAnsi" w:cs="Arial"/>
          <w:b/>
          <w:sz w:val="20"/>
          <w:szCs w:val="20"/>
          <w:u w:val="single"/>
          <w:rPrChange w:id="5975" w:author="dbecker" w:date="2016-01-07T14:58:00Z">
            <w:rPr>
              <w:rFonts w:ascii="Arial" w:hAnsi="Arial" w:cs="Arial"/>
              <w:b/>
              <w:sz w:val="20"/>
              <w:szCs w:val="20"/>
              <w:u w:val="single"/>
            </w:rPr>
          </w:rPrChange>
        </w:rPr>
      </w:pPr>
    </w:p>
    <w:p w:rsidR="00DC6805" w:rsidRPr="004338A9" w:rsidRDefault="00DC6805" w:rsidP="00B52C86">
      <w:pPr>
        <w:rPr>
          <w:rFonts w:asciiTheme="majorHAnsi" w:hAnsiTheme="majorHAnsi" w:cs="Arial"/>
          <w:b/>
          <w:sz w:val="20"/>
          <w:szCs w:val="20"/>
          <w:u w:val="single"/>
          <w:rPrChange w:id="5976" w:author="dbecker" w:date="2016-01-07T14:58:00Z">
            <w:rPr>
              <w:rFonts w:ascii="Arial" w:hAnsi="Arial" w:cs="Arial"/>
              <w:b/>
              <w:sz w:val="20"/>
              <w:szCs w:val="20"/>
              <w:u w:val="single"/>
            </w:rPr>
          </w:rPrChange>
        </w:rPr>
      </w:pPr>
    </w:p>
    <w:p w:rsidR="00DC6805" w:rsidRPr="004338A9" w:rsidRDefault="00DC6805" w:rsidP="00B52C86">
      <w:pPr>
        <w:rPr>
          <w:rFonts w:asciiTheme="majorHAnsi" w:hAnsiTheme="majorHAnsi" w:cs="Arial"/>
          <w:b/>
          <w:sz w:val="20"/>
          <w:szCs w:val="20"/>
          <w:u w:val="single"/>
          <w:rPrChange w:id="5977" w:author="dbecker" w:date="2016-01-07T14:58:00Z">
            <w:rPr>
              <w:rFonts w:ascii="Arial" w:hAnsi="Arial" w:cs="Arial"/>
              <w:b/>
              <w:sz w:val="20"/>
              <w:szCs w:val="20"/>
              <w:u w:val="single"/>
            </w:rPr>
          </w:rPrChange>
        </w:rPr>
      </w:pPr>
    </w:p>
    <w:p w:rsidR="00DC6805" w:rsidRPr="004338A9" w:rsidRDefault="00DC6805" w:rsidP="00B52C86">
      <w:pPr>
        <w:rPr>
          <w:rFonts w:asciiTheme="majorHAnsi" w:hAnsiTheme="majorHAnsi" w:cs="Arial"/>
          <w:b/>
          <w:sz w:val="20"/>
          <w:szCs w:val="20"/>
          <w:u w:val="single"/>
          <w:rPrChange w:id="5978" w:author="dbecker" w:date="2016-01-07T14:58:00Z">
            <w:rPr>
              <w:rFonts w:ascii="Arial" w:hAnsi="Arial" w:cs="Arial"/>
              <w:b/>
              <w:sz w:val="20"/>
              <w:szCs w:val="20"/>
              <w:u w:val="single"/>
            </w:rPr>
          </w:rPrChange>
        </w:rPr>
      </w:pPr>
    </w:p>
    <w:p w:rsidR="00AD7961" w:rsidRPr="004338A9" w:rsidDel="00BB0AF3" w:rsidRDefault="00AD7961" w:rsidP="00B52C86">
      <w:pPr>
        <w:rPr>
          <w:del w:id="5979" w:author="dbecker" w:date="2016-01-13T11:44:00Z"/>
          <w:rFonts w:asciiTheme="majorHAnsi" w:hAnsiTheme="majorHAnsi" w:cs="Arial"/>
          <w:b/>
          <w:sz w:val="20"/>
          <w:szCs w:val="20"/>
          <w:u w:val="single"/>
          <w:rPrChange w:id="5980" w:author="dbecker" w:date="2016-01-07T14:58:00Z">
            <w:rPr>
              <w:del w:id="5981" w:author="dbecker" w:date="2016-01-13T11:44:00Z"/>
              <w:rFonts w:ascii="Arial" w:hAnsi="Arial" w:cs="Arial"/>
              <w:b/>
              <w:sz w:val="20"/>
              <w:szCs w:val="20"/>
              <w:u w:val="single"/>
            </w:rPr>
          </w:rPrChange>
        </w:rPr>
      </w:pPr>
    </w:p>
    <w:p w:rsidR="00AD7961" w:rsidRPr="004338A9" w:rsidRDefault="00AD7961" w:rsidP="00B52C86">
      <w:pPr>
        <w:rPr>
          <w:rFonts w:asciiTheme="majorHAnsi" w:hAnsiTheme="majorHAnsi" w:cs="Arial"/>
          <w:b/>
          <w:sz w:val="20"/>
          <w:szCs w:val="20"/>
          <w:u w:val="single"/>
          <w:rPrChange w:id="5982" w:author="dbecker" w:date="2016-01-07T14:58:00Z">
            <w:rPr>
              <w:rFonts w:ascii="Arial" w:hAnsi="Arial" w:cs="Arial"/>
              <w:b/>
              <w:sz w:val="20"/>
              <w:szCs w:val="20"/>
              <w:u w:val="single"/>
            </w:rPr>
          </w:rPrChange>
        </w:rPr>
      </w:pPr>
    </w:p>
    <w:p w:rsidR="00B52C86" w:rsidRPr="004338A9" w:rsidRDefault="00B52C86" w:rsidP="00B52C86">
      <w:pPr>
        <w:rPr>
          <w:rFonts w:asciiTheme="majorHAnsi" w:hAnsiTheme="majorHAnsi" w:cs="Arial"/>
          <w:b/>
          <w:sz w:val="20"/>
          <w:szCs w:val="20"/>
          <w:u w:val="single"/>
          <w:rPrChange w:id="5983" w:author="dbecker" w:date="2016-01-07T14:58:00Z">
            <w:rPr>
              <w:rFonts w:ascii="Arial" w:hAnsi="Arial" w:cs="Arial"/>
              <w:b/>
              <w:sz w:val="20"/>
              <w:szCs w:val="20"/>
              <w:u w:val="single"/>
            </w:rPr>
          </w:rPrChange>
        </w:rPr>
      </w:pPr>
      <w:r w:rsidRPr="004338A9">
        <w:rPr>
          <w:rFonts w:asciiTheme="majorHAnsi" w:hAnsiTheme="majorHAnsi" w:cs="Arial"/>
          <w:b/>
          <w:sz w:val="20"/>
          <w:szCs w:val="20"/>
          <w:u w:val="single"/>
          <w:rPrChange w:id="5984" w:author="dbecker" w:date="2016-01-07T14:58:00Z">
            <w:rPr>
              <w:rFonts w:ascii="Arial" w:hAnsi="Arial" w:cs="Arial"/>
              <w:b/>
              <w:sz w:val="20"/>
              <w:szCs w:val="20"/>
              <w:u w:val="single"/>
            </w:rPr>
          </w:rPrChange>
        </w:rPr>
        <w:t>Emergency Worker Information</w:t>
      </w:r>
      <w:r w:rsidR="008E31D1" w:rsidRPr="004338A9">
        <w:rPr>
          <w:rFonts w:asciiTheme="majorHAnsi" w:hAnsiTheme="majorHAnsi" w:cs="Arial"/>
          <w:b/>
          <w:sz w:val="20"/>
          <w:szCs w:val="20"/>
          <w:u w:val="single"/>
          <w:rPrChange w:id="5985" w:author="dbecker" w:date="2016-01-07T14:58:00Z">
            <w:rPr>
              <w:rFonts w:ascii="Arial" w:hAnsi="Arial" w:cs="Arial"/>
              <w:b/>
              <w:sz w:val="20"/>
              <w:szCs w:val="20"/>
              <w:u w:val="single"/>
            </w:rPr>
          </w:rPrChange>
        </w:rPr>
        <w:t xml:space="preserve"> </w:t>
      </w:r>
      <w:r w:rsidR="004D6027" w:rsidRPr="004338A9">
        <w:rPr>
          <w:rFonts w:asciiTheme="majorHAnsi" w:hAnsiTheme="majorHAnsi" w:cs="Arial"/>
          <w:b/>
          <w:sz w:val="20"/>
          <w:szCs w:val="20"/>
          <w:u w:val="single"/>
          <w:rPrChange w:id="5986" w:author="dbecker" w:date="2016-01-07T14:58:00Z">
            <w:rPr>
              <w:rFonts w:ascii="Arial" w:hAnsi="Arial" w:cs="Arial"/>
              <w:b/>
              <w:sz w:val="20"/>
              <w:szCs w:val="20"/>
              <w:u w:val="single"/>
            </w:rPr>
          </w:rPrChange>
        </w:rPr>
        <w:t>Job Aid</w:t>
      </w:r>
    </w:p>
    <w:p w:rsidR="00BC51F7" w:rsidRPr="004338A9" w:rsidRDefault="00BC51F7" w:rsidP="00B52C86">
      <w:pPr>
        <w:rPr>
          <w:rFonts w:asciiTheme="majorHAnsi" w:hAnsiTheme="majorHAnsi" w:cs="Arial"/>
          <w:b/>
          <w:sz w:val="20"/>
          <w:szCs w:val="20"/>
          <w:u w:val="single"/>
          <w:rPrChange w:id="5987" w:author="dbecker" w:date="2016-01-07T14:58:00Z">
            <w:rPr>
              <w:rFonts w:ascii="Arial" w:hAnsi="Arial" w:cs="Arial"/>
              <w:b/>
              <w:sz w:val="20"/>
              <w:szCs w:val="20"/>
              <w:u w:val="single"/>
            </w:rPr>
          </w:rPrChange>
        </w:rPr>
      </w:pPr>
    </w:p>
    <w:p w:rsidR="00843F77" w:rsidRPr="004338A9" w:rsidRDefault="00843F77" w:rsidP="003B7B2F">
      <w:pPr>
        <w:numPr>
          <w:ilvl w:val="0"/>
          <w:numId w:val="77"/>
        </w:numPr>
        <w:tabs>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rPrChange w:id="5988" w:author="dbecker" w:date="2016-01-07T14:58:00Z">
            <w:rPr>
              <w:rFonts w:ascii="Arial" w:hAnsi="Arial" w:cs="Arial"/>
              <w:b/>
              <w:spacing w:val="-3"/>
              <w:sz w:val="20"/>
            </w:rPr>
          </w:rPrChange>
        </w:rPr>
      </w:pPr>
      <w:r w:rsidRPr="004338A9">
        <w:rPr>
          <w:rFonts w:asciiTheme="majorHAnsi" w:hAnsiTheme="majorHAnsi" w:cs="Arial"/>
          <w:b/>
          <w:spacing w:val="-3"/>
          <w:sz w:val="20"/>
          <w:rPrChange w:id="5989" w:author="dbecker" w:date="2016-01-07T14:58:00Z">
            <w:rPr>
              <w:rFonts w:ascii="Arial" w:hAnsi="Arial" w:cs="Arial"/>
              <w:b/>
              <w:spacing w:val="-3"/>
              <w:sz w:val="20"/>
            </w:rPr>
          </w:rPrChange>
        </w:rPr>
        <w:t>Wearing the Self-Reading Dosimeters (SRDs) and Thermoluminescent Dosimeters(TLDs)</w:t>
      </w:r>
    </w:p>
    <w:p w:rsidR="00843F77" w:rsidRPr="004338A9" w:rsidRDefault="00843F77" w:rsidP="00843F77">
      <w:pPr>
        <w:tabs>
          <w:tab w:val="left" w:pos="126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900"/>
        <w:jc w:val="both"/>
        <w:rPr>
          <w:rFonts w:asciiTheme="majorHAnsi" w:hAnsiTheme="majorHAnsi" w:cs="Arial"/>
          <w:spacing w:val="-3"/>
          <w:sz w:val="20"/>
          <w:rPrChange w:id="5990" w:author="dbecker" w:date="2016-01-07T14:58:00Z">
            <w:rPr>
              <w:rFonts w:ascii="Arial" w:hAnsi="Arial" w:cs="Arial"/>
              <w:spacing w:val="-3"/>
              <w:sz w:val="20"/>
            </w:rPr>
          </w:rPrChange>
        </w:rPr>
      </w:pPr>
    </w:p>
    <w:p w:rsidR="00843F77" w:rsidRPr="004338A9" w:rsidRDefault="00843F77" w:rsidP="003B7B2F">
      <w:pPr>
        <w:numPr>
          <w:ilvl w:val="0"/>
          <w:numId w:val="100"/>
        </w:numPr>
        <w:suppressAutoHyphens/>
        <w:jc w:val="both"/>
        <w:rPr>
          <w:rFonts w:asciiTheme="majorHAnsi" w:hAnsiTheme="majorHAnsi" w:cs="Arial"/>
          <w:spacing w:val="-3"/>
          <w:sz w:val="20"/>
          <w:rPrChange w:id="5991" w:author="dbecker" w:date="2016-01-07T14:58:00Z">
            <w:rPr>
              <w:rFonts w:ascii="Arial" w:hAnsi="Arial" w:cs="Arial"/>
              <w:spacing w:val="-3"/>
              <w:sz w:val="20"/>
            </w:rPr>
          </w:rPrChange>
        </w:rPr>
      </w:pPr>
      <w:r w:rsidRPr="004338A9">
        <w:rPr>
          <w:rFonts w:asciiTheme="majorHAnsi" w:hAnsiTheme="majorHAnsi" w:cs="Arial"/>
          <w:spacing w:val="-3"/>
          <w:sz w:val="20"/>
          <w:rPrChange w:id="5992" w:author="dbecker" w:date="2016-01-07T14:58:00Z">
            <w:rPr>
              <w:rFonts w:ascii="Arial" w:hAnsi="Arial" w:cs="Arial"/>
              <w:spacing w:val="-3"/>
              <w:sz w:val="20"/>
            </w:rPr>
          </w:rPrChange>
        </w:rPr>
        <w:t>Wear SRDs and TLD in area of body between shoulders and waist</w:t>
      </w:r>
    </w:p>
    <w:p w:rsidR="00843F77" w:rsidRPr="004338A9" w:rsidRDefault="00843F77" w:rsidP="003B7B2F">
      <w:pPr>
        <w:numPr>
          <w:ilvl w:val="0"/>
          <w:numId w:val="100"/>
        </w:numPr>
        <w:suppressAutoHyphens/>
        <w:jc w:val="both"/>
        <w:rPr>
          <w:rFonts w:asciiTheme="majorHAnsi" w:hAnsiTheme="majorHAnsi" w:cs="Arial"/>
          <w:spacing w:val="-3"/>
          <w:sz w:val="20"/>
          <w:rPrChange w:id="5993" w:author="dbecker" w:date="2016-01-07T14:58:00Z">
            <w:rPr>
              <w:rFonts w:ascii="Arial" w:hAnsi="Arial" w:cs="Arial"/>
              <w:spacing w:val="-3"/>
              <w:sz w:val="20"/>
            </w:rPr>
          </w:rPrChange>
        </w:rPr>
      </w:pPr>
      <w:r w:rsidRPr="004338A9">
        <w:rPr>
          <w:rFonts w:asciiTheme="majorHAnsi" w:hAnsiTheme="majorHAnsi" w:cs="Arial"/>
          <w:spacing w:val="-3"/>
          <w:sz w:val="20"/>
          <w:rPrChange w:id="5994" w:author="dbecker" w:date="2016-01-07T14:58:00Z">
            <w:rPr>
              <w:rFonts w:ascii="Arial" w:hAnsi="Arial" w:cs="Arial"/>
              <w:spacing w:val="-3"/>
              <w:sz w:val="20"/>
            </w:rPr>
          </w:rPrChange>
        </w:rPr>
        <w:t>Securely clip SRDs and TLD to clothing</w:t>
      </w:r>
    </w:p>
    <w:p w:rsidR="00843F77" w:rsidRPr="004338A9" w:rsidRDefault="00843F77" w:rsidP="003B7B2F">
      <w:pPr>
        <w:numPr>
          <w:ilvl w:val="0"/>
          <w:numId w:val="100"/>
        </w:numPr>
        <w:suppressAutoHyphens/>
        <w:jc w:val="both"/>
        <w:rPr>
          <w:rFonts w:asciiTheme="majorHAnsi" w:hAnsiTheme="majorHAnsi" w:cs="Arial"/>
          <w:spacing w:val="-3"/>
          <w:sz w:val="20"/>
          <w:rPrChange w:id="5995" w:author="dbecker" w:date="2016-01-07T14:58:00Z">
            <w:rPr>
              <w:rFonts w:ascii="Arial" w:hAnsi="Arial" w:cs="Arial"/>
              <w:spacing w:val="-3"/>
              <w:sz w:val="20"/>
            </w:rPr>
          </w:rPrChange>
        </w:rPr>
      </w:pPr>
      <w:r w:rsidRPr="004338A9">
        <w:rPr>
          <w:rFonts w:asciiTheme="majorHAnsi" w:hAnsiTheme="majorHAnsi" w:cs="Arial"/>
          <w:spacing w:val="-3"/>
          <w:sz w:val="20"/>
          <w:rPrChange w:id="5996" w:author="dbecker" w:date="2016-01-07T14:58:00Z">
            <w:rPr>
              <w:rFonts w:ascii="Arial" w:hAnsi="Arial" w:cs="Arial"/>
              <w:spacing w:val="-3"/>
              <w:sz w:val="20"/>
            </w:rPr>
          </w:rPrChange>
        </w:rPr>
        <w:t>Wear SRDs and TLD side by side</w:t>
      </w:r>
    </w:p>
    <w:p w:rsidR="00843F77" w:rsidRPr="004338A9" w:rsidRDefault="00843F77" w:rsidP="00843F77">
      <w:pPr>
        <w:tabs>
          <w:tab w:val="left" w:pos="720"/>
          <w:tab w:val="left" w:pos="900"/>
          <w:tab w:val="left" w:pos="1080"/>
          <w:tab w:val="left" w:pos="1440"/>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rPrChange w:id="5997" w:author="dbecker" w:date="2016-01-07T14:58:00Z">
            <w:rPr>
              <w:rFonts w:ascii="Arial" w:hAnsi="Arial" w:cs="Arial"/>
              <w:spacing w:val="-3"/>
              <w:sz w:val="20"/>
            </w:rPr>
          </w:rPrChange>
        </w:rPr>
      </w:pPr>
    </w:p>
    <w:p w:rsidR="00843F77" w:rsidRPr="004338A9" w:rsidRDefault="00843F77" w:rsidP="003B7B2F">
      <w:pPr>
        <w:numPr>
          <w:ilvl w:val="0"/>
          <w:numId w:val="77"/>
        </w:num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jc w:val="both"/>
        <w:rPr>
          <w:rFonts w:asciiTheme="majorHAnsi" w:hAnsiTheme="majorHAnsi" w:cs="Arial"/>
          <w:b/>
          <w:spacing w:val="-3"/>
          <w:sz w:val="20"/>
          <w:rPrChange w:id="5998" w:author="dbecker" w:date="2016-01-07T14:58:00Z">
            <w:rPr>
              <w:rFonts w:ascii="Arial" w:hAnsi="Arial" w:cs="Arial"/>
              <w:b/>
              <w:spacing w:val="-3"/>
              <w:sz w:val="20"/>
            </w:rPr>
          </w:rPrChange>
        </w:rPr>
      </w:pPr>
      <w:r w:rsidRPr="004338A9">
        <w:rPr>
          <w:rFonts w:asciiTheme="majorHAnsi" w:hAnsiTheme="majorHAnsi" w:cs="Arial"/>
          <w:b/>
          <w:spacing w:val="-3"/>
          <w:sz w:val="20"/>
          <w:rPrChange w:id="5999" w:author="dbecker" w:date="2016-01-07T14:58:00Z">
            <w:rPr>
              <w:rFonts w:ascii="Arial" w:hAnsi="Arial" w:cs="Arial"/>
              <w:b/>
              <w:spacing w:val="-3"/>
              <w:sz w:val="20"/>
            </w:rPr>
          </w:rPrChange>
        </w:rPr>
        <w:t xml:space="preserve">Reading a </w:t>
      </w:r>
      <w:r w:rsidR="00771593" w:rsidRPr="004338A9">
        <w:rPr>
          <w:rFonts w:asciiTheme="majorHAnsi" w:hAnsiTheme="majorHAnsi" w:cs="Arial"/>
          <w:b/>
          <w:spacing w:val="-3"/>
          <w:sz w:val="20"/>
          <w:rPrChange w:id="6000" w:author="dbecker" w:date="2016-01-07T14:58:00Z">
            <w:rPr>
              <w:rFonts w:ascii="Arial" w:hAnsi="Arial" w:cs="Arial"/>
              <w:b/>
              <w:spacing w:val="-3"/>
              <w:sz w:val="20"/>
            </w:rPr>
          </w:rPrChange>
        </w:rPr>
        <w:t>Self-Reading</w:t>
      </w:r>
      <w:r w:rsidRPr="004338A9">
        <w:rPr>
          <w:rFonts w:asciiTheme="majorHAnsi" w:hAnsiTheme="majorHAnsi" w:cs="Arial"/>
          <w:b/>
          <w:spacing w:val="-3"/>
          <w:sz w:val="20"/>
          <w:rPrChange w:id="6001" w:author="dbecker" w:date="2016-01-07T14:58:00Z">
            <w:rPr>
              <w:rFonts w:ascii="Arial" w:hAnsi="Arial" w:cs="Arial"/>
              <w:b/>
              <w:spacing w:val="-3"/>
              <w:sz w:val="20"/>
            </w:rPr>
          </w:rPrChange>
        </w:rPr>
        <w:t xml:space="preserve"> Dosimeter (SRD)</w:t>
      </w:r>
    </w:p>
    <w:p w:rsidR="00843F77" w:rsidRPr="004338A9" w:rsidRDefault="00843F77" w:rsidP="00843F77">
      <w:pPr>
        <w:numPr>
          <w:ilvl w:val="0"/>
          <w:numId w:val="42"/>
        </w:num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6002" w:author="dbecker" w:date="2016-01-07T14:58:00Z">
            <w:rPr>
              <w:rFonts w:ascii="Arial" w:hAnsi="Arial" w:cs="Arial"/>
              <w:spacing w:val="-3"/>
              <w:sz w:val="20"/>
            </w:rPr>
          </w:rPrChange>
        </w:rPr>
      </w:pPr>
      <w:r w:rsidRPr="004338A9">
        <w:rPr>
          <w:rFonts w:asciiTheme="majorHAnsi" w:hAnsiTheme="majorHAnsi" w:cs="Arial"/>
          <w:spacing w:val="-3"/>
          <w:sz w:val="20"/>
          <w:rPrChange w:id="6003" w:author="dbecker" w:date="2016-01-07T14:58:00Z">
            <w:rPr>
              <w:rFonts w:ascii="Arial" w:hAnsi="Arial" w:cs="Arial"/>
              <w:spacing w:val="-3"/>
              <w:sz w:val="20"/>
            </w:rPr>
          </w:rPrChange>
        </w:rPr>
        <w:t>Point the SRD towards a light and look through the eyepiece (the end with the clip)-(Do not look directly towards the sun)</w:t>
      </w:r>
    </w:p>
    <w:p w:rsidR="00843F77" w:rsidRPr="004338A9" w:rsidRDefault="00843F77" w:rsidP="00843F77">
      <w:pPr>
        <w:numPr>
          <w:ilvl w:val="0"/>
          <w:numId w:val="42"/>
        </w:num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6004" w:author="dbecker" w:date="2016-01-07T14:58:00Z">
            <w:rPr>
              <w:rFonts w:ascii="Arial" w:hAnsi="Arial" w:cs="Arial"/>
              <w:spacing w:val="-3"/>
              <w:sz w:val="20"/>
            </w:rPr>
          </w:rPrChange>
        </w:rPr>
      </w:pPr>
      <w:r w:rsidRPr="004338A9">
        <w:rPr>
          <w:rFonts w:asciiTheme="majorHAnsi" w:hAnsiTheme="majorHAnsi" w:cs="Arial"/>
          <w:spacing w:val="-3"/>
          <w:sz w:val="20"/>
          <w:rPrChange w:id="6005" w:author="dbecker" w:date="2016-01-07T14:58:00Z">
            <w:rPr>
              <w:rFonts w:ascii="Arial" w:hAnsi="Arial" w:cs="Arial"/>
              <w:spacing w:val="-3"/>
              <w:sz w:val="20"/>
            </w:rPr>
          </w:rPrChange>
        </w:rPr>
        <w:t>Rotate the SRD so the words ROENTGENS or MILLIROENTGENS appear right side up</w:t>
      </w:r>
    </w:p>
    <w:p w:rsidR="00843F77" w:rsidRPr="004338A9" w:rsidRDefault="00843F77" w:rsidP="00843F77">
      <w:pPr>
        <w:numPr>
          <w:ilvl w:val="0"/>
          <w:numId w:val="42"/>
        </w:num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6006" w:author="dbecker" w:date="2016-01-07T14:58:00Z">
            <w:rPr>
              <w:rFonts w:ascii="Arial" w:hAnsi="Arial" w:cs="Arial"/>
              <w:spacing w:val="-3"/>
              <w:sz w:val="20"/>
            </w:rPr>
          </w:rPrChange>
        </w:rPr>
      </w:pPr>
      <w:r w:rsidRPr="004338A9">
        <w:rPr>
          <w:rFonts w:asciiTheme="majorHAnsi" w:hAnsiTheme="majorHAnsi" w:cs="Arial"/>
          <w:spacing w:val="-3"/>
          <w:sz w:val="20"/>
          <w:rPrChange w:id="6007" w:author="dbecker" w:date="2016-01-07T14:58:00Z">
            <w:rPr>
              <w:rFonts w:ascii="Arial" w:hAnsi="Arial" w:cs="Arial"/>
              <w:spacing w:val="-3"/>
              <w:sz w:val="20"/>
            </w:rPr>
          </w:rPrChange>
        </w:rPr>
        <w:t>Note location of the hairline on the scale, estimating readings as close as possible</w:t>
      </w:r>
    </w:p>
    <w:p w:rsidR="00843F77" w:rsidRPr="004338A9" w:rsidRDefault="00843F77" w:rsidP="00843F77">
      <w:pPr>
        <w:numPr>
          <w:ilvl w:val="0"/>
          <w:numId w:val="42"/>
        </w:num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6008" w:author="dbecker" w:date="2016-01-07T14:58:00Z">
            <w:rPr>
              <w:rFonts w:ascii="Arial" w:hAnsi="Arial" w:cs="Arial"/>
              <w:spacing w:val="-3"/>
              <w:sz w:val="20"/>
            </w:rPr>
          </w:rPrChange>
        </w:rPr>
      </w:pPr>
      <w:r w:rsidRPr="004338A9">
        <w:rPr>
          <w:rFonts w:asciiTheme="majorHAnsi" w:hAnsiTheme="majorHAnsi" w:cs="Arial"/>
          <w:spacing w:val="-3"/>
          <w:sz w:val="20"/>
          <w:rPrChange w:id="6009" w:author="dbecker" w:date="2016-01-07T14:58:00Z">
            <w:rPr>
              <w:rFonts w:ascii="Arial" w:hAnsi="Arial" w:cs="Arial"/>
              <w:spacing w:val="-3"/>
              <w:sz w:val="20"/>
            </w:rPr>
          </w:rPrChange>
        </w:rPr>
        <w:t>Read SRDs every 30 minutes.  If you are notified that a release of radioactive material has occurred, read SRDs every 15 minutes</w:t>
      </w:r>
    </w:p>
    <w:p w:rsidR="00843F77" w:rsidRPr="004338A9" w:rsidRDefault="00843F77" w:rsidP="00843F77">
      <w:pPr>
        <w:numPr>
          <w:ilvl w:val="0"/>
          <w:numId w:val="42"/>
        </w:num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20"/>
          <w:rPrChange w:id="6010" w:author="dbecker" w:date="2016-01-07T14:58:00Z">
            <w:rPr>
              <w:rFonts w:ascii="Arial" w:hAnsi="Arial" w:cs="Arial"/>
              <w:spacing w:val="-3"/>
              <w:sz w:val="20"/>
            </w:rPr>
          </w:rPrChange>
        </w:rPr>
      </w:pPr>
      <w:r w:rsidRPr="004338A9">
        <w:rPr>
          <w:rFonts w:asciiTheme="majorHAnsi" w:hAnsiTheme="majorHAnsi" w:cs="Arial"/>
          <w:spacing w:val="-3"/>
          <w:sz w:val="20"/>
          <w:rPrChange w:id="6011" w:author="dbecker" w:date="2016-01-07T14:58:00Z">
            <w:rPr>
              <w:rFonts w:ascii="Arial" w:hAnsi="Arial" w:cs="Arial"/>
              <w:spacing w:val="-3"/>
              <w:sz w:val="20"/>
            </w:rPr>
          </w:rPrChange>
        </w:rPr>
        <w:t>Emergency workers assigned to a reception center need only to read their dosimetry at the onset and termination of reception center operations</w:t>
      </w:r>
    </w:p>
    <w:p w:rsidR="00843F77" w:rsidRPr="004338A9" w:rsidRDefault="00843F77" w:rsidP="00843F77">
      <w:pPr>
        <w:tabs>
          <w:tab w:val="left" w:pos="720"/>
          <w:tab w:val="left" w:pos="900"/>
          <w:tab w:val="left" w:pos="1080"/>
          <w:tab w:val="left" w:pos="2116"/>
          <w:tab w:val="left" w:pos="2340"/>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rPrChange w:id="6012" w:author="dbecker" w:date="2016-01-07T14:58:00Z">
            <w:rPr>
              <w:rFonts w:ascii="Arial" w:hAnsi="Arial" w:cs="Arial"/>
              <w:spacing w:val="-3"/>
              <w:sz w:val="20"/>
            </w:rPr>
          </w:rPrChange>
        </w:rPr>
      </w:pPr>
    </w:p>
    <w:p w:rsidR="00843F77" w:rsidRPr="004338A9" w:rsidRDefault="00843F77" w:rsidP="003B7B2F">
      <w:pPr>
        <w:numPr>
          <w:ilvl w:val="0"/>
          <w:numId w:val="77"/>
        </w:num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b/>
          <w:spacing w:val="-3"/>
          <w:sz w:val="20"/>
          <w:rPrChange w:id="6013" w:author="dbecker" w:date="2016-01-07T14:58:00Z">
            <w:rPr>
              <w:rFonts w:ascii="Arial" w:hAnsi="Arial" w:cs="Arial"/>
              <w:b/>
              <w:spacing w:val="-3"/>
              <w:sz w:val="20"/>
            </w:rPr>
          </w:rPrChange>
        </w:rPr>
      </w:pPr>
      <w:r w:rsidRPr="004338A9">
        <w:rPr>
          <w:rFonts w:asciiTheme="majorHAnsi" w:hAnsiTheme="majorHAnsi" w:cs="Arial"/>
          <w:b/>
          <w:spacing w:val="-3"/>
          <w:sz w:val="20"/>
          <w:rPrChange w:id="6014" w:author="dbecker" w:date="2016-01-07T14:58:00Z">
            <w:rPr>
              <w:rFonts w:ascii="Arial" w:hAnsi="Arial" w:cs="Arial"/>
              <w:b/>
              <w:spacing w:val="-3"/>
              <w:sz w:val="20"/>
            </w:rPr>
          </w:rPrChange>
        </w:rPr>
        <w:t>Recording SRD Readings</w:t>
      </w:r>
    </w:p>
    <w:p w:rsidR="00843F77" w:rsidRPr="004338A9" w:rsidRDefault="00843F77" w:rsidP="00843F77">
      <w:p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900"/>
        <w:jc w:val="both"/>
        <w:rPr>
          <w:rFonts w:asciiTheme="majorHAnsi" w:hAnsiTheme="majorHAnsi" w:cs="Arial"/>
          <w:b/>
          <w:spacing w:val="-3"/>
          <w:sz w:val="20"/>
          <w:rPrChange w:id="6015" w:author="dbecker" w:date="2016-01-07T14:58:00Z">
            <w:rPr>
              <w:rFonts w:ascii="Arial" w:hAnsi="Arial" w:cs="Arial"/>
              <w:b/>
              <w:spacing w:val="-3"/>
              <w:sz w:val="20"/>
            </w:rPr>
          </w:rPrChange>
        </w:rPr>
      </w:pPr>
    </w:p>
    <w:p w:rsidR="00843F77" w:rsidRPr="004338A9" w:rsidRDefault="00843F77" w:rsidP="00843F77">
      <w:pPr>
        <w:tabs>
          <w:tab w:val="left" w:pos="720"/>
          <w:tab w:val="left" w:pos="900"/>
          <w:tab w:val="left" w:pos="1080"/>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720" w:firstLine="4"/>
        <w:jc w:val="both"/>
        <w:rPr>
          <w:rFonts w:asciiTheme="majorHAnsi" w:hAnsiTheme="majorHAnsi" w:cs="Arial"/>
          <w:spacing w:val="-3"/>
          <w:sz w:val="20"/>
          <w:rPrChange w:id="6016" w:author="dbecker" w:date="2016-01-07T14:58:00Z">
            <w:rPr>
              <w:rFonts w:ascii="Arial" w:hAnsi="Arial" w:cs="Arial"/>
              <w:spacing w:val="-3"/>
              <w:sz w:val="20"/>
            </w:rPr>
          </w:rPrChange>
        </w:rPr>
      </w:pPr>
      <w:r w:rsidRPr="004338A9">
        <w:rPr>
          <w:rFonts w:asciiTheme="majorHAnsi" w:hAnsiTheme="majorHAnsi" w:cs="Arial"/>
          <w:spacing w:val="-3"/>
          <w:sz w:val="20"/>
          <w:rPrChange w:id="6017" w:author="dbecker" w:date="2016-01-07T14:58:00Z">
            <w:rPr>
              <w:rFonts w:ascii="Arial" w:hAnsi="Arial" w:cs="Arial"/>
              <w:spacing w:val="-3"/>
              <w:sz w:val="20"/>
            </w:rPr>
          </w:rPrChange>
        </w:rPr>
        <w:t>Emergency workers should record their SRD reading on the form below (or equivalent) as follows:</w:t>
      </w:r>
    </w:p>
    <w:p w:rsidR="00843F77" w:rsidRPr="004338A9" w:rsidRDefault="00843F77" w:rsidP="00843F77">
      <w:pPr>
        <w:numPr>
          <w:ilvl w:val="0"/>
          <w:numId w:val="41"/>
        </w:num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firstLine="0"/>
        <w:jc w:val="both"/>
        <w:rPr>
          <w:rFonts w:asciiTheme="majorHAnsi" w:hAnsiTheme="majorHAnsi" w:cs="Arial"/>
          <w:spacing w:val="-3"/>
          <w:sz w:val="20"/>
          <w:rPrChange w:id="6018" w:author="dbecker" w:date="2016-01-07T14:58:00Z">
            <w:rPr>
              <w:rFonts w:ascii="Arial" w:hAnsi="Arial" w:cs="Arial"/>
              <w:spacing w:val="-3"/>
              <w:sz w:val="20"/>
            </w:rPr>
          </w:rPrChange>
        </w:rPr>
      </w:pPr>
      <w:r w:rsidRPr="004338A9">
        <w:rPr>
          <w:rFonts w:asciiTheme="majorHAnsi" w:hAnsiTheme="majorHAnsi" w:cs="Arial"/>
          <w:spacing w:val="-3"/>
          <w:sz w:val="20"/>
          <w:rPrChange w:id="6019" w:author="dbecker" w:date="2016-01-07T14:58:00Z">
            <w:rPr>
              <w:rFonts w:ascii="Arial" w:hAnsi="Arial" w:cs="Arial"/>
              <w:spacing w:val="-3"/>
              <w:sz w:val="20"/>
            </w:rPr>
          </w:rPrChange>
        </w:rPr>
        <w:t>at the time of initial issue of dosimetry equipment (usually zero)</w:t>
      </w:r>
    </w:p>
    <w:p w:rsidR="00843F77" w:rsidRPr="004338A9" w:rsidRDefault="00843F77" w:rsidP="00843F77">
      <w:pPr>
        <w:numPr>
          <w:ilvl w:val="0"/>
          <w:numId w:val="41"/>
        </w:num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firstLine="0"/>
        <w:jc w:val="both"/>
        <w:rPr>
          <w:rFonts w:asciiTheme="majorHAnsi" w:hAnsiTheme="majorHAnsi" w:cs="Arial"/>
          <w:spacing w:val="-3"/>
          <w:sz w:val="20"/>
          <w:rPrChange w:id="6020" w:author="dbecker" w:date="2016-01-07T14:58:00Z">
            <w:rPr>
              <w:rFonts w:ascii="Arial" w:hAnsi="Arial" w:cs="Arial"/>
              <w:spacing w:val="-3"/>
              <w:sz w:val="20"/>
            </w:rPr>
          </w:rPrChange>
        </w:rPr>
      </w:pPr>
      <w:r w:rsidRPr="004338A9">
        <w:rPr>
          <w:rFonts w:asciiTheme="majorHAnsi" w:hAnsiTheme="majorHAnsi" w:cs="Arial"/>
          <w:spacing w:val="-3"/>
          <w:sz w:val="20"/>
          <w:rPrChange w:id="6021" w:author="dbecker" w:date="2016-01-07T14:58:00Z">
            <w:rPr>
              <w:rFonts w:ascii="Arial" w:hAnsi="Arial" w:cs="Arial"/>
              <w:spacing w:val="-3"/>
              <w:sz w:val="20"/>
            </w:rPr>
          </w:rPrChange>
        </w:rPr>
        <w:t>at any time when the reading increases from the issue level</w:t>
      </w:r>
    </w:p>
    <w:p w:rsidR="00843F77" w:rsidRPr="004338A9" w:rsidRDefault="00843F77" w:rsidP="00843F77">
      <w:pPr>
        <w:numPr>
          <w:ilvl w:val="0"/>
          <w:numId w:val="41"/>
        </w:num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firstLine="0"/>
        <w:jc w:val="both"/>
        <w:rPr>
          <w:rFonts w:asciiTheme="majorHAnsi" w:hAnsiTheme="majorHAnsi" w:cs="Arial"/>
          <w:spacing w:val="-3"/>
          <w:sz w:val="20"/>
          <w:rPrChange w:id="6022" w:author="dbecker" w:date="2016-01-07T14:58:00Z">
            <w:rPr>
              <w:rFonts w:ascii="Arial" w:hAnsi="Arial" w:cs="Arial"/>
              <w:spacing w:val="-3"/>
              <w:sz w:val="20"/>
            </w:rPr>
          </w:rPrChange>
        </w:rPr>
      </w:pPr>
      <w:r w:rsidRPr="004338A9">
        <w:rPr>
          <w:rFonts w:asciiTheme="majorHAnsi" w:hAnsiTheme="majorHAnsi" w:cs="Arial"/>
          <w:spacing w:val="-3"/>
          <w:sz w:val="20"/>
          <w:rPrChange w:id="6023" w:author="dbecker" w:date="2016-01-07T14:58:00Z">
            <w:rPr>
              <w:rFonts w:ascii="Arial" w:hAnsi="Arial" w:cs="Arial"/>
              <w:spacing w:val="-3"/>
              <w:sz w:val="20"/>
            </w:rPr>
          </w:rPrChange>
        </w:rPr>
        <w:t>at any time a higher threshold exposure level is reached (see Step 4)</w:t>
      </w:r>
    </w:p>
    <w:p w:rsidR="00843F77" w:rsidRPr="004338A9" w:rsidRDefault="00843F77" w:rsidP="00843F77">
      <w:pPr>
        <w:tabs>
          <w:tab w:val="left" w:pos="720"/>
          <w:tab w:val="left" w:pos="108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1080"/>
        <w:jc w:val="both"/>
        <w:rPr>
          <w:rFonts w:asciiTheme="majorHAnsi" w:hAnsiTheme="majorHAnsi" w:cs="Arial"/>
          <w:spacing w:val="-3"/>
          <w:sz w:val="20"/>
          <w:rPrChange w:id="6024" w:author="dbecker" w:date="2016-01-07T14:58:00Z">
            <w:rPr>
              <w:rFonts w:ascii="Arial" w:hAnsi="Arial" w:cs="Arial"/>
              <w:spacing w:val="-3"/>
              <w:sz w:val="20"/>
            </w:rPr>
          </w:rPrChange>
        </w:rPr>
      </w:pPr>
    </w:p>
    <w:p w:rsidR="00843F77" w:rsidRPr="004338A9" w:rsidRDefault="00843F77" w:rsidP="00843F77">
      <w:pPr>
        <w:tabs>
          <w:tab w:val="left" w:pos="720"/>
          <w:tab w:val="left" w:pos="1440"/>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jc w:val="both"/>
        <w:rPr>
          <w:rFonts w:asciiTheme="majorHAnsi" w:hAnsiTheme="majorHAnsi" w:cs="Arial"/>
          <w:spacing w:val="-3"/>
          <w:sz w:val="16"/>
          <w:szCs w:val="20"/>
          <w:rPrChange w:id="6025" w:author="dbecker" w:date="2016-01-07T14:58:00Z">
            <w:rPr>
              <w:rFonts w:ascii="Arial" w:hAnsi="Arial" w:cs="Arial"/>
              <w:spacing w:val="-3"/>
              <w:sz w:val="16"/>
              <w:szCs w:val="20"/>
            </w:rPr>
          </w:rPrChange>
        </w:rPr>
      </w:pPr>
    </w:p>
    <w:p w:rsidR="00843F77" w:rsidRPr="004338A9" w:rsidRDefault="009E60BA" w:rsidP="00843F77">
      <w:pPr>
        <w:jc w:val="center"/>
        <w:rPr>
          <w:rFonts w:asciiTheme="majorHAnsi" w:hAnsiTheme="majorHAnsi"/>
          <w:sz w:val="20"/>
          <w:rPrChange w:id="6026" w:author="dbecker" w:date="2016-01-07T14:58:00Z">
            <w:rPr>
              <w:sz w:val="20"/>
            </w:rPr>
          </w:rPrChange>
        </w:rPr>
      </w:pPr>
      <w:r w:rsidRPr="004338A9">
        <w:rPr>
          <w:rFonts w:asciiTheme="majorHAnsi" w:hAnsiTheme="majorHAnsi"/>
          <w:noProof/>
          <w:sz w:val="20"/>
          <w:rPrChange w:id="6027">
            <w:rPr>
              <w:noProof/>
              <w:sz w:val="20"/>
            </w:rPr>
          </w:rPrChange>
        </w:rPr>
        <w:drawing>
          <wp:inline distT="0" distB="0" distL="0" distR="0" wp14:anchorId="6434F59A" wp14:editId="5EBF0BC8">
            <wp:extent cx="3068320" cy="18313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8320" cy="1831340"/>
                    </a:xfrm>
                    <a:prstGeom prst="rect">
                      <a:avLst/>
                    </a:prstGeom>
                    <a:noFill/>
                    <a:ln>
                      <a:noFill/>
                    </a:ln>
                  </pic:spPr>
                </pic:pic>
              </a:graphicData>
            </a:graphic>
          </wp:inline>
        </w:drawing>
      </w:r>
    </w:p>
    <w:p w:rsidR="002F00F2" w:rsidRPr="004338A9" w:rsidDel="00BB0AF3" w:rsidRDefault="002F00F2" w:rsidP="002213A1">
      <w:pPr>
        <w:tabs>
          <w:tab w:val="left" w:pos="0"/>
          <w:tab w:val="left" w:pos="72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ind w:left="360"/>
        <w:jc w:val="both"/>
        <w:rPr>
          <w:del w:id="6028" w:author="dbecker" w:date="2016-01-13T11:44:00Z"/>
          <w:rFonts w:asciiTheme="majorHAnsi" w:hAnsiTheme="majorHAnsi" w:cs="Arial"/>
          <w:b/>
          <w:spacing w:val="-3"/>
          <w:sz w:val="20"/>
          <w:rPrChange w:id="6029" w:author="dbecker" w:date="2016-01-07T14:58:00Z">
            <w:rPr>
              <w:del w:id="6030" w:author="dbecker" w:date="2016-01-13T11:44:00Z"/>
              <w:rFonts w:ascii="Arial" w:hAnsi="Arial" w:cs="Arial"/>
              <w:b/>
              <w:spacing w:val="-3"/>
              <w:sz w:val="20"/>
            </w:rPr>
          </w:rPrChange>
        </w:rPr>
      </w:pPr>
    </w:p>
    <w:p w:rsidR="00843F77" w:rsidRPr="004338A9" w:rsidRDefault="00843F77" w:rsidP="003B7B2F">
      <w:pPr>
        <w:numPr>
          <w:ilvl w:val="0"/>
          <w:numId w:val="77"/>
        </w:numPr>
        <w:tabs>
          <w:tab w:val="left" w:pos="0"/>
          <w:tab w:val="left" w:pos="72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spacing w:line="366" w:lineRule="exact"/>
        <w:jc w:val="both"/>
        <w:rPr>
          <w:rFonts w:asciiTheme="majorHAnsi" w:hAnsiTheme="majorHAnsi" w:cs="Arial"/>
          <w:b/>
          <w:spacing w:val="-3"/>
          <w:sz w:val="20"/>
          <w:rPrChange w:id="6031" w:author="dbecker" w:date="2016-01-07T14:58:00Z">
            <w:rPr>
              <w:rFonts w:ascii="Arial" w:hAnsi="Arial" w:cs="Arial"/>
              <w:b/>
              <w:spacing w:val="-3"/>
              <w:sz w:val="20"/>
            </w:rPr>
          </w:rPrChange>
        </w:rPr>
      </w:pPr>
      <w:r w:rsidRPr="004338A9">
        <w:rPr>
          <w:rFonts w:asciiTheme="majorHAnsi" w:hAnsiTheme="majorHAnsi" w:cs="Arial"/>
          <w:b/>
          <w:spacing w:val="-3"/>
          <w:sz w:val="20"/>
          <w:rPrChange w:id="6032" w:author="dbecker" w:date="2016-01-07T14:58:00Z">
            <w:rPr>
              <w:rFonts w:ascii="Arial" w:hAnsi="Arial" w:cs="Arial"/>
              <w:b/>
              <w:spacing w:val="-3"/>
              <w:sz w:val="20"/>
            </w:rPr>
          </w:rPrChange>
        </w:rPr>
        <w:t>Notifications to Supervisor/Point-of-Contact</w:t>
      </w:r>
    </w:p>
    <w:p w:rsidR="00843F77" w:rsidRPr="004338A9" w:rsidRDefault="00843F77" w:rsidP="00843F77">
      <w:pPr>
        <w:numPr>
          <w:ilvl w:val="0"/>
          <w:numId w:val="41"/>
        </w:numPr>
        <w:tabs>
          <w:tab w:val="left" w:pos="720"/>
          <w:tab w:val="left" w:pos="1916"/>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0" w:lineRule="auto"/>
        <w:ind w:right="240"/>
        <w:jc w:val="both"/>
        <w:rPr>
          <w:rFonts w:asciiTheme="majorHAnsi" w:hAnsiTheme="majorHAnsi" w:cs="Arial"/>
          <w:spacing w:val="-3"/>
          <w:sz w:val="20"/>
          <w:rPrChange w:id="6033" w:author="dbecker" w:date="2016-01-07T14:58:00Z">
            <w:rPr>
              <w:rFonts w:ascii="Arial" w:hAnsi="Arial" w:cs="Arial"/>
              <w:spacing w:val="-3"/>
              <w:sz w:val="20"/>
            </w:rPr>
          </w:rPrChange>
        </w:rPr>
      </w:pPr>
      <w:r w:rsidRPr="004338A9">
        <w:rPr>
          <w:rFonts w:asciiTheme="majorHAnsi" w:hAnsiTheme="majorHAnsi" w:cs="Arial"/>
          <w:spacing w:val="-3"/>
          <w:sz w:val="20"/>
          <w:rPrChange w:id="6034" w:author="dbecker" w:date="2016-01-07T14:58:00Z">
            <w:rPr>
              <w:rFonts w:ascii="Arial" w:hAnsi="Arial" w:cs="Arial"/>
              <w:spacing w:val="-3"/>
              <w:sz w:val="20"/>
            </w:rPr>
          </w:rPrChange>
        </w:rPr>
        <w:t>Notify your supervisor/point-of-contact if:</w:t>
      </w:r>
    </w:p>
    <w:p w:rsidR="00843F77" w:rsidRPr="004338A9" w:rsidRDefault="00843F77" w:rsidP="00843F77">
      <w:pPr>
        <w:numPr>
          <w:ilvl w:val="1"/>
          <w:numId w:val="41"/>
        </w:numPr>
        <w:tabs>
          <w:tab w:val="left" w:pos="720"/>
          <w:tab w:val="left" w:pos="1440"/>
          <w:tab w:val="left" w:pos="171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ind w:right="240"/>
        <w:jc w:val="both"/>
        <w:rPr>
          <w:rFonts w:asciiTheme="majorHAnsi" w:hAnsiTheme="majorHAnsi" w:cs="Arial"/>
          <w:spacing w:val="-3"/>
          <w:sz w:val="20"/>
          <w:rPrChange w:id="6035" w:author="dbecker" w:date="2016-01-07T14:58:00Z">
            <w:rPr>
              <w:rFonts w:ascii="Arial" w:hAnsi="Arial" w:cs="Arial"/>
              <w:spacing w:val="-3"/>
              <w:sz w:val="20"/>
            </w:rPr>
          </w:rPrChange>
        </w:rPr>
      </w:pPr>
      <w:r w:rsidRPr="004338A9">
        <w:rPr>
          <w:rFonts w:asciiTheme="majorHAnsi" w:hAnsiTheme="majorHAnsi" w:cs="Arial"/>
          <w:spacing w:val="-3"/>
          <w:sz w:val="20"/>
          <w:rPrChange w:id="6036" w:author="dbecker" w:date="2016-01-07T14:58:00Z">
            <w:rPr>
              <w:rFonts w:ascii="Arial" w:hAnsi="Arial" w:cs="Arial"/>
              <w:spacing w:val="-3"/>
              <w:sz w:val="20"/>
            </w:rPr>
          </w:rPrChange>
        </w:rPr>
        <w:t>you lose one of your SRDs or your TLD</w:t>
      </w:r>
    </w:p>
    <w:p w:rsidR="00843F77" w:rsidRPr="004338A9" w:rsidRDefault="00843F77" w:rsidP="00843F77">
      <w:pPr>
        <w:numPr>
          <w:ilvl w:val="1"/>
          <w:numId w:val="41"/>
        </w:numPr>
        <w:tabs>
          <w:tab w:val="left" w:pos="720"/>
          <w:tab w:val="left" w:pos="1440"/>
          <w:tab w:val="left" w:pos="171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ind w:right="240"/>
        <w:jc w:val="both"/>
        <w:rPr>
          <w:rFonts w:asciiTheme="majorHAnsi" w:hAnsiTheme="majorHAnsi" w:cs="Arial"/>
          <w:spacing w:val="-3"/>
          <w:sz w:val="20"/>
          <w:rPrChange w:id="6037" w:author="dbecker" w:date="2016-01-07T14:58:00Z">
            <w:rPr>
              <w:rFonts w:ascii="Arial" w:hAnsi="Arial" w:cs="Arial"/>
              <w:spacing w:val="-3"/>
              <w:sz w:val="20"/>
            </w:rPr>
          </w:rPrChange>
        </w:rPr>
      </w:pPr>
      <w:r w:rsidRPr="004338A9">
        <w:rPr>
          <w:rFonts w:asciiTheme="majorHAnsi" w:hAnsiTheme="majorHAnsi" w:cs="Arial"/>
          <w:spacing w:val="-3"/>
          <w:sz w:val="20"/>
          <w:rPrChange w:id="6038" w:author="dbecker" w:date="2016-01-07T14:58:00Z">
            <w:rPr>
              <w:rFonts w:ascii="Arial" w:hAnsi="Arial" w:cs="Arial"/>
              <w:spacing w:val="-3"/>
              <w:sz w:val="20"/>
            </w:rPr>
          </w:rPrChange>
        </w:rPr>
        <w:t>you damage one of your SRDs or your TLD</w:t>
      </w:r>
    </w:p>
    <w:p w:rsidR="00843F77" w:rsidRPr="004338A9" w:rsidRDefault="00843F77" w:rsidP="00843F77">
      <w:pPr>
        <w:numPr>
          <w:ilvl w:val="1"/>
          <w:numId w:val="41"/>
        </w:numPr>
        <w:tabs>
          <w:tab w:val="left" w:pos="720"/>
          <w:tab w:val="left" w:pos="1440"/>
          <w:tab w:val="left" w:pos="171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ind w:right="240"/>
        <w:jc w:val="both"/>
        <w:rPr>
          <w:rFonts w:asciiTheme="majorHAnsi" w:hAnsiTheme="majorHAnsi" w:cs="Arial"/>
          <w:spacing w:val="-3"/>
          <w:sz w:val="20"/>
          <w:rPrChange w:id="6039" w:author="dbecker" w:date="2016-01-07T14:58:00Z">
            <w:rPr>
              <w:rFonts w:ascii="Arial" w:hAnsi="Arial" w:cs="Arial"/>
              <w:spacing w:val="-3"/>
              <w:sz w:val="20"/>
            </w:rPr>
          </w:rPrChange>
        </w:rPr>
      </w:pPr>
      <w:r w:rsidRPr="004338A9">
        <w:rPr>
          <w:rFonts w:asciiTheme="majorHAnsi" w:hAnsiTheme="majorHAnsi" w:cs="Arial"/>
          <w:spacing w:val="-3"/>
          <w:sz w:val="20"/>
          <w:rPrChange w:id="6040" w:author="dbecker" w:date="2016-01-07T14:58:00Z">
            <w:rPr>
              <w:rFonts w:ascii="Arial" w:hAnsi="Arial" w:cs="Arial"/>
              <w:spacing w:val="-3"/>
              <w:sz w:val="20"/>
            </w:rPr>
          </w:rPrChange>
        </w:rPr>
        <w:t>one of your SRDs goes off-scale</w:t>
      </w:r>
    </w:p>
    <w:p w:rsidR="00843F77" w:rsidRPr="004338A9" w:rsidRDefault="00843F77" w:rsidP="00843F77">
      <w:pPr>
        <w:numPr>
          <w:ilvl w:val="0"/>
          <w:numId w:val="41"/>
        </w:num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both"/>
        <w:rPr>
          <w:rFonts w:asciiTheme="majorHAnsi" w:hAnsiTheme="majorHAnsi" w:cs="Arial"/>
          <w:spacing w:val="-3"/>
          <w:sz w:val="20"/>
          <w:rPrChange w:id="6041" w:author="dbecker" w:date="2016-01-07T14:58:00Z">
            <w:rPr>
              <w:rFonts w:ascii="Arial" w:hAnsi="Arial" w:cs="Arial"/>
              <w:spacing w:val="-3"/>
              <w:sz w:val="20"/>
            </w:rPr>
          </w:rPrChange>
        </w:rPr>
      </w:pPr>
      <w:r w:rsidRPr="004338A9">
        <w:rPr>
          <w:rFonts w:asciiTheme="majorHAnsi" w:hAnsiTheme="majorHAnsi" w:cs="Arial"/>
          <w:spacing w:val="-3"/>
          <w:sz w:val="20"/>
          <w:rPrChange w:id="6042" w:author="dbecker" w:date="2016-01-07T14:58:00Z">
            <w:rPr>
              <w:rFonts w:ascii="Arial" w:hAnsi="Arial" w:cs="Arial"/>
              <w:spacing w:val="-3"/>
              <w:sz w:val="20"/>
            </w:rPr>
          </w:rPrChange>
        </w:rPr>
        <w:t>Notify your supervisor / point-of-contact at the following exposure levels:</w:t>
      </w:r>
    </w:p>
    <w:p w:rsidR="00843F77" w:rsidRPr="004338A9" w:rsidRDefault="00843F77" w:rsidP="00843F77">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left="720" w:right="240"/>
        <w:jc w:val="both"/>
        <w:rPr>
          <w:rFonts w:asciiTheme="majorHAnsi" w:hAnsiTheme="majorHAnsi" w:cs="Arial"/>
          <w:spacing w:val="-3"/>
          <w:sz w:val="20"/>
          <w:rPrChange w:id="6043" w:author="dbecker" w:date="2016-01-07T14:58:00Z">
            <w:rPr>
              <w:rFonts w:ascii="Arial" w:hAnsi="Arial" w:cs="Arial"/>
              <w:spacing w:val="-3"/>
              <w:sz w:val="20"/>
            </w:rPr>
          </w:rPrChange>
        </w:rPr>
      </w:pPr>
    </w:p>
    <w:tbl>
      <w:tblPr>
        <w:tblW w:w="7565" w:type="dxa"/>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29"/>
        <w:gridCol w:w="1268"/>
        <w:gridCol w:w="867"/>
        <w:gridCol w:w="867"/>
        <w:gridCol w:w="867"/>
        <w:gridCol w:w="867"/>
      </w:tblGrid>
      <w:tr w:rsidR="00393CD2" w:rsidRPr="004338A9" w:rsidTr="00393CD2">
        <w:trPr>
          <w:trHeight w:val="383"/>
        </w:trPr>
        <w:tc>
          <w:tcPr>
            <w:tcW w:w="2829" w:type="dxa"/>
            <w:shd w:val="clear" w:color="auto" w:fill="auto"/>
          </w:tcPr>
          <w:p w:rsidR="00393CD2" w:rsidRPr="004338A9" w:rsidRDefault="00393CD2" w:rsidP="00DD34E1">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b/>
                <w:spacing w:val="-3"/>
                <w:sz w:val="20"/>
                <w:szCs w:val="20"/>
                <w:rPrChange w:id="6044"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6045" w:author="dbecker" w:date="2016-01-07T14:58:00Z">
                  <w:rPr>
                    <w:rFonts w:ascii="Arial" w:hAnsi="Arial" w:cs="Arial"/>
                    <w:b/>
                    <w:spacing w:val="-3"/>
                    <w:sz w:val="20"/>
                    <w:szCs w:val="20"/>
                  </w:rPr>
                </w:rPrChange>
              </w:rPr>
              <w:t>0-200 mR SRD</w:t>
            </w:r>
          </w:p>
        </w:tc>
        <w:tc>
          <w:tcPr>
            <w:tcW w:w="1268" w:type="dxa"/>
            <w:shd w:val="clear" w:color="auto" w:fill="auto"/>
          </w:tcPr>
          <w:p w:rsidR="00393CD2" w:rsidRPr="004338A9" w:rsidRDefault="00393CD2" w:rsidP="00501A18">
            <w:pPr>
              <w:tabs>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4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6047" w:author="dbecker" w:date="2016-01-07T14:58:00Z">
                  <w:rPr>
                    <w:rFonts w:ascii="Arial" w:hAnsi="Arial" w:cs="Arial"/>
                    <w:spacing w:val="-3"/>
                    <w:sz w:val="20"/>
                    <w:szCs w:val="20"/>
                  </w:rPr>
                </w:rPrChange>
              </w:rPr>
              <w:t>175 mR</w:t>
            </w: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48" w:author="dbecker" w:date="2016-01-07T14:58:00Z">
                  <w:rPr>
                    <w:rFonts w:ascii="Arial" w:hAnsi="Arial" w:cs="Arial"/>
                    <w:spacing w:val="-3"/>
                    <w:sz w:val="20"/>
                    <w:szCs w:val="20"/>
                  </w:rPr>
                </w:rPrChange>
              </w:rPr>
            </w:pP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49" w:author="dbecker" w:date="2016-01-07T14:58:00Z">
                  <w:rPr>
                    <w:rFonts w:ascii="Arial" w:hAnsi="Arial" w:cs="Arial"/>
                    <w:spacing w:val="-3"/>
                    <w:sz w:val="20"/>
                    <w:szCs w:val="20"/>
                  </w:rPr>
                </w:rPrChange>
              </w:rPr>
            </w:pP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50" w:author="dbecker" w:date="2016-01-07T14:58:00Z">
                  <w:rPr>
                    <w:rFonts w:ascii="Arial" w:hAnsi="Arial" w:cs="Arial"/>
                    <w:spacing w:val="-3"/>
                    <w:sz w:val="20"/>
                    <w:szCs w:val="20"/>
                  </w:rPr>
                </w:rPrChange>
              </w:rPr>
            </w:pP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51" w:author="dbecker" w:date="2016-01-07T14:58:00Z">
                  <w:rPr>
                    <w:rFonts w:ascii="Arial" w:hAnsi="Arial" w:cs="Arial"/>
                    <w:spacing w:val="-3"/>
                    <w:sz w:val="20"/>
                    <w:szCs w:val="20"/>
                  </w:rPr>
                </w:rPrChange>
              </w:rPr>
            </w:pPr>
          </w:p>
        </w:tc>
      </w:tr>
      <w:tr w:rsidR="00393CD2" w:rsidRPr="004338A9" w:rsidTr="00393CD2">
        <w:trPr>
          <w:trHeight w:val="413"/>
        </w:trPr>
        <w:tc>
          <w:tcPr>
            <w:tcW w:w="2829" w:type="dxa"/>
            <w:shd w:val="clear" w:color="auto" w:fill="auto"/>
          </w:tcPr>
          <w:p w:rsidR="00393CD2" w:rsidRPr="004338A9" w:rsidRDefault="00393CD2" w:rsidP="00771593">
            <w:pPr>
              <w:tabs>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b/>
                <w:spacing w:val="-3"/>
                <w:sz w:val="20"/>
                <w:szCs w:val="20"/>
                <w:rPrChange w:id="6052" w:author="dbecker" w:date="2016-01-07T14:58:00Z">
                  <w:rPr>
                    <w:rFonts w:ascii="Arial" w:hAnsi="Arial" w:cs="Arial"/>
                    <w:b/>
                    <w:spacing w:val="-3"/>
                    <w:sz w:val="20"/>
                    <w:szCs w:val="20"/>
                  </w:rPr>
                </w:rPrChange>
              </w:rPr>
            </w:pPr>
            <w:r w:rsidRPr="004338A9">
              <w:rPr>
                <w:rFonts w:asciiTheme="majorHAnsi" w:hAnsiTheme="majorHAnsi" w:cs="Arial"/>
                <w:b/>
                <w:spacing w:val="-3"/>
                <w:sz w:val="20"/>
                <w:szCs w:val="20"/>
                <w:rPrChange w:id="6053" w:author="dbecker" w:date="2016-01-07T14:58:00Z">
                  <w:rPr>
                    <w:rFonts w:ascii="Arial" w:hAnsi="Arial" w:cs="Arial"/>
                    <w:b/>
                    <w:spacing w:val="-3"/>
                    <w:sz w:val="20"/>
                    <w:szCs w:val="20"/>
                  </w:rPr>
                </w:rPrChange>
              </w:rPr>
              <w:t>0-20 R SRD</w:t>
            </w:r>
          </w:p>
        </w:tc>
        <w:tc>
          <w:tcPr>
            <w:tcW w:w="1268"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54"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6055" w:author="dbecker" w:date="2016-01-07T14:58:00Z">
                  <w:rPr>
                    <w:rFonts w:ascii="Arial" w:hAnsi="Arial" w:cs="Arial"/>
                    <w:spacing w:val="-3"/>
                    <w:sz w:val="20"/>
                    <w:szCs w:val="20"/>
                  </w:rPr>
                </w:rPrChange>
              </w:rPr>
              <w:t>1R</w:t>
            </w: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56"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6057" w:author="dbecker" w:date="2016-01-07T14:58:00Z">
                  <w:rPr>
                    <w:rFonts w:ascii="Arial" w:hAnsi="Arial" w:cs="Arial"/>
                    <w:spacing w:val="-3"/>
                    <w:sz w:val="20"/>
                    <w:szCs w:val="20"/>
                  </w:rPr>
                </w:rPrChange>
              </w:rPr>
              <w:t>2R</w:t>
            </w: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58"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6059" w:author="dbecker" w:date="2016-01-07T14:58:00Z">
                  <w:rPr>
                    <w:rFonts w:ascii="Arial" w:hAnsi="Arial" w:cs="Arial"/>
                    <w:spacing w:val="-3"/>
                    <w:sz w:val="20"/>
                    <w:szCs w:val="20"/>
                  </w:rPr>
                </w:rPrChange>
              </w:rPr>
              <w:t>3R</w:t>
            </w: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60"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6061" w:author="dbecker" w:date="2016-01-07T14:58:00Z">
                  <w:rPr>
                    <w:rFonts w:ascii="Arial" w:hAnsi="Arial" w:cs="Arial"/>
                    <w:spacing w:val="-3"/>
                    <w:sz w:val="20"/>
                    <w:szCs w:val="20"/>
                  </w:rPr>
                </w:rPrChange>
              </w:rPr>
              <w:t>4R</w:t>
            </w:r>
          </w:p>
        </w:tc>
        <w:tc>
          <w:tcPr>
            <w:tcW w:w="867" w:type="dxa"/>
            <w:shd w:val="clear" w:color="auto" w:fill="auto"/>
          </w:tcPr>
          <w:p w:rsidR="00393CD2" w:rsidRPr="004338A9" w:rsidRDefault="00393CD2" w:rsidP="00501A18">
            <w:pPr>
              <w:tabs>
                <w:tab w:val="left" w:pos="720"/>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 w:val="left" w:pos="10534"/>
              </w:tabs>
              <w:suppressAutoHyphens/>
              <w:spacing w:line="366" w:lineRule="exact"/>
              <w:ind w:right="240"/>
              <w:jc w:val="center"/>
              <w:rPr>
                <w:rFonts w:asciiTheme="majorHAnsi" w:hAnsiTheme="majorHAnsi" w:cs="Arial"/>
                <w:spacing w:val="-3"/>
                <w:sz w:val="20"/>
                <w:szCs w:val="20"/>
                <w:rPrChange w:id="6062" w:author="dbecker" w:date="2016-01-07T14:58:00Z">
                  <w:rPr>
                    <w:rFonts w:ascii="Arial" w:hAnsi="Arial" w:cs="Arial"/>
                    <w:spacing w:val="-3"/>
                    <w:sz w:val="20"/>
                    <w:szCs w:val="20"/>
                  </w:rPr>
                </w:rPrChange>
              </w:rPr>
            </w:pPr>
            <w:r w:rsidRPr="004338A9">
              <w:rPr>
                <w:rFonts w:asciiTheme="majorHAnsi" w:hAnsiTheme="majorHAnsi" w:cs="Arial"/>
                <w:spacing w:val="-3"/>
                <w:sz w:val="20"/>
                <w:szCs w:val="20"/>
                <w:rPrChange w:id="6063" w:author="dbecker" w:date="2016-01-07T14:58:00Z">
                  <w:rPr>
                    <w:rFonts w:ascii="Arial" w:hAnsi="Arial" w:cs="Arial"/>
                    <w:spacing w:val="-3"/>
                    <w:sz w:val="20"/>
                    <w:szCs w:val="20"/>
                  </w:rPr>
                </w:rPrChange>
              </w:rPr>
              <w:t>5R</w:t>
            </w:r>
          </w:p>
        </w:tc>
      </w:tr>
    </w:tbl>
    <w:p w:rsidR="00843F77" w:rsidRPr="004338A9" w:rsidDel="00BB0AF3" w:rsidRDefault="00843F77" w:rsidP="00843F77">
      <w:pPr>
        <w:tabs>
          <w:tab w:val="left" w:pos="720"/>
          <w:tab w:val="left"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6" w:lineRule="exact"/>
        <w:ind w:firstLine="720"/>
        <w:jc w:val="both"/>
        <w:rPr>
          <w:del w:id="6064" w:author="dbecker" w:date="2016-01-13T11:44:00Z"/>
          <w:rFonts w:asciiTheme="majorHAnsi" w:hAnsiTheme="majorHAnsi" w:cs="Arial"/>
          <w:spacing w:val="-3"/>
          <w:sz w:val="20"/>
          <w:rPrChange w:id="6065" w:author="dbecker" w:date="2016-01-07T14:58:00Z">
            <w:rPr>
              <w:del w:id="6066" w:author="dbecker" w:date="2016-01-13T11:44:00Z"/>
              <w:rFonts w:ascii="Arial" w:hAnsi="Arial" w:cs="Arial"/>
              <w:spacing w:val="-3"/>
              <w:sz w:val="20"/>
            </w:rPr>
          </w:rPrChange>
        </w:rPr>
      </w:pPr>
    </w:p>
    <w:p w:rsidR="00843F77" w:rsidRPr="004338A9" w:rsidRDefault="00843F77" w:rsidP="003B7B2F">
      <w:pPr>
        <w:numPr>
          <w:ilvl w:val="0"/>
          <w:numId w:val="77"/>
        </w:numPr>
        <w:tabs>
          <w:tab w:val="left" w:pos="720"/>
          <w:tab w:val="left"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6" w:lineRule="exact"/>
        <w:jc w:val="both"/>
        <w:rPr>
          <w:rFonts w:asciiTheme="majorHAnsi" w:hAnsiTheme="majorHAnsi" w:cs="Arial"/>
          <w:b/>
          <w:spacing w:val="-3"/>
          <w:sz w:val="20"/>
          <w:rPrChange w:id="6067" w:author="dbecker" w:date="2016-01-07T14:58:00Z">
            <w:rPr>
              <w:rFonts w:ascii="Arial" w:hAnsi="Arial" w:cs="Arial"/>
              <w:b/>
              <w:spacing w:val="-3"/>
              <w:sz w:val="20"/>
            </w:rPr>
          </w:rPrChange>
        </w:rPr>
      </w:pPr>
      <w:r w:rsidRPr="004338A9">
        <w:rPr>
          <w:rFonts w:asciiTheme="majorHAnsi" w:hAnsiTheme="majorHAnsi" w:cs="Arial"/>
          <w:b/>
          <w:spacing w:val="-3"/>
          <w:sz w:val="20"/>
          <w:rPrChange w:id="6068" w:author="dbecker" w:date="2016-01-07T14:58:00Z">
            <w:rPr>
              <w:rFonts w:ascii="Arial" w:hAnsi="Arial" w:cs="Arial"/>
              <w:b/>
              <w:spacing w:val="-3"/>
              <w:sz w:val="20"/>
            </w:rPr>
          </w:rPrChange>
        </w:rPr>
        <w:t>Pregnancy – In Utero Exposure</w:t>
      </w:r>
    </w:p>
    <w:p w:rsidR="00843F77" w:rsidRPr="004338A9" w:rsidRDefault="00843F77" w:rsidP="003B7B2F">
      <w:pPr>
        <w:numPr>
          <w:ilvl w:val="0"/>
          <w:numId w:val="101"/>
        </w:numPr>
        <w:suppressAutoHyphens/>
        <w:jc w:val="both"/>
        <w:rPr>
          <w:rFonts w:asciiTheme="majorHAnsi" w:hAnsiTheme="majorHAnsi" w:cs="Arial"/>
          <w:spacing w:val="-3"/>
          <w:sz w:val="20"/>
          <w:rPrChange w:id="6069" w:author="dbecker" w:date="2016-01-07T14:58:00Z">
            <w:rPr>
              <w:rFonts w:ascii="Arial" w:hAnsi="Arial" w:cs="Arial"/>
              <w:spacing w:val="-3"/>
              <w:sz w:val="20"/>
            </w:rPr>
          </w:rPrChange>
        </w:rPr>
      </w:pPr>
      <w:r w:rsidRPr="004338A9">
        <w:rPr>
          <w:rFonts w:asciiTheme="majorHAnsi" w:hAnsiTheme="majorHAnsi" w:cs="Arial"/>
          <w:spacing w:val="-3"/>
          <w:sz w:val="20"/>
          <w:rPrChange w:id="6070" w:author="dbecker" w:date="2016-01-07T14:58:00Z">
            <w:rPr>
              <w:rFonts w:ascii="Arial" w:hAnsi="Arial" w:cs="Arial"/>
              <w:spacing w:val="-3"/>
              <w:sz w:val="20"/>
            </w:rPr>
          </w:rPrChange>
        </w:rPr>
        <w:t>A review of the available scientific literature has concluded that the 0.5 rem limit provides an adequate margin of protection for the embryo/fetus.  This dose limit reflects the desire to limit the total lifetime risk of cancer associated with radiation exposure during pregnancy.</w:t>
      </w:r>
    </w:p>
    <w:p w:rsidR="00843F77" w:rsidRPr="004338A9" w:rsidRDefault="00843F77" w:rsidP="003B7B2F">
      <w:pPr>
        <w:numPr>
          <w:ilvl w:val="0"/>
          <w:numId w:val="101"/>
        </w:numPr>
        <w:suppressAutoHyphens/>
        <w:jc w:val="both"/>
        <w:rPr>
          <w:rFonts w:asciiTheme="majorHAnsi" w:hAnsiTheme="majorHAnsi" w:cs="Arial"/>
          <w:spacing w:val="-3"/>
          <w:sz w:val="20"/>
          <w:rPrChange w:id="6071" w:author="dbecker" w:date="2016-01-07T14:58:00Z">
            <w:rPr>
              <w:rFonts w:ascii="Arial" w:hAnsi="Arial" w:cs="Arial"/>
              <w:spacing w:val="-3"/>
              <w:sz w:val="20"/>
            </w:rPr>
          </w:rPrChange>
        </w:rPr>
      </w:pPr>
      <w:r w:rsidRPr="004338A9">
        <w:rPr>
          <w:rFonts w:asciiTheme="majorHAnsi" w:hAnsiTheme="majorHAnsi" w:cs="Arial"/>
          <w:spacing w:val="-3"/>
          <w:sz w:val="20"/>
          <w:rPrChange w:id="6072" w:author="dbecker" w:date="2016-01-07T14:58:00Z">
            <w:rPr>
              <w:rFonts w:ascii="Arial" w:hAnsi="Arial" w:cs="Arial"/>
              <w:spacing w:val="-3"/>
              <w:sz w:val="20"/>
            </w:rPr>
          </w:rPrChange>
        </w:rPr>
        <w:t>Female emergency workers who are issued dosimetry and who are or think they may be pregnant should be made aware that they should limit their exposure to less than 0.5rem.</w:t>
      </w:r>
    </w:p>
    <w:p w:rsidR="00843F77" w:rsidRPr="004338A9" w:rsidRDefault="00843F77" w:rsidP="003B7B2F">
      <w:pPr>
        <w:numPr>
          <w:ilvl w:val="0"/>
          <w:numId w:val="101"/>
        </w:numPr>
        <w:suppressAutoHyphens/>
        <w:jc w:val="both"/>
        <w:rPr>
          <w:rFonts w:asciiTheme="majorHAnsi" w:hAnsiTheme="majorHAnsi" w:cs="Arial"/>
          <w:spacing w:val="-3"/>
          <w:sz w:val="20"/>
          <w:rPrChange w:id="6073" w:author="dbecker" w:date="2016-01-07T14:58:00Z">
            <w:rPr>
              <w:rFonts w:ascii="Arial" w:hAnsi="Arial" w:cs="Arial"/>
              <w:spacing w:val="-3"/>
              <w:sz w:val="20"/>
            </w:rPr>
          </w:rPrChange>
        </w:rPr>
      </w:pPr>
      <w:r w:rsidRPr="004338A9">
        <w:rPr>
          <w:rFonts w:asciiTheme="majorHAnsi" w:hAnsiTheme="majorHAnsi" w:cs="Arial"/>
          <w:spacing w:val="-3"/>
          <w:sz w:val="20"/>
          <w:rPrChange w:id="6074" w:author="dbecker" w:date="2016-01-07T14:58:00Z">
            <w:rPr>
              <w:rFonts w:ascii="Arial" w:hAnsi="Arial" w:cs="Arial"/>
              <w:spacing w:val="-3"/>
              <w:sz w:val="20"/>
            </w:rPr>
          </w:rPrChange>
        </w:rPr>
        <w:t>Female workers who may be occupationally exposed (i.e., those who work in the restricted area at a nuclear power plant or at a hospital or other facility and whose occupation carries with it the potential for some radiation exposure) are counseled to make a declaration in writing if they are or think that they may be pregnant. If such declaration is made their occupational exposure is administratively limited and may not exceed 0.5rem. Until such time as that worker withdraws her declaration.</w:t>
      </w:r>
    </w:p>
    <w:p w:rsidR="00843F77" w:rsidRPr="004338A9" w:rsidRDefault="00843F77" w:rsidP="003B7B2F">
      <w:pPr>
        <w:numPr>
          <w:ilvl w:val="0"/>
          <w:numId w:val="101"/>
        </w:numPr>
        <w:suppressAutoHyphens/>
        <w:jc w:val="both"/>
        <w:rPr>
          <w:rFonts w:asciiTheme="majorHAnsi" w:hAnsiTheme="majorHAnsi" w:cs="Arial"/>
          <w:spacing w:val="-3"/>
          <w:sz w:val="20"/>
          <w:rPrChange w:id="6075" w:author="dbecker" w:date="2016-01-07T14:58:00Z">
            <w:rPr>
              <w:rFonts w:ascii="Arial" w:hAnsi="Arial" w:cs="Arial"/>
              <w:spacing w:val="-3"/>
              <w:sz w:val="20"/>
            </w:rPr>
          </w:rPrChange>
        </w:rPr>
      </w:pPr>
      <w:r w:rsidRPr="004338A9">
        <w:rPr>
          <w:rFonts w:asciiTheme="majorHAnsi" w:hAnsiTheme="majorHAnsi" w:cs="Arial"/>
          <w:spacing w:val="-3"/>
          <w:sz w:val="20"/>
          <w:rPrChange w:id="6076" w:author="dbecker" w:date="2016-01-07T14:58:00Z">
            <w:rPr>
              <w:rFonts w:ascii="Arial" w:hAnsi="Arial" w:cs="Arial"/>
              <w:spacing w:val="-3"/>
              <w:sz w:val="20"/>
            </w:rPr>
          </w:rPrChange>
        </w:rPr>
        <w:t>Off-site emergency workers are not occupationally exposed; however, in the event of a radiological emergency where there may be a potential for exposure, it is prudent for female emergency workers who are or think they may be pregnant to limit any exposure to less than 0.5rem.</w:t>
      </w:r>
    </w:p>
    <w:p w:rsidR="00E00A8D" w:rsidRPr="004338A9" w:rsidRDefault="00E00A8D" w:rsidP="00082942">
      <w:pPr>
        <w:tabs>
          <w:tab w:val="left" w:pos="36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0" w:lineRule="auto"/>
        <w:jc w:val="both"/>
        <w:rPr>
          <w:rFonts w:asciiTheme="majorHAnsi" w:hAnsiTheme="majorHAnsi" w:cs="Arial"/>
          <w:b/>
          <w:spacing w:val="-3"/>
          <w:sz w:val="20"/>
          <w:rPrChange w:id="6077" w:author="dbecker" w:date="2016-01-07T14:58:00Z">
            <w:rPr>
              <w:rFonts w:ascii="Arial" w:hAnsi="Arial" w:cs="Arial"/>
              <w:b/>
              <w:spacing w:val="-3"/>
              <w:sz w:val="20"/>
            </w:rPr>
          </w:rPrChange>
        </w:rPr>
      </w:pPr>
    </w:p>
    <w:p w:rsidR="00843F77" w:rsidRPr="004338A9" w:rsidRDefault="00843F77" w:rsidP="003B7B2F">
      <w:pPr>
        <w:numPr>
          <w:ilvl w:val="0"/>
          <w:numId w:val="77"/>
        </w:numPr>
        <w:tabs>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spacing w:line="360" w:lineRule="auto"/>
        <w:jc w:val="both"/>
        <w:rPr>
          <w:rFonts w:asciiTheme="majorHAnsi" w:hAnsiTheme="majorHAnsi" w:cs="Arial"/>
          <w:b/>
          <w:spacing w:val="-3"/>
          <w:sz w:val="20"/>
          <w:rPrChange w:id="6078" w:author="dbecker" w:date="2016-01-07T14:58:00Z">
            <w:rPr>
              <w:rFonts w:ascii="Arial" w:hAnsi="Arial" w:cs="Arial"/>
              <w:b/>
              <w:spacing w:val="-3"/>
              <w:sz w:val="20"/>
            </w:rPr>
          </w:rPrChange>
        </w:rPr>
      </w:pPr>
      <w:r w:rsidRPr="004338A9">
        <w:rPr>
          <w:rFonts w:asciiTheme="majorHAnsi" w:hAnsiTheme="majorHAnsi" w:cs="Arial"/>
          <w:b/>
          <w:spacing w:val="-3"/>
          <w:sz w:val="20"/>
          <w:rPrChange w:id="6079" w:author="dbecker" w:date="2016-01-07T14:58:00Z">
            <w:rPr>
              <w:rFonts w:ascii="Arial" w:hAnsi="Arial" w:cs="Arial"/>
              <w:b/>
              <w:spacing w:val="-3"/>
              <w:sz w:val="20"/>
            </w:rPr>
          </w:rPrChange>
        </w:rPr>
        <w:t>Records</w:t>
      </w:r>
    </w:p>
    <w:p w:rsidR="00843F77" w:rsidRPr="004338A9" w:rsidRDefault="00843F77" w:rsidP="00843F77">
      <w:pPr>
        <w:numPr>
          <w:ilvl w:val="0"/>
          <w:numId w:val="11"/>
        </w:numPr>
        <w:tabs>
          <w:tab w:val="clear" w:pos="1440"/>
          <w:tab w:val="num"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hanging="720"/>
        <w:jc w:val="both"/>
        <w:rPr>
          <w:rFonts w:asciiTheme="majorHAnsi" w:hAnsiTheme="majorHAnsi" w:cs="Arial"/>
          <w:spacing w:val="-3"/>
          <w:sz w:val="20"/>
          <w:rPrChange w:id="6080" w:author="dbecker" w:date="2016-01-07T14:58:00Z">
            <w:rPr>
              <w:rFonts w:ascii="Arial" w:hAnsi="Arial" w:cs="Arial"/>
              <w:spacing w:val="-3"/>
              <w:sz w:val="20"/>
            </w:rPr>
          </w:rPrChange>
        </w:rPr>
      </w:pPr>
      <w:r w:rsidRPr="004338A9">
        <w:rPr>
          <w:rFonts w:asciiTheme="majorHAnsi" w:hAnsiTheme="majorHAnsi" w:cs="Arial"/>
          <w:b/>
          <w:spacing w:val="-3"/>
          <w:sz w:val="20"/>
          <w:rPrChange w:id="6081" w:author="dbecker" w:date="2016-01-07T14:58:00Z">
            <w:rPr>
              <w:rFonts w:ascii="Arial" w:hAnsi="Arial" w:cs="Arial"/>
              <w:b/>
              <w:spacing w:val="-3"/>
              <w:sz w:val="20"/>
            </w:rPr>
          </w:rPrChange>
        </w:rPr>
        <w:t xml:space="preserve">Form 305A, Dosimetry-KI Report </w:t>
      </w:r>
      <w:proofErr w:type="gramStart"/>
      <w:r w:rsidRPr="004338A9">
        <w:rPr>
          <w:rFonts w:asciiTheme="majorHAnsi" w:hAnsiTheme="majorHAnsi" w:cs="Arial"/>
          <w:b/>
          <w:spacing w:val="-3"/>
          <w:sz w:val="20"/>
          <w:rPrChange w:id="6082" w:author="dbecker" w:date="2016-01-07T14:58:00Z">
            <w:rPr>
              <w:rFonts w:ascii="Arial" w:hAnsi="Arial" w:cs="Arial"/>
              <w:b/>
              <w:spacing w:val="-3"/>
              <w:sz w:val="20"/>
            </w:rPr>
          </w:rPrChange>
        </w:rPr>
        <w:t xml:space="preserve">Form </w:t>
      </w:r>
      <w:r w:rsidRPr="004338A9">
        <w:rPr>
          <w:rFonts w:asciiTheme="majorHAnsi" w:hAnsiTheme="majorHAnsi" w:cs="Arial"/>
          <w:spacing w:val="-3"/>
          <w:sz w:val="20"/>
          <w:rPrChange w:id="6083" w:author="dbecker" w:date="2016-01-07T14:58:00Z">
            <w:rPr>
              <w:rFonts w:ascii="Arial" w:hAnsi="Arial" w:cs="Arial"/>
              <w:spacing w:val="-3"/>
              <w:sz w:val="20"/>
            </w:rPr>
          </w:rPrChange>
        </w:rPr>
        <w:t xml:space="preserve"> -</w:t>
      </w:r>
      <w:proofErr w:type="gramEnd"/>
      <w:r w:rsidRPr="004338A9">
        <w:rPr>
          <w:rFonts w:asciiTheme="majorHAnsi" w:hAnsiTheme="majorHAnsi" w:cs="Arial"/>
          <w:spacing w:val="-3"/>
          <w:sz w:val="20"/>
          <w:rPrChange w:id="6084" w:author="dbecker" w:date="2016-01-07T14:58:00Z">
            <w:rPr>
              <w:rFonts w:ascii="Arial" w:hAnsi="Arial" w:cs="Arial"/>
              <w:spacing w:val="-3"/>
              <w:sz w:val="20"/>
            </w:rPr>
          </w:rPrChange>
        </w:rPr>
        <w:t xml:space="preserve"> Keep in your possession at all times.</w:t>
      </w:r>
    </w:p>
    <w:p w:rsidR="00843F77" w:rsidRPr="004338A9" w:rsidRDefault="00843F77" w:rsidP="00843F77">
      <w:pPr>
        <w:numPr>
          <w:ilvl w:val="0"/>
          <w:numId w:val="11"/>
        </w:numPr>
        <w:tabs>
          <w:tab w:val="clear" w:pos="1440"/>
          <w:tab w:val="left" w:pos="720"/>
          <w:tab w:val="num" w:pos="1080"/>
          <w:tab w:val="left" w:pos="2160"/>
          <w:tab w:val="left" w:pos="2880"/>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rPr>
          <w:rFonts w:asciiTheme="majorHAnsi" w:hAnsiTheme="majorHAnsi" w:cs="Arial"/>
          <w:spacing w:val="-3"/>
          <w:sz w:val="20"/>
          <w:rPrChange w:id="6085" w:author="dbecker" w:date="2016-01-07T14:58:00Z">
            <w:rPr>
              <w:rFonts w:ascii="Arial" w:hAnsi="Arial" w:cs="Arial"/>
              <w:spacing w:val="-3"/>
              <w:sz w:val="20"/>
            </w:rPr>
          </w:rPrChange>
        </w:rPr>
      </w:pPr>
      <w:r w:rsidRPr="004338A9">
        <w:rPr>
          <w:rFonts w:asciiTheme="majorHAnsi" w:hAnsiTheme="majorHAnsi" w:cs="Arial"/>
          <w:b/>
          <w:spacing w:val="-3"/>
          <w:sz w:val="20"/>
          <w:rPrChange w:id="6086" w:author="dbecker" w:date="2016-01-07T14:58:00Z">
            <w:rPr>
              <w:rFonts w:ascii="Arial" w:hAnsi="Arial" w:cs="Arial"/>
              <w:b/>
              <w:spacing w:val="-3"/>
              <w:sz w:val="20"/>
            </w:rPr>
          </w:rPrChange>
        </w:rPr>
        <w:t xml:space="preserve">Form 135A, Potassium Iodide Acknowledgement Form </w:t>
      </w:r>
      <w:r w:rsidRPr="004338A9">
        <w:rPr>
          <w:rFonts w:asciiTheme="majorHAnsi" w:hAnsiTheme="majorHAnsi" w:cs="Arial"/>
          <w:spacing w:val="-3"/>
          <w:sz w:val="20"/>
          <w:rPrChange w:id="6087" w:author="dbecker" w:date="2016-01-07T14:58:00Z">
            <w:rPr>
              <w:rFonts w:ascii="Arial" w:hAnsi="Arial" w:cs="Arial"/>
              <w:spacing w:val="-3"/>
              <w:sz w:val="20"/>
            </w:rPr>
          </w:rPrChange>
        </w:rPr>
        <w:t>- Sign, if appropriate.  Copy remains with issuing personnel.</w:t>
      </w:r>
    </w:p>
    <w:p w:rsidR="00E00A8D" w:rsidRPr="004338A9" w:rsidRDefault="00E00A8D" w:rsidP="00843F77">
      <w:pPr>
        <w:rPr>
          <w:rFonts w:asciiTheme="majorHAnsi" w:hAnsiTheme="majorHAnsi" w:cs="Arial"/>
          <w:sz w:val="20"/>
          <w:rPrChange w:id="6088" w:author="dbecker" w:date="2016-01-07T14:58:00Z">
            <w:rPr>
              <w:rFonts w:ascii="Arial" w:hAnsi="Arial" w:cs="Arial"/>
              <w:sz w:val="20"/>
            </w:rPr>
          </w:rPrChange>
        </w:rPr>
      </w:pPr>
    </w:p>
    <w:p w:rsidR="00843F77" w:rsidRPr="004338A9" w:rsidRDefault="00843F77" w:rsidP="003B7B2F">
      <w:pPr>
        <w:numPr>
          <w:ilvl w:val="0"/>
          <w:numId w:val="77"/>
        </w:numPr>
        <w:rPr>
          <w:rFonts w:asciiTheme="majorHAnsi" w:hAnsiTheme="majorHAnsi" w:cs="Arial"/>
          <w:b/>
          <w:sz w:val="20"/>
          <w:rPrChange w:id="6089" w:author="dbecker" w:date="2016-01-07T14:58:00Z">
            <w:rPr>
              <w:rFonts w:ascii="Arial" w:hAnsi="Arial" w:cs="Arial"/>
              <w:b/>
              <w:sz w:val="20"/>
            </w:rPr>
          </w:rPrChange>
        </w:rPr>
      </w:pPr>
      <w:r w:rsidRPr="004338A9">
        <w:rPr>
          <w:rFonts w:asciiTheme="majorHAnsi" w:hAnsiTheme="majorHAnsi" w:cs="Arial"/>
          <w:b/>
          <w:sz w:val="20"/>
          <w:rPrChange w:id="6090" w:author="dbecker" w:date="2016-01-07T14:58:00Z">
            <w:rPr>
              <w:rFonts w:ascii="Arial" w:hAnsi="Arial" w:cs="Arial"/>
              <w:b/>
              <w:sz w:val="20"/>
            </w:rPr>
          </w:rPrChange>
        </w:rPr>
        <w:t>Ingestion of Potassium Iodide (KI)</w:t>
      </w:r>
    </w:p>
    <w:p w:rsidR="00843F77" w:rsidRPr="004338A9" w:rsidRDefault="00843F77" w:rsidP="00843F77">
      <w:pPr>
        <w:ind w:left="720"/>
        <w:jc w:val="both"/>
        <w:rPr>
          <w:rFonts w:asciiTheme="majorHAnsi" w:hAnsiTheme="majorHAnsi" w:cs="Arial"/>
          <w:sz w:val="20"/>
          <w:rPrChange w:id="6091" w:author="dbecker" w:date="2016-01-07T14:58:00Z">
            <w:rPr>
              <w:rFonts w:ascii="Arial" w:hAnsi="Arial" w:cs="Arial"/>
              <w:sz w:val="20"/>
            </w:rPr>
          </w:rPrChange>
        </w:rPr>
      </w:pP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sz w:val="20"/>
          <w:rPrChange w:id="6092" w:author="dbecker" w:date="2016-01-07T14:58:00Z">
            <w:rPr>
              <w:rFonts w:ascii="Arial" w:hAnsi="Arial" w:cs="Arial"/>
              <w:sz w:val="20"/>
            </w:rPr>
          </w:rPrChange>
        </w:rPr>
      </w:pPr>
      <w:r w:rsidRPr="004338A9">
        <w:rPr>
          <w:rFonts w:asciiTheme="majorHAnsi" w:hAnsiTheme="majorHAnsi" w:cs="Arial"/>
          <w:sz w:val="20"/>
          <w:rPrChange w:id="6093" w:author="dbecker" w:date="2016-01-07T14:58:00Z">
            <w:rPr>
              <w:rFonts w:ascii="Arial" w:hAnsi="Arial" w:cs="Arial"/>
              <w:sz w:val="20"/>
            </w:rPr>
          </w:rPrChange>
        </w:rPr>
        <w:t>Potassium Iodide (KI) is an over-the counter drug that will block the absorption of radioiodine by the thyroid gland and thus prevent/reduce radiation exposure to the thyroid.</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094" w:author="dbecker" w:date="2016-01-07T14:58:00Z">
            <w:rPr>
              <w:rFonts w:ascii="Arial" w:hAnsi="Arial" w:cs="Arial"/>
              <w:b/>
              <w:sz w:val="20"/>
            </w:rPr>
          </w:rPrChange>
        </w:rPr>
      </w:pPr>
      <w:r w:rsidRPr="004338A9">
        <w:rPr>
          <w:rFonts w:asciiTheme="majorHAnsi" w:hAnsiTheme="majorHAnsi" w:cs="Arial"/>
          <w:sz w:val="20"/>
          <w:rPrChange w:id="6095" w:author="dbecker" w:date="2016-01-07T14:58:00Z">
            <w:rPr>
              <w:rFonts w:ascii="Arial" w:hAnsi="Arial" w:cs="Arial"/>
              <w:sz w:val="20"/>
            </w:rPr>
          </w:rPrChange>
        </w:rPr>
        <w:t>KI does not block the uptake of other types of radioactive material by the body, nor does it provide protection against exposure from external radioactive materials.</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096" w:author="dbecker" w:date="2016-01-07T14:58:00Z">
            <w:rPr>
              <w:rFonts w:ascii="Arial" w:hAnsi="Arial" w:cs="Arial"/>
              <w:b/>
              <w:sz w:val="20"/>
            </w:rPr>
          </w:rPrChange>
        </w:rPr>
      </w:pPr>
      <w:r w:rsidRPr="004338A9">
        <w:rPr>
          <w:rFonts w:asciiTheme="majorHAnsi" w:hAnsiTheme="majorHAnsi" w:cs="Arial"/>
          <w:sz w:val="20"/>
          <w:rPrChange w:id="6097" w:author="dbecker" w:date="2016-01-07T14:58:00Z">
            <w:rPr>
              <w:rFonts w:ascii="Arial" w:hAnsi="Arial" w:cs="Arial"/>
              <w:sz w:val="20"/>
            </w:rPr>
          </w:rPrChange>
        </w:rPr>
        <w:t>Inform your supervisor/point-of-contact if you are allergic to iodine (for example, allergic to shellfish, iodized salt).  Do not take KI if you are allergic to iodine.  Instead, inform your supervisor/point-of-contact and leave the area.</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098" w:author="dbecker" w:date="2016-01-07T14:58:00Z">
            <w:rPr>
              <w:rFonts w:ascii="Arial" w:hAnsi="Arial" w:cs="Arial"/>
              <w:b/>
              <w:sz w:val="20"/>
            </w:rPr>
          </w:rPrChange>
        </w:rPr>
      </w:pPr>
      <w:r w:rsidRPr="004338A9">
        <w:rPr>
          <w:rFonts w:asciiTheme="majorHAnsi" w:hAnsiTheme="majorHAnsi" w:cs="Arial"/>
          <w:sz w:val="20"/>
          <w:rPrChange w:id="6099" w:author="dbecker" w:date="2016-01-07T14:58:00Z">
            <w:rPr>
              <w:rFonts w:ascii="Arial" w:hAnsi="Arial" w:cs="Arial"/>
              <w:sz w:val="20"/>
            </w:rPr>
          </w:rPrChange>
        </w:rPr>
        <w:t>Side effects from taking KI are unlikely because of the low dose and short time it is taken.  Should side effects occur, they might include:  skin rash, swelling of salivary glands, metallic taste, burning mouth and throat, sore teeth and gums, symptoms of cold, stomach upset, and/or diarrhea.</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100" w:author="dbecker" w:date="2016-01-07T14:58:00Z">
            <w:rPr>
              <w:rFonts w:ascii="Arial" w:hAnsi="Arial" w:cs="Arial"/>
              <w:b/>
              <w:sz w:val="20"/>
            </w:rPr>
          </w:rPrChange>
        </w:rPr>
      </w:pPr>
      <w:r w:rsidRPr="004338A9">
        <w:rPr>
          <w:rFonts w:asciiTheme="majorHAnsi" w:hAnsiTheme="majorHAnsi" w:cs="Arial"/>
          <w:sz w:val="20"/>
          <w:rPrChange w:id="6101" w:author="dbecker" w:date="2016-01-07T14:58:00Z">
            <w:rPr>
              <w:rFonts w:ascii="Arial" w:hAnsi="Arial" w:cs="Arial"/>
              <w:sz w:val="20"/>
            </w:rPr>
          </w:rPrChange>
        </w:rPr>
        <w:t>Even more unlikely are severe side effects:  fever, joint pain, swelling of parts of face and body, and/or severe shortness of breath requiring immediate medical attention.</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102" w:author="dbecker" w:date="2016-01-07T14:58:00Z">
            <w:rPr>
              <w:rFonts w:ascii="Arial" w:hAnsi="Arial" w:cs="Arial"/>
              <w:b/>
              <w:sz w:val="20"/>
            </w:rPr>
          </w:rPrChange>
        </w:rPr>
      </w:pPr>
      <w:r w:rsidRPr="004338A9">
        <w:rPr>
          <w:rFonts w:asciiTheme="majorHAnsi" w:hAnsiTheme="majorHAnsi" w:cs="Arial"/>
          <w:sz w:val="20"/>
          <w:rPrChange w:id="6103" w:author="dbecker" w:date="2016-01-07T14:58:00Z">
            <w:rPr>
              <w:rFonts w:ascii="Arial" w:hAnsi="Arial" w:cs="Arial"/>
              <w:sz w:val="20"/>
            </w:rPr>
          </w:rPrChange>
        </w:rPr>
        <w:t xml:space="preserve">Keep </w:t>
      </w:r>
      <w:proofErr w:type="gramStart"/>
      <w:r w:rsidRPr="004338A9">
        <w:rPr>
          <w:rFonts w:asciiTheme="majorHAnsi" w:hAnsiTheme="majorHAnsi" w:cs="Arial"/>
          <w:sz w:val="20"/>
          <w:rPrChange w:id="6104" w:author="dbecker" w:date="2016-01-07T14:58:00Z">
            <w:rPr>
              <w:rFonts w:ascii="Arial" w:hAnsi="Arial" w:cs="Arial"/>
              <w:sz w:val="20"/>
            </w:rPr>
          </w:rPrChange>
        </w:rPr>
        <w:t>your</w:t>
      </w:r>
      <w:proofErr w:type="gramEnd"/>
      <w:r w:rsidRPr="004338A9">
        <w:rPr>
          <w:rFonts w:asciiTheme="majorHAnsi" w:hAnsiTheme="majorHAnsi" w:cs="Arial"/>
          <w:sz w:val="20"/>
          <w:rPrChange w:id="6105" w:author="dbecker" w:date="2016-01-07T14:58:00Z">
            <w:rPr>
              <w:rFonts w:ascii="Arial" w:hAnsi="Arial" w:cs="Arial"/>
              <w:sz w:val="20"/>
            </w:rPr>
          </w:rPrChange>
        </w:rPr>
        <w:t xml:space="preserve"> issued KI with you at all times – do not misplace or discard them.</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106" w:author="dbecker" w:date="2016-01-07T14:58:00Z">
            <w:rPr>
              <w:rFonts w:ascii="Arial" w:hAnsi="Arial" w:cs="Arial"/>
              <w:b/>
              <w:sz w:val="20"/>
            </w:rPr>
          </w:rPrChange>
        </w:rPr>
      </w:pPr>
      <w:r w:rsidRPr="004338A9">
        <w:rPr>
          <w:rFonts w:asciiTheme="majorHAnsi" w:hAnsiTheme="majorHAnsi" w:cs="Arial"/>
          <w:sz w:val="20"/>
          <w:rPrChange w:id="6107" w:author="dbecker" w:date="2016-01-07T14:58:00Z">
            <w:rPr>
              <w:rFonts w:ascii="Arial" w:hAnsi="Arial" w:cs="Arial"/>
              <w:sz w:val="20"/>
            </w:rPr>
          </w:rPrChange>
        </w:rPr>
        <w:t xml:space="preserve">When instructed to do so, take 130mg of </w:t>
      </w:r>
      <w:proofErr w:type="gramStart"/>
      <w:r w:rsidRPr="004338A9">
        <w:rPr>
          <w:rFonts w:asciiTheme="majorHAnsi" w:hAnsiTheme="majorHAnsi" w:cs="Arial"/>
          <w:sz w:val="20"/>
          <w:rPrChange w:id="6108" w:author="dbecker" w:date="2016-01-07T14:58:00Z">
            <w:rPr>
              <w:rFonts w:ascii="Arial" w:hAnsi="Arial" w:cs="Arial"/>
              <w:sz w:val="20"/>
            </w:rPr>
          </w:rPrChange>
        </w:rPr>
        <w:t>KI  per</w:t>
      </w:r>
      <w:proofErr w:type="gramEnd"/>
      <w:r w:rsidRPr="004338A9">
        <w:rPr>
          <w:rFonts w:asciiTheme="majorHAnsi" w:hAnsiTheme="majorHAnsi" w:cs="Arial"/>
          <w:sz w:val="20"/>
          <w:rPrChange w:id="6109" w:author="dbecker" w:date="2016-01-07T14:58:00Z">
            <w:rPr>
              <w:rFonts w:ascii="Arial" w:hAnsi="Arial" w:cs="Arial"/>
              <w:sz w:val="20"/>
            </w:rPr>
          </w:rPrChange>
        </w:rPr>
        <w:t xml:space="preserve"> day and record the time and date on </w:t>
      </w:r>
      <w:r w:rsidRPr="004338A9">
        <w:rPr>
          <w:rFonts w:asciiTheme="majorHAnsi" w:hAnsiTheme="majorHAnsi" w:cs="Arial"/>
          <w:b/>
          <w:sz w:val="20"/>
          <w:rPrChange w:id="6110" w:author="dbecker" w:date="2016-01-07T14:58:00Z">
            <w:rPr>
              <w:rFonts w:ascii="Arial" w:hAnsi="Arial" w:cs="Arial"/>
              <w:b/>
              <w:sz w:val="20"/>
            </w:rPr>
          </w:rPrChange>
        </w:rPr>
        <w:t>Form 305A.</w:t>
      </w:r>
    </w:p>
    <w:p w:rsidR="00843F77" w:rsidRPr="004338A9" w:rsidRDefault="00843F77" w:rsidP="00843F77">
      <w:pPr>
        <w:numPr>
          <w:ilvl w:val="0"/>
          <w:numId w:val="12"/>
        </w:numPr>
        <w:tabs>
          <w:tab w:val="clear" w:pos="1440"/>
          <w:tab w:val="num" w:pos="1080"/>
        </w:tabs>
        <w:ind w:left="1080" w:hanging="360"/>
        <w:jc w:val="both"/>
        <w:rPr>
          <w:rFonts w:asciiTheme="majorHAnsi" w:hAnsiTheme="majorHAnsi" w:cs="Arial"/>
          <w:b/>
          <w:sz w:val="20"/>
          <w:rPrChange w:id="6111" w:author="dbecker" w:date="2016-01-07T14:58:00Z">
            <w:rPr>
              <w:rFonts w:ascii="Arial" w:hAnsi="Arial" w:cs="Arial"/>
              <w:b/>
              <w:sz w:val="20"/>
            </w:rPr>
          </w:rPrChange>
        </w:rPr>
      </w:pPr>
      <w:r w:rsidRPr="004338A9">
        <w:rPr>
          <w:rFonts w:asciiTheme="majorHAnsi" w:hAnsiTheme="majorHAnsi" w:cs="Arial"/>
          <w:sz w:val="20"/>
          <w:rPrChange w:id="6112" w:author="dbecker" w:date="2016-01-07T14:58:00Z">
            <w:rPr>
              <w:rFonts w:ascii="Arial" w:hAnsi="Arial" w:cs="Arial"/>
              <w:sz w:val="20"/>
            </w:rPr>
          </w:rPrChange>
        </w:rPr>
        <w:t>If you experience any of the side effects described above, report them immediately to your supervisor/point-of-contact.</w:t>
      </w:r>
    </w:p>
    <w:p w:rsidR="00843F77" w:rsidRPr="004338A9" w:rsidRDefault="00843F77" w:rsidP="00843F77">
      <w:pPr>
        <w:numPr>
          <w:ilvl w:val="0"/>
          <w:numId w:val="12"/>
        </w:numPr>
        <w:tabs>
          <w:tab w:val="clear" w:pos="1440"/>
          <w:tab w:val="num" w:pos="108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ind w:left="1080" w:hanging="360"/>
        <w:jc w:val="both"/>
        <w:rPr>
          <w:rFonts w:asciiTheme="majorHAnsi" w:hAnsiTheme="majorHAnsi" w:cs="Arial"/>
          <w:spacing w:val="-3"/>
          <w:sz w:val="16"/>
          <w:szCs w:val="20"/>
          <w:rPrChange w:id="6113" w:author="dbecker" w:date="2016-01-07T14:58:00Z">
            <w:rPr>
              <w:rFonts w:ascii="Arial" w:hAnsi="Arial" w:cs="Arial"/>
              <w:spacing w:val="-3"/>
              <w:sz w:val="16"/>
              <w:szCs w:val="20"/>
            </w:rPr>
          </w:rPrChange>
        </w:rPr>
      </w:pPr>
      <w:r w:rsidRPr="004338A9">
        <w:rPr>
          <w:rFonts w:asciiTheme="majorHAnsi" w:hAnsiTheme="majorHAnsi" w:cs="Arial"/>
          <w:spacing w:val="-3"/>
          <w:sz w:val="20"/>
          <w:rPrChange w:id="6114" w:author="dbecker" w:date="2016-01-07T14:58:00Z">
            <w:rPr>
              <w:rFonts w:ascii="Arial" w:hAnsi="Arial" w:cs="Arial"/>
              <w:spacing w:val="-3"/>
              <w:sz w:val="20"/>
            </w:rPr>
          </w:rPrChange>
        </w:rPr>
        <w:t>KI should be ingested by emergency workers only when instructed to do so.  130mg of KI should be taken prior to or at the commencement of exposure to radioiodine.  130mg should be taken for every 24-hour</w:t>
      </w:r>
      <w:r w:rsidRPr="004338A9">
        <w:rPr>
          <w:rFonts w:asciiTheme="majorHAnsi" w:hAnsiTheme="majorHAnsi" w:cs="Arial"/>
          <w:spacing w:val="-3"/>
          <w:sz w:val="20"/>
          <w:szCs w:val="20"/>
          <w:rPrChange w:id="6115" w:author="dbecker" w:date="2016-01-07T14:58:00Z">
            <w:rPr>
              <w:rFonts w:ascii="Arial" w:hAnsi="Arial" w:cs="Arial"/>
              <w:spacing w:val="-3"/>
              <w:sz w:val="20"/>
              <w:szCs w:val="20"/>
            </w:rPr>
          </w:rPrChange>
        </w:rPr>
        <w:t xml:space="preserve"> period during which exposure to airborne radioiodine occurs.  Discontinue taking KI when instructed to do so once exposure to radioiodine has ended.</w:t>
      </w:r>
    </w:p>
    <w:p w:rsidR="00715441" w:rsidRPr="004338A9" w:rsidRDefault="00715441" w:rsidP="007350FB">
      <w:pPr>
        <w:tabs>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jc w:val="both"/>
        <w:rPr>
          <w:rFonts w:asciiTheme="majorHAnsi" w:hAnsiTheme="majorHAnsi" w:cs="Arial"/>
          <w:spacing w:val="-3"/>
          <w:sz w:val="20"/>
          <w:szCs w:val="20"/>
          <w:rPrChange w:id="6116" w:author="dbecker" w:date="2016-01-07T14:58:00Z">
            <w:rPr>
              <w:rFonts w:ascii="Arial" w:hAnsi="Arial" w:cs="Arial"/>
              <w:spacing w:val="-3"/>
              <w:sz w:val="20"/>
              <w:szCs w:val="20"/>
            </w:rPr>
          </w:rPrChange>
        </w:rPr>
      </w:pPr>
    </w:p>
    <w:p w:rsidR="00715441" w:rsidRPr="004338A9" w:rsidDel="00BB0AF3" w:rsidRDefault="00715441" w:rsidP="007350FB">
      <w:pPr>
        <w:tabs>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jc w:val="both"/>
        <w:rPr>
          <w:del w:id="6117" w:author="dbecker" w:date="2016-01-13T11:44:00Z"/>
          <w:rFonts w:asciiTheme="majorHAnsi" w:hAnsiTheme="majorHAnsi" w:cs="Arial"/>
          <w:spacing w:val="-3"/>
          <w:sz w:val="20"/>
          <w:szCs w:val="20"/>
          <w:rPrChange w:id="6118" w:author="dbecker" w:date="2016-01-07T14:58:00Z">
            <w:rPr>
              <w:del w:id="6119" w:author="dbecker" w:date="2016-01-13T11:44:00Z"/>
              <w:rFonts w:ascii="Arial" w:hAnsi="Arial" w:cs="Arial"/>
              <w:spacing w:val="-3"/>
              <w:sz w:val="20"/>
              <w:szCs w:val="20"/>
            </w:rPr>
          </w:rPrChange>
        </w:rPr>
      </w:pPr>
    </w:p>
    <w:p w:rsidR="00715441" w:rsidRPr="004338A9" w:rsidDel="00BB0AF3" w:rsidRDefault="00715441" w:rsidP="007350FB">
      <w:pPr>
        <w:tabs>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jc w:val="both"/>
        <w:rPr>
          <w:del w:id="6120" w:author="dbecker" w:date="2016-01-13T11:44:00Z"/>
          <w:rFonts w:asciiTheme="majorHAnsi" w:hAnsiTheme="majorHAnsi" w:cs="Arial"/>
          <w:spacing w:val="-3"/>
          <w:sz w:val="20"/>
          <w:szCs w:val="20"/>
          <w:rPrChange w:id="6121" w:author="dbecker" w:date="2016-01-07T14:58:00Z">
            <w:rPr>
              <w:del w:id="6122" w:author="dbecker" w:date="2016-01-13T11:44:00Z"/>
              <w:rFonts w:ascii="Arial" w:hAnsi="Arial" w:cs="Arial"/>
              <w:spacing w:val="-3"/>
              <w:sz w:val="20"/>
              <w:szCs w:val="20"/>
            </w:rPr>
          </w:rPrChange>
        </w:rPr>
      </w:pPr>
    </w:p>
    <w:p w:rsidR="00715441" w:rsidRPr="004338A9" w:rsidDel="00BB0AF3" w:rsidRDefault="00715441" w:rsidP="007350FB">
      <w:pPr>
        <w:tabs>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jc w:val="both"/>
        <w:rPr>
          <w:del w:id="6123" w:author="dbecker" w:date="2016-01-13T11:44:00Z"/>
          <w:rFonts w:asciiTheme="majorHAnsi" w:hAnsiTheme="majorHAnsi" w:cs="Arial"/>
          <w:spacing w:val="-3"/>
          <w:sz w:val="16"/>
          <w:szCs w:val="20"/>
          <w:rPrChange w:id="6124" w:author="dbecker" w:date="2016-01-07T14:58:00Z">
            <w:rPr>
              <w:del w:id="6125" w:author="dbecker" w:date="2016-01-13T11:44:00Z"/>
              <w:rFonts w:ascii="Arial" w:hAnsi="Arial" w:cs="Arial"/>
              <w:spacing w:val="-3"/>
              <w:sz w:val="16"/>
              <w:szCs w:val="20"/>
            </w:rPr>
          </w:rPrChange>
        </w:rPr>
      </w:pPr>
    </w:p>
    <w:p w:rsidR="00843F77" w:rsidRPr="004338A9" w:rsidDel="00BB0AF3" w:rsidRDefault="00843F77" w:rsidP="00843F77">
      <w:pPr>
        <w:tabs>
          <w:tab w:val="left" w:pos="1440"/>
          <w:tab w:val="left" w:pos="2160"/>
          <w:tab w:val="left" w:pos="2596"/>
          <w:tab w:val="left" w:pos="3352"/>
          <w:tab w:val="left" w:pos="4033"/>
          <w:tab w:val="left" w:pos="4789"/>
          <w:tab w:val="left" w:pos="5469"/>
          <w:tab w:val="left" w:pos="6225"/>
          <w:tab w:val="left" w:pos="6906"/>
          <w:tab w:val="left" w:pos="7662"/>
          <w:tab w:val="left" w:pos="8342"/>
          <w:tab w:val="left" w:pos="9098"/>
          <w:tab w:val="left" w:pos="9778"/>
        </w:tabs>
        <w:suppressAutoHyphens/>
        <w:ind w:left="675"/>
        <w:jc w:val="both"/>
        <w:rPr>
          <w:del w:id="6126" w:author="dbecker" w:date="2016-01-13T11:44:00Z"/>
          <w:rFonts w:asciiTheme="majorHAnsi" w:hAnsiTheme="majorHAnsi" w:cs="Arial"/>
          <w:spacing w:val="-3"/>
          <w:sz w:val="16"/>
          <w:szCs w:val="20"/>
          <w:rPrChange w:id="6127" w:author="dbecker" w:date="2016-01-07T14:58:00Z">
            <w:rPr>
              <w:del w:id="6128" w:author="dbecker" w:date="2016-01-13T11:44:00Z"/>
              <w:rFonts w:ascii="Arial" w:hAnsi="Arial" w:cs="Arial"/>
              <w:spacing w:val="-3"/>
              <w:sz w:val="16"/>
              <w:szCs w:val="20"/>
            </w:rPr>
          </w:rPrChange>
        </w:rPr>
      </w:pPr>
    </w:p>
    <w:p w:rsidR="00843F77" w:rsidRPr="004338A9" w:rsidRDefault="00843F77" w:rsidP="00843F77">
      <w:pPr>
        <w:pStyle w:val="BodyTextIndent2"/>
        <w:pBdr>
          <w:top w:val="single" w:sz="4" w:space="1" w:color="auto"/>
          <w:left w:val="single" w:sz="4" w:space="4" w:color="auto"/>
          <w:bottom w:val="single" w:sz="4" w:space="1" w:color="auto"/>
          <w:right w:val="single" w:sz="4" w:space="4" w:color="auto"/>
        </w:pBdr>
        <w:shd w:val="clear" w:color="auto" w:fill="E0E0E0"/>
        <w:spacing w:line="240" w:lineRule="auto"/>
        <w:ind w:left="720"/>
        <w:jc w:val="both"/>
        <w:rPr>
          <w:rFonts w:asciiTheme="majorHAnsi" w:hAnsiTheme="majorHAnsi" w:cs="Arial"/>
          <w:sz w:val="16"/>
          <w:szCs w:val="20"/>
          <w:rPrChange w:id="6129" w:author="dbecker" w:date="2016-01-07T14:58:00Z">
            <w:rPr>
              <w:rFonts w:ascii="Arial" w:hAnsi="Arial" w:cs="Arial"/>
              <w:sz w:val="16"/>
              <w:szCs w:val="20"/>
            </w:rPr>
          </w:rPrChange>
        </w:rPr>
      </w:pPr>
      <w:r w:rsidRPr="004338A9">
        <w:rPr>
          <w:rFonts w:asciiTheme="majorHAnsi" w:hAnsiTheme="majorHAnsi" w:cs="Arial"/>
          <w:sz w:val="16"/>
          <w:szCs w:val="20"/>
          <w:rPrChange w:id="6130" w:author="dbecker" w:date="2016-01-07T14:58:00Z">
            <w:rPr>
              <w:rFonts w:ascii="Arial" w:hAnsi="Arial" w:cs="Arial"/>
              <w:sz w:val="16"/>
              <w:szCs w:val="20"/>
            </w:rPr>
          </w:rPrChange>
        </w:rPr>
        <w:t xml:space="preserve">NOTE:  Each emergency worker will be issued a four day supply of KI.  130mg of KI per day. An emergency worker’s role is to facilitate the implementation of protective actions. The protective actions are ordered whenever radioiodine concentrations are projected to reach a level where KI would be recommended, and the general public will be evacuated.  Implementation of public evacuation is expected to take between 6-9 hours.  Emergency workers will be instructed to leave the affected area once the public has been evacuated.  If emergency workers are instructed to ingest KI (130mg per day), their thyroid would be saturated with stable iodine for 24+ hours.  If protective actions are implemented and completed within 6-9 hours, and emergency workers are moved out of the area where exposure is projected, then subsequent ingestion of KI is no longer needed. </w:t>
      </w:r>
    </w:p>
    <w:p w:rsidR="00843F77" w:rsidRPr="004338A9" w:rsidRDefault="00843F77" w:rsidP="00843F77">
      <w:pPr>
        <w:numPr>
          <w:ilvl w:val="0"/>
          <w:numId w:val="13"/>
        </w:numPr>
        <w:tabs>
          <w:tab w:val="clear" w:pos="1485"/>
          <w:tab w:val="num" w:pos="1080"/>
        </w:tabs>
        <w:ind w:left="1080" w:hanging="360"/>
        <w:jc w:val="both"/>
        <w:rPr>
          <w:rFonts w:asciiTheme="majorHAnsi" w:hAnsiTheme="majorHAnsi" w:cs="Arial"/>
          <w:sz w:val="20"/>
          <w:rPrChange w:id="6131" w:author="dbecker" w:date="2016-01-07T14:58:00Z">
            <w:rPr>
              <w:rFonts w:ascii="Arial" w:hAnsi="Arial" w:cs="Arial"/>
              <w:sz w:val="20"/>
            </w:rPr>
          </w:rPrChange>
        </w:rPr>
      </w:pPr>
      <w:r w:rsidRPr="004338A9">
        <w:rPr>
          <w:rFonts w:asciiTheme="majorHAnsi" w:hAnsiTheme="majorHAnsi" w:cs="Arial"/>
          <w:sz w:val="20"/>
          <w:rPrChange w:id="6132" w:author="dbecker" w:date="2016-01-07T14:58:00Z">
            <w:rPr>
              <w:rFonts w:ascii="Arial" w:hAnsi="Arial" w:cs="Arial"/>
              <w:sz w:val="20"/>
            </w:rPr>
          </w:rPrChange>
        </w:rPr>
        <w:t xml:space="preserve">Emergency workers assigned to reception centers or other locations that are </w:t>
      </w:r>
      <w:r w:rsidRPr="004338A9">
        <w:rPr>
          <w:rFonts w:asciiTheme="majorHAnsi" w:hAnsiTheme="majorHAnsi" w:cs="Arial"/>
          <w:sz w:val="20"/>
          <w:u w:val="single"/>
          <w:rPrChange w:id="6133" w:author="dbecker" w:date="2016-01-07T14:58:00Z">
            <w:rPr>
              <w:rFonts w:ascii="Arial" w:hAnsi="Arial" w:cs="Arial"/>
              <w:sz w:val="20"/>
              <w:u w:val="single"/>
            </w:rPr>
          </w:rPrChange>
        </w:rPr>
        <w:t>outside</w:t>
      </w:r>
      <w:r w:rsidRPr="004338A9">
        <w:rPr>
          <w:rFonts w:asciiTheme="majorHAnsi" w:hAnsiTheme="majorHAnsi" w:cs="Arial"/>
          <w:sz w:val="20"/>
          <w:rPrChange w:id="6134" w:author="dbecker" w:date="2016-01-07T14:58:00Z">
            <w:rPr>
              <w:rFonts w:ascii="Arial" w:hAnsi="Arial" w:cs="Arial"/>
              <w:sz w:val="20"/>
            </w:rPr>
          </w:rPrChange>
        </w:rPr>
        <w:t xml:space="preserve"> of the Emergency Planning Zone (EPZ) do </w:t>
      </w:r>
      <w:r w:rsidRPr="004338A9">
        <w:rPr>
          <w:rFonts w:asciiTheme="majorHAnsi" w:hAnsiTheme="majorHAnsi" w:cs="Arial"/>
          <w:sz w:val="20"/>
          <w:u w:val="single"/>
          <w:rPrChange w:id="6135" w:author="dbecker" w:date="2016-01-07T14:58:00Z">
            <w:rPr>
              <w:rFonts w:ascii="Arial" w:hAnsi="Arial" w:cs="Arial"/>
              <w:sz w:val="20"/>
              <w:u w:val="single"/>
            </w:rPr>
          </w:rPrChange>
        </w:rPr>
        <w:t xml:space="preserve">NOT </w:t>
      </w:r>
      <w:r w:rsidRPr="004338A9">
        <w:rPr>
          <w:rFonts w:asciiTheme="majorHAnsi" w:hAnsiTheme="majorHAnsi" w:cs="Arial"/>
          <w:sz w:val="20"/>
          <w:rPrChange w:id="6136" w:author="dbecker" w:date="2016-01-07T14:58:00Z">
            <w:rPr>
              <w:rFonts w:ascii="Arial" w:hAnsi="Arial" w:cs="Arial"/>
              <w:sz w:val="20"/>
            </w:rPr>
          </w:rPrChange>
        </w:rPr>
        <w:t>need to ingest KI.</w:t>
      </w:r>
    </w:p>
    <w:p w:rsidR="00E00A8D" w:rsidRPr="004338A9" w:rsidRDefault="00E00A8D" w:rsidP="00843F77">
      <w:pPr>
        <w:rPr>
          <w:rFonts w:asciiTheme="majorHAnsi" w:hAnsiTheme="majorHAnsi" w:cs="Arial"/>
          <w:sz w:val="16"/>
          <w:szCs w:val="20"/>
          <w:rPrChange w:id="6137" w:author="dbecker" w:date="2016-01-07T14:58:00Z">
            <w:rPr>
              <w:rFonts w:ascii="Arial" w:hAnsi="Arial" w:cs="Arial"/>
              <w:sz w:val="16"/>
              <w:szCs w:val="20"/>
            </w:rPr>
          </w:rPrChange>
        </w:rPr>
      </w:pPr>
    </w:p>
    <w:p w:rsidR="00843F77" w:rsidRPr="004338A9" w:rsidRDefault="00843F77" w:rsidP="003B7B2F">
      <w:pPr>
        <w:numPr>
          <w:ilvl w:val="0"/>
          <w:numId w:val="77"/>
        </w:numPr>
        <w:rPr>
          <w:rFonts w:asciiTheme="majorHAnsi" w:hAnsiTheme="majorHAnsi"/>
          <w:b/>
          <w:sz w:val="20"/>
          <w:u w:val="single"/>
          <w:rPrChange w:id="6138" w:author="dbecker" w:date="2016-01-07T14:58:00Z">
            <w:rPr>
              <w:rFonts w:ascii="Arial" w:hAnsi="Arial"/>
              <w:b/>
              <w:sz w:val="20"/>
              <w:u w:val="single"/>
            </w:rPr>
          </w:rPrChange>
        </w:rPr>
      </w:pPr>
      <w:r w:rsidRPr="004338A9">
        <w:rPr>
          <w:rFonts w:asciiTheme="majorHAnsi" w:hAnsiTheme="majorHAnsi"/>
          <w:b/>
          <w:sz w:val="20"/>
          <w:rPrChange w:id="6139" w:author="dbecker" w:date="2016-01-07T14:58:00Z">
            <w:rPr>
              <w:rFonts w:ascii="Arial" w:hAnsi="Arial"/>
              <w:b/>
              <w:sz w:val="20"/>
            </w:rPr>
          </w:rPrChange>
        </w:rPr>
        <w:t>Termination of Assignment</w:t>
      </w:r>
    </w:p>
    <w:p w:rsidR="00843F77" w:rsidRPr="004338A9" w:rsidRDefault="00843F77" w:rsidP="00843F77">
      <w:pPr>
        <w:rPr>
          <w:rFonts w:asciiTheme="majorHAnsi" w:hAnsiTheme="majorHAnsi"/>
          <w:sz w:val="20"/>
          <w:u w:val="single"/>
          <w:rPrChange w:id="6140" w:author="dbecker" w:date="2016-01-07T14:58:00Z">
            <w:rPr>
              <w:sz w:val="20"/>
              <w:u w:val="single"/>
            </w:rPr>
          </w:rPrChange>
        </w:rPr>
      </w:pPr>
    </w:p>
    <w:p w:rsidR="00843F77" w:rsidRPr="004338A9" w:rsidRDefault="00843F77" w:rsidP="00843F77">
      <w:pPr>
        <w:ind w:left="540"/>
        <w:rPr>
          <w:rFonts w:asciiTheme="majorHAnsi" w:hAnsiTheme="majorHAnsi"/>
          <w:sz w:val="20"/>
          <w:rPrChange w:id="6141" w:author="dbecker" w:date="2016-01-07T14:58:00Z">
            <w:rPr>
              <w:rFonts w:ascii="Arial" w:hAnsi="Arial"/>
              <w:sz w:val="20"/>
            </w:rPr>
          </w:rPrChange>
        </w:rPr>
      </w:pPr>
      <w:r w:rsidRPr="004338A9">
        <w:rPr>
          <w:rFonts w:asciiTheme="majorHAnsi" w:hAnsiTheme="majorHAnsi"/>
          <w:sz w:val="20"/>
          <w:rPrChange w:id="6142" w:author="dbecker" w:date="2016-01-07T14:58:00Z">
            <w:rPr>
              <w:sz w:val="20"/>
            </w:rPr>
          </w:rPrChange>
        </w:rPr>
        <w:t xml:space="preserve"> When directed by your supervisor/point of contact, report to the reception/decon at the reception center for your community for monitoring/decontamination. Reception center monitoring and decontamination personnel may be monitored at the end of their assignment at the reception center facility.</w:t>
      </w:r>
    </w:p>
    <w:p w:rsidR="00843F77" w:rsidRPr="004338A9" w:rsidRDefault="00843F77" w:rsidP="00843F77">
      <w:pPr>
        <w:ind w:left="540"/>
        <w:rPr>
          <w:rFonts w:asciiTheme="majorHAnsi" w:hAnsiTheme="majorHAnsi"/>
          <w:sz w:val="20"/>
          <w:rPrChange w:id="6143" w:author="dbecker" w:date="2016-01-07T14:58:00Z">
            <w:rPr>
              <w:rFonts w:ascii="Arial" w:hAnsi="Arial"/>
              <w:sz w:val="20"/>
            </w:rPr>
          </w:rPrChange>
        </w:rPr>
      </w:pPr>
    </w:p>
    <w:p w:rsidR="00843F77" w:rsidRPr="004338A9" w:rsidRDefault="00843F77" w:rsidP="00771593">
      <w:pPr>
        <w:ind w:left="540"/>
        <w:rPr>
          <w:rFonts w:asciiTheme="majorHAnsi" w:hAnsiTheme="majorHAnsi" w:cs="Arial"/>
          <w:b/>
          <w:sz w:val="20"/>
          <w:szCs w:val="20"/>
          <w:u w:val="single"/>
          <w:rPrChange w:id="6144" w:author="dbecker" w:date="2016-01-07T14:58:00Z">
            <w:rPr>
              <w:rFonts w:ascii="Arial" w:hAnsi="Arial" w:cs="Arial"/>
              <w:b/>
              <w:sz w:val="20"/>
              <w:szCs w:val="20"/>
              <w:u w:val="single"/>
            </w:rPr>
          </w:rPrChange>
        </w:rPr>
      </w:pPr>
      <w:r w:rsidRPr="004338A9">
        <w:rPr>
          <w:rFonts w:asciiTheme="majorHAnsi" w:hAnsiTheme="majorHAnsi"/>
          <w:sz w:val="20"/>
          <w:rPrChange w:id="6145" w:author="dbecker" w:date="2016-01-07T14:58:00Z">
            <w:rPr>
              <w:rFonts w:ascii="Arial" w:hAnsi="Arial"/>
              <w:sz w:val="20"/>
            </w:rPr>
          </w:rPrChange>
        </w:rPr>
        <w:t>Follow instructions from DPHS/Rad Health personnel at the reception center for collection of dosimetry equipment and forms. DPHS/Rad Health representatives at the facility will establish a collection point for the return of dosimetry and forms by emergency workers for DPHS/Rad Health processing.</w:t>
      </w:r>
    </w:p>
    <w:p w:rsidR="00B52C86" w:rsidRPr="004338A9" w:rsidRDefault="00B52C86" w:rsidP="00771593">
      <w:pPr>
        <w:tabs>
          <w:tab w:val="left" w:pos="0"/>
          <w:tab w:val="left" w:pos="680"/>
          <w:tab w:val="left" w:pos="1436"/>
          <w:tab w:val="left" w:pos="2116"/>
          <w:tab w:val="left" w:pos="2872"/>
          <w:tab w:val="left" w:pos="3553"/>
          <w:tab w:val="left" w:pos="4309"/>
          <w:tab w:val="left" w:pos="4989"/>
          <w:tab w:val="left" w:pos="5745"/>
          <w:tab w:val="left" w:pos="6426"/>
          <w:tab w:val="left" w:pos="7182"/>
          <w:tab w:val="left" w:pos="7862"/>
          <w:tab w:val="left" w:pos="8618"/>
          <w:tab w:val="left" w:pos="9298"/>
          <w:tab w:val="left" w:pos="10054"/>
        </w:tabs>
        <w:suppressAutoHyphens/>
        <w:ind w:left="680" w:hanging="680"/>
        <w:jc w:val="both"/>
        <w:rPr>
          <w:rFonts w:asciiTheme="majorHAnsi" w:hAnsiTheme="majorHAnsi" w:cs="Arial"/>
          <w:spacing w:val="-3"/>
          <w:sz w:val="20"/>
          <w:szCs w:val="20"/>
          <w:rPrChange w:id="6146" w:author="dbecker" w:date="2016-01-07T14:58:00Z">
            <w:rPr>
              <w:rFonts w:ascii="Arial" w:hAnsi="Arial" w:cs="Arial"/>
              <w:spacing w:val="-3"/>
              <w:sz w:val="20"/>
              <w:szCs w:val="20"/>
            </w:rPr>
          </w:rPrChange>
        </w:rPr>
      </w:pPr>
      <w:r w:rsidRPr="004338A9">
        <w:rPr>
          <w:rFonts w:asciiTheme="majorHAnsi" w:hAnsiTheme="majorHAnsi"/>
          <w:spacing w:val="-3"/>
          <w:rPrChange w:id="6147" w:author="dbecker" w:date="2016-01-07T14:58:00Z">
            <w:rPr>
              <w:spacing w:val="-3"/>
            </w:rPr>
          </w:rPrChange>
        </w:rPr>
        <w:tab/>
      </w:r>
    </w:p>
    <w:p w:rsidR="00B52C86" w:rsidRPr="004338A9" w:rsidRDefault="00B52C86" w:rsidP="0099786C">
      <w:pPr>
        <w:rPr>
          <w:rFonts w:asciiTheme="majorHAnsi" w:hAnsiTheme="majorHAnsi"/>
          <w:rPrChange w:id="6148" w:author="dbecker" w:date="2016-01-07T14:58:00Z">
            <w:rPr/>
          </w:rPrChange>
        </w:rPr>
        <w:sectPr w:rsidR="00B52C86" w:rsidRPr="004338A9" w:rsidSect="002213A1">
          <w:headerReference w:type="default" r:id="rId41"/>
          <w:pgSz w:w="12240" w:h="15840" w:code="1"/>
          <w:pgMar w:top="1440" w:right="1800" w:bottom="1440" w:left="1267" w:header="720" w:footer="720" w:gutter="0"/>
          <w:cols w:space="720"/>
          <w:docGrid w:linePitch="360"/>
        </w:sectPr>
      </w:pPr>
    </w:p>
    <w:p w:rsidR="000B2477" w:rsidRPr="004338A9" w:rsidRDefault="000B2477" w:rsidP="000B2477">
      <w:pPr>
        <w:jc w:val="center"/>
        <w:rPr>
          <w:rFonts w:asciiTheme="majorHAnsi" w:hAnsiTheme="majorHAnsi" w:cs="Arial"/>
          <w:b/>
          <w:u w:val="single"/>
          <w:rPrChange w:id="6170" w:author="dbecker" w:date="2016-01-07T14:58:00Z">
            <w:rPr>
              <w:rFonts w:ascii="Arial" w:hAnsi="Arial" w:cs="Arial"/>
              <w:b/>
              <w:u w:val="single"/>
            </w:rPr>
          </w:rPrChange>
        </w:rPr>
      </w:pPr>
      <w:r w:rsidRPr="004338A9">
        <w:rPr>
          <w:rFonts w:asciiTheme="majorHAnsi" w:hAnsiTheme="majorHAnsi" w:cs="Arial"/>
          <w:b/>
          <w:u w:val="single"/>
          <w:rPrChange w:id="6171" w:author="dbecker" w:date="2016-01-07T14:58:00Z">
            <w:rPr>
              <w:rFonts w:ascii="Arial" w:hAnsi="Arial" w:cs="Arial"/>
              <w:b/>
              <w:u w:val="single"/>
            </w:rPr>
          </w:rPrChange>
        </w:rPr>
        <w:t>RADEF OFFICER BRIEFING JOB AID</w:t>
      </w:r>
    </w:p>
    <w:p w:rsidR="000B2477" w:rsidRPr="004338A9" w:rsidRDefault="000B2477" w:rsidP="000B2477">
      <w:pPr>
        <w:jc w:val="center"/>
        <w:rPr>
          <w:rFonts w:asciiTheme="majorHAnsi" w:hAnsiTheme="majorHAnsi" w:cs="Arial"/>
          <w:sz w:val="16"/>
          <w:rPrChange w:id="6172" w:author="dbecker" w:date="2016-01-07T14:58:00Z">
            <w:rPr>
              <w:rFonts w:ascii="Arial" w:hAnsi="Arial" w:cs="Arial"/>
              <w:sz w:val="16"/>
            </w:rPr>
          </w:rPrChange>
        </w:rPr>
      </w:pPr>
    </w:p>
    <w:p w:rsidR="000B2477" w:rsidRPr="004338A9" w:rsidRDefault="000B2477" w:rsidP="000B2477">
      <w:pPr>
        <w:jc w:val="both"/>
        <w:rPr>
          <w:rFonts w:asciiTheme="majorHAnsi" w:hAnsiTheme="majorHAnsi" w:cs="Arial"/>
          <w:sz w:val="20"/>
          <w:rPrChange w:id="6173" w:author="dbecker" w:date="2016-01-07T14:58:00Z">
            <w:rPr>
              <w:rFonts w:ascii="Arial" w:hAnsi="Arial" w:cs="Arial"/>
              <w:sz w:val="20"/>
            </w:rPr>
          </w:rPrChange>
        </w:rPr>
      </w:pPr>
      <w:r w:rsidRPr="004338A9">
        <w:rPr>
          <w:rFonts w:asciiTheme="majorHAnsi" w:hAnsiTheme="majorHAnsi" w:cs="Arial"/>
          <w:sz w:val="20"/>
          <w:rPrChange w:id="6174" w:author="dbecker" w:date="2016-01-07T14:58:00Z">
            <w:rPr>
              <w:rFonts w:ascii="Arial" w:hAnsi="Arial" w:cs="Arial"/>
              <w:sz w:val="20"/>
            </w:rPr>
          </w:rPrChange>
        </w:rPr>
        <w:t>Divide dosimetry from issued REP Dosimeter Kit, along with distributed REP information and forms, into individual units consisting of the following:</w:t>
      </w:r>
    </w:p>
    <w:p w:rsidR="000B2477" w:rsidRPr="004338A9" w:rsidRDefault="000B2477" w:rsidP="000B2477">
      <w:pPr>
        <w:ind w:left="720" w:hanging="360"/>
        <w:jc w:val="both"/>
        <w:rPr>
          <w:rFonts w:asciiTheme="majorHAnsi" w:hAnsiTheme="majorHAnsi" w:cs="Arial"/>
          <w:sz w:val="19"/>
          <w:szCs w:val="19"/>
          <w:rPrChange w:id="6175" w:author="dbecker" w:date="2016-01-07T14:58:00Z">
            <w:rPr>
              <w:rFonts w:ascii="Arial" w:hAnsi="Arial" w:cs="Arial"/>
              <w:sz w:val="19"/>
              <w:szCs w:val="19"/>
            </w:rPr>
          </w:rPrChange>
        </w:rPr>
      </w:pPr>
      <w:r w:rsidRPr="004338A9">
        <w:rPr>
          <w:rFonts w:asciiTheme="majorHAnsi" w:hAnsiTheme="majorHAnsi"/>
          <w:sz w:val="20"/>
          <w:rPrChange w:id="6176" w:author="dbecker" w:date="2016-01-07T14:58:00Z">
            <w:rPr>
              <w:sz w:val="20"/>
            </w:rPr>
          </w:rPrChange>
        </w:rPr>
        <w:sym w:font="Symbol" w:char="F0B7"/>
      </w:r>
      <w:r w:rsidRPr="004338A9">
        <w:rPr>
          <w:rFonts w:asciiTheme="majorHAnsi" w:hAnsiTheme="majorHAnsi" w:cs="Arial"/>
          <w:sz w:val="20"/>
          <w:rPrChange w:id="6177" w:author="dbecker" w:date="2016-01-07T14:58:00Z">
            <w:rPr>
              <w:rFonts w:ascii="Arial" w:hAnsi="Arial" w:cs="Arial"/>
              <w:sz w:val="20"/>
            </w:rPr>
          </w:rPrChange>
        </w:rPr>
        <w:tab/>
      </w:r>
      <w:r w:rsidRPr="004338A9">
        <w:rPr>
          <w:rFonts w:asciiTheme="majorHAnsi" w:hAnsiTheme="majorHAnsi" w:cs="Arial"/>
          <w:sz w:val="19"/>
          <w:szCs w:val="19"/>
          <w:rPrChange w:id="6178" w:author="dbecker" w:date="2016-01-07T14:58:00Z">
            <w:rPr>
              <w:rFonts w:ascii="Arial" w:hAnsi="Arial" w:cs="Arial"/>
              <w:sz w:val="19"/>
              <w:szCs w:val="19"/>
            </w:rPr>
          </w:rPrChange>
        </w:rPr>
        <w:t xml:space="preserve">One (1) Emergency Worker Badge </w:t>
      </w:r>
    </w:p>
    <w:p w:rsidR="000B2477" w:rsidRPr="004338A9" w:rsidRDefault="000B2477" w:rsidP="003B7B2F">
      <w:pPr>
        <w:numPr>
          <w:ilvl w:val="0"/>
          <w:numId w:val="81"/>
        </w:numPr>
        <w:tabs>
          <w:tab w:val="left" w:pos="720"/>
        </w:tabs>
        <w:ind w:hanging="975"/>
        <w:jc w:val="both"/>
        <w:rPr>
          <w:rFonts w:asciiTheme="majorHAnsi" w:hAnsiTheme="majorHAnsi" w:cs="Arial"/>
          <w:sz w:val="19"/>
          <w:szCs w:val="19"/>
          <w:rPrChange w:id="6179" w:author="dbecker" w:date="2016-01-07T14:58:00Z">
            <w:rPr>
              <w:rFonts w:ascii="Arial" w:hAnsi="Arial" w:cs="Arial"/>
              <w:sz w:val="19"/>
              <w:szCs w:val="19"/>
            </w:rPr>
          </w:rPrChange>
        </w:rPr>
      </w:pPr>
      <w:r w:rsidRPr="004338A9">
        <w:rPr>
          <w:rFonts w:asciiTheme="majorHAnsi" w:hAnsiTheme="majorHAnsi" w:cs="Arial"/>
          <w:sz w:val="19"/>
          <w:szCs w:val="19"/>
          <w:rPrChange w:id="6180" w:author="dbecker" w:date="2016-01-07T14:58:00Z">
            <w:rPr>
              <w:rFonts w:ascii="Arial" w:hAnsi="Arial" w:cs="Arial"/>
              <w:sz w:val="19"/>
              <w:szCs w:val="19"/>
            </w:rPr>
          </w:rPrChange>
        </w:rPr>
        <w:t>One (1) 0-20R self-reading dosimeter (SRD)</w:t>
      </w:r>
    </w:p>
    <w:p w:rsidR="000B2477" w:rsidRPr="004338A9" w:rsidRDefault="000B2477" w:rsidP="003B7B2F">
      <w:pPr>
        <w:numPr>
          <w:ilvl w:val="0"/>
          <w:numId w:val="81"/>
        </w:numPr>
        <w:tabs>
          <w:tab w:val="left" w:pos="720"/>
        </w:tabs>
        <w:ind w:hanging="975"/>
        <w:jc w:val="both"/>
        <w:rPr>
          <w:rFonts w:asciiTheme="majorHAnsi" w:hAnsiTheme="majorHAnsi" w:cs="Arial"/>
          <w:sz w:val="19"/>
          <w:szCs w:val="19"/>
          <w:rPrChange w:id="6181" w:author="dbecker" w:date="2016-01-07T14:58:00Z">
            <w:rPr>
              <w:rFonts w:ascii="Arial" w:hAnsi="Arial" w:cs="Arial"/>
              <w:sz w:val="19"/>
              <w:szCs w:val="19"/>
            </w:rPr>
          </w:rPrChange>
        </w:rPr>
      </w:pPr>
      <w:r w:rsidRPr="004338A9">
        <w:rPr>
          <w:rFonts w:asciiTheme="majorHAnsi" w:hAnsiTheme="majorHAnsi" w:cs="Arial"/>
          <w:sz w:val="19"/>
          <w:szCs w:val="19"/>
          <w:rPrChange w:id="6182" w:author="dbecker" w:date="2016-01-07T14:58:00Z">
            <w:rPr>
              <w:rFonts w:ascii="Arial" w:hAnsi="Arial" w:cs="Arial"/>
              <w:sz w:val="19"/>
              <w:szCs w:val="19"/>
            </w:rPr>
          </w:rPrChange>
        </w:rPr>
        <w:t xml:space="preserve">One (1) 0-200mR self-reading dosimeter (SRD) </w:t>
      </w:r>
    </w:p>
    <w:p w:rsidR="000B2477" w:rsidRPr="004338A9" w:rsidRDefault="000B2477" w:rsidP="000B2477">
      <w:pPr>
        <w:ind w:left="720" w:hanging="360"/>
        <w:jc w:val="both"/>
        <w:rPr>
          <w:rFonts w:asciiTheme="majorHAnsi" w:hAnsiTheme="majorHAnsi" w:cs="Arial"/>
          <w:sz w:val="19"/>
          <w:szCs w:val="19"/>
          <w:rPrChange w:id="6183" w:author="dbecker" w:date="2016-01-07T14:58:00Z">
            <w:rPr>
              <w:rFonts w:ascii="Arial" w:hAnsi="Arial" w:cs="Arial"/>
              <w:sz w:val="19"/>
              <w:szCs w:val="19"/>
            </w:rPr>
          </w:rPrChange>
        </w:rPr>
      </w:pPr>
      <w:r w:rsidRPr="004338A9">
        <w:rPr>
          <w:rFonts w:asciiTheme="majorHAnsi" w:hAnsiTheme="majorHAnsi" w:cs="Arial"/>
          <w:sz w:val="19"/>
          <w:szCs w:val="19"/>
          <w:rPrChange w:id="6184" w:author="dbecker" w:date="2016-01-07T14:58:00Z">
            <w:rPr>
              <w:rFonts w:ascii="Arial" w:hAnsi="Arial" w:cs="Arial"/>
              <w:sz w:val="19"/>
              <w:szCs w:val="19"/>
            </w:rPr>
          </w:rPrChange>
        </w:rPr>
        <w:sym w:font="Symbol" w:char="F0B7"/>
      </w:r>
      <w:r w:rsidRPr="004338A9">
        <w:rPr>
          <w:rFonts w:asciiTheme="majorHAnsi" w:hAnsiTheme="majorHAnsi" w:cs="Arial"/>
          <w:sz w:val="19"/>
          <w:szCs w:val="19"/>
          <w:rPrChange w:id="6185" w:author="dbecker" w:date="2016-01-07T14:58:00Z">
            <w:rPr>
              <w:rFonts w:ascii="Arial" w:hAnsi="Arial" w:cs="Arial"/>
              <w:sz w:val="19"/>
              <w:szCs w:val="19"/>
            </w:rPr>
          </w:rPrChange>
        </w:rPr>
        <w:tab/>
        <w:t>One (1) Thermoluminescent dosimeter (TLD/with clip)</w:t>
      </w:r>
    </w:p>
    <w:p w:rsidR="000B2477" w:rsidRPr="004338A9" w:rsidRDefault="000B2477" w:rsidP="000B2477">
      <w:pPr>
        <w:ind w:left="720" w:hanging="360"/>
        <w:jc w:val="both"/>
        <w:rPr>
          <w:rFonts w:asciiTheme="majorHAnsi" w:hAnsiTheme="majorHAnsi" w:cs="Arial"/>
          <w:sz w:val="19"/>
          <w:szCs w:val="19"/>
          <w:rPrChange w:id="6186" w:author="dbecker" w:date="2016-01-07T14:58:00Z">
            <w:rPr>
              <w:rFonts w:ascii="Arial" w:hAnsi="Arial" w:cs="Arial"/>
              <w:sz w:val="19"/>
              <w:szCs w:val="19"/>
            </w:rPr>
          </w:rPrChange>
        </w:rPr>
      </w:pPr>
      <w:r w:rsidRPr="004338A9">
        <w:rPr>
          <w:rFonts w:asciiTheme="majorHAnsi" w:hAnsiTheme="majorHAnsi" w:cs="Arial"/>
          <w:sz w:val="19"/>
          <w:szCs w:val="19"/>
          <w:rPrChange w:id="6187" w:author="dbecker" w:date="2016-01-07T14:58:00Z">
            <w:rPr>
              <w:rFonts w:ascii="Arial" w:hAnsi="Arial" w:cs="Arial"/>
              <w:sz w:val="19"/>
              <w:szCs w:val="19"/>
            </w:rPr>
          </w:rPrChange>
        </w:rPr>
        <w:sym w:font="Symbol" w:char="F0B7"/>
      </w:r>
      <w:r w:rsidRPr="004338A9">
        <w:rPr>
          <w:rFonts w:asciiTheme="majorHAnsi" w:hAnsiTheme="majorHAnsi" w:cs="Arial"/>
          <w:sz w:val="19"/>
          <w:szCs w:val="19"/>
          <w:rPrChange w:id="6188" w:author="dbecker" w:date="2016-01-07T14:58:00Z">
            <w:rPr>
              <w:rFonts w:ascii="Arial" w:hAnsi="Arial" w:cs="Arial"/>
              <w:sz w:val="19"/>
              <w:szCs w:val="19"/>
            </w:rPr>
          </w:rPrChange>
        </w:rPr>
        <w:tab/>
        <w:t>One (1) Emergency Worker Information Job Aid</w:t>
      </w:r>
    </w:p>
    <w:p w:rsidR="000B2477" w:rsidRPr="004338A9" w:rsidRDefault="000B2477" w:rsidP="003B7B2F">
      <w:pPr>
        <w:numPr>
          <w:ilvl w:val="0"/>
          <w:numId w:val="80"/>
        </w:numPr>
        <w:tabs>
          <w:tab w:val="clear" w:pos="1260"/>
        </w:tabs>
        <w:ind w:left="360" w:firstLine="0"/>
        <w:jc w:val="both"/>
        <w:rPr>
          <w:rFonts w:asciiTheme="majorHAnsi" w:hAnsiTheme="majorHAnsi" w:cs="Arial"/>
          <w:b/>
          <w:sz w:val="19"/>
          <w:szCs w:val="19"/>
          <w:rPrChange w:id="6189" w:author="dbecker" w:date="2016-01-07T14:58:00Z">
            <w:rPr>
              <w:rFonts w:ascii="Arial" w:hAnsi="Arial" w:cs="Arial"/>
              <w:b/>
              <w:sz w:val="19"/>
              <w:szCs w:val="19"/>
            </w:rPr>
          </w:rPrChange>
        </w:rPr>
      </w:pPr>
      <w:r w:rsidRPr="004338A9">
        <w:rPr>
          <w:rFonts w:asciiTheme="majorHAnsi" w:hAnsiTheme="majorHAnsi" w:cs="Arial"/>
          <w:sz w:val="19"/>
          <w:szCs w:val="19"/>
          <w:rPrChange w:id="6190" w:author="dbecker" w:date="2016-01-07T14:58:00Z">
            <w:rPr>
              <w:rFonts w:ascii="Arial" w:hAnsi="Arial" w:cs="Arial"/>
              <w:sz w:val="19"/>
              <w:szCs w:val="19"/>
            </w:rPr>
          </w:rPrChange>
        </w:rPr>
        <w:t xml:space="preserve">Four-day (4) supply of KI. </w:t>
      </w:r>
    </w:p>
    <w:p w:rsidR="000B2477" w:rsidRPr="004338A9" w:rsidRDefault="000B2477" w:rsidP="003B7B2F">
      <w:pPr>
        <w:numPr>
          <w:ilvl w:val="0"/>
          <w:numId w:val="80"/>
        </w:numPr>
        <w:tabs>
          <w:tab w:val="clear" w:pos="1260"/>
        </w:tabs>
        <w:ind w:left="360" w:firstLine="0"/>
        <w:jc w:val="both"/>
        <w:rPr>
          <w:rFonts w:asciiTheme="majorHAnsi" w:hAnsiTheme="majorHAnsi" w:cs="Arial"/>
          <w:sz w:val="19"/>
          <w:szCs w:val="19"/>
          <w:rPrChange w:id="6191" w:author="dbecker" w:date="2016-01-07T14:58:00Z">
            <w:rPr>
              <w:rFonts w:ascii="Arial" w:hAnsi="Arial" w:cs="Arial"/>
              <w:sz w:val="19"/>
              <w:szCs w:val="19"/>
            </w:rPr>
          </w:rPrChange>
        </w:rPr>
      </w:pPr>
      <w:r w:rsidRPr="004338A9">
        <w:rPr>
          <w:rFonts w:asciiTheme="majorHAnsi" w:hAnsiTheme="majorHAnsi" w:cs="Arial"/>
          <w:sz w:val="19"/>
          <w:szCs w:val="19"/>
          <w:rPrChange w:id="6192" w:author="dbecker" w:date="2016-01-07T14:58:00Z">
            <w:rPr>
              <w:rFonts w:ascii="Arial" w:hAnsi="Arial" w:cs="Arial"/>
              <w:sz w:val="19"/>
              <w:szCs w:val="19"/>
            </w:rPr>
          </w:rPrChange>
        </w:rPr>
        <w:t>One (1) Form 135A, Potassium Iodide Acknowledgement Form</w:t>
      </w:r>
    </w:p>
    <w:p w:rsidR="000B2477" w:rsidRPr="004338A9" w:rsidRDefault="000B2477" w:rsidP="003B7B2F">
      <w:pPr>
        <w:numPr>
          <w:ilvl w:val="0"/>
          <w:numId w:val="80"/>
        </w:numPr>
        <w:tabs>
          <w:tab w:val="left" w:pos="720"/>
        </w:tabs>
        <w:ind w:hanging="900"/>
        <w:jc w:val="both"/>
        <w:rPr>
          <w:rFonts w:asciiTheme="majorHAnsi" w:hAnsiTheme="majorHAnsi" w:cs="Arial"/>
          <w:sz w:val="19"/>
          <w:szCs w:val="19"/>
          <w:rPrChange w:id="6193" w:author="dbecker" w:date="2016-01-07T14:58:00Z">
            <w:rPr>
              <w:rFonts w:ascii="Arial" w:hAnsi="Arial" w:cs="Arial"/>
              <w:sz w:val="19"/>
              <w:szCs w:val="19"/>
            </w:rPr>
          </w:rPrChange>
        </w:rPr>
      </w:pPr>
      <w:r w:rsidRPr="004338A9">
        <w:rPr>
          <w:rFonts w:asciiTheme="majorHAnsi" w:hAnsiTheme="majorHAnsi" w:cs="Arial"/>
          <w:sz w:val="19"/>
          <w:szCs w:val="19"/>
          <w:rPrChange w:id="6194" w:author="dbecker" w:date="2016-01-07T14:58:00Z">
            <w:rPr>
              <w:rFonts w:ascii="Arial" w:hAnsi="Arial" w:cs="Arial"/>
              <w:sz w:val="19"/>
              <w:szCs w:val="19"/>
            </w:rPr>
          </w:rPrChange>
        </w:rPr>
        <w:t>One (1) Form 305A, Dosimetry-KI Report Form</w:t>
      </w:r>
    </w:p>
    <w:p w:rsidR="000B2477" w:rsidRPr="004338A9" w:rsidRDefault="000B2477" w:rsidP="000B2477">
      <w:pPr>
        <w:jc w:val="both"/>
        <w:rPr>
          <w:rFonts w:asciiTheme="majorHAnsi" w:hAnsiTheme="majorHAnsi" w:cs="Arial"/>
          <w:sz w:val="20"/>
          <w:rPrChange w:id="6195" w:author="dbecker" w:date="2016-01-07T14:58:00Z">
            <w:rPr>
              <w:rFonts w:ascii="Arial" w:hAnsi="Arial" w:cs="Arial"/>
              <w:sz w:val="20"/>
            </w:rPr>
          </w:rPrChange>
        </w:rPr>
      </w:pPr>
    </w:p>
    <w:p w:rsidR="000B2477" w:rsidRPr="004338A9" w:rsidRDefault="000B2477" w:rsidP="000B2477">
      <w:pPr>
        <w:jc w:val="both"/>
        <w:rPr>
          <w:rFonts w:asciiTheme="majorHAnsi" w:hAnsiTheme="majorHAnsi" w:cs="Arial"/>
          <w:b/>
          <w:sz w:val="20"/>
          <w:rPrChange w:id="6196" w:author="dbecker" w:date="2016-01-07T14:58:00Z">
            <w:rPr>
              <w:rFonts w:ascii="Arial" w:hAnsi="Arial" w:cs="Arial"/>
              <w:b/>
              <w:sz w:val="20"/>
            </w:rPr>
          </w:rPrChange>
        </w:rPr>
      </w:pPr>
      <w:r w:rsidRPr="004338A9">
        <w:rPr>
          <w:rFonts w:asciiTheme="majorHAnsi" w:hAnsiTheme="majorHAnsi" w:cs="Arial"/>
          <w:sz w:val="20"/>
          <w:rPrChange w:id="6197" w:author="dbecker" w:date="2016-01-07T14:58:00Z">
            <w:rPr>
              <w:rFonts w:ascii="Arial" w:hAnsi="Arial" w:cs="Arial"/>
              <w:sz w:val="20"/>
            </w:rPr>
          </w:rPrChange>
        </w:rPr>
        <w:t xml:space="preserve">Issue each Emergency Worker one individual unit of the above items and perform the following briefing </w:t>
      </w:r>
      <w:r w:rsidRPr="004338A9">
        <w:rPr>
          <w:rFonts w:asciiTheme="majorHAnsi" w:hAnsiTheme="majorHAnsi" w:cs="Arial"/>
          <w:b/>
          <w:sz w:val="20"/>
          <w:rPrChange w:id="6198" w:author="dbecker" w:date="2016-01-07T14:58:00Z">
            <w:rPr>
              <w:rFonts w:ascii="Arial" w:hAnsi="Arial" w:cs="Arial"/>
              <w:b/>
              <w:sz w:val="20"/>
            </w:rPr>
          </w:rPrChange>
        </w:rPr>
        <w:t>to all emergency workers:</w:t>
      </w:r>
    </w:p>
    <w:p w:rsidR="000B2477" w:rsidRPr="004338A9" w:rsidRDefault="000B2477" w:rsidP="003B7B2F">
      <w:pPr>
        <w:numPr>
          <w:ilvl w:val="1"/>
          <w:numId w:val="80"/>
        </w:numPr>
        <w:tabs>
          <w:tab w:val="num" w:pos="720"/>
        </w:tabs>
        <w:ind w:hanging="1980"/>
        <w:jc w:val="both"/>
        <w:rPr>
          <w:rFonts w:asciiTheme="majorHAnsi" w:hAnsiTheme="majorHAnsi" w:cs="Arial"/>
          <w:sz w:val="19"/>
          <w:szCs w:val="19"/>
          <w:rPrChange w:id="6199" w:author="dbecker" w:date="2016-01-07T14:58:00Z">
            <w:rPr>
              <w:rFonts w:ascii="Arial" w:hAnsi="Arial" w:cs="Arial"/>
              <w:sz w:val="19"/>
              <w:szCs w:val="19"/>
            </w:rPr>
          </w:rPrChange>
        </w:rPr>
      </w:pPr>
      <w:r w:rsidRPr="004338A9">
        <w:rPr>
          <w:rFonts w:asciiTheme="majorHAnsi" w:hAnsiTheme="majorHAnsi" w:cs="Arial"/>
          <w:sz w:val="19"/>
          <w:szCs w:val="19"/>
          <w:rPrChange w:id="6200" w:author="dbecker" w:date="2016-01-07T14:58:00Z">
            <w:rPr>
              <w:rFonts w:ascii="Arial" w:hAnsi="Arial" w:cs="Arial"/>
              <w:sz w:val="19"/>
              <w:szCs w:val="19"/>
            </w:rPr>
          </w:rPrChange>
        </w:rPr>
        <w:t>Complete the personal information at the top of the 305A Form</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01" w:author="dbecker" w:date="2016-01-07T14:58:00Z">
            <w:rPr>
              <w:rFonts w:ascii="Arial" w:hAnsi="Arial" w:cs="Arial"/>
              <w:sz w:val="19"/>
              <w:szCs w:val="19"/>
            </w:rPr>
          </w:rPrChange>
        </w:rPr>
      </w:pPr>
      <w:r w:rsidRPr="004338A9">
        <w:rPr>
          <w:rFonts w:asciiTheme="majorHAnsi" w:hAnsiTheme="majorHAnsi" w:cs="Arial"/>
          <w:sz w:val="19"/>
          <w:szCs w:val="19"/>
          <w:rPrChange w:id="6202" w:author="dbecker" w:date="2016-01-07T14:58:00Z">
            <w:rPr>
              <w:rFonts w:ascii="Arial" w:hAnsi="Arial" w:cs="Arial"/>
              <w:sz w:val="19"/>
              <w:szCs w:val="19"/>
            </w:rPr>
          </w:rPrChange>
        </w:rPr>
        <w:t>Enter/Verify the dosimetry serial numbers on the 305A Form</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03" w:author="dbecker" w:date="2016-01-07T14:58:00Z">
            <w:rPr>
              <w:rFonts w:ascii="Arial" w:hAnsi="Arial" w:cs="Arial"/>
              <w:sz w:val="19"/>
              <w:szCs w:val="19"/>
            </w:rPr>
          </w:rPrChange>
        </w:rPr>
      </w:pPr>
      <w:r w:rsidRPr="004338A9">
        <w:rPr>
          <w:rFonts w:asciiTheme="majorHAnsi" w:hAnsiTheme="majorHAnsi" w:cs="Arial"/>
          <w:sz w:val="19"/>
          <w:szCs w:val="19"/>
          <w:rPrChange w:id="6204" w:author="dbecker" w:date="2016-01-07T14:58:00Z">
            <w:rPr>
              <w:rFonts w:ascii="Arial" w:hAnsi="Arial" w:cs="Arial"/>
              <w:sz w:val="19"/>
              <w:szCs w:val="19"/>
            </w:rPr>
          </w:rPrChange>
        </w:rPr>
        <w:t>Read both SRDs – recharge your SRDs at this time, if required</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05" w:author="dbecker" w:date="2016-01-07T14:58:00Z">
            <w:rPr>
              <w:rFonts w:ascii="Arial" w:hAnsi="Arial" w:cs="Arial"/>
              <w:sz w:val="19"/>
              <w:szCs w:val="19"/>
            </w:rPr>
          </w:rPrChange>
        </w:rPr>
      </w:pPr>
      <w:r w:rsidRPr="004338A9">
        <w:rPr>
          <w:rFonts w:asciiTheme="majorHAnsi" w:hAnsiTheme="majorHAnsi" w:cs="Arial"/>
          <w:sz w:val="19"/>
          <w:szCs w:val="19"/>
          <w:rPrChange w:id="6206" w:author="dbecker" w:date="2016-01-07T14:58:00Z">
            <w:rPr>
              <w:rFonts w:ascii="Arial" w:hAnsi="Arial" w:cs="Arial"/>
              <w:sz w:val="19"/>
              <w:szCs w:val="19"/>
            </w:rPr>
          </w:rPrChange>
        </w:rPr>
        <w:t>Record the current reading of each of the SRDs in the appropriate “Initial” block of the 305A Form</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07" w:author="dbecker" w:date="2016-01-07T14:58:00Z">
            <w:rPr>
              <w:rFonts w:ascii="Arial" w:hAnsi="Arial" w:cs="Arial"/>
              <w:sz w:val="19"/>
              <w:szCs w:val="19"/>
            </w:rPr>
          </w:rPrChange>
        </w:rPr>
      </w:pPr>
      <w:r w:rsidRPr="004338A9">
        <w:rPr>
          <w:rFonts w:asciiTheme="majorHAnsi" w:hAnsiTheme="majorHAnsi" w:cs="Arial"/>
          <w:sz w:val="19"/>
          <w:szCs w:val="19"/>
          <w:rPrChange w:id="6208" w:author="dbecker" w:date="2016-01-07T14:58:00Z">
            <w:rPr>
              <w:rFonts w:ascii="Arial" w:hAnsi="Arial" w:cs="Arial"/>
              <w:sz w:val="19"/>
              <w:szCs w:val="19"/>
            </w:rPr>
          </w:rPrChange>
        </w:rPr>
        <w:t>Read Form 135A, Sign and Date</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09" w:author="dbecker" w:date="2016-01-07T14:58:00Z">
            <w:rPr>
              <w:rFonts w:ascii="Arial" w:hAnsi="Arial" w:cs="Arial"/>
              <w:sz w:val="19"/>
              <w:szCs w:val="19"/>
            </w:rPr>
          </w:rPrChange>
        </w:rPr>
      </w:pPr>
      <w:r w:rsidRPr="004338A9">
        <w:rPr>
          <w:rFonts w:asciiTheme="majorHAnsi" w:hAnsiTheme="majorHAnsi" w:cs="Arial"/>
          <w:sz w:val="19"/>
          <w:szCs w:val="19"/>
          <w:rPrChange w:id="6210" w:author="dbecker" w:date="2016-01-07T14:58:00Z">
            <w:rPr>
              <w:rFonts w:ascii="Arial" w:hAnsi="Arial" w:cs="Arial"/>
              <w:sz w:val="19"/>
              <w:szCs w:val="19"/>
            </w:rPr>
          </w:rPrChange>
        </w:rPr>
        <w:t>Enter appropriate information on Form 120L (for RADEF Officer Records)</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11" w:author="dbecker" w:date="2016-01-07T14:58:00Z">
            <w:rPr>
              <w:rFonts w:ascii="Arial" w:hAnsi="Arial" w:cs="Arial"/>
              <w:sz w:val="19"/>
              <w:szCs w:val="19"/>
            </w:rPr>
          </w:rPrChange>
        </w:rPr>
      </w:pPr>
      <w:r w:rsidRPr="004338A9">
        <w:rPr>
          <w:rFonts w:asciiTheme="majorHAnsi" w:hAnsiTheme="majorHAnsi" w:cs="Arial"/>
          <w:sz w:val="19"/>
          <w:szCs w:val="19"/>
          <w:rPrChange w:id="6212" w:author="dbecker" w:date="2016-01-07T14:58:00Z">
            <w:rPr>
              <w:rFonts w:ascii="Arial" w:hAnsi="Arial" w:cs="Arial"/>
              <w:sz w:val="19"/>
              <w:szCs w:val="19"/>
            </w:rPr>
          </w:rPrChange>
        </w:rPr>
        <w:t>Assemble/place the SRDs and TLD in your upper torso area outside of all clothing</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13" w:author="dbecker" w:date="2016-01-07T14:58:00Z">
            <w:rPr>
              <w:rFonts w:ascii="Arial" w:hAnsi="Arial" w:cs="Arial"/>
              <w:sz w:val="19"/>
              <w:szCs w:val="19"/>
            </w:rPr>
          </w:rPrChange>
        </w:rPr>
      </w:pPr>
      <w:r w:rsidRPr="004338A9">
        <w:rPr>
          <w:rFonts w:asciiTheme="majorHAnsi" w:hAnsiTheme="majorHAnsi" w:cs="Arial"/>
          <w:sz w:val="19"/>
          <w:szCs w:val="19"/>
          <w:rPrChange w:id="6214" w:author="dbecker" w:date="2016-01-07T14:58:00Z">
            <w:rPr>
              <w:rFonts w:ascii="Arial" w:hAnsi="Arial" w:cs="Arial"/>
              <w:sz w:val="19"/>
              <w:szCs w:val="19"/>
            </w:rPr>
          </w:rPrChange>
        </w:rPr>
        <w:t>Fold and place your copies of the 305A Form, 135A Form, and KI Info Sheet with your issued KI and keep on your person at all times</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15" w:author="dbecker" w:date="2016-01-07T14:58:00Z">
            <w:rPr>
              <w:rFonts w:ascii="Arial" w:hAnsi="Arial" w:cs="Arial"/>
              <w:sz w:val="19"/>
              <w:szCs w:val="19"/>
            </w:rPr>
          </w:rPrChange>
        </w:rPr>
      </w:pPr>
      <w:r w:rsidRPr="004338A9">
        <w:rPr>
          <w:rFonts w:asciiTheme="majorHAnsi" w:hAnsiTheme="majorHAnsi" w:cs="Arial"/>
          <w:sz w:val="19"/>
          <w:szCs w:val="19"/>
          <w:rPrChange w:id="6216" w:author="dbecker" w:date="2016-01-07T14:58:00Z">
            <w:rPr>
              <w:rFonts w:ascii="Arial" w:hAnsi="Arial" w:cs="Arial"/>
              <w:sz w:val="19"/>
              <w:szCs w:val="19"/>
            </w:rPr>
          </w:rPrChange>
        </w:rPr>
        <w:t>Read your dosimetry every fifteen (15) minutes, once directed</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17" w:author="dbecker" w:date="2016-01-07T14:58:00Z">
            <w:rPr>
              <w:rFonts w:ascii="Arial" w:hAnsi="Arial" w:cs="Arial"/>
              <w:sz w:val="19"/>
              <w:szCs w:val="19"/>
            </w:rPr>
          </w:rPrChange>
        </w:rPr>
      </w:pPr>
      <w:r w:rsidRPr="004338A9">
        <w:rPr>
          <w:rFonts w:asciiTheme="majorHAnsi" w:hAnsiTheme="majorHAnsi" w:cs="Arial"/>
          <w:sz w:val="19"/>
          <w:szCs w:val="19"/>
          <w:rPrChange w:id="6218" w:author="dbecker" w:date="2016-01-07T14:58:00Z">
            <w:rPr>
              <w:rFonts w:ascii="Arial" w:hAnsi="Arial" w:cs="Arial"/>
              <w:sz w:val="19"/>
              <w:szCs w:val="19"/>
            </w:rPr>
          </w:rPrChange>
        </w:rPr>
        <w:t xml:space="preserve">Report any readings at </w:t>
      </w:r>
      <w:r w:rsidRPr="004338A9">
        <w:rPr>
          <w:rFonts w:asciiTheme="majorHAnsi" w:hAnsiTheme="majorHAnsi" w:cs="Arial"/>
          <w:b/>
          <w:sz w:val="19"/>
          <w:szCs w:val="19"/>
          <w:rPrChange w:id="6219" w:author="dbecker" w:date="2016-01-07T14:58:00Z">
            <w:rPr>
              <w:rFonts w:ascii="Arial" w:hAnsi="Arial" w:cs="Arial"/>
              <w:b/>
              <w:sz w:val="19"/>
              <w:szCs w:val="19"/>
            </w:rPr>
          </w:rPrChange>
        </w:rPr>
        <w:t>175mR and at additional 1R</w:t>
      </w:r>
      <w:r w:rsidRPr="004338A9">
        <w:rPr>
          <w:rFonts w:asciiTheme="majorHAnsi" w:hAnsiTheme="majorHAnsi" w:cs="Arial"/>
          <w:sz w:val="19"/>
          <w:szCs w:val="19"/>
          <w:rPrChange w:id="6220" w:author="dbecker" w:date="2016-01-07T14:58:00Z">
            <w:rPr>
              <w:rFonts w:ascii="Arial" w:hAnsi="Arial" w:cs="Arial"/>
              <w:sz w:val="19"/>
              <w:szCs w:val="19"/>
            </w:rPr>
          </w:rPrChange>
        </w:rPr>
        <w:t xml:space="preserve"> increments thereafter to your RADEF Officer</w:t>
      </w:r>
    </w:p>
    <w:p w:rsidR="000B2477" w:rsidRPr="004338A9" w:rsidRDefault="000B2477" w:rsidP="003B7B2F">
      <w:pPr>
        <w:numPr>
          <w:ilvl w:val="0"/>
          <w:numId w:val="82"/>
        </w:numPr>
        <w:tabs>
          <w:tab w:val="clear" w:pos="1260"/>
        </w:tabs>
        <w:ind w:left="720"/>
        <w:jc w:val="both"/>
        <w:rPr>
          <w:rFonts w:asciiTheme="majorHAnsi" w:hAnsiTheme="majorHAnsi" w:cs="Arial"/>
          <w:sz w:val="19"/>
          <w:szCs w:val="19"/>
          <w:rPrChange w:id="6221" w:author="dbecker" w:date="2016-01-07T14:58:00Z">
            <w:rPr>
              <w:rFonts w:ascii="Arial" w:hAnsi="Arial" w:cs="Arial"/>
              <w:sz w:val="19"/>
              <w:szCs w:val="19"/>
            </w:rPr>
          </w:rPrChange>
        </w:rPr>
      </w:pPr>
      <w:r w:rsidRPr="004338A9">
        <w:rPr>
          <w:rFonts w:asciiTheme="majorHAnsi" w:hAnsiTheme="majorHAnsi" w:cs="Arial"/>
          <w:b/>
          <w:sz w:val="19"/>
          <w:szCs w:val="19"/>
          <w:rPrChange w:id="6222" w:author="dbecker" w:date="2016-01-07T14:58:00Z">
            <w:rPr>
              <w:rFonts w:ascii="Arial" w:hAnsi="Arial" w:cs="Arial"/>
              <w:b/>
              <w:sz w:val="19"/>
              <w:szCs w:val="19"/>
            </w:rPr>
          </w:rPrChange>
        </w:rPr>
        <w:t xml:space="preserve">EPZ LOCAL EOCs – </w:t>
      </w:r>
      <w:r w:rsidRPr="004338A9">
        <w:rPr>
          <w:rFonts w:asciiTheme="majorHAnsi" w:hAnsiTheme="majorHAnsi" w:cs="Arial"/>
          <w:sz w:val="19"/>
          <w:szCs w:val="19"/>
          <w:rPrChange w:id="6223" w:author="dbecker" w:date="2016-01-07T14:58:00Z">
            <w:rPr>
              <w:rFonts w:ascii="Arial" w:hAnsi="Arial" w:cs="Arial"/>
              <w:sz w:val="19"/>
              <w:szCs w:val="19"/>
            </w:rPr>
          </w:rPrChange>
        </w:rPr>
        <w:t>If there has been a release and individuals are reporting to your EOC ask if there is a possibility that they may have become contaminated (driven through the plume or come from an area that has been contaminated).  If they answer that they have or could have, instruct them to report immediately to the nearest reception center for monitoring and possible decontamination.  DO NOT let them into the EOC.</w:t>
      </w:r>
    </w:p>
    <w:p w:rsidR="000B2477" w:rsidRPr="004338A9" w:rsidRDefault="000B2477" w:rsidP="000B2477">
      <w:pPr>
        <w:ind w:left="720"/>
        <w:jc w:val="both"/>
        <w:rPr>
          <w:rFonts w:asciiTheme="majorHAnsi" w:hAnsiTheme="majorHAnsi" w:cs="Arial"/>
          <w:sz w:val="16"/>
          <w:szCs w:val="16"/>
          <w:rPrChange w:id="6224" w:author="dbecker" w:date="2016-01-07T14:58:00Z">
            <w:rPr>
              <w:rFonts w:ascii="Arial" w:hAnsi="Arial" w:cs="Arial"/>
              <w:sz w:val="16"/>
              <w:szCs w:val="16"/>
            </w:rPr>
          </w:rPrChange>
        </w:rPr>
      </w:pPr>
    </w:p>
    <w:p w:rsidR="000B2477" w:rsidRPr="004338A9" w:rsidRDefault="000B2477" w:rsidP="000B2477">
      <w:pPr>
        <w:jc w:val="both"/>
        <w:rPr>
          <w:rFonts w:asciiTheme="majorHAnsi" w:hAnsiTheme="majorHAnsi" w:cs="Arial"/>
          <w:b/>
          <w:sz w:val="20"/>
          <w:rPrChange w:id="6225" w:author="dbecker" w:date="2016-01-07T14:58:00Z">
            <w:rPr>
              <w:rFonts w:ascii="Arial" w:hAnsi="Arial" w:cs="Arial"/>
              <w:b/>
              <w:sz w:val="20"/>
            </w:rPr>
          </w:rPrChange>
        </w:rPr>
      </w:pPr>
      <w:r w:rsidRPr="004338A9">
        <w:rPr>
          <w:rFonts w:asciiTheme="majorHAnsi" w:hAnsiTheme="majorHAnsi" w:cs="Arial"/>
          <w:sz w:val="20"/>
          <w:u w:val="single"/>
          <w:rPrChange w:id="6226" w:author="dbecker" w:date="2016-01-07T14:58:00Z">
            <w:rPr>
              <w:rFonts w:ascii="Arial" w:hAnsi="Arial" w:cs="Arial"/>
              <w:sz w:val="20"/>
              <w:u w:val="single"/>
            </w:rPr>
          </w:rPrChange>
        </w:rPr>
        <w:t>POTASSIUM IODIDE (KI)</w:t>
      </w:r>
      <w:r w:rsidRPr="004338A9">
        <w:rPr>
          <w:rFonts w:asciiTheme="majorHAnsi" w:hAnsiTheme="majorHAnsi" w:cs="Arial"/>
          <w:sz w:val="20"/>
          <w:rPrChange w:id="6227" w:author="dbecker" w:date="2016-01-07T14:58:00Z">
            <w:rPr>
              <w:rFonts w:ascii="Arial" w:hAnsi="Arial" w:cs="Arial"/>
              <w:sz w:val="20"/>
            </w:rPr>
          </w:rPrChange>
        </w:rPr>
        <w:t xml:space="preserve"> – Ingest KI only when directed to do so. KI will prevent uptake of radioactive iodine into your thyroid gland. If you take KI, record the date and time each dose was taken on your 305A KI Report Form. Take 130mg per day, for four days, unless otherwise directed. People allergic to iodine or shellfish should not ingest KI. If any adverse reactions occur, discontinue taking KI, notify your RADEF Officer and see a physician. Emergency Workers who choose not to take KI at the time it is recommended, should report to their RADEF Officer and request a replacement. </w:t>
      </w:r>
      <w:r w:rsidRPr="004338A9">
        <w:rPr>
          <w:rFonts w:asciiTheme="majorHAnsi" w:hAnsiTheme="majorHAnsi" w:cs="Arial"/>
          <w:b/>
          <w:sz w:val="20"/>
          <w:rPrChange w:id="6228" w:author="dbecker" w:date="2016-01-07T14:58:00Z">
            <w:rPr>
              <w:rFonts w:ascii="Arial" w:hAnsi="Arial" w:cs="Arial"/>
              <w:b/>
              <w:sz w:val="20"/>
            </w:rPr>
          </w:rPrChange>
        </w:rPr>
        <w:t>KI is not issued to Reception Center Emergency Workers.</w:t>
      </w:r>
    </w:p>
    <w:p w:rsidR="000B2477" w:rsidRPr="004338A9" w:rsidRDefault="000B2477" w:rsidP="000B2477">
      <w:pPr>
        <w:jc w:val="both"/>
        <w:rPr>
          <w:rFonts w:asciiTheme="majorHAnsi" w:hAnsiTheme="majorHAnsi" w:cs="Arial"/>
          <w:sz w:val="20"/>
          <w:rPrChange w:id="6229" w:author="dbecker" w:date="2016-01-07T14:58:00Z">
            <w:rPr>
              <w:rFonts w:ascii="Arial" w:hAnsi="Arial" w:cs="Arial"/>
              <w:sz w:val="20"/>
            </w:rPr>
          </w:rPrChange>
        </w:rPr>
      </w:pPr>
      <w:r w:rsidRPr="004338A9">
        <w:rPr>
          <w:rFonts w:asciiTheme="majorHAnsi" w:hAnsiTheme="majorHAnsi"/>
          <w:b/>
          <w:sz w:val="20"/>
          <w:szCs w:val="20"/>
          <w:u w:val="single"/>
          <w:rPrChange w:id="6230" w:author="dbecker" w:date="2016-01-07T14:58:00Z">
            <w:rPr>
              <w:b/>
              <w:sz w:val="20"/>
              <w:szCs w:val="20"/>
              <w:u w:val="single"/>
            </w:rPr>
          </w:rPrChange>
        </w:rPr>
        <w:br/>
      </w:r>
      <w:r w:rsidRPr="004338A9">
        <w:rPr>
          <w:rFonts w:asciiTheme="majorHAnsi" w:hAnsiTheme="majorHAnsi" w:cs="Arial"/>
          <w:sz w:val="20"/>
          <w:rPrChange w:id="6231" w:author="dbecker" w:date="2016-01-07T14:58:00Z">
            <w:rPr>
              <w:rFonts w:ascii="Arial" w:hAnsi="Arial" w:cs="Arial"/>
              <w:sz w:val="20"/>
            </w:rPr>
          </w:rPrChange>
        </w:rPr>
        <w:t>Report to your assigned EOC (or Reception Center) if new dosimetry is required. If during your shift, or at the end of your shift, you have been exposed to radiation you will be sent to the local Reception Center for monitoring. If possible turn in all your dosimetry and 305A Form copies to the original issue point. If you return to duty, be sure to obtain your own 305A Form.</w:t>
      </w:r>
    </w:p>
    <w:p w:rsidR="000B2477" w:rsidRPr="004338A9" w:rsidRDefault="000B2477" w:rsidP="000B2477">
      <w:pPr>
        <w:jc w:val="both"/>
        <w:rPr>
          <w:rFonts w:asciiTheme="majorHAnsi" w:hAnsiTheme="majorHAnsi" w:cs="Arial"/>
          <w:sz w:val="20"/>
          <w:rPrChange w:id="6232" w:author="dbecker" w:date="2016-01-07T14:58:00Z">
            <w:rPr>
              <w:rFonts w:ascii="Arial" w:hAnsi="Arial" w:cs="Arial"/>
              <w:sz w:val="20"/>
            </w:rPr>
          </w:rPrChange>
        </w:rPr>
      </w:pPr>
    </w:p>
    <w:p w:rsidR="00CE6478" w:rsidRPr="004338A9" w:rsidDel="007E5507" w:rsidRDefault="00CE6478" w:rsidP="000B2477">
      <w:pPr>
        <w:jc w:val="center"/>
        <w:rPr>
          <w:ins w:id="6233" w:author="Richards, Alexander" w:date="2015-10-14T14:49:00Z"/>
          <w:del w:id="6234" w:author="Bartlett, Laura" w:date="2015-10-27T09:44:00Z"/>
          <w:rFonts w:asciiTheme="majorHAnsi" w:hAnsiTheme="majorHAnsi" w:cs="Arial"/>
          <w:b/>
          <w:u w:val="single"/>
          <w:rPrChange w:id="6235" w:author="dbecker" w:date="2016-01-07T14:58:00Z">
            <w:rPr>
              <w:ins w:id="6236" w:author="Richards, Alexander" w:date="2015-10-14T14:49:00Z"/>
              <w:del w:id="6237" w:author="Bartlett, Laura" w:date="2015-10-27T09:44:00Z"/>
              <w:rFonts w:ascii="Arial" w:hAnsi="Arial" w:cs="Arial"/>
              <w:b/>
              <w:u w:val="single"/>
            </w:rPr>
          </w:rPrChange>
        </w:rPr>
      </w:pPr>
    </w:p>
    <w:p w:rsidR="00CE6478" w:rsidRPr="004338A9" w:rsidDel="007E5507" w:rsidRDefault="00CE6478" w:rsidP="000B2477">
      <w:pPr>
        <w:jc w:val="center"/>
        <w:rPr>
          <w:ins w:id="6238" w:author="Richards, Alexander" w:date="2015-10-14T14:49:00Z"/>
          <w:del w:id="6239" w:author="Bartlett, Laura" w:date="2015-10-27T09:44:00Z"/>
          <w:rFonts w:asciiTheme="majorHAnsi" w:hAnsiTheme="majorHAnsi" w:cs="Arial"/>
          <w:b/>
          <w:u w:val="single"/>
          <w:rPrChange w:id="6240" w:author="dbecker" w:date="2016-01-07T14:58:00Z">
            <w:rPr>
              <w:ins w:id="6241" w:author="Richards, Alexander" w:date="2015-10-14T14:49:00Z"/>
              <w:del w:id="6242" w:author="Bartlett, Laura" w:date="2015-10-27T09:44:00Z"/>
              <w:rFonts w:ascii="Arial" w:hAnsi="Arial" w:cs="Arial"/>
              <w:b/>
              <w:u w:val="single"/>
            </w:rPr>
          </w:rPrChange>
        </w:rPr>
      </w:pPr>
    </w:p>
    <w:p w:rsidR="00CE6478" w:rsidRPr="004338A9" w:rsidDel="007E5507" w:rsidRDefault="00CE6478" w:rsidP="000B2477">
      <w:pPr>
        <w:jc w:val="center"/>
        <w:rPr>
          <w:ins w:id="6243" w:author="Richards, Alexander" w:date="2015-10-14T14:49:00Z"/>
          <w:del w:id="6244" w:author="Bartlett, Laura" w:date="2015-10-27T09:44:00Z"/>
          <w:rFonts w:asciiTheme="majorHAnsi" w:hAnsiTheme="majorHAnsi" w:cs="Arial"/>
          <w:b/>
          <w:u w:val="single"/>
          <w:rPrChange w:id="6245" w:author="dbecker" w:date="2016-01-07T14:58:00Z">
            <w:rPr>
              <w:ins w:id="6246" w:author="Richards, Alexander" w:date="2015-10-14T14:49:00Z"/>
              <w:del w:id="6247" w:author="Bartlett, Laura" w:date="2015-10-27T09:44:00Z"/>
              <w:rFonts w:ascii="Arial" w:hAnsi="Arial" w:cs="Arial"/>
              <w:b/>
              <w:u w:val="single"/>
            </w:rPr>
          </w:rPrChange>
        </w:rPr>
      </w:pPr>
    </w:p>
    <w:p w:rsidR="00CE6478" w:rsidRPr="004338A9" w:rsidDel="007E5507" w:rsidRDefault="00CE6478" w:rsidP="000B2477">
      <w:pPr>
        <w:jc w:val="center"/>
        <w:rPr>
          <w:ins w:id="6248" w:author="Richards, Alexander" w:date="2015-10-14T14:49:00Z"/>
          <w:del w:id="6249" w:author="Bartlett, Laura" w:date="2015-10-27T09:44:00Z"/>
          <w:rFonts w:asciiTheme="majorHAnsi" w:hAnsiTheme="majorHAnsi" w:cs="Arial"/>
          <w:b/>
          <w:u w:val="single"/>
          <w:rPrChange w:id="6250" w:author="dbecker" w:date="2016-01-07T14:58:00Z">
            <w:rPr>
              <w:ins w:id="6251" w:author="Richards, Alexander" w:date="2015-10-14T14:49:00Z"/>
              <w:del w:id="6252" w:author="Bartlett, Laura" w:date="2015-10-27T09:44:00Z"/>
              <w:rFonts w:ascii="Arial" w:hAnsi="Arial" w:cs="Arial"/>
              <w:b/>
              <w:u w:val="single"/>
            </w:rPr>
          </w:rPrChange>
        </w:rPr>
      </w:pPr>
    </w:p>
    <w:p w:rsidR="00CE6478" w:rsidRPr="004338A9" w:rsidDel="007E5507" w:rsidRDefault="00CE6478" w:rsidP="000B2477">
      <w:pPr>
        <w:jc w:val="center"/>
        <w:rPr>
          <w:ins w:id="6253" w:author="Richards, Alexander" w:date="2015-10-14T14:49:00Z"/>
          <w:del w:id="6254" w:author="Bartlett, Laura" w:date="2015-10-27T09:44:00Z"/>
          <w:rFonts w:asciiTheme="majorHAnsi" w:hAnsiTheme="majorHAnsi" w:cs="Arial"/>
          <w:b/>
          <w:u w:val="single"/>
          <w:rPrChange w:id="6255" w:author="dbecker" w:date="2016-01-07T14:58:00Z">
            <w:rPr>
              <w:ins w:id="6256" w:author="Richards, Alexander" w:date="2015-10-14T14:49:00Z"/>
              <w:del w:id="6257" w:author="Bartlett, Laura" w:date="2015-10-27T09:44:00Z"/>
              <w:rFonts w:ascii="Arial" w:hAnsi="Arial" w:cs="Arial"/>
              <w:b/>
              <w:u w:val="single"/>
            </w:rPr>
          </w:rPrChange>
        </w:rPr>
      </w:pPr>
    </w:p>
    <w:p w:rsidR="00CE6478" w:rsidRPr="004338A9" w:rsidDel="007E5507" w:rsidRDefault="00CE6478" w:rsidP="000B2477">
      <w:pPr>
        <w:jc w:val="center"/>
        <w:rPr>
          <w:ins w:id="6258" w:author="Richards, Alexander" w:date="2015-10-14T14:49:00Z"/>
          <w:del w:id="6259" w:author="Bartlett, Laura" w:date="2015-10-27T09:44:00Z"/>
          <w:rFonts w:asciiTheme="majorHAnsi" w:hAnsiTheme="majorHAnsi" w:cs="Arial"/>
          <w:b/>
          <w:u w:val="single"/>
          <w:rPrChange w:id="6260" w:author="dbecker" w:date="2016-01-07T14:58:00Z">
            <w:rPr>
              <w:ins w:id="6261" w:author="Richards, Alexander" w:date="2015-10-14T14:49:00Z"/>
              <w:del w:id="6262" w:author="Bartlett, Laura" w:date="2015-10-27T09:44:00Z"/>
              <w:rFonts w:ascii="Arial" w:hAnsi="Arial" w:cs="Arial"/>
              <w:b/>
              <w:u w:val="single"/>
            </w:rPr>
          </w:rPrChange>
        </w:rPr>
      </w:pPr>
    </w:p>
    <w:p w:rsidR="00CE6478" w:rsidRPr="004338A9" w:rsidDel="007E5507" w:rsidRDefault="00CE6478" w:rsidP="000B2477">
      <w:pPr>
        <w:jc w:val="center"/>
        <w:rPr>
          <w:ins w:id="6263" w:author="Richards, Alexander" w:date="2015-10-14T14:49:00Z"/>
          <w:del w:id="6264" w:author="Bartlett, Laura" w:date="2015-10-27T09:44:00Z"/>
          <w:rFonts w:asciiTheme="majorHAnsi" w:hAnsiTheme="majorHAnsi" w:cs="Arial"/>
          <w:b/>
          <w:u w:val="single"/>
          <w:rPrChange w:id="6265" w:author="dbecker" w:date="2016-01-07T14:58:00Z">
            <w:rPr>
              <w:ins w:id="6266" w:author="Richards, Alexander" w:date="2015-10-14T14:49:00Z"/>
              <w:del w:id="6267" w:author="Bartlett, Laura" w:date="2015-10-27T09:44:00Z"/>
              <w:rFonts w:ascii="Arial" w:hAnsi="Arial" w:cs="Arial"/>
              <w:b/>
              <w:u w:val="single"/>
            </w:rPr>
          </w:rPrChange>
        </w:rPr>
      </w:pPr>
    </w:p>
    <w:p w:rsidR="00CE6478" w:rsidRPr="004338A9" w:rsidDel="007E5507" w:rsidRDefault="00CE6478" w:rsidP="000B2477">
      <w:pPr>
        <w:jc w:val="center"/>
        <w:rPr>
          <w:ins w:id="6268" w:author="Richards, Alexander" w:date="2015-10-14T14:49:00Z"/>
          <w:del w:id="6269" w:author="Bartlett, Laura" w:date="2015-10-27T09:44:00Z"/>
          <w:rFonts w:asciiTheme="majorHAnsi" w:hAnsiTheme="majorHAnsi" w:cs="Arial"/>
          <w:b/>
          <w:u w:val="single"/>
          <w:rPrChange w:id="6270" w:author="dbecker" w:date="2016-01-07T14:58:00Z">
            <w:rPr>
              <w:ins w:id="6271" w:author="Richards, Alexander" w:date="2015-10-14T14:49:00Z"/>
              <w:del w:id="6272" w:author="Bartlett, Laura" w:date="2015-10-27T09:44:00Z"/>
              <w:rFonts w:ascii="Arial" w:hAnsi="Arial" w:cs="Arial"/>
              <w:b/>
              <w:u w:val="single"/>
            </w:rPr>
          </w:rPrChange>
        </w:rPr>
      </w:pPr>
    </w:p>
    <w:p w:rsidR="00CE6478" w:rsidRPr="004338A9" w:rsidDel="007E5507" w:rsidRDefault="00CE6478" w:rsidP="000B2477">
      <w:pPr>
        <w:jc w:val="center"/>
        <w:rPr>
          <w:ins w:id="6273" w:author="Richards, Alexander" w:date="2015-10-14T14:49:00Z"/>
          <w:del w:id="6274" w:author="Bartlett, Laura" w:date="2015-10-27T09:44:00Z"/>
          <w:rFonts w:asciiTheme="majorHAnsi" w:hAnsiTheme="majorHAnsi" w:cs="Arial"/>
          <w:b/>
          <w:u w:val="single"/>
          <w:rPrChange w:id="6275" w:author="dbecker" w:date="2016-01-07T14:58:00Z">
            <w:rPr>
              <w:ins w:id="6276" w:author="Richards, Alexander" w:date="2015-10-14T14:49:00Z"/>
              <w:del w:id="6277" w:author="Bartlett, Laura" w:date="2015-10-27T09:44:00Z"/>
              <w:rFonts w:ascii="Arial" w:hAnsi="Arial" w:cs="Arial"/>
              <w:b/>
              <w:u w:val="single"/>
            </w:rPr>
          </w:rPrChange>
        </w:rPr>
      </w:pPr>
    </w:p>
    <w:p w:rsidR="00CE6478" w:rsidRPr="004338A9" w:rsidDel="007E5507" w:rsidRDefault="00CE6478" w:rsidP="000B2477">
      <w:pPr>
        <w:jc w:val="center"/>
        <w:rPr>
          <w:ins w:id="6278" w:author="Richards, Alexander" w:date="2015-10-14T14:49:00Z"/>
          <w:del w:id="6279" w:author="Bartlett, Laura" w:date="2015-10-27T09:44:00Z"/>
          <w:rFonts w:asciiTheme="majorHAnsi" w:hAnsiTheme="majorHAnsi" w:cs="Arial"/>
          <w:b/>
          <w:u w:val="single"/>
          <w:rPrChange w:id="6280" w:author="dbecker" w:date="2016-01-07T14:58:00Z">
            <w:rPr>
              <w:ins w:id="6281" w:author="Richards, Alexander" w:date="2015-10-14T14:49:00Z"/>
              <w:del w:id="6282" w:author="Bartlett, Laura" w:date="2015-10-27T09:44:00Z"/>
              <w:rFonts w:ascii="Arial" w:hAnsi="Arial" w:cs="Arial"/>
              <w:b/>
              <w:u w:val="single"/>
            </w:rPr>
          </w:rPrChange>
        </w:rPr>
      </w:pPr>
    </w:p>
    <w:p w:rsidR="000B2477" w:rsidRPr="004338A9" w:rsidRDefault="000B2477" w:rsidP="000B2477">
      <w:pPr>
        <w:jc w:val="center"/>
        <w:rPr>
          <w:rFonts w:asciiTheme="majorHAnsi" w:hAnsiTheme="majorHAnsi" w:cs="Arial"/>
          <w:b/>
          <w:sz w:val="20"/>
          <w:u w:val="single"/>
          <w:rPrChange w:id="6283" w:author="dbecker" w:date="2016-01-07T14:58:00Z">
            <w:rPr>
              <w:rFonts w:ascii="Arial" w:hAnsi="Arial" w:cs="Arial"/>
              <w:b/>
              <w:sz w:val="20"/>
              <w:u w:val="single"/>
            </w:rPr>
          </w:rPrChange>
        </w:rPr>
      </w:pPr>
      <w:r w:rsidRPr="004338A9">
        <w:rPr>
          <w:rFonts w:asciiTheme="majorHAnsi" w:hAnsiTheme="majorHAnsi" w:cs="Arial"/>
          <w:b/>
          <w:u w:val="single"/>
          <w:rPrChange w:id="6284" w:author="dbecker" w:date="2016-01-07T14:58:00Z">
            <w:rPr>
              <w:rFonts w:ascii="Arial" w:hAnsi="Arial" w:cs="Arial"/>
              <w:b/>
              <w:u w:val="single"/>
            </w:rPr>
          </w:rPrChange>
        </w:rPr>
        <w:t>DOSIMETRY INSTRUCTIONS</w:t>
      </w:r>
    </w:p>
    <w:p w:rsidR="000B2477" w:rsidRPr="004338A9" w:rsidRDefault="000B2477" w:rsidP="000B2477">
      <w:pPr>
        <w:jc w:val="both"/>
        <w:rPr>
          <w:rFonts w:asciiTheme="majorHAnsi" w:hAnsiTheme="majorHAnsi" w:cs="Arial"/>
          <w:b/>
          <w:sz w:val="16"/>
          <w:szCs w:val="16"/>
          <w:u w:val="single"/>
          <w:rPrChange w:id="6285" w:author="dbecker" w:date="2016-01-07T14:58:00Z">
            <w:rPr>
              <w:rFonts w:ascii="Arial" w:hAnsi="Arial" w:cs="Arial"/>
              <w:b/>
              <w:sz w:val="16"/>
              <w:szCs w:val="16"/>
              <w:u w:val="single"/>
            </w:rPr>
          </w:rPrChange>
        </w:rPr>
      </w:pPr>
    </w:p>
    <w:p w:rsidR="000B2477" w:rsidRPr="004338A9" w:rsidRDefault="000B2477" w:rsidP="003B7B2F">
      <w:pPr>
        <w:numPr>
          <w:ilvl w:val="0"/>
          <w:numId w:val="98"/>
        </w:numPr>
        <w:contextualSpacing/>
        <w:jc w:val="both"/>
        <w:rPr>
          <w:rFonts w:asciiTheme="majorHAnsi" w:hAnsiTheme="majorHAnsi" w:cs="Arial"/>
          <w:sz w:val="20"/>
          <w:szCs w:val="20"/>
          <w:rPrChange w:id="6286" w:author="dbecker" w:date="2016-01-07T14:58:00Z">
            <w:rPr>
              <w:rFonts w:ascii="Arial" w:hAnsi="Arial" w:cs="Arial"/>
              <w:sz w:val="20"/>
              <w:szCs w:val="20"/>
            </w:rPr>
          </w:rPrChange>
        </w:rPr>
      </w:pPr>
      <w:r w:rsidRPr="004338A9">
        <w:rPr>
          <w:rFonts w:asciiTheme="majorHAnsi" w:hAnsiTheme="majorHAnsi" w:cs="Arial"/>
          <w:sz w:val="20"/>
          <w:szCs w:val="20"/>
          <w:rPrChange w:id="6287" w:author="dbecker" w:date="2016-01-07T14:58:00Z">
            <w:rPr>
              <w:rFonts w:ascii="Arial" w:hAnsi="Arial" w:cs="Arial"/>
              <w:sz w:val="20"/>
              <w:szCs w:val="20"/>
            </w:rPr>
          </w:rPrChange>
        </w:rPr>
        <w:t>After all emergency worker dosimetry has been issued and the response phase has concluded; all control TLDs and remaining emergency worker TLDs will be collected and set aside in a low background area within their facility. The designated RADEF Officer will work with their supervisor/EMD to contact the State EOC through their designated local liaison and advise that dosimetry and associated paperwork is ready for pick up. If during the response phase additional dosimetry is needed, the same communications procedure should be followed.</w:t>
      </w:r>
    </w:p>
    <w:p w:rsidR="000B2477" w:rsidRPr="004338A9" w:rsidRDefault="000B2477" w:rsidP="003B7B2F">
      <w:pPr>
        <w:numPr>
          <w:ilvl w:val="0"/>
          <w:numId w:val="98"/>
        </w:numPr>
        <w:contextualSpacing/>
        <w:jc w:val="both"/>
        <w:rPr>
          <w:rFonts w:asciiTheme="majorHAnsi" w:hAnsiTheme="majorHAnsi" w:cs="Arial"/>
          <w:sz w:val="20"/>
          <w:szCs w:val="20"/>
          <w:rPrChange w:id="6288" w:author="dbecker" w:date="2016-01-07T14:58:00Z">
            <w:rPr>
              <w:rFonts w:ascii="Arial" w:hAnsi="Arial" w:cs="Arial"/>
              <w:sz w:val="20"/>
              <w:szCs w:val="20"/>
            </w:rPr>
          </w:rPrChange>
        </w:rPr>
      </w:pPr>
      <w:r w:rsidRPr="004338A9">
        <w:rPr>
          <w:rFonts w:asciiTheme="majorHAnsi" w:hAnsiTheme="majorHAnsi" w:cs="Arial"/>
          <w:sz w:val="20"/>
          <w:szCs w:val="20"/>
          <w:rPrChange w:id="6289" w:author="dbecker" w:date="2016-01-07T14:58:00Z">
            <w:rPr>
              <w:rFonts w:ascii="Arial" w:hAnsi="Arial" w:cs="Arial"/>
              <w:sz w:val="20"/>
              <w:szCs w:val="20"/>
            </w:rPr>
          </w:rPrChange>
        </w:rPr>
        <w:t>Female workers who declare themselves pregnant should not perform any mission that may subject them to radiation exposure and may be required to change jobs or job responsibilities during their pregnancy. (See NRC Regulation Guide 8.13 and sign the acknowledgement form)</w:t>
      </w:r>
    </w:p>
    <w:p w:rsidR="0099786C" w:rsidRPr="004338A9" w:rsidRDefault="0099786C" w:rsidP="002D728E">
      <w:pPr>
        <w:pStyle w:val="Heading2"/>
        <w:ind w:left="360"/>
        <w:rPr>
          <w:rFonts w:asciiTheme="majorHAnsi" w:hAnsiTheme="majorHAnsi"/>
          <w:i w:val="0"/>
          <w:iCs w:val="0"/>
          <w:color w:val="0070C0"/>
          <w:spacing w:val="-2"/>
          <w:sz w:val="20"/>
          <w:szCs w:val="20"/>
          <w:rPrChange w:id="6290" w:author="dbecker" w:date="2016-01-07T14:58:00Z">
            <w:rPr>
              <w:i w:val="0"/>
              <w:iCs w:val="0"/>
              <w:spacing w:val="-2"/>
              <w:sz w:val="20"/>
              <w:szCs w:val="20"/>
            </w:rPr>
          </w:rPrChange>
        </w:rPr>
      </w:pPr>
      <w:bookmarkStart w:id="6291" w:name="_Toc431372852"/>
      <w:r w:rsidRPr="004338A9">
        <w:rPr>
          <w:rFonts w:asciiTheme="majorHAnsi" w:hAnsiTheme="majorHAnsi"/>
          <w:i w:val="0"/>
          <w:iCs w:val="0"/>
          <w:color w:val="0070C0"/>
          <w:spacing w:val="-2"/>
          <w:sz w:val="20"/>
          <w:szCs w:val="20"/>
          <w:u w:val="single"/>
          <w:rPrChange w:id="6292" w:author="dbecker" w:date="2016-01-07T14:58:00Z">
            <w:rPr>
              <w:i w:val="0"/>
              <w:iCs w:val="0"/>
              <w:spacing w:val="-2"/>
              <w:sz w:val="20"/>
              <w:szCs w:val="20"/>
              <w:u w:val="single"/>
            </w:rPr>
          </w:rPrChange>
        </w:rPr>
        <w:t>Applicable Forms</w:t>
      </w:r>
      <w:bookmarkEnd w:id="6291"/>
    </w:p>
    <w:p w:rsidR="0099786C" w:rsidRPr="004338A9" w:rsidDel="00AD663D" w:rsidRDefault="0099786C" w:rsidP="0099786C">
      <w:pPr>
        <w:jc w:val="center"/>
        <w:rPr>
          <w:del w:id="6293" w:author="dbecker" w:date="2015-11-09T14:08:00Z"/>
          <w:rFonts w:asciiTheme="majorHAnsi" w:hAnsiTheme="majorHAnsi" w:cs="Arial"/>
          <w:sz w:val="20"/>
          <w:szCs w:val="20"/>
          <w:rPrChange w:id="6294" w:author="dbecker" w:date="2016-01-07T14:58:00Z">
            <w:rPr>
              <w:del w:id="6295" w:author="dbecker" w:date="2015-11-09T14:08:00Z"/>
              <w:rFonts w:ascii="Arial" w:hAnsi="Arial" w:cs="Arial"/>
              <w:sz w:val="20"/>
              <w:szCs w:val="20"/>
            </w:rPr>
          </w:rPrChange>
        </w:rPr>
      </w:pPr>
    </w:p>
    <w:p w:rsidR="0099786C" w:rsidRPr="004338A9" w:rsidRDefault="0099786C" w:rsidP="0099786C">
      <w:pPr>
        <w:jc w:val="both"/>
        <w:rPr>
          <w:rFonts w:asciiTheme="majorHAnsi" w:hAnsiTheme="majorHAnsi" w:cs="Arial"/>
          <w:sz w:val="20"/>
          <w:szCs w:val="20"/>
          <w:rPrChange w:id="6296" w:author="dbecker" w:date="2016-01-07T14:58:00Z">
            <w:rPr>
              <w:rFonts w:ascii="Arial" w:hAnsi="Arial" w:cs="Arial"/>
              <w:sz w:val="20"/>
              <w:szCs w:val="20"/>
            </w:rPr>
          </w:rPrChange>
        </w:rPr>
      </w:pPr>
    </w:p>
    <w:p w:rsidR="0099786C" w:rsidRPr="004338A9" w:rsidRDefault="0099786C" w:rsidP="00AD663D">
      <w:pPr>
        <w:ind w:firstLine="360"/>
        <w:rPr>
          <w:rFonts w:asciiTheme="majorHAnsi" w:hAnsiTheme="majorHAnsi" w:cs="Arial"/>
          <w:sz w:val="20"/>
          <w:szCs w:val="20"/>
          <w:rPrChange w:id="6297" w:author="dbecker" w:date="2016-01-07T14:58:00Z">
            <w:rPr>
              <w:rFonts w:ascii="Arial" w:hAnsi="Arial" w:cs="Arial"/>
              <w:sz w:val="20"/>
              <w:szCs w:val="20"/>
            </w:rPr>
          </w:rPrChange>
        </w:rPr>
      </w:pPr>
      <w:r w:rsidRPr="004338A9">
        <w:rPr>
          <w:rFonts w:asciiTheme="majorHAnsi" w:hAnsiTheme="majorHAnsi" w:cs="Arial"/>
          <w:sz w:val="20"/>
          <w:szCs w:val="20"/>
          <w:rPrChange w:id="6298" w:author="dbecker" w:date="2016-01-07T14:58:00Z">
            <w:rPr>
              <w:rFonts w:ascii="Arial" w:hAnsi="Arial" w:cs="Arial"/>
              <w:sz w:val="20"/>
              <w:szCs w:val="20"/>
            </w:rPr>
          </w:rPrChange>
        </w:rPr>
        <w:t>110D</w:t>
      </w:r>
      <w:r w:rsidRPr="004338A9">
        <w:rPr>
          <w:rFonts w:asciiTheme="majorHAnsi" w:hAnsiTheme="majorHAnsi" w:cs="Arial"/>
          <w:sz w:val="20"/>
          <w:szCs w:val="20"/>
          <w:rPrChange w:id="6299" w:author="dbecker" w:date="2016-01-07T14:58:00Z">
            <w:rPr>
              <w:rFonts w:ascii="Arial" w:hAnsi="Arial" w:cs="Arial"/>
              <w:sz w:val="20"/>
              <w:szCs w:val="20"/>
            </w:rPr>
          </w:rPrChange>
        </w:rPr>
        <w:tab/>
      </w:r>
      <w:r w:rsidRPr="004338A9">
        <w:rPr>
          <w:rFonts w:asciiTheme="majorHAnsi" w:hAnsiTheme="majorHAnsi" w:cs="Arial"/>
          <w:sz w:val="20"/>
          <w:szCs w:val="20"/>
          <w:rPrChange w:id="6300" w:author="dbecker" w:date="2016-01-07T14:58:00Z">
            <w:rPr>
              <w:rFonts w:ascii="Arial" w:hAnsi="Arial" w:cs="Arial"/>
              <w:sz w:val="20"/>
              <w:szCs w:val="20"/>
            </w:rPr>
          </w:rPrChange>
        </w:rPr>
        <w:tab/>
        <w:t>Request for Transportation Assistance for Individuals</w:t>
      </w:r>
    </w:p>
    <w:p w:rsidR="00AE438F" w:rsidRPr="004338A9" w:rsidRDefault="00AE438F" w:rsidP="00AD663D">
      <w:pPr>
        <w:ind w:firstLine="360"/>
        <w:rPr>
          <w:rFonts w:asciiTheme="majorHAnsi" w:hAnsiTheme="majorHAnsi" w:cs="Arial"/>
          <w:sz w:val="20"/>
          <w:szCs w:val="20"/>
          <w:rPrChange w:id="6301" w:author="dbecker" w:date="2016-01-07T14:58:00Z">
            <w:rPr>
              <w:rFonts w:ascii="Arial" w:hAnsi="Arial" w:cs="Arial"/>
              <w:sz w:val="20"/>
              <w:szCs w:val="20"/>
            </w:rPr>
          </w:rPrChange>
        </w:rPr>
      </w:pPr>
      <w:r w:rsidRPr="004338A9">
        <w:rPr>
          <w:rFonts w:asciiTheme="majorHAnsi" w:hAnsiTheme="majorHAnsi" w:cs="Arial"/>
          <w:iCs/>
          <w:sz w:val="20"/>
          <w:rPrChange w:id="6302" w:author="dbecker" w:date="2016-01-07T14:58:00Z">
            <w:rPr>
              <w:rFonts w:ascii="Arial" w:hAnsi="Arial" w:cs="Arial"/>
              <w:iCs/>
              <w:sz w:val="20"/>
            </w:rPr>
          </w:rPrChange>
        </w:rPr>
        <w:t>120A</w:t>
      </w:r>
      <w:r w:rsidR="00A251A8" w:rsidRPr="004338A9">
        <w:rPr>
          <w:rFonts w:asciiTheme="majorHAnsi" w:hAnsiTheme="majorHAnsi" w:cs="Arial"/>
          <w:iCs/>
          <w:sz w:val="20"/>
          <w:rPrChange w:id="6303" w:author="dbecker" w:date="2016-01-07T14:58:00Z">
            <w:rPr>
              <w:rFonts w:ascii="Arial" w:hAnsi="Arial" w:cs="Arial"/>
              <w:iCs/>
              <w:sz w:val="20"/>
            </w:rPr>
          </w:rPrChange>
        </w:rPr>
        <w:tab/>
      </w:r>
      <w:r w:rsidR="00A251A8" w:rsidRPr="004338A9">
        <w:rPr>
          <w:rFonts w:asciiTheme="majorHAnsi" w:hAnsiTheme="majorHAnsi" w:cs="Arial"/>
          <w:iCs/>
          <w:sz w:val="20"/>
          <w:rPrChange w:id="6304" w:author="dbecker" w:date="2016-01-07T14:58:00Z">
            <w:rPr>
              <w:rFonts w:ascii="Arial" w:hAnsi="Arial" w:cs="Arial"/>
              <w:iCs/>
              <w:sz w:val="20"/>
            </w:rPr>
          </w:rPrChange>
        </w:rPr>
        <w:tab/>
      </w:r>
      <w:r w:rsidRPr="004338A9">
        <w:rPr>
          <w:rFonts w:asciiTheme="majorHAnsi" w:hAnsiTheme="majorHAnsi" w:cs="Arial"/>
          <w:iCs/>
          <w:sz w:val="20"/>
          <w:rPrChange w:id="6305" w:author="dbecker" w:date="2016-01-07T14:58:00Z">
            <w:rPr>
              <w:rFonts w:ascii="Arial" w:hAnsi="Arial" w:cs="Arial"/>
              <w:iCs/>
              <w:sz w:val="20"/>
            </w:rPr>
          </w:rPrChange>
        </w:rPr>
        <w:t>Chronological Event Log</w:t>
      </w:r>
    </w:p>
    <w:p w:rsidR="0099786C" w:rsidRPr="004338A9" w:rsidRDefault="0099786C" w:rsidP="00AD663D">
      <w:pPr>
        <w:ind w:firstLine="360"/>
        <w:rPr>
          <w:rFonts w:asciiTheme="majorHAnsi" w:hAnsiTheme="majorHAnsi" w:cs="Arial"/>
          <w:sz w:val="20"/>
          <w:szCs w:val="20"/>
          <w:rPrChange w:id="6306" w:author="dbecker" w:date="2016-01-07T14:58:00Z">
            <w:rPr>
              <w:rFonts w:ascii="Arial" w:hAnsi="Arial" w:cs="Arial"/>
              <w:sz w:val="20"/>
              <w:szCs w:val="20"/>
            </w:rPr>
          </w:rPrChange>
        </w:rPr>
      </w:pPr>
      <w:r w:rsidRPr="004338A9">
        <w:rPr>
          <w:rFonts w:asciiTheme="majorHAnsi" w:hAnsiTheme="majorHAnsi" w:cs="Arial"/>
          <w:sz w:val="20"/>
          <w:szCs w:val="20"/>
          <w:rPrChange w:id="6307" w:author="dbecker" w:date="2016-01-07T14:58:00Z">
            <w:rPr>
              <w:rFonts w:ascii="Arial" w:hAnsi="Arial" w:cs="Arial"/>
              <w:sz w:val="20"/>
              <w:szCs w:val="20"/>
            </w:rPr>
          </w:rPrChange>
        </w:rPr>
        <w:t>120L</w:t>
      </w:r>
      <w:r w:rsidRPr="004338A9">
        <w:rPr>
          <w:rFonts w:asciiTheme="majorHAnsi" w:hAnsiTheme="majorHAnsi" w:cs="Arial"/>
          <w:sz w:val="20"/>
          <w:szCs w:val="20"/>
          <w:rPrChange w:id="6308" w:author="dbecker" w:date="2016-01-07T14:58:00Z">
            <w:rPr>
              <w:rFonts w:ascii="Arial" w:hAnsi="Arial" w:cs="Arial"/>
              <w:sz w:val="20"/>
              <w:szCs w:val="20"/>
            </w:rPr>
          </w:rPrChange>
        </w:rPr>
        <w:tab/>
      </w:r>
      <w:r w:rsidRPr="004338A9">
        <w:rPr>
          <w:rFonts w:asciiTheme="majorHAnsi" w:hAnsiTheme="majorHAnsi" w:cs="Arial"/>
          <w:sz w:val="20"/>
          <w:szCs w:val="20"/>
          <w:rPrChange w:id="6309" w:author="dbecker" w:date="2016-01-07T14:58:00Z">
            <w:rPr>
              <w:rFonts w:ascii="Arial" w:hAnsi="Arial" w:cs="Arial"/>
              <w:sz w:val="20"/>
              <w:szCs w:val="20"/>
            </w:rPr>
          </w:rPrChange>
        </w:rPr>
        <w:tab/>
        <w:t>Dosimetry Log Sheet</w:t>
      </w:r>
    </w:p>
    <w:p w:rsidR="0099786C" w:rsidRPr="004338A9" w:rsidRDefault="0099786C" w:rsidP="00AD663D">
      <w:pPr>
        <w:ind w:firstLine="360"/>
        <w:rPr>
          <w:rFonts w:asciiTheme="majorHAnsi" w:hAnsiTheme="majorHAnsi" w:cs="Arial"/>
          <w:sz w:val="20"/>
          <w:szCs w:val="20"/>
          <w:rPrChange w:id="6310" w:author="dbecker" w:date="2016-01-07T14:58:00Z">
            <w:rPr>
              <w:rFonts w:ascii="Arial" w:hAnsi="Arial" w:cs="Arial"/>
              <w:sz w:val="20"/>
              <w:szCs w:val="20"/>
            </w:rPr>
          </w:rPrChange>
        </w:rPr>
      </w:pPr>
      <w:r w:rsidRPr="004338A9">
        <w:rPr>
          <w:rFonts w:asciiTheme="majorHAnsi" w:hAnsiTheme="majorHAnsi" w:cs="Arial"/>
          <w:sz w:val="20"/>
          <w:szCs w:val="20"/>
          <w:rPrChange w:id="6311" w:author="dbecker" w:date="2016-01-07T14:58:00Z">
            <w:rPr>
              <w:rFonts w:ascii="Arial" w:hAnsi="Arial" w:cs="Arial"/>
              <w:sz w:val="20"/>
              <w:szCs w:val="20"/>
            </w:rPr>
          </w:rPrChange>
        </w:rPr>
        <w:t>120R</w:t>
      </w:r>
      <w:r w:rsidRPr="004338A9">
        <w:rPr>
          <w:rFonts w:asciiTheme="majorHAnsi" w:hAnsiTheme="majorHAnsi" w:cs="Arial"/>
          <w:sz w:val="20"/>
          <w:szCs w:val="20"/>
          <w:rPrChange w:id="6312" w:author="dbecker" w:date="2016-01-07T14:58:00Z">
            <w:rPr>
              <w:rFonts w:ascii="Arial" w:hAnsi="Arial" w:cs="Arial"/>
              <w:sz w:val="20"/>
              <w:szCs w:val="20"/>
            </w:rPr>
          </w:rPrChange>
        </w:rPr>
        <w:tab/>
      </w:r>
      <w:r w:rsidRPr="004338A9">
        <w:rPr>
          <w:rFonts w:asciiTheme="majorHAnsi" w:hAnsiTheme="majorHAnsi" w:cs="Arial"/>
          <w:sz w:val="20"/>
          <w:szCs w:val="20"/>
          <w:rPrChange w:id="6313" w:author="dbecker" w:date="2016-01-07T14:58:00Z">
            <w:rPr>
              <w:rFonts w:ascii="Arial" w:hAnsi="Arial" w:cs="Arial"/>
              <w:sz w:val="20"/>
              <w:szCs w:val="20"/>
            </w:rPr>
          </w:rPrChange>
        </w:rPr>
        <w:tab/>
        <w:t>Local Transportation Staging Area Log</w:t>
      </w:r>
    </w:p>
    <w:p w:rsidR="0099786C" w:rsidRPr="004338A9" w:rsidRDefault="0099786C" w:rsidP="00AD663D">
      <w:pPr>
        <w:ind w:firstLine="360"/>
        <w:rPr>
          <w:rFonts w:asciiTheme="majorHAnsi" w:hAnsiTheme="majorHAnsi" w:cs="Arial"/>
          <w:sz w:val="20"/>
          <w:szCs w:val="20"/>
          <w:rPrChange w:id="6314" w:author="dbecker" w:date="2016-01-07T14:58:00Z">
            <w:rPr>
              <w:rFonts w:ascii="Arial" w:hAnsi="Arial" w:cs="Arial"/>
              <w:sz w:val="20"/>
              <w:szCs w:val="20"/>
            </w:rPr>
          </w:rPrChange>
        </w:rPr>
      </w:pPr>
      <w:r w:rsidRPr="004338A9">
        <w:rPr>
          <w:rFonts w:asciiTheme="majorHAnsi" w:hAnsiTheme="majorHAnsi" w:cs="Arial"/>
          <w:sz w:val="20"/>
          <w:szCs w:val="20"/>
          <w:rPrChange w:id="6315" w:author="dbecker" w:date="2016-01-07T14:58:00Z">
            <w:rPr>
              <w:rFonts w:ascii="Arial" w:hAnsi="Arial" w:cs="Arial"/>
              <w:sz w:val="20"/>
              <w:szCs w:val="20"/>
            </w:rPr>
          </w:rPrChange>
        </w:rPr>
        <w:t xml:space="preserve">135A </w:t>
      </w:r>
      <w:r w:rsidRPr="004338A9">
        <w:rPr>
          <w:rFonts w:asciiTheme="majorHAnsi" w:hAnsiTheme="majorHAnsi" w:cs="Arial"/>
          <w:sz w:val="20"/>
          <w:szCs w:val="20"/>
          <w:rPrChange w:id="6316" w:author="dbecker" w:date="2016-01-07T14:58:00Z">
            <w:rPr>
              <w:rFonts w:ascii="Arial" w:hAnsi="Arial" w:cs="Arial"/>
              <w:sz w:val="20"/>
              <w:szCs w:val="20"/>
            </w:rPr>
          </w:rPrChange>
        </w:rPr>
        <w:tab/>
      </w:r>
      <w:r w:rsidRPr="004338A9">
        <w:rPr>
          <w:rFonts w:asciiTheme="majorHAnsi" w:hAnsiTheme="majorHAnsi" w:cs="Arial"/>
          <w:sz w:val="20"/>
          <w:szCs w:val="20"/>
          <w:rPrChange w:id="6317" w:author="dbecker" w:date="2016-01-07T14:58:00Z">
            <w:rPr>
              <w:rFonts w:ascii="Arial" w:hAnsi="Arial" w:cs="Arial"/>
              <w:sz w:val="20"/>
              <w:szCs w:val="20"/>
            </w:rPr>
          </w:rPrChange>
        </w:rPr>
        <w:tab/>
        <w:t>Potassium Iodide Acknowledgement Form</w:t>
      </w:r>
    </w:p>
    <w:p w:rsidR="009F5055" w:rsidRPr="004338A9" w:rsidDel="00093998" w:rsidRDefault="009F5055" w:rsidP="00AD663D">
      <w:pPr>
        <w:ind w:firstLine="360"/>
        <w:rPr>
          <w:del w:id="6318" w:author="dbecker" w:date="2015-11-09T14:27:00Z"/>
          <w:rFonts w:asciiTheme="majorHAnsi" w:hAnsiTheme="majorHAnsi" w:cs="Arial"/>
          <w:sz w:val="20"/>
          <w:szCs w:val="20"/>
          <w:rPrChange w:id="6319" w:author="dbecker" w:date="2016-01-07T14:58:00Z">
            <w:rPr>
              <w:del w:id="6320" w:author="dbecker" w:date="2015-11-09T14:27:00Z"/>
              <w:rFonts w:ascii="Arial" w:hAnsi="Arial" w:cs="Arial"/>
              <w:sz w:val="20"/>
              <w:szCs w:val="20"/>
            </w:rPr>
          </w:rPrChange>
        </w:rPr>
      </w:pPr>
      <w:del w:id="6321" w:author="dbecker" w:date="2015-11-09T14:27:00Z">
        <w:r w:rsidRPr="004338A9" w:rsidDel="00093998">
          <w:rPr>
            <w:rFonts w:asciiTheme="majorHAnsi" w:hAnsiTheme="majorHAnsi" w:cs="Arial"/>
            <w:sz w:val="20"/>
            <w:szCs w:val="20"/>
            <w:rPrChange w:id="6322" w:author="dbecker" w:date="2016-01-07T14:58:00Z">
              <w:rPr>
                <w:rFonts w:ascii="Arial" w:hAnsi="Arial" w:cs="Arial"/>
                <w:sz w:val="20"/>
                <w:szCs w:val="20"/>
              </w:rPr>
            </w:rPrChange>
          </w:rPr>
          <w:delText>210D</w:delText>
        </w:r>
        <w:r w:rsidRPr="004338A9" w:rsidDel="00093998">
          <w:rPr>
            <w:rFonts w:asciiTheme="majorHAnsi" w:hAnsiTheme="majorHAnsi" w:cs="Arial"/>
            <w:sz w:val="20"/>
            <w:szCs w:val="20"/>
            <w:rPrChange w:id="6323" w:author="dbecker" w:date="2016-01-07T14:58:00Z">
              <w:rPr>
                <w:rFonts w:ascii="Arial" w:hAnsi="Arial" w:cs="Arial"/>
                <w:sz w:val="20"/>
                <w:szCs w:val="20"/>
              </w:rPr>
            </w:rPrChange>
          </w:rPr>
          <w:tab/>
        </w:r>
        <w:r w:rsidRPr="004338A9" w:rsidDel="00093998">
          <w:rPr>
            <w:rFonts w:asciiTheme="majorHAnsi" w:hAnsiTheme="majorHAnsi" w:cs="Arial"/>
            <w:sz w:val="20"/>
            <w:szCs w:val="20"/>
            <w:rPrChange w:id="6324" w:author="dbecker" w:date="2016-01-07T14:58:00Z">
              <w:rPr>
                <w:rFonts w:ascii="Arial" w:hAnsi="Arial" w:cs="Arial"/>
                <w:sz w:val="20"/>
                <w:szCs w:val="20"/>
              </w:rPr>
            </w:rPrChange>
          </w:rPr>
          <w:tab/>
          <w:delText>Potassium Iodide (KI) Authorization Worksheet</w:delText>
        </w:r>
      </w:del>
    </w:p>
    <w:p w:rsidR="009F5055" w:rsidRPr="004338A9" w:rsidRDefault="009F5055" w:rsidP="00AD663D">
      <w:pPr>
        <w:ind w:firstLine="360"/>
        <w:rPr>
          <w:rFonts w:asciiTheme="majorHAnsi" w:hAnsiTheme="majorHAnsi" w:cs="Arial"/>
          <w:sz w:val="20"/>
          <w:szCs w:val="20"/>
          <w:rPrChange w:id="6325" w:author="dbecker" w:date="2016-01-07T14:58:00Z">
            <w:rPr>
              <w:rFonts w:ascii="Arial" w:hAnsi="Arial" w:cs="Arial"/>
              <w:sz w:val="20"/>
              <w:szCs w:val="20"/>
            </w:rPr>
          </w:rPrChange>
        </w:rPr>
      </w:pPr>
      <w:r w:rsidRPr="004338A9">
        <w:rPr>
          <w:rFonts w:asciiTheme="majorHAnsi" w:hAnsiTheme="majorHAnsi" w:cs="Arial"/>
          <w:sz w:val="20"/>
          <w:szCs w:val="20"/>
          <w:rPrChange w:id="6326" w:author="dbecker" w:date="2016-01-07T14:58:00Z">
            <w:rPr>
              <w:rFonts w:ascii="Arial" w:hAnsi="Arial" w:cs="Arial"/>
              <w:sz w:val="20"/>
              <w:szCs w:val="20"/>
            </w:rPr>
          </w:rPrChange>
        </w:rPr>
        <w:t>300A</w:t>
      </w:r>
      <w:r w:rsidRPr="004338A9">
        <w:rPr>
          <w:rFonts w:asciiTheme="majorHAnsi" w:hAnsiTheme="majorHAnsi" w:cs="Arial"/>
          <w:sz w:val="20"/>
          <w:szCs w:val="20"/>
          <w:rPrChange w:id="6327" w:author="dbecker" w:date="2016-01-07T14:58:00Z">
            <w:rPr>
              <w:rFonts w:ascii="Arial" w:hAnsi="Arial" w:cs="Arial"/>
              <w:sz w:val="20"/>
              <w:szCs w:val="20"/>
            </w:rPr>
          </w:rPrChange>
        </w:rPr>
        <w:tab/>
      </w:r>
      <w:r w:rsidRPr="004338A9">
        <w:rPr>
          <w:rFonts w:asciiTheme="majorHAnsi" w:hAnsiTheme="majorHAnsi" w:cs="Arial"/>
          <w:sz w:val="20"/>
          <w:szCs w:val="20"/>
          <w:rPrChange w:id="6328" w:author="dbecker" w:date="2016-01-07T14:58:00Z">
            <w:rPr>
              <w:rFonts w:ascii="Arial" w:hAnsi="Arial" w:cs="Arial"/>
              <w:sz w:val="20"/>
              <w:szCs w:val="20"/>
            </w:rPr>
          </w:rPrChange>
        </w:rPr>
        <w:tab/>
        <w:t>Emergency Worker Cumulative Exposure Report (SS)</w:t>
      </w:r>
    </w:p>
    <w:p w:rsidR="009F5055" w:rsidRPr="004338A9" w:rsidRDefault="009F5055" w:rsidP="00AD663D">
      <w:pPr>
        <w:ind w:firstLine="360"/>
        <w:rPr>
          <w:rFonts w:asciiTheme="majorHAnsi" w:hAnsiTheme="majorHAnsi" w:cs="Arial"/>
          <w:sz w:val="20"/>
          <w:szCs w:val="20"/>
          <w:rPrChange w:id="6329" w:author="dbecker" w:date="2016-01-07T14:58:00Z">
            <w:rPr>
              <w:rFonts w:ascii="Arial" w:hAnsi="Arial" w:cs="Arial"/>
              <w:sz w:val="20"/>
              <w:szCs w:val="20"/>
            </w:rPr>
          </w:rPrChange>
        </w:rPr>
      </w:pPr>
      <w:r w:rsidRPr="004338A9">
        <w:rPr>
          <w:rFonts w:asciiTheme="majorHAnsi" w:hAnsiTheme="majorHAnsi" w:cs="Arial"/>
          <w:sz w:val="20"/>
          <w:szCs w:val="20"/>
          <w:rPrChange w:id="6330" w:author="dbecker" w:date="2016-01-07T14:58:00Z">
            <w:rPr>
              <w:rFonts w:ascii="Arial" w:hAnsi="Arial" w:cs="Arial"/>
              <w:sz w:val="20"/>
              <w:szCs w:val="20"/>
            </w:rPr>
          </w:rPrChange>
        </w:rPr>
        <w:t>300Y</w:t>
      </w:r>
      <w:r w:rsidRPr="004338A9">
        <w:rPr>
          <w:rFonts w:asciiTheme="majorHAnsi" w:hAnsiTheme="majorHAnsi" w:cs="Arial"/>
          <w:sz w:val="20"/>
          <w:szCs w:val="20"/>
          <w:rPrChange w:id="6331" w:author="dbecker" w:date="2016-01-07T14:58:00Z">
            <w:rPr>
              <w:rFonts w:ascii="Arial" w:hAnsi="Arial" w:cs="Arial"/>
              <w:sz w:val="20"/>
              <w:szCs w:val="20"/>
            </w:rPr>
          </w:rPrChange>
        </w:rPr>
        <w:tab/>
      </w:r>
      <w:r w:rsidRPr="004338A9">
        <w:rPr>
          <w:rFonts w:asciiTheme="majorHAnsi" w:hAnsiTheme="majorHAnsi" w:cs="Arial"/>
          <w:sz w:val="20"/>
          <w:szCs w:val="20"/>
          <w:rPrChange w:id="6332" w:author="dbecker" w:date="2016-01-07T14:58:00Z">
            <w:rPr>
              <w:rFonts w:ascii="Arial" w:hAnsi="Arial" w:cs="Arial"/>
              <w:sz w:val="20"/>
              <w:szCs w:val="20"/>
            </w:rPr>
          </w:rPrChange>
        </w:rPr>
        <w:tab/>
        <w:t>Individual Cumulative Exposure Report</w:t>
      </w:r>
    </w:p>
    <w:p w:rsidR="009F5055" w:rsidRPr="004338A9" w:rsidRDefault="009F5055" w:rsidP="00AD663D">
      <w:pPr>
        <w:ind w:firstLine="360"/>
        <w:rPr>
          <w:rFonts w:asciiTheme="majorHAnsi" w:hAnsiTheme="majorHAnsi" w:cs="Arial"/>
          <w:sz w:val="20"/>
          <w:szCs w:val="20"/>
          <w:rPrChange w:id="6333" w:author="dbecker" w:date="2016-01-07T14:58:00Z">
            <w:rPr>
              <w:rFonts w:ascii="Arial" w:hAnsi="Arial" w:cs="Arial"/>
              <w:sz w:val="20"/>
              <w:szCs w:val="20"/>
            </w:rPr>
          </w:rPrChange>
        </w:rPr>
      </w:pPr>
      <w:r w:rsidRPr="004338A9">
        <w:rPr>
          <w:rFonts w:asciiTheme="majorHAnsi" w:hAnsiTheme="majorHAnsi" w:cs="Arial"/>
          <w:sz w:val="20"/>
          <w:szCs w:val="20"/>
          <w:rPrChange w:id="6334" w:author="dbecker" w:date="2016-01-07T14:58:00Z">
            <w:rPr>
              <w:rFonts w:ascii="Arial" w:hAnsi="Arial" w:cs="Arial"/>
              <w:sz w:val="20"/>
              <w:szCs w:val="20"/>
            </w:rPr>
          </w:rPrChange>
        </w:rPr>
        <w:t>300B</w:t>
      </w:r>
      <w:r w:rsidRPr="004338A9">
        <w:rPr>
          <w:rFonts w:asciiTheme="majorHAnsi" w:hAnsiTheme="majorHAnsi" w:cs="Arial"/>
          <w:sz w:val="20"/>
          <w:szCs w:val="20"/>
          <w:rPrChange w:id="6335" w:author="dbecker" w:date="2016-01-07T14:58:00Z">
            <w:rPr>
              <w:rFonts w:ascii="Arial" w:hAnsi="Arial" w:cs="Arial"/>
              <w:sz w:val="20"/>
              <w:szCs w:val="20"/>
            </w:rPr>
          </w:rPrChange>
        </w:rPr>
        <w:tab/>
      </w:r>
      <w:r w:rsidRPr="004338A9">
        <w:rPr>
          <w:rFonts w:asciiTheme="majorHAnsi" w:hAnsiTheme="majorHAnsi" w:cs="Arial"/>
          <w:sz w:val="20"/>
          <w:szCs w:val="20"/>
          <w:rPrChange w:id="6336" w:author="dbecker" w:date="2016-01-07T14:58:00Z">
            <w:rPr>
              <w:rFonts w:ascii="Arial" w:hAnsi="Arial" w:cs="Arial"/>
              <w:sz w:val="20"/>
              <w:szCs w:val="20"/>
            </w:rPr>
          </w:rPrChange>
        </w:rPr>
        <w:tab/>
        <w:t>Status Report – Seabrook Station</w:t>
      </w:r>
    </w:p>
    <w:p w:rsidR="009F5055" w:rsidRPr="004338A9" w:rsidRDefault="009F5055" w:rsidP="00AD663D">
      <w:pPr>
        <w:ind w:firstLine="360"/>
        <w:rPr>
          <w:rFonts w:asciiTheme="majorHAnsi" w:hAnsiTheme="majorHAnsi" w:cs="Arial"/>
          <w:sz w:val="20"/>
          <w:szCs w:val="20"/>
          <w:rPrChange w:id="6337" w:author="dbecker" w:date="2016-01-07T14:58:00Z">
            <w:rPr>
              <w:rFonts w:ascii="Arial" w:hAnsi="Arial" w:cs="Arial"/>
              <w:sz w:val="20"/>
              <w:szCs w:val="20"/>
            </w:rPr>
          </w:rPrChange>
        </w:rPr>
      </w:pPr>
      <w:r w:rsidRPr="004338A9">
        <w:rPr>
          <w:rFonts w:asciiTheme="majorHAnsi" w:hAnsiTheme="majorHAnsi" w:cs="Arial"/>
          <w:sz w:val="20"/>
          <w:szCs w:val="20"/>
          <w:rPrChange w:id="6338" w:author="dbecker" w:date="2016-01-07T14:58:00Z">
            <w:rPr>
              <w:rFonts w:ascii="Arial" w:hAnsi="Arial" w:cs="Arial"/>
              <w:sz w:val="20"/>
              <w:szCs w:val="20"/>
            </w:rPr>
          </w:rPrChange>
        </w:rPr>
        <w:t>301B</w:t>
      </w:r>
      <w:r w:rsidRPr="004338A9">
        <w:rPr>
          <w:rFonts w:asciiTheme="majorHAnsi" w:hAnsiTheme="majorHAnsi" w:cs="Arial"/>
          <w:sz w:val="20"/>
          <w:szCs w:val="20"/>
          <w:rPrChange w:id="6339" w:author="dbecker" w:date="2016-01-07T14:58:00Z">
            <w:rPr>
              <w:rFonts w:ascii="Arial" w:hAnsi="Arial" w:cs="Arial"/>
              <w:sz w:val="20"/>
              <w:szCs w:val="20"/>
            </w:rPr>
          </w:rPrChange>
        </w:rPr>
        <w:tab/>
      </w:r>
      <w:r w:rsidRPr="004338A9">
        <w:rPr>
          <w:rFonts w:asciiTheme="majorHAnsi" w:hAnsiTheme="majorHAnsi" w:cs="Arial"/>
          <w:sz w:val="20"/>
          <w:szCs w:val="20"/>
          <w:rPrChange w:id="6340" w:author="dbecker" w:date="2016-01-07T14:58:00Z">
            <w:rPr>
              <w:rFonts w:ascii="Arial" w:hAnsi="Arial" w:cs="Arial"/>
              <w:sz w:val="20"/>
              <w:szCs w:val="20"/>
            </w:rPr>
          </w:rPrChange>
        </w:rPr>
        <w:tab/>
        <w:t>Status Report – Vermont Yankee</w:t>
      </w:r>
    </w:p>
    <w:p w:rsidR="009F5055" w:rsidRPr="004338A9" w:rsidRDefault="009F5055" w:rsidP="00AD663D">
      <w:pPr>
        <w:ind w:firstLine="360"/>
        <w:rPr>
          <w:rFonts w:asciiTheme="majorHAnsi" w:hAnsiTheme="majorHAnsi" w:cs="Arial"/>
          <w:sz w:val="20"/>
          <w:szCs w:val="20"/>
          <w:rPrChange w:id="6341" w:author="dbecker" w:date="2016-01-07T14:58:00Z">
            <w:rPr>
              <w:rFonts w:ascii="Arial" w:hAnsi="Arial" w:cs="Arial"/>
              <w:sz w:val="20"/>
              <w:szCs w:val="20"/>
            </w:rPr>
          </w:rPrChange>
        </w:rPr>
      </w:pPr>
      <w:r w:rsidRPr="004338A9">
        <w:rPr>
          <w:rFonts w:asciiTheme="majorHAnsi" w:hAnsiTheme="majorHAnsi" w:cs="Arial"/>
          <w:sz w:val="20"/>
          <w:szCs w:val="20"/>
          <w:rPrChange w:id="6342" w:author="dbecker" w:date="2016-01-07T14:58:00Z">
            <w:rPr>
              <w:rFonts w:ascii="Arial" w:hAnsi="Arial" w:cs="Arial"/>
              <w:sz w:val="20"/>
              <w:szCs w:val="20"/>
            </w:rPr>
          </w:rPrChange>
        </w:rPr>
        <w:t>302A</w:t>
      </w:r>
      <w:r w:rsidRPr="004338A9">
        <w:rPr>
          <w:rFonts w:asciiTheme="majorHAnsi" w:hAnsiTheme="majorHAnsi" w:cs="Arial"/>
          <w:sz w:val="20"/>
          <w:szCs w:val="20"/>
          <w:rPrChange w:id="6343" w:author="dbecker" w:date="2016-01-07T14:58:00Z">
            <w:rPr>
              <w:rFonts w:ascii="Arial" w:hAnsi="Arial" w:cs="Arial"/>
              <w:sz w:val="20"/>
              <w:szCs w:val="20"/>
            </w:rPr>
          </w:rPrChange>
        </w:rPr>
        <w:tab/>
      </w:r>
      <w:r w:rsidRPr="004338A9">
        <w:rPr>
          <w:rFonts w:asciiTheme="majorHAnsi" w:hAnsiTheme="majorHAnsi" w:cs="Arial"/>
          <w:sz w:val="20"/>
          <w:szCs w:val="20"/>
          <w:rPrChange w:id="6344" w:author="dbecker" w:date="2016-01-07T14:58:00Z">
            <w:rPr>
              <w:rFonts w:ascii="Arial" w:hAnsi="Arial" w:cs="Arial"/>
              <w:sz w:val="20"/>
              <w:szCs w:val="20"/>
            </w:rPr>
          </w:rPrChange>
        </w:rPr>
        <w:tab/>
        <w:t>Emergency Worker Cumulative Exposure Report (VY)</w:t>
      </w:r>
    </w:p>
    <w:p w:rsidR="0099786C" w:rsidRPr="004338A9" w:rsidRDefault="0099786C" w:rsidP="00AD663D">
      <w:pPr>
        <w:ind w:firstLine="360"/>
        <w:rPr>
          <w:rFonts w:asciiTheme="majorHAnsi" w:hAnsiTheme="majorHAnsi" w:cs="Arial"/>
          <w:sz w:val="20"/>
          <w:szCs w:val="20"/>
          <w:rPrChange w:id="6345" w:author="dbecker" w:date="2016-01-07T14:58:00Z">
            <w:rPr>
              <w:rFonts w:ascii="Arial" w:hAnsi="Arial" w:cs="Arial"/>
              <w:sz w:val="20"/>
              <w:szCs w:val="20"/>
            </w:rPr>
          </w:rPrChange>
        </w:rPr>
      </w:pPr>
      <w:r w:rsidRPr="004338A9">
        <w:rPr>
          <w:rFonts w:asciiTheme="majorHAnsi" w:hAnsiTheme="majorHAnsi" w:cs="Arial"/>
          <w:sz w:val="20"/>
          <w:szCs w:val="20"/>
          <w:rPrChange w:id="6346" w:author="dbecker" w:date="2016-01-07T14:58:00Z">
            <w:rPr>
              <w:rFonts w:ascii="Arial" w:hAnsi="Arial" w:cs="Arial"/>
              <w:sz w:val="20"/>
              <w:szCs w:val="20"/>
            </w:rPr>
          </w:rPrChange>
        </w:rPr>
        <w:t>305A</w:t>
      </w:r>
      <w:r w:rsidRPr="004338A9">
        <w:rPr>
          <w:rFonts w:asciiTheme="majorHAnsi" w:hAnsiTheme="majorHAnsi" w:cs="Arial"/>
          <w:sz w:val="20"/>
          <w:szCs w:val="20"/>
          <w:rPrChange w:id="6347" w:author="dbecker" w:date="2016-01-07T14:58:00Z">
            <w:rPr>
              <w:rFonts w:ascii="Arial" w:hAnsi="Arial" w:cs="Arial"/>
              <w:sz w:val="20"/>
              <w:szCs w:val="20"/>
            </w:rPr>
          </w:rPrChange>
        </w:rPr>
        <w:tab/>
      </w:r>
      <w:r w:rsidRPr="004338A9">
        <w:rPr>
          <w:rFonts w:asciiTheme="majorHAnsi" w:hAnsiTheme="majorHAnsi" w:cs="Arial"/>
          <w:sz w:val="20"/>
          <w:szCs w:val="20"/>
          <w:rPrChange w:id="6348" w:author="dbecker" w:date="2016-01-07T14:58:00Z">
            <w:rPr>
              <w:rFonts w:ascii="Arial" w:hAnsi="Arial" w:cs="Arial"/>
              <w:sz w:val="20"/>
              <w:szCs w:val="20"/>
            </w:rPr>
          </w:rPrChange>
        </w:rPr>
        <w:tab/>
        <w:t>Dosimetry-KI Report Form (multi-part)</w:t>
      </w:r>
    </w:p>
    <w:p w:rsidR="008216C3" w:rsidRPr="004338A9" w:rsidRDefault="008216C3" w:rsidP="0099786C">
      <w:pPr>
        <w:rPr>
          <w:rFonts w:asciiTheme="majorHAnsi" w:hAnsiTheme="majorHAnsi" w:cs="Arial"/>
          <w:sz w:val="20"/>
          <w:szCs w:val="20"/>
          <w:rPrChange w:id="6349" w:author="dbecker" w:date="2016-01-07T14:58:00Z">
            <w:rPr>
              <w:rFonts w:ascii="Arial" w:hAnsi="Arial" w:cs="Arial"/>
              <w:sz w:val="20"/>
              <w:szCs w:val="20"/>
            </w:rPr>
          </w:rPrChange>
        </w:rPr>
      </w:pPr>
    </w:p>
    <w:p w:rsidR="008216C3" w:rsidRPr="004338A9" w:rsidRDefault="008216C3" w:rsidP="0099786C">
      <w:pPr>
        <w:rPr>
          <w:rFonts w:asciiTheme="majorHAnsi" w:hAnsiTheme="majorHAnsi" w:cs="Arial"/>
          <w:sz w:val="20"/>
          <w:szCs w:val="20"/>
          <w:rPrChange w:id="6350" w:author="dbecker" w:date="2016-01-07T14:58:00Z">
            <w:rPr>
              <w:rFonts w:ascii="Arial" w:hAnsi="Arial" w:cs="Arial"/>
              <w:sz w:val="20"/>
              <w:szCs w:val="20"/>
            </w:rPr>
          </w:rPrChange>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ins w:id="6351" w:author="Bartlett, Laura" w:date="2015-10-27T09:44:00Z"/>
          <w:rFonts w:ascii="Arial" w:hAnsi="Arial" w:cs="Arial"/>
          <w:sz w:val="20"/>
          <w:szCs w:val="20"/>
        </w:rPr>
      </w:pPr>
    </w:p>
    <w:p w:rsidR="007E5507" w:rsidRDefault="007E5507" w:rsidP="0099786C">
      <w:pPr>
        <w:rPr>
          <w:ins w:id="6352" w:author="Bartlett, Laura" w:date="2015-10-27T09:44:00Z"/>
          <w:rFonts w:ascii="Arial" w:hAnsi="Arial" w:cs="Arial"/>
          <w:sz w:val="20"/>
          <w:szCs w:val="20"/>
        </w:rPr>
      </w:pPr>
    </w:p>
    <w:p w:rsidR="007E5507" w:rsidRDefault="007E5507" w:rsidP="0099786C">
      <w:pPr>
        <w:rPr>
          <w:ins w:id="6353" w:author="Bartlett, Laura" w:date="2015-10-27T09:44:00Z"/>
          <w:rFonts w:ascii="Arial" w:hAnsi="Arial" w:cs="Arial"/>
          <w:sz w:val="20"/>
          <w:szCs w:val="20"/>
        </w:rPr>
      </w:pPr>
    </w:p>
    <w:p w:rsidR="007E5507" w:rsidRDefault="007E5507" w:rsidP="0099786C">
      <w:pPr>
        <w:rPr>
          <w:ins w:id="6354" w:author="Bartlett, Laura" w:date="2015-10-27T09:44:00Z"/>
          <w:rFonts w:ascii="Arial" w:hAnsi="Arial" w:cs="Arial"/>
          <w:sz w:val="20"/>
          <w:szCs w:val="20"/>
        </w:rPr>
      </w:pPr>
    </w:p>
    <w:p w:rsidR="007E5507" w:rsidRDefault="007E5507" w:rsidP="0099786C">
      <w:pPr>
        <w:rPr>
          <w:ins w:id="6355" w:author="Bartlett, Laura" w:date="2015-10-27T09:44:00Z"/>
          <w:rFonts w:ascii="Arial" w:hAnsi="Arial" w:cs="Arial"/>
          <w:sz w:val="20"/>
          <w:szCs w:val="20"/>
        </w:rPr>
      </w:pPr>
    </w:p>
    <w:p w:rsidR="007E5507" w:rsidRDefault="007E5507" w:rsidP="0099786C">
      <w:pPr>
        <w:rPr>
          <w:ins w:id="6356" w:author="Bartlett, Laura" w:date="2015-10-27T09:44:00Z"/>
          <w:rFonts w:ascii="Arial" w:hAnsi="Arial" w:cs="Arial"/>
          <w:sz w:val="20"/>
          <w:szCs w:val="20"/>
        </w:rPr>
      </w:pPr>
    </w:p>
    <w:p w:rsidR="007E5507" w:rsidRDefault="007E5507" w:rsidP="0099786C">
      <w:pPr>
        <w:rPr>
          <w:ins w:id="6357" w:author="Bartlett, Laura" w:date="2015-10-27T09:44:00Z"/>
          <w:rFonts w:ascii="Arial" w:hAnsi="Arial" w:cs="Arial"/>
          <w:sz w:val="20"/>
          <w:szCs w:val="20"/>
        </w:rPr>
      </w:pPr>
    </w:p>
    <w:p w:rsidR="007E5507" w:rsidRDefault="007E5507" w:rsidP="0099786C">
      <w:pPr>
        <w:rPr>
          <w:ins w:id="6358" w:author="Bartlett, Laura" w:date="2015-10-27T09:44:00Z"/>
          <w:rFonts w:ascii="Arial" w:hAnsi="Arial" w:cs="Arial"/>
          <w:sz w:val="20"/>
          <w:szCs w:val="20"/>
        </w:rPr>
      </w:pPr>
    </w:p>
    <w:p w:rsidR="007E5507" w:rsidRDefault="007E5507" w:rsidP="0099786C">
      <w:pPr>
        <w:rPr>
          <w:ins w:id="6359" w:author="Bartlett, Laura" w:date="2015-10-27T09:44:00Z"/>
          <w:rFonts w:ascii="Arial" w:hAnsi="Arial" w:cs="Arial"/>
          <w:sz w:val="20"/>
          <w:szCs w:val="20"/>
        </w:rPr>
      </w:pPr>
    </w:p>
    <w:p w:rsidR="007E5507" w:rsidRDefault="007E5507" w:rsidP="0099786C">
      <w:pPr>
        <w:rPr>
          <w:ins w:id="6360" w:author="dbecker" w:date="2016-01-07T14:18:00Z"/>
          <w:rFonts w:ascii="Arial" w:hAnsi="Arial" w:cs="Arial"/>
          <w:sz w:val="20"/>
          <w:szCs w:val="20"/>
        </w:rPr>
      </w:pPr>
    </w:p>
    <w:p w:rsidR="00D26ABB" w:rsidRDefault="00D26ABB" w:rsidP="0099786C">
      <w:pPr>
        <w:rPr>
          <w:ins w:id="6361" w:author="Bartlett, Laura" w:date="2015-10-27T09:44:00Z"/>
          <w:rFonts w:ascii="Arial" w:hAnsi="Arial" w:cs="Arial"/>
          <w:sz w:val="20"/>
          <w:szCs w:val="20"/>
        </w:rPr>
      </w:pPr>
    </w:p>
    <w:p w:rsidR="007E5507" w:rsidRDefault="007E5507" w:rsidP="0099786C">
      <w:pPr>
        <w:rPr>
          <w:ins w:id="6362" w:author="dbecker" w:date="2015-11-09T14:21:00Z"/>
          <w:rFonts w:ascii="Arial" w:hAnsi="Arial" w:cs="Arial"/>
          <w:sz w:val="20"/>
          <w:szCs w:val="20"/>
        </w:rPr>
      </w:pPr>
    </w:p>
    <w:p w:rsidR="00093998" w:rsidRDefault="00093998" w:rsidP="0099786C">
      <w:pPr>
        <w:rPr>
          <w:rFonts w:ascii="Arial" w:hAnsi="Arial" w:cs="Arial"/>
          <w:sz w:val="20"/>
          <w:szCs w:val="20"/>
        </w:rPr>
      </w:pPr>
    </w:p>
    <w:p w:rsidR="008216C3" w:rsidRDefault="008216C3" w:rsidP="0099786C">
      <w:pPr>
        <w:rPr>
          <w:rFonts w:ascii="Arial" w:hAnsi="Arial" w:cs="Arial"/>
          <w:sz w:val="20"/>
          <w:szCs w:val="20"/>
        </w:rPr>
      </w:pPr>
    </w:p>
    <w:p w:rsidR="008216C3" w:rsidRDefault="008216C3" w:rsidP="0099786C">
      <w:pPr>
        <w:rPr>
          <w:rFonts w:ascii="Arial" w:hAnsi="Arial" w:cs="Arial"/>
          <w:sz w:val="20"/>
          <w:szCs w:val="20"/>
        </w:rPr>
      </w:pPr>
    </w:p>
    <w:p w:rsidR="008216C3" w:rsidDel="00656F82" w:rsidRDefault="008216C3" w:rsidP="0099786C">
      <w:pPr>
        <w:rPr>
          <w:del w:id="6363" w:author="Richards, Alexander" w:date="2015-10-14T14:49:00Z"/>
          <w:rFonts w:ascii="Arial" w:hAnsi="Arial" w:cs="Arial"/>
          <w:sz w:val="20"/>
          <w:szCs w:val="20"/>
        </w:rPr>
      </w:pPr>
    </w:p>
    <w:p w:rsidR="008216C3" w:rsidDel="00656F82" w:rsidRDefault="008216C3" w:rsidP="0099786C">
      <w:pPr>
        <w:rPr>
          <w:del w:id="6364" w:author="Richards, Alexander" w:date="2015-10-14T14:49:00Z"/>
          <w:rFonts w:ascii="Arial" w:hAnsi="Arial" w:cs="Arial"/>
          <w:sz w:val="20"/>
          <w:szCs w:val="20"/>
        </w:rPr>
      </w:pPr>
    </w:p>
    <w:p w:rsidR="008216C3" w:rsidDel="00656F82" w:rsidRDefault="008216C3" w:rsidP="0099786C">
      <w:pPr>
        <w:rPr>
          <w:del w:id="6365" w:author="Richards, Alexander" w:date="2015-10-14T14:49:00Z"/>
          <w:rFonts w:ascii="Arial" w:hAnsi="Arial" w:cs="Arial"/>
          <w:sz w:val="20"/>
          <w:szCs w:val="20"/>
        </w:rPr>
      </w:pPr>
    </w:p>
    <w:p w:rsidR="008216C3" w:rsidDel="00656F82" w:rsidRDefault="008216C3" w:rsidP="0099786C">
      <w:pPr>
        <w:rPr>
          <w:del w:id="6366" w:author="Richards, Alexander" w:date="2015-10-14T14:49:00Z"/>
          <w:rFonts w:ascii="Arial" w:hAnsi="Arial" w:cs="Arial"/>
          <w:sz w:val="20"/>
          <w:szCs w:val="20"/>
        </w:rPr>
      </w:pPr>
    </w:p>
    <w:p w:rsidR="008216C3" w:rsidDel="00656F82" w:rsidRDefault="008216C3" w:rsidP="0099786C">
      <w:pPr>
        <w:rPr>
          <w:del w:id="6367" w:author="Richards, Alexander" w:date="2015-10-14T14:49:00Z"/>
          <w:rFonts w:ascii="Arial" w:hAnsi="Arial" w:cs="Arial"/>
          <w:sz w:val="20"/>
          <w:szCs w:val="20"/>
        </w:rPr>
      </w:pPr>
    </w:p>
    <w:p w:rsidR="008216C3" w:rsidDel="00656F82" w:rsidRDefault="008216C3" w:rsidP="0099786C">
      <w:pPr>
        <w:rPr>
          <w:del w:id="6368" w:author="Richards, Alexander" w:date="2015-10-14T14:49:00Z"/>
          <w:rFonts w:ascii="Arial" w:hAnsi="Arial" w:cs="Arial"/>
          <w:sz w:val="20"/>
          <w:szCs w:val="20"/>
        </w:rPr>
      </w:pPr>
    </w:p>
    <w:p w:rsidR="008216C3" w:rsidDel="00656F82" w:rsidRDefault="008216C3" w:rsidP="0099786C">
      <w:pPr>
        <w:rPr>
          <w:del w:id="6369" w:author="Richards, Alexander" w:date="2015-10-14T14:49:00Z"/>
          <w:rFonts w:ascii="Arial" w:hAnsi="Arial" w:cs="Arial"/>
          <w:sz w:val="20"/>
          <w:szCs w:val="20"/>
        </w:rPr>
      </w:pPr>
    </w:p>
    <w:p w:rsidR="008216C3" w:rsidDel="00656F82" w:rsidRDefault="008216C3" w:rsidP="0099786C">
      <w:pPr>
        <w:rPr>
          <w:del w:id="6370" w:author="Richards, Alexander" w:date="2015-10-14T14:49:00Z"/>
          <w:rFonts w:ascii="Arial" w:hAnsi="Arial" w:cs="Arial"/>
          <w:sz w:val="20"/>
          <w:szCs w:val="20"/>
        </w:rPr>
      </w:pPr>
    </w:p>
    <w:p w:rsidR="008216C3" w:rsidDel="00656F82" w:rsidRDefault="008216C3" w:rsidP="0099786C">
      <w:pPr>
        <w:rPr>
          <w:del w:id="6371" w:author="Richards, Alexander" w:date="2015-10-14T14:49:00Z"/>
          <w:rFonts w:ascii="Arial" w:hAnsi="Arial" w:cs="Arial"/>
          <w:sz w:val="20"/>
          <w:szCs w:val="20"/>
        </w:rPr>
      </w:pPr>
    </w:p>
    <w:p w:rsidR="008216C3" w:rsidDel="00656F82" w:rsidRDefault="008216C3" w:rsidP="0099786C">
      <w:pPr>
        <w:rPr>
          <w:del w:id="6372" w:author="Richards, Alexander" w:date="2015-10-14T14:49:00Z"/>
          <w:rFonts w:ascii="Arial" w:hAnsi="Arial" w:cs="Arial"/>
          <w:sz w:val="20"/>
          <w:szCs w:val="20"/>
        </w:rPr>
      </w:pPr>
    </w:p>
    <w:p w:rsidR="008216C3" w:rsidDel="00656F82" w:rsidRDefault="008216C3" w:rsidP="0099786C">
      <w:pPr>
        <w:rPr>
          <w:del w:id="6373" w:author="Richards, Alexander" w:date="2015-10-14T14:49:00Z"/>
          <w:rFonts w:ascii="Arial" w:hAnsi="Arial" w:cs="Arial"/>
          <w:sz w:val="20"/>
          <w:szCs w:val="20"/>
        </w:rPr>
      </w:pPr>
    </w:p>
    <w:p w:rsidR="008216C3" w:rsidDel="00656F82" w:rsidRDefault="008216C3" w:rsidP="0099786C">
      <w:pPr>
        <w:rPr>
          <w:del w:id="6374" w:author="Richards, Alexander" w:date="2015-10-14T14:49:00Z"/>
          <w:rFonts w:ascii="Arial" w:hAnsi="Arial" w:cs="Arial"/>
          <w:sz w:val="20"/>
          <w:szCs w:val="20"/>
        </w:rPr>
      </w:pPr>
    </w:p>
    <w:p w:rsidR="008216C3" w:rsidDel="00656F82" w:rsidRDefault="008216C3" w:rsidP="0099786C">
      <w:pPr>
        <w:rPr>
          <w:del w:id="6375" w:author="Richards, Alexander" w:date="2015-10-14T14:49:00Z"/>
          <w:rFonts w:ascii="Arial" w:hAnsi="Arial" w:cs="Arial"/>
          <w:sz w:val="20"/>
          <w:szCs w:val="20"/>
        </w:rPr>
      </w:pPr>
    </w:p>
    <w:p w:rsidR="008216C3" w:rsidRPr="002213A1" w:rsidRDefault="008216C3" w:rsidP="002213A1">
      <w:pPr>
        <w:pStyle w:val="Heading3"/>
        <w:rPr>
          <w:sz w:val="20"/>
          <w:szCs w:val="20"/>
          <w:u w:val="single"/>
        </w:rPr>
      </w:pPr>
      <w:bookmarkStart w:id="6376" w:name="_Toc431372853"/>
      <w:r w:rsidRPr="002213A1">
        <w:rPr>
          <w:sz w:val="20"/>
          <w:szCs w:val="20"/>
          <w:u w:val="single"/>
        </w:rPr>
        <w:t xml:space="preserve">Form 110D – Requests for Transportation </w:t>
      </w:r>
      <w:del w:id="6377" w:author="dbecker" w:date="2016-01-07T14:19:00Z">
        <w:r w:rsidRPr="002213A1" w:rsidDel="00D26ABB">
          <w:rPr>
            <w:sz w:val="20"/>
            <w:szCs w:val="20"/>
            <w:u w:val="single"/>
          </w:rPr>
          <w:delText>Assistance from Individuals</w:delText>
        </w:r>
      </w:del>
      <w:bookmarkEnd w:id="6376"/>
      <w:ins w:id="6378" w:author="dbecker" w:date="2016-01-07T14:20:00Z">
        <w:r w:rsidR="00D26ABB">
          <w:rPr>
            <w:sz w:val="20"/>
            <w:szCs w:val="20"/>
            <w:u w:val="single"/>
          </w:rPr>
          <w:t>Assets</w:t>
        </w:r>
      </w:ins>
    </w:p>
    <w:tbl>
      <w:tblPr>
        <w:tblW w:w="9746" w:type="dxa"/>
        <w:tblInd w:w="93" w:type="dxa"/>
        <w:tblLook w:val="04A0" w:firstRow="1" w:lastRow="0" w:firstColumn="1" w:lastColumn="0" w:noHBand="0" w:noVBand="1"/>
        <w:tblPrChange w:id="6379" w:author="dbecker" w:date="2015-11-09T14:22:00Z">
          <w:tblPr>
            <w:tblW w:w="9390" w:type="dxa"/>
            <w:tblInd w:w="93" w:type="dxa"/>
            <w:tblLook w:val="04A0" w:firstRow="1" w:lastRow="0" w:firstColumn="1" w:lastColumn="0" w:noHBand="0" w:noVBand="1"/>
          </w:tblPr>
        </w:tblPrChange>
      </w:tblPr>
      <w:tblGrid>
        <w:gridCol w:w="450"/>
        <w:gridCol w:w="276"/>
        <w:gridCol w:w="276"/>
        <w:gridCol w:w="692"/>
        <w:gridCol w:w="276"/>
        <w:gridCol w:w="1632"/>
        <w:gridCol w:w="353"/>
        <w:gridCol w:w="354"/>
        <w:gridCol w:w="354"/>
        <w:gridCol w:w="354"/>
        <w:gridCol w:w="354"/>
        <w:gridCol w:w="354"/>
        <w:gridCol w:w="354"/>
        <w:gridCol w:w="395"/>
        <w:gridCol w:w="395"/>
        <w:gridCol w:w="354"/>
        <w:gridCol w:w="371"/>
        <w:gridCol w:w="354"/>
        <w:gridCol w:w="368"/>
        <w:gridCol w:w="368"/>
        <w:gridCol w:w="354"/>
        <w:gridCol w:w="354"/>
        <w:gridCol w:w="354"/>
        <w:tblGridChange w:id="6380">
          <w:tblGrid>
            <w:gridCol w:w="450"/>
            <w:gridCol w:w="276"/>
            <w:gridCol w:w="276"/>
            <w:gridCol w:w="692"/>
            <w:gridCol w:w="276"/>
            <w:gridCol w:w="1632"/>
            <w:gridCol w:w="353"/>
            <w:gridCol w:w="354"/>
            <w:gridCol w:w="354"/>
            <w:gridCol w:w="354"/>
            <w:gridCol w:w="354"/>
            <w:gridCol w:w="354"/>
            <w:gridCol w:w="354"/>
            <w:gridCol w:w="395"/>
            <w:gridCol w:w="395"/>
            <w:gridCol w:w="354"/>
            <w:gridCol w:w="371"/>
            <w:gridCol w:w="354"/>
            <w:gridCol w:w="368"/>
            <w:gridCol w:w="368"/>
            <w:gridCol w:w="354"/>
            <w:gridCol w:w="354"/>
            <w:gridCol w:w="354"/>
          </w:tblGrid>
        </w:tblGridChange>
      </w:tblGrid>
      <w:tr w:rsidR="008216C3" w:rsidDel="00093998" w:rsidTr="00093998">
        <w:trPr>
          <w:trHeight w:val="402"/>
          <w:del w:id="6381" w:author="dbecker" w:date="2015-11-09T14:22:00Z"/>
          <w:trPrChange w:id="6382" w:author="dbecker" w:date="2015-11-09T14:22:00Z">
            <w:trPr>
              <w:trHeight w:val="402"/>
            </w:trPr>
          </w:trPrChange>
        </w:trPr>
        <w:tc>
          <w:tcPr>
            <w:tcW w:w="3602" w:type="dxa"/>
            <w:gridSpan w:val="6"/>
            <w:tcBorders>
              <w:top w:val="nil"/>
              <w:left w:val="nil"/>
              <w:bottom w:val="nil"/>
              <w:right w:val="nil"/>
            </w:tcBorders>
            <w:shd w:val="clear" w:color="auto" w:fill="auto"/>
            <w:noWrap/>
            <w:vAlign w:val="bottom"/>
            <w:hideMark/>
            <w:tcPrChange w:id="6383" w:author="dbecker" w:date="2015-11-09T14:22:00Z">
              <w:tcPr>
                <w:tcW w:w="3356" w:type="dxa"/>
                <w:gridSpan w:val="6"/>
                <w:tcBorders>
                  <w:top w:val="nil"/>
                  <w:left w:val="nil"/>
                  <w:bottom w:val="nil"/>
                  <w:right w:val="nil"/>
                </w:tcBorders>
                <w:shd w:val="clear" w:color="auto" w:fill="auto"/>
                <w:noWrap/>
                <w:vAlign w:val="bottom"/>
                <w:hideMark/>
              </w:tcPr>
            </w:tcPrChange>
          </w:tcPr>
          <w:p w:rsidR="008216C3" w:rsidDel="00093998" w:rsidRDefault="008216C3">
            <w:pPr>
              <w:rPr>
                <w:del w:id="6384" w:author="dbecker" w:date="2015-11-09T14:22:00Z"/>
              </w:rPr>
            </w:pPr>
            <w:bookmarkStart w:id="6385" w:name="RANGE!A1:W56"/>
            <w:del w:id="6386" w:author="dbecker" w:date="2015-11-09T14:22:00Z">
              <w:r w:rsidDel="00093998">
                <w:delText>Special Needs Liaison</w:delText>
              </w:r>
              <w:bookmarkEnd w:id="6385"/>
            </w:del>
          </w:p>
        </w:tc>
        <w:tc>
          <w:tcPr>
            <w:tcW w:w="353" w:type="dxa"/>
            <w:tcBorders>
              <w:top w:val="nil"/>
              <w:left w:val="nil"/>
              <w:bottom w:val="single" w:sz="4" w:space="0" w:color="auto"/>
              <w:right w:val="nil"/>
            </w:tcBorders>
            <w:shd w:val="clear" w:color="auto" w:fill="auto"/>
            <w:noWrap/>
            <w:vAlign w:val="bottom"/>
            <w:hideMark/>
            <w:tcPrChange w:id="6387"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388" w:author="dbecker" w:date="2015-11-09T14:22:00Z"/>
              </w:rPr>
            </w:pPr>
            <w:del w:id="638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39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391" w:author="dbecker" w:date="2015-11-09T14:22:00Z"/>
              </w:rPr>
            </w:pPr>
            <w:del w:id="639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39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394" w:author="dbecker" w:date="2015-11-09T14:22:00Z"/>
              </w:rPr>
            </w:pPr>
            <w:del w:id="639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39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397" w:author="dbecker" w:date="2015-11-09T14:22:00Z"/>
              </w:rPr>
            </w:pPr>
            <w:del w:id="639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39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00" w:author="dbecker" w:date="2015-11-09T14:22:00Z"/>
              </w:rPr>
            </w:pPr>
            <w:del w:id="640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0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03" w:author="dbecker" w:date="2015-11-09T14:22:00Z"/>
              </w:rPr>
            </w:pPr>
            <w:del w:id="640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0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06" w:author="dbecker" w:date="2015-11-09T14:22:00Z"/>
              </w:rPr>
            </w:pPr>
            <w:del w:id="6407" w:author="dbecker" w:date="2015-11-09T14:22:00Z">
              <w:r w:rsidDel="00093998">
                <w:delText> </w:delText>
              </w:r>
            </w:del>
          </w:p>
        </w:tc>
        <w:tc>
          <w:tcPr>
            <w:tcW w:w="790" w:type="dxa"/>
            <w:gridSpan w:val="2"/>
            <w:tcBorders>
              <w:top w:val="nil"/>
              <w:left w:val="nil"/>
              <w:bottom w:val="nil"/>
              <w:right w:val="nil"/>
            </w:tcBorders>
            <w:shd w:val="clear" w:color="auto" w:fill="auto"/>
            <w:noWrap/>
            <w:vAlign w:val="bottom"/>
            <w:hideMark/>
            <w:tcPrChange w:id="6408" w:author="dbecker" w:date="2015-11-09T14:22:00Z">
              <w:tcPr>
                <w:tcW w:w="708" w:type="dxa"/>
                <w:gridSpan w:val="2"/>
                <w:tcBorders>
                  <w:top w:val="nil"/>
                  <w:left w:val="nil"/>
                  <w:bottom w:val="nil"/>
                  <w:right w:val="nil"/>
                </w:tcBorders>
                <w:shd w:val="clear" w:color="auto" w:fill="auto"/>
                <w:noWrap/>
                <w:vAlign w:val="bottom"/>
                <w:hideMark/>
              </w:tcPr>
            </w:tcPrChange>
          </w:tcPr>
          <w:p w:rsidR="008216C3" w:rsidDel="00093998" w:rsidRDefault="008216C3">
            <w:pPr>
              <w:rPr>
                <w:del w:id="6409" w:author="dbecker" w:date="2015-11-09T14:22:00Z"/>
              </w:rPr>
            </w:pPr>
            <w:del w:id="6410" w:author="dbecker" w:date="2015-11-09T14:22:00Z">
              <w:r w:rsidDel="00093998">
                <w:delText>Time:</w:delText>
              </w:r>
            </w:del>
          </w:p>
        </w:tc>
        <w:tc>
          <w:tcPr>
            <w:tcW w:w="354" w:type="dxa"/>
            <w:tcBorders>
              <w:top w:val="nil"/>
              <w:left w:val="nil"/>
              <w:bottom w:val="single" w:sz="4" w:space="0" w:color="auto"/>
              <w:right w:val="nil"/>
            </w:tcBorders>
            <w:shd w:val="clear" w:color="auto" w:fill="auto"/>
            <w:noWrap/>
            <w:vAlign w:val="bottom"/>
            <w:hideMark/>
            <w:tcPrChange w:id="641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12" w:author="dbecker" w:date="2015-11-09T14:22:00Z"/>
              </w:rPr>
            </w:pPr>
            <w:del w:id="6413"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6414"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15" w:author="dbecker" w:date="2015-11-09T14:22:00Z"/>
              </w:rPr>
            </w:pPr>
            <w:del w:id="641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1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18" w:author="dbecker" w:date="2015-11-09T14:22:00Z"/>
              </w:rPr>
            </w:pPr>
            <w:del w:id="6419" w:author="dbecker" w:date="2015-11-09T14:22:00Z">
              <w:r w:rsidDel="00093998">
                <w:delText> </w:delText>
              </w:r>
            </w:del>
          </w:p>
        </w:tc>
        <w:tc>
          <w:tcPr>
            <w:tcW w:w="736" w:type="dxa"/>
            <w:gridSpan w:val="2"/>
            <w:tcBorders>
              <w:top w:val="nil"/>
              <w:left w:val="nil"/>
              <w:bottom w:val="nil"/>
              <w:right w:val="nil"/>
            </w:tcBorders>
            <w:shd w:val="clear" w:color="auto" w:fill="auto"/>
            <w:noWrap/>
            <w:vAlign w:val="bottom"/>
            <w:hideMark/>
            <w:tcPrChange w:id="6420" w:author="dbecker" w:date="2015-11-09T14:22:00Z">
              <w:tcPr>
                <w:tcW w:w="708" w:type="dxa"/>
                <w:gridSpan w:val="2"/>
                <w:tcBorders>
                  <w:top w:val="nil"/>
                  <w:left w:val="nil"/>
                  <w:bottom w:val="nil"/>
                  <w:right w:val="nil"/>
                </w:tcBorders>
                <w:shd w:val="clear" w:color="auto" w:fill="auto"/>
                <w:noWrap/>
                <w:vAlign w:val="bottom"/>
                <w:hideMark/>
              </w:tcPr>
            </w:tcPrChange>
          </w:tcPr>
          <w:p w:rsidR="008216C3" w:rsidDel="00093998" w:rsidRDefault="008216C3">
            <w:pPr>
              <w:rPr>
                <w:del w:id="6421" w:author="dbecker" w:date="2015-11-09T14:22:00Z"/>
              </w:rPr>
            </w:pPr>
            <w:del w:id="6422" w:author="dbecker" w:date="2015-11-09T14:22:00Z">
              <w:r w:rsidDel="00093998">
                <w:delText>Date:</w:delText>
              </w:r>
            </w:del>
          </w:p>
        </w:tc>
        <w:tc>
          <w:tcPr>
            <w:tcW w:w="354" w:type="dxa"/>
            <w:tcBorders>
              <w:top w:val="nil"/>
              <w:left w:val="nil"/>
              <w:bottom w:val="single" w:sz="4" w:space="0" w:color="auto"/>
              <w:right w:val="nil"/>
            </w:tcBorders>
            <w:shd w:val="clear" w:color="auto" w:fill="auto"/>
            <w:noWrap/>
            <w:vAlign w:val="bottom"/>
            <w:hideMark/>
            <w:tcPrChange w:id="642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24" w:author="dbecker" w:date="2015-11-09T14:22:00Z"/>
              </w:rPr>
            </w:pPr>
            <w:del w:id="642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2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27" w:author="dbecker" w:date="2015-11-09T14:22:00Z"/>
              </w:rPr>
            </w:pPr>
            <w:del w:id="642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2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30" w:author="dbecker" w:date="2015-11-09T14:22:00Z"/>
              </w:rPr>
            </w:pPr>
            <w:del w:id="6431" w:author="dbecker" w:date="2015-11-09T14:22:00Z">
              <w:r w:rsidDel="00093998">
                <w:delText> </w:delText>
              </w:r>
            </w:del>
          </w:p>
        </w:tc>
      </w:tr>
      <w:tr w:rsidR="008216C3" w:rsidDel="00093998" w:rsidTr="00093998">
        <w:trPr>
          <w:trHeight w:val="199"/>
          <w:del w:id="6432" w:author="dbecker" w:date="2015-11-09T14:22:00Z"/>
          <w:trPrChange w:id="6433" w:author="dbecker" w:date="2015-11-09T14:22:00Z">
            <w:trPr>
              <w:trHeight w:val="199"/>
            </w:trPr>
          </w:trPrChange>
        </w:trPr>
        <w:tc>
          <w:tcPr>
            <w:tcW w:w="450" w:type="dxa"/>
            <w:tcBorders>
              <w:top w:val="nil"/>
              <w:left w:val="nil"/>
              <w:bottom w:val="nil"/>
              <w:right w:val="nil"/>
            </w:tcBorders>
            <w:shd w:val="clear" w:color="auto" w:fill="auto"/>
            <w:noWrap/>
            <w:vAlign w:val="bottom"/>
            <w:hideMark/>
            <w:tcPrChange w:id="6434"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435" w:author="dbecker" w:date="2015-11-09T14:22:00Z"/>
              </w:rPr>
            </w:pPr>
          </w:p>
        </w:tc>
        <w:tc>
          <w:tcPr>
            <w:tcW w:w="276" w:type="dxa"/>
            <w:tcBorders>
              <w:top w:val="nil"/>
              <w:left w:val="nil"/>
              <w:bottom w:val="nil"/>
              <w:right w:val="nil"/>
            </w:tcBorders>
            <w:shd w:val="clear" w:color="auto" w:fill="auto"/>
            <w:noWrap/>
            <w:vAlign w:val="bottom"/>
            <w:hideMark/>
            <w:tcPrChange w:id="643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437" w:author="dbecker" w:date="2015-11-09T14:22:00Z"/>
              </w:rPr>
            </w:pPr>
          </w:p>
        </w:tc>
        <w:tc>
          <w:tcPr>
            <w:tcW w:w="276" w:type="dxa"/>
            <w:tcBorders>
              <w:top w:val="nil"/>
              <w:left w:val="nil"/>
              <w:bottom w:val="nil"/>
              <w:right w:val="nil"/>
            </w:tcBorders>
            <w:shd w:val="clear" w:color="auto" w:fill="auto"/>
            <w:noWrap/>
            <w:vAlign w:val="bottom"/>
            <w:hideMark/>
            <w:tcPrChange w:id="643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439" w:author="dbecker" w:date="2015-11-09T14:22:00Z"/>
              </w:rPr>
            </w:pPr>
          </w:p>
        </w:tc>
        <w:tc>
          <w:tcPr>
            <w:tcW w:w="692" w:type="dxa"/>
            <w:tcBorders>
              <w:top w:val="nil"/>
              <w:left w:val="nil"/>
              <w:bottom w:val="nil"/>
              <w:right w:val="nil"/>
            </w:tcBorders>
            <w:shd w:val="clear" w:color="auto" w:fill="auto"/>
            <w:noWrap/>
            <w:vAlign w:val="bottom"/>
            <w:hideMark/>
            <w:tcPrChange w:id="6440"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441" w:author="dbecker" w:date="2015-11-09T14:22:00Z"/>
              </w:rPr>
            </w:pPr>
          </w:p>
        </w:tc>
        <w:tc>
          <w:tcPr>
            <w:tcW w:w="276" w:type="dxa"/>
            <w:tcBorders>
              <w:top w:val="nil"/>
              <w:left w:val="nil"/>
              <w:bottom w:val="nil"/>
              <w:right w:val="nil"/>
            </w:tcBorders>
            <w:shd w:val="clear" w:color="auto" w:fill="auto"/>
            <w:noWrap/>
            <w:vAlign w:val="bottom"/>
            <w:hideMark/>
            <w:tcPrChange w:id="644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443" w:author="dbecker" w:date="2015-11-09T14:22:00Z"/>
              </w:rPr>
            </w:pPr>
          </w:p>
        </w:tc>
        <w:tc>
          <w:tcPr>
            <w:tcW w:w="1632" w:type="dxa"/>
            <w:tcBorders>
              <w:top w:val="nil"/>
              <w:left w:val="nil"/>
              <w:bottom w:val="nil"/>
              <w:right w:val="nil"/>
            </w:tcBorders>
            <w:shd w:val="clear" w:color="auto" w:fill="auto"/>
            <w:noWrap/>
            <w:vAlign w:val="bottom"/>
            <w:hideMark/>
            <w:tcPrChange w:id="6444"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6445" w:author="dbecker" w:date="2015-11-09T14:22:00Z"/>
              </w:rPr>
            </w:pPr>
          </w:p>
        </w:tc>
        <w:tc>
          <w:tcPr>
            <w:tcW w:w="2477" w:type="dxa"/>
            <w:gridSpan w:val="7"/>
            <w:tcBorders>
              <w:top w:val="nil"/>
              <w:left w:val="nil"/>
              <w:bottom w:val="nil"/>
              <w:right w:val="nil"/>
            </w:tcBorders>
            <w:shd w:val="clear" w:color="auto" w:fill="auto"/>
            <w:noWrap/>
            <w:vAlign w:val="bottom"/>
            <w:hideMark/>
            <w:tcPrChange w:id="6446" w:author="dbecker" w:date="2015-11-09T14:22:00Z">
              <w:tcPr>
                <w:tcW w:w="2477" w:type="dxa"/>
                <w:gridSpan w:val="7"/>
                <w:tcBorders>
                  <w:top w:val="nil"/>
                  <w:left w:val="nil"/>
                  <w:bottom w:val="nil"/>
                  <w:right w:val="nil"/>
                </w:tcBorders>
                <w:shd w:val="clear" w:color="auto" w:fill="auto"/>
                <w:noWrap/>
                <w:vAlign w:val="bottom"/>
                <w:hideMark/>
              </w:tcPr>
            </w:tcPrChange>
          </w:tcPr>
          <w:p w:rsidR="008216C3" w:rsidDel="00093998" w:rsidRDefault="008216C3">
            <w:pPr>
              <w:jc w:val="center"/>
              <w:rPr>
                <w:del w:id="6447" w:author="dbecker" w:date="2015-11-09T14:22:00Z"/>
                <w:sz w:val="16"/>
                <w:szCs w:val="16"/>
              </w:rPr>
            </w:pPr>
            <w:del w:id="6448" w:author="dbecker" w:date="2015-11-09T14:22:00Z">
              <w:r w:rsidDel="00093998">
                <w:rPr>
                  <w:sz w:val="16"/>
                  <w:szCs w:val="16"/>
                </w:rPr>
                <w:delText>Name</w:delText>
              </w:r>
            </w:del>
          </w:p>
        </w:tc>
        <w:tc>
          <w:tcPr>
            <w:tcW w:w="395" w:type="dxa"/>
            <w:tcBorders>
              <w:top w:val="nil"/>
              <w:left w:val="nil"/>
              <w:bottom w:val="nil"/>
              <w:right w:val="nil"/>
            </w:tcBorders>
            <w:shd w:val="clear" w:color="auto" w:fill="auto"/>
            <w:noWrap/>
            <w:vAlign w:val="bottom"/>
            <w:hideMark/>
            <w:tcPrChange w:id="644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50" w:author="dbecker" w:date="2015-11-09T14:22:00Z"/>
              </w:rPr>
            </w:pPr>
          </w:p>
        </w:tc>
        <w:tc>
          <w:tcPr>
            <w:tcW w:w="395" w:type="dxa"/>
            <w:tcBorders>
              <w:top w:val="nil"/>
              <w:left w:val="nil"/>
              <w:bottom w:val="nil"/>
              <w:right w:val="nil"/>
            </w:tcBorders>
            <w:shd w:val="clear" w:color="auto" w:fill="auto"/>
            <w:noWrap/>
            <w:vAlign w:val="bottom"/>
            <w:hideMark/>
            <w:tcPrChange w:id="645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52" w:author="dbecker" w:date="2015-11-09T14:22:00Z"/>
              </w:rPr>
            </w:pPr>
          </w:p>
        </w:tc>
        <w:tc>
          <w:tcPr>
            <w:tcW w:w="354" w:type="dxa"/>
            <w:tcBorders>
              <w:top w:val="nil"/>
              <w:left w:val="nil"/>
              <w:bottom w:val="nil"/>
              <w:right w:val="nil"/>
            </w:tcBorders>
            <w:shd w:val="clear" w:color="auto" w:fill="auto"/>
            <w:noWrap/>
            <w:vAlign w:val="bottom"/>
            <w:hideMark/>
            <w:tcPrChange w:id="645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54" w:author="dbecker" w:date="2015-11-09T14:22:00Z"/>
              </w:rPr>
            </w:pPr>
          </w:p>
        </w:tc>
        <w:tc>
          <w:tcPr>
            <w:tcW w:w="371" w:type="dxa"/>
            <w:tcBorders>
              <w:top w:val="nil"/>
              <w:left w:val="nil"/>
              <w:bottom w:val="nil"/>
              <w:right w:val="nil"/>
            </w:tcBorders>
            <w:shd w:val="clear" w:color="auto" w:fill="auto"/>
            <w:noWrap/>
            <w:vAlign w:val="bottom"/>
            <w:hideMark/>
            <w:tcPrChange w:id="6455"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456" w:author="dbecker" w:date="2015-11-09T14:22:00Z"/>
              </w:rPr>
            </w:pPr>
          </w:p>
        </w:tc>
        <w:tc>
          <w:tcPr>
            <w:tcW w:w="354" w:type="dxa"/>
            <w:tcBorders>
              <w:top w:val="nil"/>
              <w:left w:val="nil"/>
              <w:bottom w:val="nil"/>
              <w:right w:val="nil"/>
            </w:tcBorders>
            <w:shd w:val="clear" w:color="auto" w:fill="auto"/>
            <w:noWrap/>
            <w:vAlign w:val="bottom"/>
            <w:hideMark/>
            <w:tcPrChange w:id="645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58" w:author="dbecker" w:date="2015-11-09T14:22:00Z"/>
              </w:rPr>
            </w:pPr>
          </w:p>
        </w:tc>
        <w:tc>
          <w:tcPr>
            <w:tcW w:w="368" w:type="dxa"/>
            <w:tcBorders>
              <w:top w:val="nil"/>
              <w:left w:val="nil"/>
              <w:bottom w:val="nil"/>
              <w:right w:val="nil"/>
            </w:tcBorders>
            <w:shd w:val="clear" w:color="auto" w:fill="auto"/>
            <w:noWrap/>
            <w:vAlign w:val="bottom"/>
            <w:hideMark/>
            <w:tcPrChange w:id="645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60" w:author="dbecker" w:date="2015-11-09T14:22:00Z"/>
              </w:rPr>
            </w:pPr>
          </w:p>
        </w:tc>
        <w:tc>
          <w:tcPr>
            <w:tcW w:w="368" w:type="dxa"/>
            <w:tcBorders>
              <w:top w:val="nil"/>
              <w:left w:val="nil"/>
              <w:bottom w:val="nil"/>
              <w:right w:val="nil"/>
            </w:tcBorders>
            <w:shd w:val="clear" w:color="auto" w:fill="auto"/>
            <w:noWrap/>
            <w:vAlign w:val="bottom"/>
            <w:hideMark/>
            <w:tcPrChange w:id="646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62" w:author="dbecker" w:date="2015-11-09T14:22:00Z"/>
              </w:rPr>
            </w:pPr>
          </w:p>
        </w:tc>
        <w:tc>
          <w:tcPr>
            <w:tcW w:w="354" w:type="dxa"/>
            <w:tcBorders>
              <w:top w:val="nil"/>
              <w:left w:val="nil"/>
              <w:bottom w:val="nil"/>
              <w:right w:val="nil"/>
            </w:tcBorders>
            <w:shd w:val="clear" w:color="auto" w:fill="auto"/>
            <w:noWrap/>
            <w:vAlign w:val="bottom"/>
            <w:hideMark/>
            <w:tcPrChange w:id="646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64" w:author="dbecker" w:date="2015-11-09T14:22:00Z"/>
              </w:rPr>
            </w:pPr>
          </w:p>
        </w:tc>
        <w:tc>
          <w:tcPr>
            <w:tcW w:w="354" w:type="dxa"/>
            <w:tcBorders>
              <w:top w:val="nil"/>
              <w:left w:val="nil"/>
              <w:bottom w:val="nil"/>
              <w:right w:val="nil"/>
            </w:tcBorders>
            <w:shd w:val="clear" w:color="auto" w:fill="auto"/>
            <w:noWrap/>
            <w:vAlign w:val="bottom"/>
            <w:hideMark/>
            <w:tcPrChange w:id="646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66" w:author="dbecker" w:date="2015-11-09T14:22:00Z"/>
              </w:rPr>
            </w:pPr>
          </w:p>
        </w:tc>
        <w:tc>
          <w:tcPr>
            <w:tcW w:w="354" w:type="dxa"/>
            <w:tcBorders>
              <w:top w:val="nil"/>
              <w:left w:val="nil"/>
              <w:bottom w:val="nil"/>
              <w:right w:val="nil"/>
            </w:tcBorders>
            <w:shd w:val="clear" w:color="auto" w:fill="auto"/>
            <w:noWrap/>
            <w:vAlign w:val="bottom"/>
            <w:hideMark/>
            <w:tcPrChange w:id="646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68" w:author="dbecker" w:date="2015-11-09T14:22:00Z"/>
              </w:rPr>
            </w:pPr>
          </w:p>
        </w:tc>
      </w:tr>
      <w:tr w:rsidR="008216C3" w:rsidDel="00093998" w:rsidTr="00093998">
        <w:trPr>
          <w:trHeight w:val="402"/>
          <w:del w:id="6469" w:author="dbecker" w:date="2015-11-09T14:22:00Z"/>
          <w:trPrChange w:id="6470" w:author="dbecker" w:date="2015-11-09T14:22:00Z">
            <w:trPr>
              <w:trHeight w:val="402"/>
            </w:trPr>
          </w:trPrChange>
        </w:trPr>
        <w:tc>
          <w:tcPr>
            <w:tcW w:w="4309" w:type="dxa"/>
            <w:gridSpan w:val="8"/>
            <w:tcBorders>
              <w:top w:val="nil"/>
              <w:left w:val="nil"/>
              <w:bottom w:val="nil"/>
              <w:right w:val="nil"/>
            </w:tcBorders>
            <w:shd w:val="clear" w:color="auto" w:fill="auto"/>
            <w:noWrap/>
            <w:vAlign w:val="bottom"/>
            <w:hideMark/>
            <w:tcPrChange w:id="6471" w:author="dbecker" w:date="2015-11-09T14:22:00Z">
              <w:tcPr>
                <w:tcW w:w="4063" w:type="dxa"/>
                <w:gridSpan w:val="8"/>
                <w:tcBorders>
                  <w:top w:val="nil"/>
                  <w:left w:val="nil"/>
                  <w:bottom w:val="nil"/>
                  <w:right w:val="nil"/>
                </w:tcBorders>
                <w:shd w:val="clear" w:color="auto" w:fill="auto"/>
                <w:noWrap/>
                <w:vAlign w:val="bottom"/>
                <w:hideMark/>
              </w:tcPr>
            </w:tcPrChange>
          </w:tcPr>
          <w:p w:rsidR="008216C3" w:rsidDel="00093998" w:rsidRDefault="008216C3">
            <w:pPr>
              <w:rPr>
                <w:del w:id="6472" w:author="dbecker" w:date="2015-11-09T14:22:00Z"/>
              </w:rPr>
            </w:pPr>
            <w:del w:id="6473" w:author="dbecker" w:date="2015-11-09T14:22:00Z">
              <w:r w:rsidDel="00093998">
                <w:delText>Name of Person Making Request:</w:delText>
              </w:r>
            </w:del>
          </w:p>
        </w:tc>
        <w:tc>
          <w:tcPr>
            <w:tcW w:w="354" w:type="dxa"/>
            <w:tcBorders>
              <w:top w:val="nil"/>
              <w:left w:val="nil"/>
              <w:bottom w:val="nil"/>
              <w:right w:val="nil"/>
            </w:tcBorders>
            <w:shd w:val="clear" w:color="auto" w:fill="auto"/>
            <w:noWrap/>
            <w:vAlign w:val="bottom"/>
            <w:hideMark/>
            <w:tcPrChange w:id="64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475" w:author="dbecker" w:date="2015-11-09T14:22:00Z"/>
              </w:rPr>
            </w:pPr>
          </w:p>
        </w:tc>
        <w:tc>
          <w:tcPr>
            <w:tcW w:w="354" w:type="dxa"/>
            <w:tcBorders>
              <w:top w:val="nil"/>
              <w:left w:val="nil"/>
              <w:bottom w:val="single" w:sz="4" w:space="0" w:color="auto"/>
              <w:right w:val="nil"/>
            </w:tcBorders>
            <w:shd w:val="clear" w:color="auto" w:fill="auto"/>
            <w:noWrap/>
            <w:vAlign w:val="bottom"/>
            <w:hideMark/>
            <w:tcPrChange w:id="647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77" w:author="dbecker" w:date="2015-11-09T14:22:00Z"/>
              </w:rPr>
            </w:pPr>
            <w:del w:id="647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7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80" w:author="dbecker" w:date="2015-11-09T14:22:00Z"/>
              </w:rPr>
            </w:pPr>
            <w:del w:id="648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8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83" w:author="dbecker" w:date="2015-11-09T14:22:00Z"/>
              </w:rPr>
            </w:pPr>
            <w:del w:id="648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8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86" w:author="dbecker" w:date="2015-11-09T14:22:00Z"/>
              </w:rPr>
            </w:pPr>
            <w:del w:id="6487"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648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89" w:author="dbecker" w:date="2015-11-09T14:22:00Z"/>
              </w:rPr>
            </w:pPr>
            <w:del w:id="6490"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649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92" w:author="dbecker" w:date="2015-11-09T14:22:00Z"/>
              </w:rPr>
            </w:pPr>
            <w:del w:id="649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49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95" w:author="dbecker" w:date="2015-11-09T14:22:00Z"/>
              </w:rPr>
            </w:pPr>
            <w:del w:id="6496"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6497"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498" w:author="dbecker" w:date="2015-11-09T14:22:00Z"/>
              </w:rPr>
            </w:pPr>
            <w:del w:id="649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0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01" w:author="dbecker" w:date="2015-11-09T14:22:00Z"/>
              </w:rPr>
            </w:pPr>
            <w:del w:id="6502"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650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04" w:author="dbecker" w:date="2015-11-09T14:22:00Z"/>
              </w:rPr>
            </w:pPr>
            <w:del w:id="6505"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650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07" w:author="dbecker" w:date="2015-11-09T14:22:00Z"/>
              </w:rPr>
            </w:pPr>
            <w:del w:id="650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0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10" w:author="dbecker" w:date="2015-11-09T14:22:00Z"/>
              </w:rPr>
            </w:pPr>
            <w:del w:id="651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1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13" w:author="dbecker" w:date="2015-11-09T14:22:00Z"/>
              </w:rPr>
            </w:pPr>
            <w:del w:id="651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1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16" w:author="dbecker" w:date="2015-11-09T14:22:00Z"/>
              </w:rPr>
            </w:pPr>
            <w:del w:id="6517" w:author="dbecker" w:date="2015-11-09T14:22:00Z">
              <w:r w:rsidDel="00093998">
                <w:delText> </w:delText>
              </w:r>
            </w:del>
          </w:p>
        </w:tc>
      </w:tr>
      <w:tr w:rsidR="008216C3" w:rsidDel="00093998" w:rsidTr="00093998">
        <w:trPr>
          <w:trHeight w:val="315"/>
          <w:del w:id="6518" w:author="dbecker" w:date="2015-11-09T14:22:00Z"/>
          <w:trPrChange w:id="6519"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652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521" w:author="dbecker" w:date="2015-11-09T14:22:00Z"/>
              </w:rPr>
            </w:pPr>
          </w:p>
        </w:tc>
        <w:tc>
          <w:tcPr>
            <w:tcW w:w="276" w:type="dxa"/>
            <w:tcBorders>
              <w:top w:val="nil"/>
              <w:left w:val="nil"/>
              <w:bottom w:val="nil"/>
              <w:right w:val="nil"/>
            </w:tcBorders>
            <w:shd w:val="clear" w:color="auto" w:fill="auto"/>
            <w:noWrap/>
            <w:vAlign w:val="bottom"/>
            <w:hideMark/>
            <w:tcPrChange w:id="652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523" w:author="dbecker" w:date="2015-11-09T14:22:00Z"/>
              </w:rPr>
            </w:pPr>
          </w:p>
        </w:tc>
        <w:tc>
          <w:tcPr>
            <w:tcW w:w="276" w:type="dxa"/>
            <w:tcBorders>
              <w:top w:val="nil"/>
              <w:left w:val="nil"/>
              <w:bottom w:val="nil"/>
              <w:right w:val="nil"/>
            </w:tcBorders>
            <w:shd w:val="clear" w:color="auto" w:fill="auto"/>
            <w:noWrap/>
            <w:vAlign w:val="bottom"/>
            <w:hideMark/>
            <w:tcPrChange w:id="652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525" w:author="dbecker" w:date="2015-11-09T14:22:00Z"/>
              </w:rPr>
            </w:pPr>
          </w:p>
        </w:tc>
        <w:tc>
          <w:tcPr>
            <w:tcW w:w="692" w:type="dxa"/>
            <w:tcBorders>
              <w:top w:val="nil"/>
              <w:left w:val="nil"/>
              <w:bottom w:val="nil"/>
              <w:right w:val="nil"/>
            </w:tcBorders>
            <w:shd w:val="clear" w:color="auto" w:fill="auto"/>
            <w:noWrap/>
            <w:vAlign w:val="bottom"/>
            <w:hideMark/>
            <w:tcPrChange w:id="6526"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527" w:author="dbecker" w:date="2015-11-09T14:22:00Z"/>
              </w:rPr>
            </w:pPr>
          </w:p>
        </w:tc>
        <w:tc>
          <w:tcPr>
            <w:tcW w:w="276" w:type="dxa"/>
            <w:tcBorders>
              <w:top w:val="nil"/>
              <w:left w:val="nil"/>
              <w:bottom w:val="nil"/>
              <w:right w:val="nil"/>
            </w:tcBorders>
            <w:shd w:val="clear" w:color="auto" w:fill="auto"/>
            <w:noWrap/>
            <w:vAlign w:val="bottom"/>
            <w:hideMark/>
            <w:tcPrChange w:id="652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529" w:author="dbecker" w:date="2015-11-09T14:22:00Z"/>
              </w:rPr>
            </w:pPr>
          </w:p>
        </w:tc>
        <w:tc>
          <w:tcPr>
            <w:tcW w:w="1632" w:type="dxa"/>
            <w:tcBorders>
              <w:top w:val="nil"/>
              <w:left w:val="nil"/>
              <w:bottom w:val="nil"/>
              <w:right w:val="nil"/>
            </w:tcBorders>
            <w:shd w:val="clear" w:color="auto" w:fill="auto"/>
            <w:noWrap/>
            <w:vAlign w:val="bottom"/>
            <w:hideMark/>
            <w:tcPrChange w:id="6530"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6531" w:author="dbecker" w:date="2015-11-09T14:22:00Z"/>
              </w:rPr>
            </w:pPr>
          </w:p>
        </w:tc>
        <w:tc>
          <w:tcPr>
            <w:tcW w:w="353" w:type="dxa"/>
            <w:tcBorders>
              <w:top w:val="nil"/>
              <w:left w:val="nil"/>
              <w:bottom w:val="nil"/>
              <w:right w:val="nil"/>
            </w:tcBorders>
            <w:shd w:val="clear" w:color="auto" w:fill="auto"/>
            <w:noWrap/>
            <w:vAlign w:val="bottom"/>
            <w:hideMark/>
            <w:tcPrChange w:id="6532"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6533" w:author="dbecker" w:date="2015-11-09T14:22:00Z"/>
              </w:rPr>
            </w:pPr>
          </w:p>
        </w:tc>
        <w:tc>
          <w:tcPr>
            <w:tcW w:w="354" w:type="dxa"/>
            <w:tcBorders>
              <w:top w:val="nil"/>
              <w:left w:val="nil"/>
              <w:bottom w:val="nil"/>
              <w:right w:val="nil"/>
            </w:tcBorders>
            <w:shd w:val="clear" w:color="auto" w:fill="auto"/>
            <w:noWrap/>
            <w:vAlign w:val="bottom"/>
            <w:hideMark/>
            <w:tcPrChange w:id="653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35" w:author="dbecker" w:date="2015-11-09T14:22:00Z"/>
              </w:rPr>
            </w:pPr>
          </w:p>
        </w:tc>
        <w:tc>
          <w:tcPr>
            <w:tcW w:w="354" w:type="dxa"/>
            <w:tcBorders>
              <w:top w:val="nil"/>
              <w:left w:val="nil"/>
              <w:bottom w:val="nil"/>
              <w:right w:val="nil"/>
            </w:tcBorders>
            <w:shd w:val="clear" w:color="auto" w:fill="auto"/>
            <w:noWrap/>
            <w:vAlign w:val="bottom"/>
            <w:hideMark/>
            <w:tcPrChange w:id="653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37" w:author="dbecker" w:date="2015-11-09T14:22:00Z"/>
              </w:rPr>
            </w:pPr>
          </w:p>
        </w:tc>
        <w:tc>
          <w:tcPr>
            <w:tcW w:w="354" w:type="dxa"/>
            <w:tcBorders>
              <w:top w:val="nil"/>
              <w:left w:val="nil"/>
              <w:bottom w:val="nil"/>
              <w:right w:val="nil"/>
            </w:tcBorders>
            <w:shd w:val="clear" w:color="auto" w:fill="auto"/>
            <w:noWrap/>
            <w:vAlign w:val="bottom"/>
            <w:hideMark/>
            <w:tcPrChange w:id="653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39" w:author="dbecker" w:date="2015-11-09T14:22:00Z"/>
              </w:rPr>
            </w:pPr>
          </w:p>
        </w:tc>
        <w:tc>
          <w:tcPr>
            <w:tcW w:w="354" w:type="dxa"/>
            <w:tcBorders>
              <w:top w:val="nil"/>
              <w:left w:val="nil"/>
              <w:bottom w:val="nil"/>
              <w:right w:val="nil"/>
            </w:tcBorders>
            <w:shd w:val="clear" w:color="auto" w:fill="auto"/>
            <w:noWrap/>
            <w:vAlign w:val="bottom"/>
            <w:hideMark/>
            <w:tcPrChange w:id="654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41" w:author="dbecker" w:date="2015-11-09T14:22:00Z"/>
              </w:rPr>
            </w:pPr>
          </w:p>
        </w:tc>
        <w:tc>
          <w:tcPr>
            <w:tcW w:w="354" w:type="dxa"/>
            <w:tcBorders>
              <w:top w:val="nil"/>
              <w:left w:val="nil"/>
              <w:bottom w:val="nil"/>
              <w:right w:val="nil"/>
            </w:tcBorders>
            <w:shd w:val="clear" w:color="auto" w:fill="auto"/>
            <w:noWrap/>
            <w:vAlign w:val="bottom"/>
            <w:hideMark/>
            <w:tcPrChange w:id="654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43" w:author="dbecker" w:date="2015-11-09T14:22:00Z"/>
              </w:rPr>
            </w:pPr>
          </w:p>
        </w:tc>
        <w:tc>
          <w:tcPr>
            <w:tcW w:w="354" w:type="dxa"/>
            <w:tcBorders>
              <w:top w:val="nil"/>
              <w:left w:val="nil"/>
              <w:bottom w:val="nil"/>
              <w:right w:val="nil"/>
            </w:tcBorders>
            <w:shd w:val="clear" w:color="auto" w:fill="auto"/>
            <w:noWrap/>
            <w:vAlign w:val="bottom"/>
            <w:hideMark/>
            <w:tcPrChange w:id="654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45" w:author="dbecker" w:date="2015-11-09T14:22:00Z"/>
              </w:rPr>
            </w:pPr>
          </w:p>
        </w:tc>
        <w:tc>
          <w:tcPr>
            <w:tcW w:w="395" w:type="dxa"/>
            <w:tcBorders>
              <w:top w:val="nil"/>
              <w:left w:val="nil"/>
              <w:bottom w:val="nil"/>
              <w:right w:val="nil"/>
            </w:tcBorders>
            <w:shd w:val="clear" w:color="auto" w:fill="auto"/>
            <w:noWrap/>
            <w:vAlign w:val="bottom"/>
            <w:hideMark/>
            <w:tcPrChange w:id="654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47" w:author="dbecker" w:date="2015-11-09T14:22:00Z"/>
              </w:rPr>
            </w:pPr>
          </w:p>
        </w:tc>
        <w:tc>
          <w:tcPr>
            <w:tcW w:w="395" w:type="dxa"/>
            <w:tcBorders>
              <w:top w:val="nil"/>
              <w:left w:val="nil"/>
              <w:bottom w:val="nil"/>
              <w:right w:val="nil"/>
            </w:tcBorders>
            <w:shd w:val="clear" w:color="auto" w:fill="auto"/>
            <w:noWrap/>
            <w:vAlign w:val="bottom"/>
            <w:hideMark/>
            <w:tcPrChange w:id="654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49" w:author="dbecker" w:date="2015-11-09T14:22:00Z"/>
              </w:rPr>
            </w:pPr>
          </w:p>
        </w:tc>
        <w:tc>
          <w:tcPr>
            <w:tcW w:w="354" w:type="dxa"/>
            <w:tcBorders>
              <w:top w:val="nil"/>
              <w:left w:val="nil"/>
              <w:bottom w:val="nil"/>
              <w:right w:val="nil"/>
            </w:tcBorders>
            <w:shd w:val="clear" w:color="auto" w:fill="auto"/>
            <w:noWrap/>
            <w:vAlign w:val="bottom"/>
            <w:hideMark/>
            <w:tcPrChange w:id="655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51" w:author="dbecker" w:date="2015-11-09T14:22:00Z"/>
              </w:rPr>
            </w:pPr>
          </w:p>
        </w:tc>
        <w:tc>
          <w:tcPr>
            <w:tcW w:w="371" w:type="dxa"/>
            <w:tcBorders>
              <w:top w:val="nil"/>
              <w:left w:val="nil"/>
              <w:bottom w:val="nil"/>
              <w:right w:val="nil"/>
            </w:tcBorders>
            <w:shd w:val="clear" w:color="auto" w:fill="auto"/>
            <w:noWrap/>
            <w:vAlign w:val="bottom"/>
            <w:hideMark/>
            <w:tcPrChange w:id="6552"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553" w:author="dbecker" w:date="2015-11-09T14:22:00Z"/>
              </w:rPr>
            </w:pPr>
          </w:p>
        </w:tc>
        <w:tc>
          <w:tcPr>
            <w:tcW w:w="354" w:type="dxa"/>
            <w:tcBorders>
              <w:top w:val="nil"/>
              <w:left w:val="nil"/>
              <w:bottom w:val="nil"/>
              <w:right w:val="nil"/>
            </w:tcBorders>
            <w:shd w:val="clear" w:color="auto" w:fill="auto"/>
            <w:noWrap/>
            <w:vAlign w:val="bottom"/>
            <w:hideMark/>
            <w:tcPrChange w:id="655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55" w:author="dbecker" w:date="2015-11-09T14:22:00Z"/>
              </w:rPr>
            </w:pPr>
          </w:p>
        </w:tc>
        <w:tc>
          <w:tcPr>
            <w:tcW w:w="368" w:type="dxa"/>
            <w:tcBorders>
              <w:top w:val="nil"/>
              <w:left w:val="nil"/>
              <w:bottom w:val="nil"/>
              <w:right w:val="nil"/>
            </w:tcBorders>
            <w:shd w:val="clear" w:color="auto" w:fill="auto"/>
            <w:noWrap/>
            <w:vAlign w:val="bottom"/>
            <w:hideMark/>
            <w:tcPrChange w:id="65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57" w:author="dbecker" w:date="2015-11-09T14:22:00Z"/>
              </w:rPr>
            </w:pPr>
          </w:p>
        </w:tc>
        <w:tc>
          <w:tcPr>
            <w:tcW w:w="368" w:type="dxa"/>
            <w:tcBorders>
              <w:top w:val="nil"/>
              <w:left w:val="nil"/>
              <w:bottom w:val="nil"/>
              <w:right w:val="nil"/>
            </w:tcBorders>
            <w:shd w:val="clear" w:color="auto" w:fill="auto"/>
            <w:noWrap/>
            <w:vAlign w:val="bottom"/>
            <w:hideMark/>
            <w:tcPrChange w:id="65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59" w:author="dbecker" w:date="2015-11-09T14:22:00Z"/>
              </w:rPr>
            </w:pPr>
          </w:p>
        </w:tc>
        <w:tc>
          <w:tcPr>
            <w:tcW w:w="354" w:type="dxa"/>
            <w:tcBorders>
              <w:top w:val="nil"/>
              <w:left w:val="nil"/>
              <w:bottom w:val="nil"/>
              <w:right w:val="nil"/>
            </w:tcBorders>
            <w:shd w:val="clear" w:color="auto" w:fill="auto"/>
            <w:noWrap/>
            <w:vAlign w:val="bottom"/>
            <w:hideMark/>
            <w:tcPrChange w:id="65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61" w:author="dbecker" w:date="2015-11-09T14:22:00Z"/>
              </w:rPr>
            </w:pPr>
          </w:p>
        </w:tc>
        <w:tc>
          <w:tcPr>
            <w:tcW w:w="354" w:type="dxa"/>
            <w:tcBorders>
              <w:top w:val="nil"/>
              <w:left w:val="nil"/>
              <w:bottom w:val="nil"/>
              <w:right w:val="nil"/>
            </w:tcBorders>
            <w:shd w:val="clear" w:color="auto" w:fill="auto"/>
            <w:noWrap/>
            <w:vAlign w:val="bottom"/>
            <w:hideMark/>
            <w:tcPrChange w:id="65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63" w:author="dbecker" w:date="2015-11-09T14:22:00Z"/>
              </w:rPr>
            </w:pPr>
          </w:p>
        </w:tc>
        <w:tc>
          <w:tcPr>
            <w:tcW w:w="354" w:type="dxa"/>
            <w:tcBorders>
              <w:top w:val="nil"/>
              <w:left w:val="nil"/>
              <w:bottom w:val="nil"/>
              <w:right w:val="nil"/>
            </w:tcBorders>
            <w:shd w:val="clear" w:color="auto" w:fill="auto"/>
            <w:noWrap/>
            <w:vAlign w:val="bottom"/>
            <w:hideMark/>
            <w:tcPrChange w:id="65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565" w:author="dbecker" w:date="2015-11-09T14:22:00Z"/>
              </w:rPr>
            </w:pPr>
          </w:p>
        </w:tc>
      </w:tr>
      <w:tr w:rsidR="008216C3" w:rsidDel="00093998" w:rsidTr="00093998">
        <w:trPr>
          <w:trHeight w:val="402"/>
          <w:del w:id="6566" w:author="dbecker" w:date="2015-11-09T14:22:00Z"/>
          <w:trPrChange w:id="6567" w:author="dbecker" w:date="2015-11-09T14:22:00Z">
            <w:trPr>
              <w:trHeight w:val="402"/>
            </w:trPr>
          </w:trPrChange>
        </w:trPr>
        <w:tc>
          <w:tcPr>
            <w:tcW w:w="1970" w:type="dxa"/>
            <w:gridSpan w:val="5"/>
            <w:tcBorders>
              <w:top w:val="nil"/>
              <w:left w:val="nil"/>
              <w:bottom w:val="nil"/>
              <w:right w:val="nil"/>
            </w:tcBorders>
            <w:shd w:val="clear" w:color="auto" w:fill="auto"/>
            <w:noWrap/>
            <w:vAlign w:val="bottom"/>
            <w:hideMark/>
            <w:tcPrChange w:id="6568" w:author="dbecker" w:date="2015-11-09T14:22:00Z">
              <w:tcPr>
                <w:tcW w:w="1724" w:type="dxa"/>
                <w:gridSpan w:val="5"/>
                <w:tcBorders>
                  <w:top w:val="nil"/>
                  <w:left w:val="nil"/>
                  <w:bottom w:val="nil"/>
                  <w:right w:val="nil"/>
                </w:tcBorders>
                <w:shd w:val="clear" w:color="auto" w:fill="auto"/>
                <w:noWrap/>
                <w:vAlign w:val="bottom"/>
                <w:hideMark/>
              </w:tcPr>
            </w:tcPrChange>
          </w:tcPr>
          <w:p w:rsidR="008216C3" w:rsidDel="00093998" w:rsidRDefault="008216C3">
            <w:pPr>
              <w:rPr>
                <w:del w:id="6569" w:author="dbecker" w:date="2015-11-09T14:22:00Z"/>
              </w:rPr>
            </w:pPr>
            <w:del w:id="6570" w:author="dbecker" w:date="2015-11-09T14:22:00Z">
              <w:r w:rsidDel="00093998">
                <w:delText>Telephone Number:</w:delText>
              </w:r>
            </w:del>
          </w:p>
        </w:tc>
        <w:tc>
          <w:tcPr>
            <w:tcW w:w="1632" w:type="dxa"/>
            <w:tcBorders>
              <w:top w:val="nil"/>
              <w:left w:val="nil"/>
              <w:bottom w:val="single" w:sz="4" w:space="0" w:color="auto"/>
              <w:right w:val="nil"/>
            </w:tcBorders>
            <w:shd w:val="clear" w:color="auto" w:fill="auto"/>
            <w:noWrap/>
            <w:vAlign w:val="bottom"/>
            <w:hideMark/>
            <w:tcPrChange w:id="6571" w:author="dbecker" w:date="2015-11-09T14:22:00Z">
              <w:tcPr>
                <w:tcW w:w="1632"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72" w:author="dbecker" w:date="2015-11-09T14:22:00Z"/>
              </w:rPr>
            </w:pPr>
            <w:del w:id="6573" w:author="dbecker" w:date="2015-11-09T14:22:00Z">
              <w:r w:rsidDel="00093998">
                <w:delText> </w:delText>
              </w:r>
            </w:del>
          </w:p>
        </w:tc>
        <w:tc>
          <w:tcPr>
            <w:tcW w:w="353" w:type="dxa"/>
            <w:tcBorders>
              <w:top w:val="nil"/>
              <w:left w:val="nil"/>
              <w:bottom w:val="single" w:sz="4" w:space="0" w:color="auto"/>
              <w:right w:val="nil"/>
            </w:tcBorders>
            <w:shd w:val="clear" w:color="auto" w:fill="auto"/>
            <w:noWrap/>
            <w:vAlign w:val="bottom"/>
            <w:hideMark/>
            <w:tcPrChange w:id="6574"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75" w:author="dbecker" w:date="2015-11-09T14:22:00Z"/>
              </w:rPr>
            </w:pPr>
            <w:del w:id="657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7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78" w:author="dbecker" w:date="2015-11-09T14:22:00Z"/>
              </w:rPr>
            </w:pPr>
            <w:del w:id="657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8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81" w:author="dbecker" w:date="2015-11-09T14:22:00Z"/>
              </w:rPr>
            </w:pPr>
            <w:del w:id="658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8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84" w:author="dbecker" w:date="2015-11-09T14:22:00Z"/>
              </w:rPr>
            </w:pPr>
            <w:del w:id="658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8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87" w:author="dbecker" w:date="2015-11-09T14:22:00Z"/>
              </w:rPr>
            </w:pPr>
            <w:del w:id="658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8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90" w:author="dbecker" w:date="2015-11-09T14:22:00Z"/>
              </w:rPr>
            </w:pPr>
            <w:del w:id="659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59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93" w:author="dbecker" w:date="2015-11-09T14:22:00Z"/>
              </w:rPr>
            </w:pPr>
            <w:del w:id="6594"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659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96" w:author="dbecker" w:date="2015-11-09T14:22:00Z"/>
              </w:rPr>
            </w:pPr>
            <w:del w:id="6597"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659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599" w:author="dbecker" w:date="2015-11-09T14:22:00Z"/>
              </w:rPr>
            </w:pPr>
            <w:del w:id="660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660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602" w:author="dbecker" w:date="2015-11-09T14:22:00Z"/>
              </w:rPr>
            </w:pPr>
            <w:del w:id="6603" w:author="dbecker" w:date="2015-11-09T14:22:00Z">
              <w:r w:rsidDel="00093998">
                <w:delText> </w:delText>
              </w:r>
            </w:del>
          </w:p>
        </w:tc>
        <w:tc>
          <w:tcPr>
            <w:tcW w:w="371" w:type="dxa"/>
            <w:tcBorders>
              <w:top w:val="nil"/>
              <w:left w:val="nil"/>
              <w:bottom w:val="nil"/>
              <w:right w:val="nil"/>
            </w:tcBorders>
            <w:shd w:val="clear" w:color="auto" w:fill="auto"/>
            <w:noWrap/>
            <w:vAlign w:val="bottom"/>
            <w:hideMark/>
            <w:tcPrChange w:id="6604"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605" w:author="dbecker" w:date="2015-11-09T14:22:00Z"/>
              </w:rPr>
            </w:pPr>
          </w:p>
        </w:tc>
        <w:tc>
          <w:tcPr>
            <w:tcW w:w="354" w:type="dxa"/>
            <w:tcBorders>
              <w:top w:val="nil"/>
              <w:left w:val="nil"/>
              <w:bottom w:val="nil"/>
              <w:right w:val="nil"/>
            </w:tcBorders>
            <w:shd w:val="clear" w:color="auto" w:fill="auto"/>
            <w:noWrap/>
            <w:vAlign w:val="bottom"/>
            <w:hideMark/>
            <w:tcPrChange w:id="660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07" w:author="dbecker" w:date="2015-11-09T14:22:00Z"/>
              </w:rPr>
            </w:pPr>
          </w:p>
        </w:tc>
        <w:tc>
          <w:tcPr>
            <w:tcW w:w="368" w:type="dxa"/>
            <w:tcBorders>
              <w:top w:val="nil"/>
              <w:left w:val="nil"/>
              <w:bottom w:val="nil"/>
              <w:right w:val="nil"/>
            </w:tcBorders>
            <w:shd w:val="clear" w:color="auto" w:fill="auto"/>
            <w:noWrap/>
            <w:vAlign w:val="bottom"/>
            <w:hideMark/>
            <w:tcPrChange w:id="660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09" w:author="dbecker" w:date="2015-11-09T14:22:00Z"/>
              </w:rPr>
            </w:pPr>
          </w:p>
        </w:tc>
        <w:tc>
          <w:tcPr>
            <w:tcW w:w="368" w:type="dxa"/>
            <w:tcBorders>
              <w:top w:val="nil"/>
              <w:left w:val="nil"/>
              <w:bottom w:val="nil"/>
              <w:right w:val="nil"/>
            </w:tcBorders>
            <w:shd w:val="clear" w:color="auto" w:fill="auto"/>
            <w:noWrap/>
            <w:vAlign w:val="bottom"/>
            <w:hideMark/>
            <w:tcPrChange w:id="661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11" w:author="dbecker" w:date="2015-11-09T14:22:00Z"/>
              </w:rPr>
            </w:pPr>
          </w:p>
        </w:tc>
        <w:tc>
          <w:tcPr>
            <w:tcW w:w="354" w:type="dxa"/>
            <w:tcBorders>
              <w:top w:val="nil"/>
              <w:left w:val="nil"/>
              <w:bottom w:val="nil"/>
              <w:right w:val="nil"/>
            </w:tcBorders>
            <w:shd w:val="clear" w:color="auto" w:fill="auto"/>
            <w:noWrap/>
            <w:vAlign w:val="bottom"/>
            <w:hideMark/>
            <w:tcPrChange w:id="661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13" w:author="dbecker" w:date="2015-11-09T14:22:00Z"/>
              </w:rPr>
            </w:pPr>
          </w:p>
        </w:tc>
        <w:tc>
          <w:tcPr>
            <w:tcW w:w="354" w:type="dxa"/>
            <w:tcBorders>
              <w:top w:val="nil"/>
              <w:left w:val="nil"/>
              <w:bottom w:val="nil"/>
              <w:right w:val="nil"/>
            </w:tcBorders>
            <w:shd w:val="clear" w:color="auto" w:fill="auto"/>
            <w:noWrap/>
            <w:vAlign w:val="bottom"/>
            <w:hideMark/>
            <w:tcPrChange w:id="661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15" w:author="dbecker" w:date="2015-11-09T14:22:00Z"/>
              </w:rPr>
            </w:pPr>
          </w:p>
        </w:tc>
        <w:tc>
          <w:tcPr>
            <w:tcW w:w="354" w:type="dxa"/>
            <w:tcBorders>
              <w:top w:val="nil"/>
              <w:left w:val="nil"/>
              <w:bottom w:val="nil"/>
              <w:right w:val="nil"/>
            </w:tcBorders>
            <w:shd w:val="clear" w:color="auto" w:fill="auto"/>
            <w:noWrap/>
            <w:vAlign w:val="bottom"/>
            <w:hideMark/>
            <w:tcPrChange w:id="661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17" w:author="dbecker" w:date="2015-11-09T14:22:00Z"/>
              </w:rPr>
            </w:pPr>
          </w:p>
        </w:tc>
      </w:tr>
      <w:tr w:rsidR="008216C3" w:rsidDel="00093998" w:rsidTr="00093998">
        <w:trPr>
          <w:trHeight w:val="315"/>
          <w:del w:id="6618" w:author="dbecker" w:date="2015-11-09T14:22:00Z"/>
          <w:trPrChange w:id="6619"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662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621" w:author="dbecker" w:date="2015-11-09T14:22:00Z"/>
              </w:rPr>
            </w:pPr>
          </w:p>
        </w:tc>
        <w:tc>
          <w:tcPr>
            <w:tcW w:w="276" w:type="dxa"/>
            <w:tcBorders>
              <w:top w:val="nil"/>
              <w:left w:val="nil"/>
              <w:bottom w:val="nil"/>
              <w:right w:val="nil"/>
            </w:tcBorders>
            <w:shd w:val="clear" w:color="auto" w:fill="auto"/>
            <w:noWrap/>
            <w:vAlign w:val="bottom"/>
            <w:hideMark/>
            <w:tcPrChange w:id="662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623" w:author="dbecker" w:date="2015-11-09T14:22:00Z"/>
              </w:rPr>
            </w:pPr>
          </w:p>
        </w:tc>
        <w:tc>
          <w:tcPr>
            <w:tcW w:w="276" w:type="dxa"/>
            <w:tcBorders>
              <w:top w:val="nil"/>
              <w:left w:val="nil"/>
              <w:bottom w:val="nil"/>
              <w:right w:val="nil"/>
            </w:tcBorders>
            <w:shd w:val="clear" w:color="auto" w:fill="auto"/>
            <w:noWrap/>
            <w:vAlign w:val="bottom"/>
            <w:hideMark/>
            <w:tcPrChange w:id="662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625" w:author="dbecker" w:date="2015-11-09T14:22:00Z"/>
              </w:rPr>
            </w:pPr>
          </w:p>
        </w:tc>
        <w:tc>
          <w:tcPr>
            <w:tcW w:w="692" w:type="dxa"/>
            <w:tcBorders>
              <w:top w:val="nil"/>
              <w:left w:val="nil"/>
              <w:bottom w:val="nil"/>
              <w:right w:val="nil"/>
            </w:tcBorders>
            <w:shd w:val="clear" w:color="auto" w:fill="auto"/>
            <w:noWrap/>
            <w:vAlign w:val="bottom"/>
            <w:hideMark/>
            <w:tcPrChange w:id="6626"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627" w:author="dbecker" w:date="2015-11-09T14:22:00Z"/>
              </w:rPr>
            </w:pPr>
          </w:p>
        </w:tc>
        <w:tc>
          <w:tcPr>
            <w:tcW w:w="276" w:type="dxa"/>
            <w:tcBorders>
              <w:top w:val="nil"/>
              <w:left w:val="nil"/>
              <w:bottom w:val="nil"/>
              <w:right w:val="nil"/>
            </w:tcBorders>
            <w:shd w:val="clear" w:color="auto" w:fill="auto"/>
            <w:noWrap/>
            <w:vAlign w:val="bottom"/>
            <w:hideMark/>
            <w:tcPrChange w:id="662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629" w:author="dbecker" w:date="2015-11-09T14:22:00Z"/>
              </w:rPr>
            </w:pPr>
          </w:p>
        </w:tc>
        <w:tc>
          <w:tcPr>
            <w:tcW w:w="1632" w:type="dxa"/>
            <w:tcBorders>
              <w:top w:val="nil"/>
              <w:left w:val="nil"/>
              <w:bottom w:val="nil"/>
              <w:right w:val="nil"/>
            </w:tcBorders>
            <w:shd w:val="clear" w:color="auto" w:fill="auto"/>
            <w:noWrap/>
            <w:vAlign w:val="bottom"/>
            <w:hideMark/>
            <w:tcPrChange w:id="6630"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6631" w:author="dbecker" w:date="2015-11-09T14:22:00Z"/>
              </w:rPr>
            </w:pPr>
          </w:p>
        </w:tc>
        <w:tc>
          <w:tcPr>
            <w:tcW w:w="353" w:type="dxa"/>
            <w:tcBorders>
              <w:top w:val="nil"/>
              <w:left w:val="nil"/>
              <w:bottom w:val="nil"/>
              <w:right w:val="nil"/>
            </w:tcBorders>
            <w:shd w:val="clear" w:color="auto" w:fill="auto"/>
            <w:noWrap/>
            <w:vAlign w:val="bottom"/>
            <w:hideMark/>
            <w:tcPrChange w:id="6632"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6633" w:author="dbecker" w:date="2015-11-09T14:22:00Z"/>
              </w:rPr>
            </w:pPr>
          </w:p>
        </w:tc>
        <w:tc>
          <w:tcPr>
            <w:tcW w:w="354" w:type="dxa"/>
            <w:tcBorders>
              <w:top w:val="nil"/>
              <w:left w:val="nil"/>
              <w:bottom w:val="nil"/>
              <w:right w:val="nil"/>
            </w:tcBorders>
            <w:shd w:val="clear" w:color="auto" w:fill="auto"/>
            <w:noWrap/>
            <w:vAlign w:val="bottom"/>
            <w:hideMark/>
            <w:tcPrChange w:id="663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35" w:author="dbecker" w:date="2015-11-09T14:22:00Z"/>
              </w:rPr>
            </w:pPr>
          </w:p>
        </w:tc>
        <w:tc>
          <w:tcPr>
            <w:tcW w:w="354" w:type="dxa"/>
            <w:tcBorders>
              <w:top w:val="nil"/>
              <w:left w:val="nil"/>
              <w:bottom w:val="nil"/>
              <w:right w:val="nil"/>
            </w:tcBorders>
            <w:shd w:val="clear" w:color="auto" w:fill="auto"/>
            <w:noWrap/>
            <w:vAlign w:val="bottom"/>
            <w:hideMark/>
            <w:tcPrChange w:id="663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37" w:author="dbecker" w:date="2015-11-09T14:22:00Z"/>
              </w:rPr>
            </w:pPr>
          </w:p>
        </w:tc>
        <w:tc>
          <w:tcPr>
            <w:tcW w:w="354" w:type="dxa"/>
            <w:tcBorders>
              <w:top w:val="nil"/>
              <w:left w:val="nil"/>
              <w:bottom w:val="nil"/>
              <w:right w:val="nil"/>
            </w:tcBorders>
            <w:shd w:val="clear" w:color="auto" w:fill="auto"/>
            <w:noWrap/>
            <w:vAlign w:val="bottom"/>
            <w:hideMark/>
            <w:tcPrChange w:id="663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39" w:author="dbecker" w:date="2015-11-09T14:22:00Z"/>
              </w:rPr>
            </w:pPr>
          </w:p>
        </w:tc>
        <w:tc>
          <w:tcPr>
            <w:tcW w:w="354" w:type="dxa"/>
            <w:tcBorders>
              <w:top w:val="nil"/>
              <w:left w:val="nil"/>
              <w:bottom w:val="nil"/>
              <w:right w:val="nil"/>
            </w:tcBorders>
            <w:shd w:val="clear" w:color="auto" w:fill="auto"/>
            <w:noWrap/>
            <w:vAlign w:val="bottom"/>
            <w:hideMark/>
            <w:tcPrChange w:id="664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41" w:author="dbecker" w:date="2015-11-09T14:22:00Z"/>
              </w:rPr>
            </w:pPr>
          </w:p>
        </w:tc>
        <w:tc>
          <w:tcPr>
            <w:tcW w:w="354" w:type="dxa"/>
            <w:tcBorders>
              <w:top w:val="nil"/>
              <w:left w:val="nil"/>
              <w:bottom w:val="nil"/>
              <w:right w:val="nil"/>
            </w:tcBorders>
            <w:shd w:val="clear" w:color="auto" w:fill="auto"/>
            <w:noWrap/>
            <w:vAlign w:val="bottom"/>
            <w:hideMark/>
            <w:tcPrChange w:id="664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43" w:author="dbecker" w:date="2015-11-09T14:22:00Z"/>
              </w:rPr>
            </w:pPr>
          </w:p>
        </w:tc>
        <w:tc>
          <w:tcPr>
            <w:tcW w:w="354" w:type="dxa"/>
            <w:tcBorders>
              <w:top w:val="nil"/>
              <w:left w:val="nil"/>
              <w:bottom w:val="nil"/>
              <w:right w:val="nil"/>
            </w:tcBorders>
            <w:shd w:val="clear" w:color="auto" w:fill="auto"/>
            <w:noWrap/>
            <w:vAlign w:val="bottom"/>
            <w:hideMark/>
            <w:tcPrChange w:id="664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45" w:author="dbecker" w:date="2015-11-09T14:22:00Z"/>
              </w:rPr>
            </w:pPr>
          </w:p>
        </w:tc>
        <w:tc>
          <w:tcPr>
            <w:tcW w:w="395" w:type="dxa"/>
            <w:tcBorders>
              <w:top w:val="nil"/>
              <w:left w:val="nil"/>
              <w:bottom w:val="nil"/>
              <w:right w:val="nil"/>
            </w:tcBorders>
            <w:shd w:val="clear" w:color="auto" w:fill="auto"/>
            <w:noWrap/>
            <w:vAlign w:val="bottom"/>
            <w:hideMark/>
            <w:tcPrChange w:id="664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47" w:author="dbecker" w:date="2015-11-09T14:22:00Z"/>
              </w:rPr>
            </w:pPr>
          </w:p>
        </w:tc>
        <w:tc>
          <w:tcPr>
            <w:tcW w:w="395" w:type="dxa"/>
            <w:tcBorders>
              <w:top w:val="nil"/>
              <w:left w:val="nil"/>
              <w:bottom w:val="nil"/>
              <w:right w:val="nil"/>
            </w:tcBorders>
            <w:shd w:val="clear" w:color="auto" w:fill="auto"/>
            <w:noWrap/>
            <w:vAlign w:val="bottom"/>
            <w:hideMark/>
            <w:tcPrChange w:id="664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49" w:author="dbecker" w:date="2015-11-09T14:22:00Z"/>
              </w:rPr>
            </w:pPr>
          </w:p>
        </w:tc>
        <w:tc>
          <w:tcPr>
            <w:tcW w:w="354" w:type="dxa"/>
            <w:tcBorders>
              <w:top w:val="nil"/>
              <w:left w:val="nil"/>
              <w:bottom w:val="nil"/>
              <w:right w:val="nil"/>
            </w:tcBorders>
            <w:shd w:val="clear" w:color="auto" w:fill="auto"/>
            <w:noWrap/>
            <w:vAlign w:val="bottom"/>
            <w:hideMark/>
            <w:tcPrChange w:id="665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51" w:author="dbecker" w:date="2015-11-09T14:22:00Z"/>
              </w:rPr>
            </w:pPr>
          </w:p>
        </w:tc>
        <w:tc>
          <w:tcPr>
            <w:tcW w:w="371" w:type="dxa"/>
            <w:tcBorders>
              <w:top w:val="nil"/>
              <w:left w:val="nil"/>
              <w:bottom w:val="nil"/>
              <w:right w:val="nil"/>
            </w:tcBorders>
            <w:shd w:val="clear" w:color="auto" w:fill="auto"/>
            <w:noWrap/>
            <w:vAlign w:val="bottom"/>
            <w:hideMark/>
            <w:tcPrChange w:id="6652"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653" w:author="dbecker" w:date="2015-11-09T14:22:00Z"/>
              </w:rPr>
            </w:pPr>
          </w:p>
        </w:tc>
        <w:tc>
          <w:tcPr>
            <w:tcW w:w="354" w:type="dxa"/>
            <w:tcBorders>
              <w:top w:val="nil"/>
              <w:left w:val="nil"/>
              <w:bottom w:val="nil"/>
              <w:right w:val="nil"/>
            </w:tcBorders>
            <w:shd w:val="clear" w:color="auto" w:fill="auto"/>
            <w:noWrap/>
            <w:vAlign w:val="bottom"/>
            <w:hideMark/>
            <w:tcPrChange w:id="665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55" w:author="dbecker" w:date="2015-11-09T14:22:00Z"/>
              </w:rPr>
            </w:pPr>
          </w:p>
        </w:tc>
        <w:tc>
          <w:tcPr>
            <w:tcW w:w="368" w:type="dxa"/>
            <w:tcBorders>
              <w:top w:val="nil"/>
              <w:left w:val="nil"/>
              <w:bottom w:val="nil"/>
              <w:right w:val="nil"/>
            </w:tcBorders>
            <w:shd w:val="clear" w:color="auto" w:fill="auto"/>
            <w:noWrap/>
            <w:vAlign w:val="bottom"/>
            <w:hideMark/>
            <w:tcPrChange w:id="66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57" w:author="dbecker" w:date="2015-11-09T14:22:00Z"/>
              </w:rPr>
            </w:pPr>
          </w:p>
        </w:tc>
        <w:tc>
          <w:tcPr>
            <w:tcW w:w="368" w:type="dxa"/>
            <w:tcBorders>
              <w:top w:val="nil"/>
              <w:left w:val="nil"/>
              <w:bottom w:val="nil"/>
              <w:right w:val="nil"/>
            </w:tcBorders>
            <w:shd w:val="clear" w:color="auto" w:fill="auto"/>
            <w:noWrap/>
            <w:vAlign w:val="bottom"/>
            <w:hideMark/>
            <w:tcPrChange w:id="66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59" w:author="dbecker" w:date="2015-11-09T14:22:00Z"/>
              </w:rPr>
            </w:pPr>
          </w:p>
        </w:tc>
        <w:tc>
          <w:tcPr>
            <w:tcW w:w="354" w:type="dxa"/>
            <w:tcBorders>
              <w:top w:val="nil"/>
              <w:left w:val="nil"/>
              <w:bottom w:val="nil"/>
              <w:right w:val="nil"/>
            </w:tcBorders>
            <w:shd w:val="clear" w:color="auto" w:fill="auto"/>
            <w:noWrap/>
            <w:vAlign w:val="bottom"/>
            <w:hideMark/>
            <w:tcPrChange w:id="66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61" w:author="dbecker" w:date="2015-11-09T14:22:00Z"/>
              </w:rPr>
            </w:pPr>
          </w:p>
        </w:tc>
        <w:tc>
          <w:tcPr>
            <w:tcW w:w="354" w:type="dxa"/>
            <w:tcBorders>
              <w:top w:val="nil"/>
              <w:left w:val="nil"/>
              <w:bottom w:val="nil"/>
              <w:right w:val="nil"/>
            </w:tcBorders>
            <w:shd w:val="clear" w:color="auto" w:fill="auto"/>
            <w:noWrap/>
            <w:vAlign w:val="bottom"/>
            <w:hideMark/>
            <w:tcPrChange w:id="66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63" w:author="dbecker" w:date="2015-11-09T14:22:00Z"/>
              </w:rPr>
            </w:pPr>
          </w:p>
        </w:tc>
        <w:tc>
          <w:tcPr>
            <w:tcW w:w="354" w:type="dxa"/>
            <w:tcBorders>
              <w:top w:val="nil"/>
              <w:left w:val="nil"/>
              <w:bottom w:val="nil"/>
              <w:right w:val="nil"/>
            </w:tcBorders>
            <w:shd w:val="clear" w:color="auto" w:fill="auto"/>
            <w:noWrap/>
            <w:vAlign w:val="bottom"/>
            <w:hideMark/>
            <w:tcPrChange w:id="66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65" w:author="dbecker" w:date="2015-11-09T14:22:00Z"/>
              </w:rPr>
            </w:pPr>
          </w:p>
        </w:tc>
      </w:tr>
      <w:tr w:rsidR="008216C3" w:rsidDel="00093998" w:rsidTr="00093998">
        <w:trPr>
          <w:trHeight w:val="315"/>
          <w:del w:id="6666" w:author="dbecker" w:date="2015-11-09T14:22:00Z"/>
          <w:trPrChange w:id="6667"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6668"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669" w:author="dbecker" w:date="2015-11-09T14:22:00Z"/>
              </w:rPr>
            </w:pPr>
            <w:del w:id="6670" w:author="dbecker" w:date="2015-11-09T14:22:00Z">
              <w:r w:rsidDel="00093998">
                <w:delText>1.</w:delText>
              </w:r>
            </w:del>
          </w:p>
        </w:tc>
        <w:tc>
          <w:tcPr>
            <w:tcW w:w="8234" w:type="dxa"/>
            <w:gridSpan w:val="19"/>
            <w:tcBorders>
              <w:top w:val="nil"/>
              <w:left w:val="nil"/>
              <w:bottom w:val="nil"/>
              <w:right w:val="nil"/>
            </w:tcBorders>
            <w:shd w:val="clear" w:color="auto" w:fill="auto"/>
            <w:noWrap/>
            <w:vAlign w:val="bottom"/>
            <w:hideMark/>
            <w:tcPrChange w:id="6671" w:author="dbecker" w:date="2015-11-09T14:22:00Z">
              <w:tcPr>
                <w:tcW w:w="7878" w:type="dxa"/>
                <w:gridSpan w:val="19"/>
                <w:tcBorders>
                  <w:top w:val="nil"/>
                  <w:left w:val="nil"/>
                  <w:bottom w:val="nil"/>
                  <w:right w:val="nil"/>
                </w:tcBorders>
                <w:shd w:val="clear" w:color="auto" w:fill="auto"/>
                <w:noWrap/>
                <w:vAlign w:val="bottom"/>
                <w:hideMark/>
              </w:tcPr>
            </w:tcPrChange>
          </w:tcPr>
          <w:p w:rsidR="008216C3" w:rsidDel="00093998" w:rsidRDefault="008216C3">
            <w:pPr>
              <w:rPr>
                <w:del w:id="6672" w:author="dbecker" w:date="2015-11-09T14:22:00Z"/>
              </w:rPr>
            </w:pPr>
            <w:del w:id="6673" w:author="dbecker" w:date="2015-11-09T14:22:00Z">
              <w:r w:rsidDel="00093998">
                <w:delText>Was a Special Needs Survey Card completed for the person requiring assistance?</w:delText>
              </w:r>
            </w:del>
          </w:p>
        </w:tc>
        <w:tc>
          <w:tcPr>
            <w:tcW w:w="354" w:type="dxa"/>
            <w:tcBorders>
              <w:top w:val="nil"/>
              <w:left w:val="nil"/>
              <w:bottom w:val="nil"/>
              <w:right w:val="nil"/>
            </w:tcBorders>
            <w:shd w:val="clear" w:color="auto" w:fill="auto"/>
            <w:noWrap/>
            <w:vAlign w:val="bottom"/>
            <w:hideMark/>
            <w:tcPrChange w:id="66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75" w:author="dbecker" w:date="2015-11-09T14:22:00Z"/>
              </w:rPr>
            </w:pPr>
          </w:p>
        </w:tc>
        <w:tc>
          <w:tcPr>
            <w:tcW w:w="354" w:type="dxa"/>
            <w:tcBorders>
              <w:top w:val="nil"/>
              <w:left w:val="nil"/>
              <w:bottom w:val="nil"/>
              <w:right w:val="nil"/>
            </w:tcBorders>
            <w:shd w:val="clear" w:color="auto" w:fill="auto"/>
            <w:noWrap/>
            <w:vAlign w:val="bottom"/>
            <w:hideMark/>
            <w:tcPrChange w:id="66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77" w:author="dbecker" w:date="2015-11-09T14:22:00Z"/>
              </w:rPr>
            </w:pPr>
          </w:p>
        </w:tc>
        <w:tc>
          <w:tcPr>
            <w:tcW w:w="354" w:type="dxa"/>
            <w:tcBorders>
              <w:top w:val="nil"/>
              <w:left w:val="nil"/>
              <w:bottom w:val="nil"/>
              <w:right w:val="nil"/>
            </w:tcBorders>
            <w:shd w:val="clear" w:color="auto" w:fill="auto"/>
            <w:noWrap/>
            <w:vAlign w:val="bottom"/>
            <w:hideMark/>
            <w:tcPrChange w:id="66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79" w:author="dbecker" w:date="2015-11-09T14:22:00Z"/>
              </w:rPr>
            </w:pPr>
          </w:p>
        </w:tc>
      </w:tr>
      <w:tr w:rsidR="008216C3" w:rsidDel="00093998" w:rsidTr="00093998">
        <w:trPr>
          <w:trHeight w:val="402"/>
          <w:del w:id="6680" w:author="dbecker" w:date="2015-11-09T14:22:00Z"/>
          <w:trPrChange w:id="6681"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6682"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683"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6684"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685" w:author="dbecker" w:date="2015-11-09T14:22:00Z"/>
              </w:rPr>
            </w:pPr>
            <w:del w:id="6686"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6687"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688" w:author="dbecker" w:date="2015-11-09T14:22:00Z"/>
              </w:rPr>
            </w:pPr>
            <w:del w:id="6689"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6690"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6691" w:author="dbecker" w:date="2015-11-09T14:22:00Z"/>
              </w:rPr>
            </w:pPr>
            <w:del w:id="6692" w:author="dbecker" w:date="2015-11-09T14:22:00Z">
              <w:r w:rsidDel="00093998">
                <w:delText>Yes</w:delText>
              </w:r>
            </w:del>
          </w:p>
        </w:tc>
        <w:tc>
          <w:tcPr>
            <w:tcW w:w="6346" w:type="dxa"/>
            <w:gridSpan w:val="14"/>
            <w:tcBorders>
              <w:top w:val="nil"/>
              <w:left w:val="nil"/>
              <w:bottom w:val="nil"/>
              <w:right w:val="nil"/>
            </w:tcBorders>
            <w:shd w:val="clear" w:color="auto" w:fill="auto"/>
            <w:noWrap/>
            <w:vAlign w:val="bottom"/>
            <w:hideMark/>
            <w:tcPrChange w:id="6693" w:author="dbecker" w:date="2015-11-09T14:22:00Z">
              <w:tcPr>
                <w:tcW w:w="6250" w:type="dxa"/>
                <w:gridSpan w:val="14"/>
                <w:tcBorders>
                  <w:top w:val="nil"/>
                  <w:left w:val="nil"/>
                  <w:bottom w:val="nil"/>
                  <w:right w:val="nil"/>
                </w:tcBorders>
                <w:shd w:val="clear" w:color="auto" w:fill="auto"/>
                <w:noWrap/>
                <w:vAlign w:val="bottom"/>
                <w:hideMark/>
              </w:tcPr>
            </w:tcPrChange>
          </w:tcPr>
          <w:p w:rsidR="008216C3" w:rsidDel="00093998" w:rsidRDefault="008216C3">
            <w:pPr>
              <w:rPr>
                <w:del w:id="6694" w:author="dbecker" w:date="2015-11-09T14:22:00Z"/>
              </w:rPr>
            </w:pPr>
            <w:del w:id="6695" w:author="dbecker" w:date="2015-11-09T14:22:00Z">
              <w:r w:rsidDel="00093998">
                <w:delText>Check Special Needs File and verify information is correct.</w:delText>
              </w:r>
            </w:del>
          </w:p>
        </w:tc>
        <w:tc>
          <w:tcPr>
            <w:tcW w:w="368" w:type="dxa"/>
            <w:tcBorders>
              <w:top w:val="nil"/>
              <w:left w:val="nil"/>
              <w:bottom w:val="nil"/>
              <w:right w:val="nil"/>
            </w:tcBorders>
            <w:shd w:val="clear" w:color="auto" w:fill="auto"/>
            <w:noWrap/>
            <w:vAlign w:val="bottom"/>
            <w:hideMark/>
            <w:tcPrChange w:id="669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97" w:author="dbecker" w:date="2015-11-09T14:22:00Z"/>
              </w:rPr>
            </w:pPr>
          </w:p>
        </w:tc>
        <w:tc>
          <w:tcPr>
            <w:tcW w:w="354" w:type="dxa"/>
            <w:tcBorders>
              <w:top w:val="nil"/>
              <w:left w:val="nil"/>
              <w:bottom w:val="nil"/>
              <w:right w:val="nil"/>
            </w:tcBorders>
            <w:shd w:val="clear" w:color="auto" w:fill="auto"/>
            <w:noWrap/>
            <w:vAlign w:val="bottom"/>
            <w:hideMark/>
            <w:tcPrChange w:id="669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699" w:author="dbecker" w:date="2015-11-09T14:22:00Z"/>
              </w:rPr>
            </w:pPr>
          </w:p>
        </w:tc>
        <w:tc>
          <w:tcPr>
            <w:tcW w:w="354" w:type="dxa"/>
            <w:tcBorders>
              <w:top w:val="nil"/>
              <w:left w:val="nil"/>
              <w:bottom w:val="nil"/>
              <w:right w:val="nil"/>
            </w:tcBorders>
            <w:shd w:val="clear" w:color="auto" w:fill="auto"/>
            <w:noWrap/>
            <w:vAlign w:val="bottom"/>
            <w:hideMark/>
            <w:tcPrChange w:id="670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01" w:author="dbecker" w:date="2015-11-09T14:22:00Z"/>
              </w:rPr>
            </w:pPr>
          </w:p>
        </w:tc>
        <w:tc>
          <w:tcPr>
            <w:tcW w:w="354" w:type="dxa"/>
            <w:tcBorders>
              <w:top w:val="nil"/>
              <w:left w:val="nil"/>
              <w:bottom w:val="nil"/>
              <w:right w:val="nil"/>
            </w:tcBorders>
            <w:shd w:val="clear" w:color="auto" w:fill="auto"/>
            <w:noWrap/>
            <w:vAlign w:val="bottom"/>
            <w:hideMark/>
            <w:tcPrChange w:id="670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03" w:author="dbecker" w:date="2015-11-09T14:22:00Z"/>
              </w:rPr>
            </w:pPr>
          </w:p>
        </w:tc>
      </w:tr>
      <w:tr w:rsidR="008216C3" w:rsidDel="00093998" w:rsidTr="00093998">
        <w:trPr>
          <w:trHeight w:val="402"/>
          <w:del w:id="6704" w:author="dbecker" w:date="2015-11-09T14:22:00Z"/>
          <w:trPrChange w:id="6705"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670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707"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670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709" w:author="dbecker" w:date="2015-11-09T14:22:00Z"/>
              </w:rPr>
            </w:pPr>
            <w:del w:id="6710"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671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712" w:author="dbecker" w:date="2015-11-09T14:22:00Z"/>
              </w:rPr>
            </w:pPr>
            <w:del w:id="6713" w:author="dbecker" w:date="2015-11-09T14:22:00Z">
              <w:r w:rsidDel="00093998">
                <w:delText> </w:delText>
              </w:r>
            </w:del>
          </w:p>
        </w:tc>
        <w:tc>
          <w:tcPr>
            <w:tcW w:w="692" w:type="dxa"/>
            <w:tcBorders>
              <w:top w:val="nil"/>
              <w:left w:val="nil"/>
              <w:bottom w:val="nil"/>
              <w:right w:val="nil"/>
            </w:tcBorders>
            <w:shd w:val="clear" w:color="auto" w:fill="auto"/>
            <w:noWrap/>
            <w:vAlign w:val="bottom"/>
            <w:hideMark/>
            <w:tcPrChange w:id="6714"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715" w:author="dbecker" w:date="2015-11-09T14:22:00Z"/>
              </w:rPr>
            </w:pPr>
            <w:del w:id="6716" w:author="dbecker" w:date="2015-11-09T14:22:00Z">
              <w:r w:rsidDel="00093998">
                <w:delText>No</w:delText>
              </w:r>
            </w:del>
          </w:p>
        </w:tc>
        <w:tc>
          <w:tcPr>
            <w:tcW w:w="276" w:type="dxa"/>
            <w:tcBorders>
              <w:top w:val="nil"/>
              <w:left w:val="nil"/>
              <w:bottom w:val="nil"/>
              <w:right w:val="nil"/>
            </w:tcBorders>
            <w:shd w:val="clear" w:color="auto" w:fill="auto"/>
            <w:noWrap/>
            <w:vAlign w:val="bottom"/>
            <w:hideMark/>
            <w:tcPrChange w:id="6717"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718" w:author="dbecker" w:date="2015-11-09T14:22:00Z"/>
              </w:rPr>
            </w:pPr>
          </w:p>
        </w:tc>
        <w:tc>
          <w:tcPr>
            <w:tcW w:w="3401" w:type="dxa"/>
            <w:gridSpan w:val="6"/>
            <w:tcBorders>
              <w:top w:val="nil"/>
              <w:left w:val="nil"/>
              <w:bottom w:val="nil"/>
              <w:right w:val="nil"/>
            </w:tcBorders>
            <w:shd w:val="clear" w:color="auto" w:fill="auto"/>
            <w:noWrap/>
            <w:vAlign w:val="bottom"/>
            <w:hideMark/>
            <w:tcPrChange w:id="6719" w:author="dbecker" w:date="2015-11-09T14:22:00Z">
              <w:tcPr>
                <w:tcW w:w="3401" w:type="dxa"/>
                <w:gridSpan w:val="6"/>
                <w:tcBorders>
                  <w:top w:val="nil"/>
                  <w:left w:val="nil"/>
                  <w:bottom w:val="nil"/>
                  <w:right w:val="nil"/>
                </w:tcBorders>
                <w:shd w:val="clear" w:color="auto" w:fill="auto"/>
                <w:noWrap/>
                <w:vAlign w:val="bottom"/>
                <w:hideMark/>
              </w:tcPr>
            </w:tcPrChange>
          </w:tcPr>
          <w:p w:rsidR="008216C3" w:rsidDel="00093998" w:rsidRDefault="008216C3">
            <w:pPr>
              <w:rPr>
                <w:del w:id="6720" w:author="dbecker" w:date="2015-11-09T14:22:00Z"/>
              </w:rPr>
            </w:pPr>
            <w:del w:id="6721" w:author="dbecker" w:date="2015-11-09T14:22:00Z">
              <w:r w:rsidDel="00093998">
                <w:delText>Continue with Step 2.</w:delText>
              </w:r>
            </w:del>
          </w:p>
        </w:tc>
        <w:tc>
          <w:tcPr>
            <w:tcW w:w="354" w:type="dxa"/>
            <w:tcBorders>
              <w:top w:val="nil"/>
              <w:left w:val="nil"/>
              <w:bottom w:val="nil"/>
              <w:right w:val="nil"/>
            </w:tcBorders>
            <w:shd w:val="clear" w:color="auto" w:fill="auto"/>
            <w:noWrap/>
            <w:vAlign w:val="bottom"/>
            <w:hideMark/>
            <w:tcPrChange w:id="672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23" w:author="dbecker" w:date="2015-11-09T14:22:00Z"/>
              </w:rPr>
            </w:pPr>
          </w:p>
        </w:tc>
        <w:tc>
          <w:tcPr>
            <w:tcW w:w="354" w:type="dxa"/>
            <w:tcBorders>
              <w:top w:val="nil"/>
              <w:left w:val="nil"/>
              <w:bottom w:val="nil"/>
              <w:right w:val="nil"/>
            </w:tcBorders>
            <w:shd w:val="clear" w:color="auto" w:fill="auto"/>
            <w:noWrap/>
            <w:vAlign w:val="bottom"/>
            <w:hideMark/>
            <w:tcPrChange w:id="672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25" w:author="dbecker" w:date="2015-11-09T14:22:00Z"/>
              </w:rPr>
            </w:pPr>
          </w:p>
        </w:tc>
        <w:tc>
          <w:tcPr>
            <w:tcW w:w="395" w:type="dxa"/>
            <w:tcBorders>
              <w:top w:val="nil"/>
              <w:left w:val="nil"/>
              <w:bottom w:val="nil"/>
              <w:right w:val="nil"/>
            </w:tcBorders>
            <w:shd w:val="clear" w:color="auto" w:fill="auto"/>
            <w:noWrap/>
            <w:vAlign w:val="bottom"/>
            <w:hideMark/>
            <w:tcPrChange w:id="672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27" w:author="dbecker" w:date="2015-11-09T14:22:00Z"/>
              </w:rPr>
            </w:pPr>
          </w:p>
        </w:tc>
        <w:tc>
          <w:tcPr>
            <w:tcW w:w="395" w:type="dxa"/>
            <w:tcBorders>
              <w:top w:val="nil"/>
              <w:left w:val="nil"/>
              <w:bottom w:val="nil"/>
              <w:right w:val="nil"/>
            </w:tcBorders>
            <w:shd w:val="clear" w:color="auto" w:fill="auto"/>
            <w:noWrap/>
            <w:vAlign w:val="bottom"/>
            <w:hideMark/>
            <w:tcPrChange w:id="672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29" w:author="dbecker" w:date="2015-11-09T14:22:00Z"/>
              </w:rPr>
            </w:pPr>
          </w:p>
        </w:tc>
        <w:tc>
          <w:tcPr>
            <w:tcW w:w="354" w:type="dxa"/>
            <w:tcBorders>
              <w:top w:val="nil"/>
              <w:left w:val="nil"/>
              <w:bottom w:val="nil"/>
              <w:right w:val="nil"/>
            </w:tcBorders>
            <w:shd w:val="clear" w:color="auto" w:fill="auto"/>
            <w:noWrap/>
            <w:vAlign w:val="bottom"/>
            <w:hideMark/>
            <w:tcPrChange w:id="673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31" w:author="dbecker" w:date="2015-11-09T14:22:00Z"/>
              </w:rPr>
            </w:pPr>
          </w:p>
        </w:tc>
        <w:tc>
          <w:tcPr>
            <w:tcW w:w="371" w:type="dxa"/>
            <w:tcBorders>
              <w:top w:val="nil"/>
              <w:left w:val="nil"/>
              <w:bottom w:val="nil"/>
              <w:right w:val="nil"/>
            </w:tcBorders>
            <w:shd w:val="clear" w:color="auto" w:fill="auto"/>
            <w:noWrap/>
            <w:vAlign w:val="bottom"/>
            <w:hideMark/>
            <w:tcPrChange w:id="6732"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733" w:author="dbecker" w:date="2015-11-09T14:22:00Z"/>
              </w:rPr>
            </w:pPr>
          </w:p>
        </w:tc>
        <w:tc>
          <w:tcPr>
            <w:tcW w:w="354" w:type="dxa"/>
            <w:tcBorders>
              <w:top w:val="nil"/>
              <w:left w:val="nil"/>
              <w:bottom w:val="nil"/>
              <w:right w:val="nil"/>
            </w:tcBorders>
            <w:shd w:val="clear" w:color="auto" w:fill="auto"/>
            <w:noWrap/>
            <w:vAlign w:val="bottom"/>
            <w:hideMark/>
            <w:tcPrChange w:id="673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35" w:author="dbecker" w:date="2015-11-09T14:22:00Z"/>
              </w:rPr>
            </w:pPr>
          </w:p>
        </w:tc>
        <w:tc>
          <w:tcPr>
            <w:tcW w:w="368" w:type="dxa"/>
            <w:tcBorders>
              <w:top w:val="nil"/>
              <w:left w:val="nil"/>
              <w:bottom w:val="nil"/>
              <w:right w:val="nil"/>
            </w:tcBorders>
            <w:shd w:val="clear" w:color="auto" w:fill="auto"/>
            <w:noWrap/>
            <w:vAlign w:val="bottom"/>
            <w:hideMark/>
            <w:tcPrChange w:id="673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37" w:author="dbecker" w:date="2015-11-09T14:22:00Z"/>
              </w:rPr>
            </w:pPr>
          </w:p>
        </w:tc>
        <w:tc>
          <w:tcPr>
            <w:tcW w:w="368" w:type="dxa"/>
            <w:tcBorders>
              <w:top w:val="nil"/>
              <w:left w:val="nil"/>
              <w:bottom w:val="nil"/>
              <w:right w:val="nil"/>
            </w:tcBorders>
            <w:shd w:val="clear" w:color="auto" w:fill="auto"/>
            <w:noWrap/>
            <w:vAlign w:val="bottom"/>
            <w:hideMark/>
            <w:tcPrChange w:id="673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39" w:author="dbecker" w:date="2015-11-09T14:22:00Z"/>
              </w:rPr>
            </w:pPr>
          </w:p>
        </w:tc>
        <w:tc>
          <w:tcPr>
            <w:tcW w:w="354" w:type="dxa"/>
            <w:tcBorders>
              <w:top w:val="nil"/>
              <w:left w:val="nil"/>
              <w:bottom w:val="nil"/>
              <w:right w:val="nil"/>
            </w:tcBorders>
            <w:shd w:val="clear" w:color="auto" w:fill="auto"/>
            <w:noWrap/>
            <w:vAlign w:val="bottom"/>
            <w:hideMark/>
            <w:tcPrChange w:id="674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41" w:author="dbecker" w:date="2015-11-09T14:22:00Z"/>
              </w:rPr>
            </w:pPr>
          </w:p>
        </w:tc>
        <w:tc>
          <w:tcPr>
            <w:tcW w:w="354" w:type="dxa"/>
            <w:tcBorders>
              <w:top w:val="nil"/>
              <w:left w:val="nil"/>
              <w:bottom w:val="nil"/>
              <w:right w:val="nil"/>
            </w:tcBorders>
            <w:shd w:val="clear" w:color="auto" w:fill="auto"/>
            <w:noWrap/>
            <w:vAlign w:val="bottom"/>
            <w:hideMark/>
            <w:tcPrChange w:id="674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43" w:author="dbecker" w:date="2015-11-09T14:22:00Z"/>
              </w:rPr>
            </w:pPr>
          </w:p>
        </w:tc>
        <w:tc>
          <w:tcPr>
            <w:tcW w:w="354" w:type="dxa"/>
            <w:tcBorders>
              <w:top w:val="nil"/>
              <w:left w:val="nil"/>
              <w:bottom w:val="nil"/>
              <w:right w:val="nil"/>
            </w:tcBorders>
            <w:shd w:val="clear" w:color="auto" w:fill="auto"/>
            <w:noWrap/>
            <w:vAlign w:val="bottom"/>
            <w:hideMark/>
            <w:tcPrChange w:id="674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45" w:author="dbecker" w:date="2015-11-09T14:22:00Z"/>
              </w:rPr>
            </w:pPr>
          </w:p>
        </w:tc>
      </w:tr>
      <w:tr w:rsidR="008216C3" w:rsidDel="00093998" w:rsidTr="00093998">
        <w:trPr>
          <w:trHeight w:val="315"/>
          <w:del w:id="6746" w:author="dbecker" w:date="2015-11-09T14:22:00Z"/>
          <w:trPrChange w:id="6747"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6748"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749" w:author="dbecker" w:date="2015-11-09T14:22:00Z"/>
              </w:rPr>
            </w:pPr>
          </w:p>
        </w:tc>
        <w:tc>
          <w:tcPr>
            <w:tcW w:w="276" w:type="dxa"/>
            <w:tcBorders>
              <w:top w:val="nil"/>
              <w:left w:val="nil"/>
              <w:bottom w:val="nil"/>
              <w:right w:val="nil"/>
            </w:tcBorders>
            <w:shd w:val="clear" w:color="auto" w:fill="auto"/>
            <w:noWrap/>
            <w:vAlign w:val="bottom"/>
            <w:hideMark/>
            <w:tcPrChange w:id="675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751" w:author="dbecker" w:date="2015-11-09T14:22:00Z"/>
              </w:rPr>
            </w:pPr>
          </w:p>
        </w:tc>
        <w:tc>
          <w:tcPr>
            <w:tcW w:w="276" w:type="dxa"/>
            <w:tcBorders>
              <w:top w:val="nil"/>
              <w:left w:val="nil"/>
              <w:bottom w:val="nil"/>
              <w:right w:val="nil"/>
            </w:tcBorders>
            <w:shd w:val="clear" w:color="auto" w:fill="auto"/>
            <w:noWrap/>
            <w:vAlign w:val="bottom"/>
            <w:hideMark/>
            <w:tcPrChange w:id="675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753" w:author="dbecker" w:date="2015-11-09T14:22:00Z"/>
              </w:rPr>
            </w:pPr>
          </w:p>
        </w:tc>
        <w:tc>
          <w:tcPr>
            <w:tcW w:w="692" w:type="dxa"/>
            <w:tcBorders>
              <w:top w:val="nil"/>
              <w:left w:val="nil"/>
              <w:bottom w:val="nil"/>
              <w:right w:val="nil"/>
            </w:tcBorders>
            <w:shd w:val="clear" w:color="auto" w:fill="auto"/>
            <w:noWrap/>
            <w:vAlign w:val="bottom"/>
            <w:hideMark/>
            <w:tcPrChange w:id="6754"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755" w:author="dbecker" w:date="2015-11-09T14:22:00Z"/>
              </w:rPr>
            </w:pPr>
          </w:p>
        </w:tc>
        <w:tc>
          <w:tcPr>
            <w:tcW w:w="276" w:type="dxa"/>
            <w:tcBorders>
              <w:top w:val="nil"/>
              <w:left w:val="nil"/>
              <w:bottom w:val="nil"/>
              <w:right w:val="nil"/>
            </w:tcBorders>
            <w:shd w:val="clear" w:color="auto" w:fill="auto"/>
            <w:noWrap/>
            <w:vAlign w:val="bottom"/>
            <w:hideMark/>
            <w:tcPrChange w:id="675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757" w:author="dbecker" w:date="2015-11-09T14:22:00Z"/>
              </w:rPr>
            </w:pPr>
          </w:p>
        </w:tc>
        <w:tc>
          <w:tcPr>
            <w:tcW w:w="1632" w:type="dxa"/>
            <w:tcBorders>
              <w:top w:val="nil"/>
              <w:left w:val="nil"/>
              <w:bottom w:val="nil"/>
              <w:right w:val="nil"/>
            </w:tcBorders>
            <w:shd w:val="clear" w:color="auto" w:fill="auto"/>
            <w:noWrap/>
            <w:vAlign w:val="bottom"/>
            <w:hideMark/>
            <w:tcPrChange w:id="6758"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6759" w:author="dbecker" w:date="2015-11-09T14:22:00Z"/>
              </w:rPr>
            </w:pPr>
          </w:p>
        </w:tc>
        <w:tc>
          <w:tcPr>
            <w:tcW w:w="353" w:type="dxa"/>
            <w:tcBorders>
              <w:top w:val="nil"/>
              <w:left w:val="nil"/>
              <w:bottom w:val="nil"/>
              <w:right w:val="nil"/>
            </w:tcBorders>
            <w:shd w:val="clear" w:color="auto" w:fill="auto"/>
            <w:noWrap/>
            <w:vAlign w:val="bottom"/>
            <w:hideMark/>
            <w:tcPrChange w:id="6760"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6761" w:author="dbecker" w:date="2015-11-09T14:22:00Z"/>
              </w:rPr>
            </w:pPr>
          </w:p>
        </w:tc>
        <w:tc>
          <w:tcPr>
            <w:tcW w:w="354" w:type="dxa"/>
            <w:tcBorders>
              <w:top w:val="nil"/>
              <w:left w:val="nil"/>
              <w:bottom w:val="nil"/>
              <w:right w:val="nil"/>
            </w:tcBorders>
            <w:shd w:val="clear" w:color="auto" w:fill="auto"/>
            <w:noWrap/>
            <w:vAlign w:val="bottom"/>
            <w:hideMark/>
            <w:tcPrChange w:id="67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63" w:author="dbecker" w:date="2015-11-09T14:22:00Z"/>
              </w:rPr>
            </w:pPr>
          </w:p>
        </w:tc>
        <w:tc>
          <w:tcPr>
            <w:tcW w:w="354" w:type="dxa"/>
            <w:tcBorders>
              <w:top w:val="nil"/>
              <w:left w:val="nil"/>
              <w:bottom w:val="nil"/>
              <w:right w:val="nil"/>
            </w:tcBorders>
            <w:shd w:val="clear" w:color="auto" w:fill="auto"/>
            <w:noWrap/>
            <w:vAlign w:val="bottom"/>
            <w:hideMark/>
            <w:tcPrChange w:id="67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65" w:author="dbecker" w:date="2015-11-09T14:22:00Z"/>
              </w:rPr>
            </w:pPr>
          </w:p>
        </w:tc>
        <w:tc>
          <w:tcPr>
            <w:tcW w:w="354" w:type="dxa"/>
            <w:tcBorders>
              <w:top w:val="nil"/>
              <w:left w:val="nil"/>
              <w:bottom w:val="nil"/>
              <w:right w:val="nil"/>
            </w:tcBorders>
            <w:shd w:val="clear" w:color="auto" w:fill="auto"/>
            <w:noWrap/>
            <w:vAlign w:val="bottom"/>
            <w:hideMark/>
            <w:tcPrChange w:id="676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67" w:author="dbecker" w:date="2015-11-09T14:22:00Z"/>
              </w:rPr>
            </w:pPr>
          </w:p>
        </w:tc>
        <w:tc>
          <w:tcPr>
            <w:tcW w:w="354" w:type="dxa"/>
            <w:tcBorders>
              <w:top w:val="nil"/>
              <w:left w:val="nil"/>
              <w:bottom w:val="nil"/>
              <w:right w:val="nil"/>
            </w:tcBorders>
            <w:shd w:val="clear" w:color="auto" w:fill="auto"/>
            <w:noWrap/>
            <w:vAlign w:val="bottom"/>
            <w:hideMark/>
            <w:tcPrChange w:id="67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69" w:author="dbecker" w:date="2015-11-09T14:22:00Z"/>
              </w:rPr>
            </w:pPr>
          </w:p>
        </w:tc>
        <w:tc>
          <w:tcPr>
            <w:tcW w:w="354" w:type="dxa"/>
            <w:tcBorders>
              <w:top w:val="nil"/>
              <w:left w:val="nil"/>
              <w:bottom w:val="nil"/>
              <w:right w:val="nil"/>
            </w:tcBorders>
            <w:shd w:val="clear" w:color="auto" w:fill="auto"/>
            <w:noWrap/>
            <w:vAlign w:val="bottom"/>
            <w:hideMark/>
            <w:tcPrChange w:id="67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71" w:author="dbecker" w:date="2015-11-09T14:22:00Z"/>
              </w:rPr>
            </w:pPr>
          </w:p>
        </w:tc>
        <w:tc>
          <w:tcPr>
            <w:tcW w:w="354" w:type="dxa"/>
            <w:tcBorders>
              <w:top w:val="nil"/>
              <w:left w:val="nil"/>
              <w:bottom w:val="nil"/>
              <w:right w:val="nil"/>
            </w:tcBorders>
            <w:shd w:val="clear" w:color="auto" w:fill="auto"/>
            <w:noWrap/>
            <w:vAlign w:val="bottom"/>
            <w:hideMark/>
            <w:tcPrChange w:id="67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73" w:author="dbecker" w:date="2015-11-09T14:22:00Z"/>
              </w:rPr>
            </w:pPr>
          </w:p>
        </w:tc>
        <w:tc>
          <w:tcPr>
            <w:tcW w:w="395" w:type="dxa"/>
            <w:tcBorders>
              <w:top w:val="nil"/>
              <w:left w:val="nil"/>
              <w:bottom w:val="nil"/>
              <w:right w:val="nil"/>
            </w:tcBorders>
            <w:shd w:val="clear" w:color="auto" w:fill="auto"/>
            <w:noWrap/>
            <w:vAlign w:val="bottom"/>
            <w:hideMark/>
            <w:tcPrChange w:id="67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75" w:author="dbecker" w:date="2015-11-09T14:22:00Z"/>
              </w:rPr>
            </w:pPr>
          </w:p>
        </w:tc>
        <w:tc>
          <w:tcPr>
            <w:tcW w:w="395" w:type="dxa"/>
            <w:tcBorders>
              <w:top w:val="nil"/>
              <w:left w:val="nil"/>
              <w:bottom w:val="nil"/>
              <w:right w:val="nil"/>
            </w:tcBorders>
            <w:shd w:val="clear" w:color="auto" w:fill="auto"/>
            <w:noWrap/>
            <w:vAlign w:val="bottom"/>
            <w:hideMark/>
            <w:tcPrChange w:id="67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77" w:author="dbecker" w:date="2015-11-09T14:22:00Z"/>
              </w:rPr>
            </w:pPr>
          </w:p>
        </w:tc>
        <w:tc>
          <w:tcPr>
            <w:tcW w:w="354" w:type="dxa"/>
            <w:tcBorders>
              <w:top w:val="nil"/>
              <w:left w:val="nil"/>
              <w:bottom w:val="nil"/>
              <w:right w:val="nil"/>
            </w:tcBorders>
            <w:shd w:val="clear" w:color="auto" w:fill="auto"/>
            <w:noWrap/>
            <w:vAlign w:val="bottom"/>
            <w:hideMark/>
            <w:tcPrChange w:id="67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79" w:author="dbecker" w:date="2015-11-09T14:22:00Z"/>
              </w:rPr>
            </w:pPr>
          </w:p>
        </w:tc>
        <w:tc>
          <w:tcPr>
            <w:tcW w:w="371" w:type="dxa"/>
            <w:tcBorders>
              <w:top w:val="nil"/>
              <w:left w:val="nil"/>
              <w:bottom w:val="nil"/>
              <w:right w:val="nil"/>
            </w:tcBorders>
            <w:shd w:val="clear" w:color="auto" w:fill="auto"/>
            <w:noWrap/>
            <w:vAlign w:val="bottom"/>
            <w:hideMark/>
            <w:tcPrChange w:id="6780"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781" w:author="dbecker" w:date="2015-11-09T14:22:00Z"/>
              </w:rPr>
            </w:pPr>
          </w:p>
        </w:tc>
        <w:tc>
          <w:tcPr>
            <w:tcW w:w="354" w:type="dxa"/>
            <w:tcBorders>
              <w:top w:val="nil"/>
              <w:left w:val="nil"/>
              <w:bottom w:val="nil"/>
              <w:right w:val="nil"/>
            </w:tcBorders>
            <w:shd w:val="clear" w:color="auto" w:fill="auto"/>
            <w:noWrap/>
            <w:vAlign w:val="bottom"/>
            <w:hideMark/>
            <w:tcPrChange w:id="678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83" w:author="dbecker" w:date="2015-11-09T14:22:00Z"/>
              </w:rPr>
            </w:pPr>
          </w:p>
        </w:tc>
        <w:tc>
          <w:tcPr>
            <w:tcW w:w="368" w:type="dxa"/>
            <w:tcBorders>
              <w:top w:val="nil"/>
              <w:left w:val="nil"/>
              <w:bottom w:val="nil"/>
              <w:right w:val="nil"/>
            </w:tcBorders>
            <w:shd w:val="clear" w:color="auto" w:fill="auto"/>
            <w:noWrap/>
            <w:vAlign w:val="bottom"/>
            <w:hideMark/>
            <w:tcPrChange w:id="67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85" w:author="dbecker" w:date="2015-11-09T14:22:00Z"/>
              </w:rPr>
            </w:pPr>
          </w:p>
        </w:tc>
        <w:tc>
          <w:tcPr>
            <w:tcW w:w="368" w:type="dxa"/>
            <w:tcBorders>
              <w:top w:val="nil"/>
              <w:left w:val="nil"/>
              <w:bottom w:val="nil"/>
              <w:right w:val="nil"/>
            </w:tcBorders>
            <w:shd w:val="clear" w:color="auto" w:fill="auto"/>
            <w:noWrap/>
            <w:vAlign w:val="bottom"/>
            <w:hideMark/>
            <w:tcPrChange w:id="678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87" w:author="dbecker" w:date="2015-11-09T14:22:00Z"/>
              </w:rPr>
            </w:pPr>
          </w:p>
        </w:tc>
        <w:tc>
          <w:tcPr>
            <w:tcW w:w="354" w:type="dxa"/>
            <w:tcBorders>
              <w:top w:val="nil"/>
              <w:left w:val="nil"/>
              <w:bottom w:val="nil"/>
              <w:right w:val="nil"/>
            </w:tcBorders>
            <w:shd w:val="clear" w:color="auto" w:fill="auto"/>
            <w:noWrap/>
            <w:vAlign w:val="bottom"/>
            <w:hideMark/>
            <w:tcPrChange w:id="678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89" w:author="dbecker" w:date="2015-11-09T14:22:00Z"/>
              </w:rPr>
            </w:pPr>
          </w:p>
        </w:tc>
        <w:tc>
          <w:tcPr>
            <w:tcW w:w="354" w:type="dxa"/>
            <w:tcBorders>
              <w:top w:val="nil"/>
              <w:left w:val="nil"/>
              <w:bottom w:val="nil"/>
              <w:right w:val="nil"/>
            </w:tcBorders>
            <w:shd w:val="clear" w:color="auto" w:fill="auto"/>
            <w:noWrap/>
            <w:vAlign w:val="bottom"/>
            <w:hideMark/>
            <w:tcPrChange w:id="679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91" w:author="dbecker" w:date="2015-11-09T14:22:00Z"/>
              </w:rPr>
            </w:pPr>
          </w:p>
        </w:tc>
        <w:tc>
          <w:tcPr>
            <w:tcW w:w="354" w:type="dxa"/>
            <w:tcBorders>
              <w:top w:val="nil"/>
              <w:left w:val="nil"/>
              <w:bottom w:val="nil"/>
              <w:right w:val="nil"/>
            </w:tcBorders>
            <w:shd w:val="clear" w:color="auto" w:fill="auto"/>
            <w:noWrap/>
            <w:vAlign w:val="bottom"/>
            <w:hideMark/>
            <w:tcPrChange w:id="679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793" w:author="dbecker" w:date="2015-11-09T14:22:00Z"/>
              </w:rPr>
            </w:pPr>
          </w:p>
        </w:tc>
      </w:tr>
      <w:tr w:rsidR="008216C3" w:rsidDel="00093998" w:rsidTr="00093998">
        <w:trPr>
          <w:trHeight w:val="315"/>
          <w:del w:id="6794" w:author="dbecker" w:date="2015-11-09T14:22:00Z"/>
          <w:trPrChange w:id="6795"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679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797" w:author="dbecker" w:date="2015-11-09T14:22:00Z"/>
              </w:rPr>
            </w:pPr>
            <w:del w:id="6798" w:author="dbecker" w:date="2015-11-09T14:22:00Z">
              <w:r w:rsidDel="00093998">
                <w:delText>2.</w:delText>
              </w:r>
            </w:del>
          </w:p>
        </w:tc>
        <w:tc>
          <w:tcPr>
            <w:tcW w:w="8942" w:type="dxa"/>
            <w:gridSpan w:val="21"/>
            <w:tcBorders>
              <w:top w:val="nil"/>
              <w:left w:val="nil"/>
              <w:bottom w:val="nil"/>
              <w:right w:val="nil"/>
            </w:tcBorders>
            <w:shd w:val="clear" w:color="auto" w:fill="auto"/>
            <w:noWrap/>
            <w:vAlign w:val="bottom"/>
            <w:hideMark/>
            <w:tcPrChange w:id="6799" w:author="dbecker" w:date="2015-11-09T14:22:00Z">
              <w:tcPr>
                <w:tcW w:w="8586" w:type="dxa"/>
                <w:gridSpan w:val="21"/>
                <w:tcBorders>
                  <w:top w:val="nil"/>
                  <w:left w:val="nil"/>
                  <w:bottom w:val="nil"/>
                  <w:right w:val="nil"/>
                </w:tcBorders>
                <w:shd w:val="clear" w:color="auto" w:fill="auto"/>
                <w:noWrap/>
                <w:vAlign w:val="bottom"/>
                <w:hideMark/>
              </w:tcPr>
            </w:tcPrChange>
          </w:tcPr>
          <w:p w:rsidR="008216C3" w:rsidDel="00093998" w:rsidRDefault="008216C3">
            <w:pPr>
              <w:rPr>
                <w:del w:id="6800" w:author="dbecker" w:date="2015-11-09T14:22:00Z"/>
              </w:rPr>
            </w:pPr>
            <w:del w:id="6801" w:author="dbecker" w:date="2015-11-09T14:22:00Z">
              <w:r w:rsidDel="00093998">
                <w:delText>Explain that busses are running routes through town. Can the person walk to the bus route?</w:delText>
              </w:r>
            </w:del>
          </w:p>
        </w:tc>
        <w:tc>
          <w:tcPr>
            <w:tcW w:w="354" w:type="dxa"/>
            <w:tcBorders>
              <w:top w:val="nil"/>
              <w:left w:val="nil"/>
              <w:bottom w:val="nil"/>
              <w:right w:val="nil"/>
            </w:tcBorders>
            <w:shd w:val="clear" w:color="auto" w:fill="auto"/>
            <w:noWrap/>
            <w:vAlign w:val="bottom"/>
            <w:hideMark/>
            <w:tcPrChange w:id="680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03" w:author="dbecker" w:date="2015-11-09T14:22:00Z"/>
              </w:rPr>
            </w:pPr>
          </w:p>
        </w:tc>
      </w:tr>
      <w:tr w:rsidR="008216C3" w:rsidDel="00093998" w:rsidTr="00093998">
        <w:trPr>
          <w:trHeight w:val="402"/>
          <w:del w:id="6804" w:author="dbecker" w:date="2015-11-09T14:22:00Z"/>
          <w:trPrChange w:id="6805"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680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807"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680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809" w:author="dbecker" w:date="2015-11-09T14:22:00Z"/>
              </w:rPr>
            </w:pPr>
            <w:del w:id="6810"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681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812" w:author="dbecker" w:date="2015-11-09T14:22:00Z"/>
              </w:rPr>
            </w:pPr>
            <w:del w:id="6813"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6814"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6815" w:author="dbecker" w:date="2015-11-09T14:22:00Z"/>
              </w:rPr>
            </w:pPr>
            <w:del w:id="6816" w:author="dbecker" w:date="2015-11-09T14:22:00Z">
              <w:r w:rsidDel="00093998">
                <w:delText>Yes</w:delText>
              </w:r>
            </w:del>
          </w:p>
        </w:tc>
        <w:tc>
          <w:tcPr>
            <w:tcW w:w="4504" w:type="dxa"/>
            <w:gridSpan w:val="9"/>
            <w:tcBorders>
              <w:top w:val="nil"/>
              <w:left w:val="nil"/>
              <w:bottom w:val="nil"/>
              <w:right w:val="nil"/>
            </w:tcBorders>
            <w:shd w:val="clear" w:color="auto" w:fill="auto"/>
            <w:noWrap/>
            <w:vAlign w:val="bottom"/>
            <w:hideMark/>
            <w:tcPrChange w:id="6817" w:author="dbecker" w:date="2015-11-09T14:22:00Z">
              <w:tcPr>
                <w:tcW w:w="4463" w:type="dxa"/>
                <w:gridSpan w:val="9"/>
                <w:tcBorders>
                  <w:top w:val="nil"/>
                  <w:left w:val="nil"/>
                  <w:bottom w:val="nil"/>
                  <w:right w:val="nil"/>
                </w:tcBorders>
                <w:shd w:val="clear" w:color="auto" w:fill="auto"/>
                <w:noWrap/>
                <w:vAlign w:val="bottom"/>
                <w:hideMark/>
              </w:tcPr>
            </w:tcPrChange>
          </w:tcPr>
          <w:p w:rsidR="008216C3" w:rsidDel="00093998" w:rsidRDefault="008216C3">
            <w:pPr>
              <w:rPr>
                <w:del w:id="6818" w:author="dbecker" w:date="2015-11-09T14:22:00Z"/>
              </w:rPr>
            </w:pPr>
            <w:del w:id="6819" w:author="dbecker" w:date="2015-11-09T14:22:00Z">
              <w:r w:rsidDel="00093998">
                <w:delText>Explain the location of the bus route.</w:delText>
              </w:r>
            </w:del>
          </w:p>
        </w:tc>
        <w:tc>
          <w:tcPr>
            <w:tcW w:w="395" w:type="dxa"/>
            <w:tcBorders>
              <w:top w:val="nil"/>
              <w:left w:val="nil"/>
              <w:bottom w:val="nil"/>
              <w:right w:val="nil"/>
            </w:tcBorders>
            <w:shd w:val="clear" w:color="auto" w:fill="auto"/>
            <w:noWrap/>
            <w:vAlign w:val="bottom"/>
            <w:hideMark/>
            <w:tcPrChange w:id="682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21" w:author="dbecker" w:date="2015-11-09T14:22:00Z"/>
              </w:rPr>
            </w:pPr>
          </w:p>
        </w:tc>
        <w:tc>
          <w:tcPr>
            <w:tcW w:w="354" w:type="dxa"/>
            <w:tcBorders>
              <w:top w:val="nil"/>
              <w:left w:val="nil"/>
              <w:bottom w:val="nil"/>
              <w:right w:val="nil"/>
            </w:tcBorders>
            <w:shd w:val="clear" w:color="auto" w:fill="auto"/>
            <w:noWrap/>
            <w:vAlign w:val="bottom"/>
            <w:hideMark/>
            <w:tcPrChange w:id="682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23" w:author="dbecker" w:date="2015-11-09T14:22:00Z"/>
              </w:rPr>
            </w:pPr>
          </w:p>
        </w:tc>
        <w:tc>
          <w:tcPr>
            <w:tcW w:w="371" w:type="dxa"/>
            <w:tcBorders>
              <w:top w:val="nil"/>
              <w:left w:val="nil"/>
              <w:bottom w:val="nil"/>
              <w:right w:val="nil"/>
            </w:tcBorders>
            <w:shd w:val="clear" w:color="auto" w:fill="auto"/>
            <w:noWrap/>
            <w:vAlign w:val="bottom"/>
            <w:hideMark/>
            <w:tcPrChange w:id="6824"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825" w:author="dbecker" w:date="2015-11-09T14:22:00Z"/>
              </w:rPr>
            </w:pPr>
          </w:p>
        </w:tc>
        <w:tc>
          <w:tcPr>
            <w:tcW w:w="354" w:type="dxa"/>
            <w:tcBorders>
              <w:top w:val="nil"/>
              <w:left w:val="nil"/>
              <w:bottom w:val="nil"/>
              <w:right w:val="nil"/>
            </w:tcBorders>
            <w:shd w:val="clear" w:color="auto" w:fill="auto"/>
            <w:noWrap/>
            <w:vAlign w:val="bottom"/>
            <w:hideMark/>
            <w:tcPrChange w:id="682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27" w:author="dbecker" w:date="2015-11-09T14:22:00Z"/>
              </w:rPr>
            </w:pPr>
          </w:p>
        </w:tc>
        <w:tc>
          <w:tcPr>
            <w:tcW w:w="368" w:type="dxa"/>
            <w:tcBorders>
              <w:top w:val="nil"/>
              <w:left w:val="nil"/>
              <w:bottom w:val="nil"/>
              <w:right w:val="nil"/>
            </w:tcBorders>
            <w:shd w:val="clear" w:color="auto" w:fill="auto"/>
            <w:noWrap/>
            <w:vAlign w:val="bottom"/>
            <w:hideMark/>
            <w:tcPrChange w:id="682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29" w:author="dbecker" w:date="2015-11-09T14:22:00Z"/>
              </w:rPr>
            </w:pPr>
          </w:p>
        </w:tc>
        <w:tc>
          <w:tcPr>
            <w:tcW w:w="368" w:type="dxa"/>
            <w:tcBorders>
              <w:top w:val="nil"/>
              <w:left w:val="nil"/>
              <w:bottom w:val="nil"/>
              <w:right w:val="nil"/>
            </w:tcBorders>
            <w:shd w:val="clear" w:color="auto" w:fill="auto"/>
            <w:noWrap/>
            <w:vAlign w:val="bottom"/>
            <w:hideMark/>
            <w:tcPrChange w:id="683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31" w:author="dbecker" w:date="2015-11-09T14:22:00Z"/>
              </w:rPr>
            </w:pPr>
          </w:p>
        </w:tc>
        <w:tc>
          <w:tcPr>
            <w:tcW w:w="354" w:type="dxa"/>
            <w:tcBorders>
              <w:top w:val="nil"/>
              <w:left w:val="nil"/>
              <w:bottom w:val="nil"/>
              <w:right w:val="nil"/>
            </w:tcBorders>
            <w:shd w:val="clear" w:color="auto" w:fill="auto"/>
            <w:noWrap/>
            <w:vAlign w:val="bottom"/>
            <w:hideMark/>
            <w:tcPrChange w:id="683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33" w:author="dbecker" w:date="2015-11-09T14:22:00Z"/>
              </w:rPr>
            </w:pPr>
          </w:p>
        </w:tc>
        <w:tc>
          <w:tcPr>
            <w:tcW w:w="354" w:type="dxa"/>
            <w:tcBorders>
              <w:top w:val="nil"/>
              <w:left w:val="nil"/>
              <w:bottom w:val="nil"/>
              <w:right w:val="nil"/>
            </w:tcBorders>
            <w:shd w:val="clear" w:color="auto" w:fill="auto"/>
            <w:noWrap/>
            <w:vAlign w:val="bottom"/>
            <w:hideMark/>
            <w:tcPrChange w:id="683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35" w:author="dbecker" w:date="2015-11-09T14:22:00Z"/>
              </w:rPr>
            </w:pPr>
          </w:p>
        </w:tc>
        <w:tc>
          <w:tcPr>
            <w:tcW w:w="354" w:type="dxa"/>
            <w:tcBorders>
              <w:top w:val="nil"/>
              <w:left w:val="nil"/>
              <w:bottom w:val="nil"/>
              <w:right w:val="nil"/>
            </w:tcBorders>
            <w:shd w:val="clear" w:color="auto" w:fill="auto"/>
            <w:noWrap/>
            <w:vAlign w:val="bottom"/>
            <w:hideMark/>
            <w:tcPrChange w:id="683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37" w:author="dbecker" w:date="2015-11-09T14:22:00Z"/>
              </w:rPr>
            </w:pPr>
          </w:p>
        </w:tc>
      </w:tr>
      <w:tr w:rsidR="008216C3" w:rsidDel="00093998" w:rsidTr="00093998">
        <w:trPr>
          <w:trHeight w:val="402"/>
          <w:del w:id="6838" w:author="dbecker" w:date="2015-11-09T14:22:00Z"/>
          <w:trPrChange w:id="6839"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684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841"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684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843" w:author="dbecker" w:date="2015-11-09T14:22:00Z"/>
              </w:rPr>
            </w:pPr>
            <w:del w:id="6844"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684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846" w:author="dbecker" w:date="2015-11-09T14:22:00Z"/>
              </w:rPr>
            </w:pPr>
            <w:del w:id="6847" w:author="dbecker" w:date="2015-11-09T14:22:00Z">
              <w:r w:rsidDel="00093998">
                <w:delText> </w:delText>
              </w:r>
            </w:del>
          </w:p>
        </w:tc>
        <w:tc>
          <w:tcPr>
            <w:tcW w:w="692" w:type="dxa"/>
            <w:tcBorders>
              <w:top w:val="nil"/>
              <w:left w:val="nil"/>
              <w:bottom w:val="nil"/>
              <w:right w:val="nil"/>
            </w:tcBorders>
            <w:shd w:val="clear" w:color="auto" w:fill="auto"/>
            <w:noWrap/>
            <w:vAlign w:val="bottom"/>
            <w:hideMark/>
            <w:tcPrChange w:id="6848"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849" w:author="dbecker" w:date="2015-11-09T14:22:00Z"/>
              </w:rPr>
            </w:pPr>
            <w:del w:id="6850" w:author="dbecker" w:date="2015-11-09T14:22:00Z">
              <w:r w:rsidDel="00093998">
                <w:delText>No</w:delText>
              </w:r>
            </w:del>
          </w:p>
        </w:tc>
        <w:tc>
          <w:tcPr>
            <w:tcW w:w="276" w:type="dxa"/>
            <w:tcBorders>
              <w:top w:val="nil"/>
              <w:left w:val="nil"/>
              <w:bottom w:val="nil"/>
              <w:right w:val="nil"/>
            </w:tcBorders>
            <w:shd w:val="clear" w:color="auto" w:fill="auto"/>
            <w:noWrap/>
            <w:vAlign w:val="bottom"/>
            <w:hideMark/>
            <w:tcPrChange w:id="6851"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852" w:author="dbecker" w:date="2015-11-09T14:22:00Z"/>
              </w:rPr>
            </w:pPr>
          </w:p>
        </w:tc>
        <w:tc>
          <w:tcPr>
            <w:tcW w:w="3401" w:type="dxa"/>
            <w:gridSpan w:val="6"/>
            <w:tcBorders>
              <w:top w:val="nil"/>
              <w:left w:val="nil"/>
              <w:bottom w:val="nil"/>
              <w:right w:val="nil"/>
            </w:tcBorders>
            <w:shd w:val="clear" w:color="auto" w:fill="auto"/>
            <w:noWrap/>
            <w:vAlign w:val="bottom"/>
            <w:hideMark/>
            <w:tcPrChange w:id="6853" w:author="dbecker" w:date="2015-11-09T14:22:00Z">
              <w:tcPr>
                <w:tcW w:w="3401" w:type="dxa"/>
                <w:gridSpan w:val="6"/>
                <w:tcBorders>
                  <w:top w:val="nil"/>
                  <w:left w:val="nil"/>
                  <w:bottom w:val="nil"/>
                  <w:right w:val="nil"/>
                </w:tcBorders>
                <w:shd w:val="clear" w:color="auto" w:fill="auto"/>
                <w:noWrap/>
                <w:vAlign w:val="bottom"/>
                <w:hideMark/>
              </w:tcPr>
            </w:tcPrChange>
          </w:tcPr>
          <w:p w:rsidR="008216C3" w:rsidDel="00093998" w:rsidRDefault="008216C3">
            <w:pPr>
              <w:rPr>
                <w:del w:id="6854" w:author="dbecker" w:date="2015-11-09T14:22:00Z"/>
              </w:rPr>
            </w:pPr>
            <w:del w:id="6855" w:author="dbecker" w:date="2015-11-09T14:22:00Z">
              <w:r w:rsidDel="00093998">
                <w:delText>Continue with Step 3.</w:delText>
              </w:r>
            </w:del>
          </w:p>
        </w:tc>
        <w:tc>
          <w:tcPr>
            <w:tcW w:w="354" w:type="dxa"/>
            <w:tcBorders>
              <w:top w:val="nil"/>
              <w:left w:val="nil"/>
              <w:bottom w:val="nil"/>
              <w:right w:val="nil"/>
            </w:tcBorders>
            <w:shd w:val="clear" w:color="auto" w:fill="auto"/>
            <w:noWrap/>
            <w:vAlign w:val="bottom"/>
            <w:hideMark/>
            <w:tcPrChange w:id="68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57" w:author="dbecker" w:date="2015-11-09T14:22:00Z"/>
              </w:rPr>
            </w:pPr>
          </w:p>
        </w:tc>
        <w:tc>
          <w:tcPr>
            <w:tcW w:w="354" w:type="dxa"/>
            <w:tcBorders>
              <w:top w:val="nil"/>
              <w:left w:val="nil"/>
              <w:bottom w:val="nil"/>
              <w:right w:val="nil"/>
            </w:tcBorders>
            <w:shd w:val="clear" w:color="auto" w:fill="auto"/>
            <w:noWrap/>
            <w:vAlign w:val="bottom"/>
            <w:hideMark/>
            <w:tcPrChange w:id="68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59" w:author="dbecker" w:date="2015-11-09T14:22:00Z"/>
              </w:rPr>
            </w:pPr>
          </w:p>
        </w:tc>
        <w:tc>
          <w:tcPr>
            <w:tcW w:w="395" w:type="dxa"/>
            <w:tcBorders>
              <w:top w:val="nil"/>
              <w:left w:val="nil"/>
              <w:bottom w:val="nil"/>
              <w:right w:val="nil"/>
            </w:tcBorders>
            <w:shd w:val="clear" w:color="auto" w:fill="auto"/>
            <w:noWrap/>
            <w:vAlign w:val="bottom"/>
            <w:hideMark/>
            <w:tcPrChange w:id="68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61" w:author="dbecker" w:date="2015-11-09T14:22:00Z"/>
              </w:rPr>
            </w:pPr>
          </w:p>
        </w:tc>
        <w:tc>
          <w:tcPr>
            <w:tcW w:w="395" w:type="dxa"/>
            <w:tcBorders>
              <w:top w:val="nil"/>
              <w:left w:val="nil"/>
              <w:bottom w:val="nil"/>
              <w:right w:val="nil"/>
            </w:tcBorders>
            <w:shd w:val="clear" w:color="auto" w:fill="auto"/>
            <w:noWrap/>
            <w:vAlign w:val="bottom"/>
            <w:hideMark/>
            <w:tcPrChange w:id="68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63" w:author="dbecker" w:date="2015-11-09T14:22:00Z"/>
              </w:rPr>
            </w:pPr>
          </w:p>
        </w:tc>
        <w:tc>
          <w:tcPr>
            <w:tcW w:w="354" w:type="dxa"/>
            <w:tcBorders>
              <w:top w:val="nil"/>
              <w:left w:val="nil"/>
              <w:bottom w:val="nil"/>
              <w:right w:val="nil"/>
            </w:tcBorders>
            <w:shd w:val="clear" w:color="auto" w:fill="auto"/>
            <w:noWrap/>
            <w:vAlign w:val="bottom"/>
            <w:hideMark/>
            <w:tcPrChange w:id="68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65" w:author="dbecker" w:date="2015-11-09T14:22:00Z"/>
              </w:rPr>
            </w:pPr>
          </w:p>
        </w:tc>
        <w:tc>
          <w:tcPr>
            <w:tcW w:w="371" w:type="dxa"/>
            <w:tcBorders>
              <w:top w:val="nil"/>
              <w:left w:val="nil"/>
              <w:bottom w:val="nil"/>
              <w:right w:val="nil"/>
            </w:tcBorders>
            <w:shd w:val="clear" w:color="auto" w:fill="auto"/>
            <w:noWrap/>
            <w:vAlign w:val="bottom"/>
            <w:hideMark/>
            <w:tcPrChange w:id="6866"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867" w:author="dbecker" w:date="2015-11-09T14:22:00Z"/>
              </w:rPr>
            </w:pPr>
          </w:p>
        </w:tc>
        <w:tc>
          <w:tcPr>
            <w:tcW w:w="354" w:type="dxa"/>
            <w:tcBorders>
              <w:top w:val="nil"/>
              <w:left w:val="nil"/>
              <w:bottom w:val="nil"/>
              <w:right w:val="nil"/>
            </w:tcBorders>
            <w:shd w:val="clear" w:color="auto" w:fill="auto"/>
            <w:noWrap/>
            <w:vAlign w:val="bottom"/>
            <w:hideMark/>
            <w:tcPrChange w:id="68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69" w:author="dbecker" w:date="2015-11-09T14:22:00Z"/>
              </w:rPr>
            </w:pPr>
          </w:p>
        </w:tc>
        <w:tc>
          <w:tcPr>
            <w:tcW w:w="368" w:type="dxa"/>
            <w:tcBorders>
              <w:top w:val="nil"/>
              <w:left w:val="nil"/>
              <w:bottom w:val="nil"/>
              <w:right w:val="nil"/>
            </w:tcBorders>
            <w:shd w:val="clear" w:color="auto" w:fill="auto"/>
            <w:noWrap/>
            <w:vAlign w:val="bottom"/>
            <w:hideMark/>
            <w:tcPrChange w:id="68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71" w:author="dbecker" w:date="2015-11-09T14:22:00Z"/>
              </w:rPr>
            </w:pPr>
          </w:p>
        </w:tc>
        <w:tc>
          <w:tcPr>
            <w:tcW w:w="368" w:type="dxa"/>
            <w:tcBorders>
              <w:top w:val="nil"/>
              <w:left w:val="nil"/>
              <w:bottom w:val="nil"/>
              <w:right w:val="nil"/>
            </w:tcBorders>
            <w:shd w:val="clear" w:color="auto" w:fill="auto"/>
            <w:noWrap/>
            <w:vAlign w:val="bottom"/>
            <w:hideMark/>
            <w:tcPrChange w:id="68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73" w:author="dbecker" w:date="2015-11-09T14:22:00Z"/>
              </w:rPr>
            </w:pPr>
          </w:p>
        </w:tc>
        <w:tc>
          <w:tcPr>
            <w:tcW w:w="354" w:type="dxa"/>
            <w:tcBorders>
              <w:top w:val="nil"/>
              <w:left w:val="nil"/>
              <w:bottom w:val="nil"/>
              <w:right w:val="nil"/>
            </w:tcBorders>
            <w:shd w:val="clear" w:color="auto" w:fill="auto"/>
            <w:noWrap/>
            <w:vAlign w:val="bottom"/>
            <w:hideMark/>
            <w:tcPrChange w:id="68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75" w:author="dbecker" w:date="2015-11-09T14:22:00Z"/>
              </w:rPr>
            </w:pPr>
          </w:p>
        </w:tc>
        <w:tc>
          <w:tcPr>
            <w:tcW w:w="354" w:type="dxa"/>
            <w:tcBorders>
              <w:top w:val="nil"/>
              <w:left w:val="nil"/>
              <w:bottom w:val="nil"/>
              <w:right w:val="nil"/>
            </w:tcBorders>
            <w:shd w:val="clear" w:color="auto" w:fill="auto"/>
            <w:noWrap/>
            <w:vAlign w:val="bottom"/>
            <w:hideMark/>
            <w:tcPrChange w:id="68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77" w:author="dbecker" w:date="2015-11-09T14:22:00Z"/>
              </w:rPr>
            </w:pPr>
          </w:p>
        </w:tc>
        <w:tc>
          <w:tcPr>
            <w:tcW w:w="354" w:type="dxa"/>
            <w:tcBorders>
              <w:top w:val="nil"/>
              <w:left w:val="nil"/>
              <w:bottom w:val="nil"/>
              <w:right w:val="nil"/>
            </w:tcBorders>
            <w:shd w:val="clear" w:color="auto" w:fill="auto"/>
            <w:noWrap/>
            <w:vAlign w:val="bottom"/>
            <w:hideMark/>
            <w:tcPrChange w:id="68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79" w:author="dbecker" w:date="2015-11-09T14:22:00Z"/>
              </w:rPr>
            </w:pPr>
          </w:p>
        </w:tc>
      </w:tr>
      <w:tr w:rsidR="008216C3" w:rsidDel="00093998" w:rsidTr="00093998">
        <w:trPr>
          <w:trHeight w:val="315"/>
          <w:del w:id="6880" w:author="dbecker" w:date="2015-11-09T14:22:00Z"/>
          <w:trPrChange w:id="6881"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6882"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883" w:author="dbecker" w:date="2015-11-09T14:22:00Z"/>
              </w:rPr>
            </w:pPr>
          </w:p>
        </w:tc>
        <w:tc>
          <w:tcPr>
            <w:tcW w:w="276" w:type="dxa"/>
            <w:tcBorders>
              <w:top w:val="nil"/>
              <w:left w:val="nil"/>
              <w:bottom w:val="nil"/>
              <w:right w:val="nil"/>
            </w:tcBorders>
            <w:shd w:val="clear" w:color="auto" w:fill="auto"/>
            <w:noWrap/>
            <w:vAlign w:val="bottom"/>
            <w:hideMark/>
            <w:tcPrChange w:id="688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885" w:author="dbecker" w:date="2015-11-09T14:22:00Z"/>
              </w:rPr>
            </w:pPr>
          </w:p>
        </w:tc>
        <w:tc>
          <w:tcPr>
            <w:tcW w:w="276" w:type="dxa"/>
            <w:tcBorders>
              <w:top w:val="nil"/>
              <w:left w:val="nil"/>
              <w:bottom w:val="nil"/>
              <w:right w:val="nil"/>
            </w:tcBorders>
            <w:shd w:val="clear" w:color="auto" w:fill="auto"/>
            <w:noWrap/>
            <w:vAlign w:val="bottom"/>
            <w:hideMark/>
            <w:tcPrChange w:id="688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887" w:author="dbecker" w:date="2015-11-09T14:22:00Z"/>
              </w:rPr>
            </w:pPr>
          </w:p>
        </w:tc>
        <w:tc>
          <w:tcPr>
            <w:tcW w:w="692" w:type="dxa"/>
            <w:tcBorders>
              <w:top w:val="nil"/>
              <w:left w:val="nil"/>
              <w:bottom w:val="nil"/>
              <w:right w:val="nil"/>
            </w:tcBorders>
            <w:shd w:val="clear" w:color="auto" w:fill="auto"/>
            <w:noWrap/>
            <w:vAlign w:val="bottom"/>
            <w:hideMark/>
            <w:tcPrChange w:id="6888"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6889" w:author="dbecker" w:date="2015-11-09T14:22:00Z"/>
              </w:rPr>
            </w:pPr>
          </w:p>
        </w:tc>
        <w:tc>
          <w:tcPr>
            <w:tcW w:w="276" w:type="dxa"/>
            <w:tcBorders>
              <w:top w:val="nil"/>
              <w:left w:val="nil"/>
              <w:bottom w:val="nil"/>
              <w:right w:val="nil"/>
            </w:tcBorders>
            <w:shd w:val="clear" w:color="auto" w:fill="auto"/>
            <w:noWrap/>
            <w:vAlign w:val="bottom"/>
            <w:hideMark/>
            <w:tcPrChange w:id="689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6891" w:author="dbecker" w:date="2015-11-09T14:22:00Z"/>
              </w:rPr>
            </w:pPr>
          </w:p>
        </w:tc>
        <w:tc>
          <w:tcPr>
            <w:tcW w:w="1632" w:type="dxa"/>
            <w:tcBorders>
              <w:top w:val="nil"/>
              <w:left w:val="nil"/>
              <w:bottom w:val="nil"/>
              <w:right w:val="nil"/>
            </w:tcBorders>
            <w:shd w:val="clear" w:color="auto" w:fill="auto"/>
            <w:noWrap/>
            <w:vAlign w:val="bottom"/>
            <w:hideMark/>
            <w:tcPrChange w:id="6892"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6893" w:author="dbecker" w:date="2015-11-09T14:22:00Z"/>
              </w:rPr>
            </w:pPr>
          </w:p>
        </w:tc>
        <w:tc>
          <w:tcPr>
            <w:tcW w:w="353" w:type="dxa"/>
            <w:tcBorders>
              <w:top w:val="nil"/>
              <w:left w:val="nil"/>
              <w:bottom w:val="nil"/>
              <w:right w:val="nil"/>
            </w:tcBorders>
            <w:shd w:val="clear" w:color="auto" w:fill="auto"/>
            <w:noWrap/>
            <w:vAlign w:val="bottom"/>
            <w:hideMark/>
            <w:tcPrChange w:id="6894"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6895" w:author="dbecker" w:date="2015-11-09T14:22:00Z"/>
              </w:rPr>
            </w:pPr>
          </w:p>
        </w:tc>
        <w:tc>
          <w:tcPr>
            <w:tcW w:w="354" w:type="dxa"/>
            <w:tcBorders>
              <w:top w:val="nil"/>
              <w:left w:val="nil"/>
              <w:bottom w:val="nil"/>
              <w:right w:val="nil"/>
            </w:tcBorders>
            <w:shd w:val="clear" w:color="auto" w:fill="auto"/>
            <w:noWrap/>
            <w:vAlign w:val="bottom"/>
            <w:hideMark/>
            <w:tcPrChange w:id="689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97" w:author="dbecker" w:date="2015-11-09T14:22:00Z"/>
              </w:rPr>
            </w:pPr>
          </w:p>
        </w:tc>
        <w:tc>
          <w:tcPr>
            <w:tcW w:w="354" w:type="dxa"/>
            <w:tcBorders>
              <w:top w:val="nil"/>
              <w:left w:val="nil"/>
              <w:bottom w:val="nil"/>
              <w:right w:val="nil"/>
            </w:tcBorders>
            <w:shd w:val="clear" w:color="auto" w:fill="auto"/>
            <w:noWrap/>
            <w:vAlign w:val="bottom"/>
            <w:hideMark/>
            <w:tcPrChange w:id="689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899" w:author="dbecker" w:date="2015-11-09T14:22:00Z"/>
              </w:rPr>
            </w:pPr>
          </w:p>
        </w:tc>
        <w:tc>
          <w:tcPr>
            <w:tcW w:w="354" w:type="dxa"/>
            <w:tcBorders>
              <w:top w:val="nil"/>
              <w:left w:val="nil"/>
              <w:bottom w:val="nil"/>
              <w:right w:val="nil"/>
            </w:tcBorders>
            <w:shd w:val="clear" w:color="auto" w:fill="auto"/>
            <w:noWrap/>
            <w:vAlign w:val="bottom"/>
            <w:hideMark/>
            <w:tcPrChange w:id="690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01" w:author="dbecker" w:date="2015-11-09T14:22:00Z"/>
              </w:rPr>
            </w:pPr>
          </w:p>
        </w:tc>
        <w:tc>
          <w:tcPr>
            <w:tcW w:w="354" w:type="dxa"/>
            <w:tcBorders>
              <w:top w:val="nil"/>
              <w:left w:val="nil"/>
              <w:bottom w:val="nil"/>
              <w:right w:val="nil"/>
            </w:tcBorders>
            <w:shd w:val="clear" w:color="auto" w:fill="auto"/>
            <w:noWrap/>
            <w:vAlign w:val="bottom"/>
            <w:hideMark/>
            <w:tcPrChange w:id="690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03" w:author="dbecker" w:date="2015-11-09T14:22:00Z"/>
              </w:rPr>
            </w:pPr>
          </w:p>
        </w:tc>
        <w:tc>
          <w:tcPr>
            <w:tcW w:w="354" w:type="dxa"/>
            <w:tcBorders>
              <w:top w:val="nil"/>
              <w:left w:val="nil"/>
              <w:bottom w:val="nil"/>
              <w:right w:val="nil"/>
            </w:tcBorders>
            <w:shd w:val="clear" w:color="auto" w:fill="auto"/>
            <w:noWrap/>
            <w:vAlign w:val="bottom"/>
            <w:hideMark/>
            <w:tcPrChange w:id="690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05" w:author="dbecker" w:date="2015-11-09T14:22:00Z"/>
              </w:rPr>
            </w:pPr>
          </w:p>
        </w:tc>
        <w:tc>
          <w:tcPr>
            <w:tcW w:w="354" w:type="dxa"/>
            <w:tcBorders>
              <w:top w:val="nil"/>
              <w:left w:val="nil"/>
              <w:bottom w:val="nil"/>
              <w:right w:val="nil"/>
            </w:tcBorders>
            <w:shd w:val="clear" w:color="auto" w:fill="auto"/>
            <w:noWrap/>
            <w:vAlign w:val="bottom"/>
            <w:hideMark/>
            <w:tcPrChange w:id="690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07" w:author="dbecker" w:date="2015-11-09T14:22:00Z"/>
              </w:rPr>
            </w:pPr>
          </w:p>
        </w:tc>
        <w:tc>
          <w:tcPr>
            <w:tcW w:w="395" w:type="dxa"/>
            <w:tcBorders>
              <w:top w:val="nil"/>
              <w:left w:val="nil"/>
              <w:bottom w:val="nil"/>
              <w:right w:val="nil"/>
            </w:tcBorders>
            <w:shd w:val="clear" w:color="auto" w:fill="auto"/>
            <w:noWrap/>
            <w:vAlign w:val="bottom"/>
            <w:hideMark/>
            <w:tcPrChange w:id="690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09" w:author="dbecker" w:date="2015-11-09T14:22:00Z"/>
              </w:rPr>
            </w:pPr>
          </w:p>
        </w:tc>
        <w:tc>
          <w:tcPr>
            <w:tcW w:w="395" w:type="dxa"/>
            <w:tcBorders>
              <w:top w:val="nil"/>
              <w:left w:val="nil"/>
              <w:bottom w:val="nil"/>
              <w:right w:val="nil"/>
            </w:tcBorders>
            <w:shd w:val="clear" w:color="auto" w:fill="auto"/>
            <w:noWrap/>
            <w:vAlign w:val="bottom"/>
            <w:hideMark/>
            <w:tcPrChange w:id="691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11" w:author="dbecker" w:date="2015-11-09T14:22:00Z"/>
              </w:rPr>
            </w:pPr>
          </w:p>
        </w:tc>
        <w:tc>
          <w:tcPr>
            <w:tcW w:w="354" w:type="dxa"/>
            <w:tcBorders>
              <w:top w:val="nil"/>
              <w:left w:val="nil"/>
              <w:bottom w:val="nil"/>
              <w:right w:val="nil"/>
            </w:tcBorders>
            <w:shd w:val="clear" w:color="auto" w:fill="auto"/>
            <w:noWrap/>
            <w:vAlign w:val="bottom"/>
            <w:hideMark/>
            <w:tcPrChange w:id="691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13" w:author="dbecker" w:date="2015-11-09T14:22:00Z"/>
              </w:rPr>
            </w:pPr>
          </w:p>
        </w:tc>
        <w:tc>
          <w:tcPr>
            <w:tcW w:w="371" w:type="dxa"/>
            <w:tcBorders>
              <w:top w:val="nil"/>
              <w:left w:val="nil"/>
              <w:bottom w:val="nil"/>
              <w:right w:val="nil"/>
            </w:tcBorders>
            <w:shd w:val="clear" w:color="auto" w:fill="auto"/>
            <w:noWrap/>
            <w:vAlign w:val="bottom"/>
            <w:hideMark/>
            <w:tcPrChange w:id="6914"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6915" w:author="dbecker" w:date="2015-11-09T14:22:00Z"/>
              </w:rPr>
            </w:pPr>
          </w:p>
        </w:tc>
        <w:tc>
          <w:tcPr>
            <w:tcW w:w="354" w:type="dxa"/>
            <w:tcBorders>
              <w:top w:val="nil"/>
              <w:left w:val="nil"/>
              <w:bottom w:val="nil"/>
              <w:right w:val="nil"/>
            </w:tcBorders>
            <w:shd w:val="clear" w:color="auto" w:fill="auto"/>
            <w:noWrap/>
            <w:vAlign w:val="bottom"/>
            <w:hideMark/>
            <w:tcPrChange w:id="691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17" w:author="dbecker" w:date="2015-11-09T14:22:00Z"/>
              </w:rPr>
            </w:pPr>
          </w:p>
        </w:tc>
        <w:tc>
          <w:tcPr>
            <w:tcW w:w="368" w:type="dxa"/>
            <w:tcBorders>
              <w:top w:val="nil"/>
              <w:left w:val="nil"/>
              <w:bottom w:val="nil"/>
              <w:right w:val="nil"/>
            </w:tcBorders>
            <w:shd w:val="clear" w:color="auto" w:fill="auto"/>
            <w:noWrap/>
            <w:vAlign w:val="bottom"/>
            <w:hideMark/>
            <w:tcPrChange w:id="691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19" w:author="dbecker" w:date="2015-11-09T14:22:00Z"/>
              </w:rPr>
            </w:pPr>
          </w:p>
        </w:tc>
        <w:tc>
          <w:tcPr>
            <w:tcW w:w="368" w:type="dxa"/>
            <w:tcBorders>
              <w:top w:val="nil"/>
              <w:left w:val="nil"/>
              <w:bottom w:val="nil"/>
              <w:right w:val="nil"/>
            </w:tcBorders>
            <w:shd w:val="clear" w:color="auto" w:fill="auto"/>
            <w:noWrap/>
            <w:vAlign w:val="bottom"/>
            <w:hideMark/>
            <w:tcPrChange w:id="692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21" w:author="dbecker" w:date="2015-11-09T14:22:00Z"/>
              </w:rPr>
            </w:pPr>
          </w:p>
        </w:tc>
        <w:tc>
          <w:tcPr>
            <w:tcW w:w="354" w:type="dxa"/>
            <w:tcBorders>
              <w:top w:val="nil"/>
              <w:left w:val="nil"/>
              <w:bottom w:val="nil"/>
              <w:right w:val="nil"/>
            </w:tcBorders>
            <w:shd w:val="clear" w:color="auto" w:fill="auto"/>
            <w:noWrap/>
            <w:vAlign w:val="bottom"/>
            <w:hideMark/>
            <w:tcPrChange w:id="692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23" w:author="dbecker" w:date="2015-11-09T14:22:00Z"/>
              </w:rPr>
            </w:pPr>
          </w:p>
        </w:tc>
        <w:tc>
          <w:tcPr>
            <w:tcW w:w="354" w:type="dxa"/>
            <w:tcBorders>
              <w:top w:val="nil"/>
              <w:left w:val="nil"/>
              <w:bottom w:val="nil"/>
              <w:right w:val="nil"/>
            </w:tcBorders>
            <w:shd w:val="clear" w:color="auto" w:fill="auto"/>
            <w:noWrap/>
            <w:vAlign w:val="bottom"/>
            <w:hideMark/>
            <w:tcPrChange w:id="692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25" w:author="dbecker" w:date="2015-11-09T14:22:00Z"/>
              </w:rPr>
            </w:pPr>
          </w:p>
        </w:tc>
        <w:tc>
          <w:tcPr>
            <w:tcW w:w="354" w:type="dxa"/>
            <w:tcBorders>
              <w:top w:val="nil"/>
              <w:left w:val="nil"/>
              <w:bottom w:val="nil"/>
              <w:right w:val="nil"/>
            </w:tcBorders>
            <w:shd w:val="clear" w:color="auto" w:fill="auto"/>
            <w:noWrap/>
            <w:vAlign w:val="bottom"/>
            <w:hideMark/>
            <w:tcPrChange w:id="692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27" w:author="dbecker" w:date="2015-11-09T14:22:00Z"/>
              </w:rPr>
            </w:pPr>
          </w:p>
        </w:tc>
      </w:tr>
      <w:tr w:rsidR="008216C3" w:rsidDel="00093998" w:rsidTr="00093998">
        <w:trPr>
          <w:trHeight w:val="315"/>
          <w:del w:id="6928" w:author="dbecker" w:date="2015-11-09T14:22:00Z"/>
          <w:trPrChange w:id="6929" w:author="dbecker" w:date="2015-11-09T14:22:00Z">
            <w:trPr>
              <w:trHeight w:val="315"/>
            </w:trPr>
          </w:trPrChange>
        </w:trPr>
        <w:tc>
          <w:tcPr>
            <w:tcW w:w="450" w:type="dxa"/>
            <w:tcBorders>
              <w:top w:val="nil"/>
              <w:left w:val="nil"/>
              <w:bottom w:val="nil"/>
              <w:right w:val="nil"/>
            </w:tcBorders>
            <w:shd w:val="clear" w:color="auto" w:fill="auto"/>
            <w:noWrap/>
            <w:hideMark/>
            <w:tcPrChange w:id="6930" w:author="dbecker" w:date="2015-11-09T14:22:00Z">
              <w:tcPr>
                <w:tcW w:w="450" w:type="dxa"/>
                <w:tcBorders>
                  <w:top w:val="nil"/>
                  <w:left w:val="nil"/>
                  <w:bottom w:val="nil"/>
                  <w:right w:val="nil"/>
                </w:tcBorders>
                <w:shd w:val="clear" w:color="auto" w:fill="auto"/>
                <w:noWrap/>
                <w:hideMark/>
              </w:tcPr>
            </w:tcPrChange>
          </w:tcPr>
          <w:p w:rsidR="008216C3" w:rsidDel="00093998" w:rsidRDefault="008216C3">
            <w:pPr>
              <w:rPr>
                <w:del w:id="6931" w:author="dbecker" w:date="2015-11-09T14:22:00Z"/>
              </w:rPr>
            </w:pPr>
            <w:del w:id="6932" w:author="dbecker" w:date="2015-11-09T14:22:00Z">
              <w:r w:rsidDel="00093998">
                <w:delText>3.</w:delText>
              </w:r>
            </w:del>
          </w:p>
        </w:tc>
        <w:tc>
          <w:tcPr>
            <w:tcW w:w="7144" w:type="dxa"/>
            <w:gridSpan w:val="16"/>
            <w:tcBorders>
              <w:top w:val="nil"/>
              <w:left w:val="nil"/>
              <w:bottom w:val="nil"/>
              <w:right w:val="nil"/>
            </w:tcBorders>
            <w:shd w:val="clear" w:color="auto" w:fill="auto"/>
            <w:noWrap/>
            <w:vAlign w:val="bottom"/>
            <w:hideMark/>
            <w:tcPrChange w:id="6933" w:author="dbecker" w:date="2015-11-09T14:22:00Z">
              <w:tcPr>
                <w:tcW w:w="6816" w:type="dxa"/>
                <w:gridSpan w:val="16"/>
                <w:tcBorders>
                  <w:top w:val="nil"/>
                  <w:left w:val="nil"/>
                  <w:bottom w:val="nil"/>
                  <w:right w:val="nil"/>
                </w:tcBorders>
                <w:shd w:val="clear" w:color="auto" w:fill="auto"/>
                <w:noWrap/>
                <w:vAlign w:val="bottom"/>
                <w:hideMark/>
              </w:tcPr>
            </w:tcPrChange>
          </w:tcPr>
          <w:p w:rsidR="008216C3" w:rsidDel="00093998" w:rsidRDefault="008216C3">
            <w:pPr>
              <w:rPr>
                <w:del w:id="6934" w:author="dbecker" w:date="2015-11-09T14:22:00Z"/>
              </w:rPr>
            </w:pPr>
            <w:del w:id="6935" w:author="dbecker" w:date="2015-11-09T14:22:00Z">
              <w:r w:rsidDel="00093998">
                <w:delText xml:space="preserve">If a bus came by the person's location, could the person get on it alone </w:delText>
              </w:r>
            </w:del>
          </w:p>
        </w:tc>
        <w:tc>
          <w:tcPr>
            <w:tcW w:w="354" w:type="dxa"/>
            <w:tcBorders>
              <w:top w:val="nil"/>
              <w:left w:val="nil"/>
              <w:bottom w:val="nil"/>
              <w:right w:val="nil"/>
            </w:tcBorders>
            <w:shd w:val="clear" w:color="auto" w:fill="auto"/>
            <w:vAlign w:val="bottom"/>
            <w:hideMark/>
            <w:tcPrChange w:id="6936"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37" w:author="dbecker" w:date="2015-11-09T14:22:00Z"/>
              </w:rPr>
            </w:pPr>
          </w:p>
        </w:tc>
        <w:tc>
          <w:tcPr>
            <w:tcW w:w="368" w:type="dxa"/>
            <w:tcBorders>
              <w:top w:val="nil"/>
              <w:left w:val="nil"/>
              <w:bottom w:val="nil"/>
              <w:right w:val="nil"/>
            </w:tcBorders>
            <w:shd w:val="clear" w:color="auto" w:fill="auto"/>
            <w:noWrap/>
            <w:vAlign w:val="bottom"/>
            <w:hideMark/>
            <w:tcPrChange w:id="693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39" w:author="dbecker" w:date="2015-11-09T14:22:00Z"/>
              </w:rPr>
            </w:pPr>
          </w:p>
        </w:tc>
        <w:tc>
          <w:tcPr>
            <w:tcW w:w="368" w:type="dxa"/>
            <w:tcBorders>
              <w:top w:val="nil"/>
              <w:left w:val="nil"/>
              <w:bottom w:val="nil"/>
              <w:right w:val="nil"/>
            </w:tcBorders>
            <w:shd w:val="clear" w:color="auto" w:fill="auto"/>
            <w:noWrap/>
            <w:vAlign w:val="bottom"/>
            <w:hideMark/>
            <w:tcPrChange w:id="694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41" w:author="dbecker" w:date="2015-11-09T14:22:00Z"/>
              </w:rPr>
            </w:pPr>
          </w:p>
        </w:tc>
        <w:tc>
          <w:tcPr>
            <w:tcW w:w="354" w:type="dxa"/>
            <w:tcBorders>
              <w:top w:val="nil"/>
              <w:left w:val="nil"/>
              <w:bottom w:val="nil"/>
              <w:right w:val="nil"/>
            </w:tcBorders>
            <w:shd w:val="clear" w:color="auto" w:fill="auto"/>
            <w:noWrap/>
            <w:vAlign w:val="bottom"/>
            <w:hideMark/>
            <w:tcPrChange w:id="694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43" w:author="dbecker" w:date="2015-11-09T14:22:00Z"/>
              </w:rPr>
            </w:pPr>
          </w:p>
        </w:tc>
        <w:tc>
          <w:tcPr>
            <w:tcW w:w="354" w:type="dxa"/>
            <w:tcBorders>
              <w:top w:val="nil"/>
              <w:left w:val="nil"/>
              <w:bottom w:val="nil"/>
              <w:right w:val="nil"/>
            </w:tcBorders>
            <w:shd w:val="clear" w:color="auto" w:fill="auto"/>
            <w:noWrap/>
            <w:vAlign w:val="bottom"/>
            <w:hideMark/>
            <w:tcPrChange w:id="694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45" w:author="dbecker" w:date="2015-11-09T14:22:00Z"/>
              </w:rPr>
            </w:pPr>
          </w:p>
        </w:tc>
        <w:tc>
          <w:tcPr>
            <w:tcW w:w="354" w:type="dxa"/>
            <w:tcBorders>
              <w:top w:val="nil"/>
              <w:left w:val="nil"/>
              <w:bottom w:val="nil"/>
              <w:right w:val="nil"/>
            </w:tcBorders>
            <w:shd w:val="clear" w:color="auto" w:fill="auto"/>
            <w:noWrap/>
            <w:vAlign w:val="bottom"/>
            <w:hideMark/>
            <w:tcPrChange w:id="694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47" w:author="dbecker" w:date="2015-11-09T14:22:00Z"/>
              </w:rPr>
            </w:pPr>
          </w:p>
        </w:tc>
      </w:tr>
      <w:tr w:rsidR="008216C3" w:rsidDel="00093998" w:rsidTr="00093998">
        <w:trPr>
          <w:trHeight w:val="315"/>
          <w:del w:id="6948" w:author="dbecker" w:date="2015-11-09T14:22:00Z"/>
          <w:trPrChange w:id="6949" w:author="dbecker" w:date="2015-11-09T14:22:00Z">
            <w:trPr>
              <w:trHeight w:val="315"/>
            </w:trPr>
          </w:trPrChange>
        </w:trPr>
        <w:tc>
          <w:tcPr>
            <w:tcW w:w="450" w:type="dxa"/>
            <w:tcBorders>
              <w:top w:val="nil"/>
              <w:left w:val="nil"/>
              <w:bottom w:val="nil"/>
              <w:right w:val="nil"/>
            </w:tcBorders>
            <w:shd w:val="clear" w:color="auto" w:fill="auto"/>
            <w:noWrap/>
            <w:hideMark/>
            <w:tcPrChange w:id="6950" w:author="dbecker" w:date="2015-11-09T14:22:00Z">
              <w:tcPr>
                <w:tcW w:w="450" w:type="dxa"/>
                <w:tcBorders>
                  <w:top w:val="nil"/>
                  <w:left w:val="nil"/>
                  <w:bottom w:val="nil"/>
                  <w:right w:val="nil"/>
                </w:tcBorders>
                <w:shd w:val="clear" w:color="auto" w:fill="auto"/>
                <w:noWrap/>
                <w:hideMark/>
              </w:tcPr>
            </w:tcPrChange>
          </w:tcPr>
          <w:p w:rsidR="008216C3" w:rsidDel="00093998" w:rsidRDefault="008216C3">
            <w:pPr>
              <w:rPr>
                <w:del w:id="6951" w:author="dbecker" w:date="2015-11-09T14:22:00Z"/>
              </w:rPr>
            </w:pPr>
          </w:p>
        </w:tc>
        <w:tc>
          <w:tcPr>
            <w:tcW w:w="3505" w:type="dxa"/>
            <w:gridSpan w:val="6"/>
            <w:tcBorders>
              <w:top w:val="nil"/>
              <w:left w:val="nil"/>
              <w:bottom w:val="nil"/>
              <w:right w:val="nil"/>
            </w:tcBorders>
            <w:shd w:val="clear" w:color="auto" w:fill="auto"/>
            <w:noWrap/>
            <w:vAlign w:val="bottom"/>
            <w:hideMark/>
            <w:tcPrChange w:id="6952" w:author="dbecker" w:date="2015-11-09T14:22:00Z">
              <w:tcPr>
                <w:tcW w:w="3259" w:type="dxa"/>
                <w:gridSpan w:val="6"/>
                <w:tcBorders>
                  <w:top w:val="nil"/>
                  <w:left w:val="nil"/>
                  <w:bottom w:val="nil"/>
                  <w:right w:val="nil"/>
                </w:tcBorders>
                <w:shd w:val="clear" w:color="auto" w:fill="auto"/>
                <w:noWrap/>
                <w:vAlign w:val="bottom"/>
                <w:hideMark/>
              </w:tcPr>
            </w:tcPrChange>
          </w:tcPr>
          <w:p w:rsidR="008216C3" w:rsidDel="00093998" w:rsidRDefault="008216C3">
            <w:pPr>
              <w:rPr>
                <w:del w:id="6953" w:author="dbecker" w:date="2015-11-09T14:22:00Z"/>
              </w:rPr>
            </w:pPr>
            <w:del w:id="6954" w:author="dbecker" w:date="2015-11-09T14:22:00Z">
              <w:r w:rsidDel="00093998">
                <w:delText>or with some assistance?</w:delText>
              </w:r>
            </w:del>
          </w:p>
        </w:tc>
        <w:tc>
          <w:tcPr>
            <w:tcW w:w="354" w:type="dxa"/>
            <w:tcBorders>
              <w:top w:val="nil"/>
              <w:left w:val="nil"/>
              <w:bottom w:val="nil"/>
              <w:right w:val="nil"/>
            </w:tcBorders>
            <w:shd w:val="clear" w:color="auto" w:fill="auto"/>
            <w:vAlign w:val="bottom"/>
            <w:hideMark/>
            <w:tcPrChange w:id="6955"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56" w:author="dbecker" w:date="2015-11-09T14:22:00Z"/>
              </w:rPr>
            </w:pPr>
          </w:p>
        </w:tc>
        <w:tc>
          <w:tcPr>
            <w:tcW w:w="354" w:type="dxa"/>
            <w:tcBorders>
              <w:top w:val="nil"/>
              <w:left w:val="nil"/>
              <w:bottom w:val="nil"/>
              <w:right w:val="nil"/>
            </w:tcBorders>
            <w:shd w:val="clear" w:color="auto" w:fill="auto"/>
            <w:vAlign w:val="bottom"/>
            <w:hideMark/>
            <w:tcPrChange w:id="6957"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58" w:author="dbecker" w:date="2015-11-09T14:22:00Z"/>
              </w:rPr>
            </w:pPr>
          </w:p>
        </w:tc>
        <w:tc>
          <w:tcPr>
            <w:tcW w:w="354" w:type="dxa"/>
            <w:tcBorders>
              <w:top w:val="nil"/>
              <w:left w:val="nil"/>
              <w:bottom w:val="nil"/>
              <w:right w:val="nil"/>
            </w:tcBorders>
            <w:shd w:val="clear" w:color="auto" w:fill="auto"/>
            <w:vAlign w:val="bottom"/>
            <w:hideMark/>
            <w:tcPrChange w:id="6959"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60" w:author="dbecker" w:date="2015-11-09T14:22:00Z"/>
              </w:rPr>
            </w:pPr>
          </w:p>
        </w:tc>
        <w:tc>
          <w:tcPr>
            <w:tcW w:w="354" w:type="dxa"/>
            <w:tcBorders>
              <w:top w:val="nil"/>
              <w:left w:val="nil"/>
              <w:bottom w:val="nil"/>
              <w:right w:val="nil"/>
            </w:tcBorders>
            <w:shd w:val="clear" w:color="auto" w:fill="auto"/>
            <w:vAlign w:val="bottom"/>
            <w:hideMark/>
            <w:tcPrChange w:id="6961"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62" w:author="dbecker" w:date="2015-11-09T14:22:00Z"/>
              </w:rPr>
            </w:pPr>
          </w:p>
        </w:tc>
        <w:tc>
          <w:tcPr>
            <w:tcW w:w="354" w:type="dxa"/>
            <w:tcBorders>
              <w:top w:val="nil"/>
              <w:left w:val="nil"/>
              <w:bottom w:val="nil"/>
              <w:right w:val="nil"/>
            </w:tcBorders>
            <w:shd w:val="clear" w:color="auto" w:fill="auto"/>
            <w:vAlign w:val="bottom"/>
            <w:hideMark/>
            <w:tcPrChange w:id="6963"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64" w:author="dbecker" w:date="2015-11-09T14:22:00Z"/>
              </w:rPr>
            </w:pPr>
          </w:p>
        </w:tc>
        <w:tc>
          <w:tcPr>
            <w:tcW w:w="354" w:type="dxa"/>
            <w:tcBorders>
              <w:top w:val="nil"/>
              <w:left w:val="nil"/>
              <w:bottom w:val="nil"/>
              <w:right w:val="nil"/>
            </w:tcBorders>
            <w:shd w:val="clear" w:color="auto" w:fill="auto"/>
            <w:vAlign w:val="bottom"/>
            <w:hideMark/>
            <w:tcPrChange w:id="6965"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66" w:author="dbecker" w:date="2015-11-09T14:22:00Z"/>
              </w:rPr>
            </w:pPr>
          </w:p>
        </w:tc>
        <w:tc>
          <w:tcPr>
            <w:tcW w:w="395" w:type="dxa"/>
            <w:tcBorders>
              <w:top w:val="nil"/>
              <w:left w:val="nil"/>
              <w:bottom w:val="nil"/>
              <w:right w:val="nil"/>
            </w:tcBorders>
            <w:shd w:val="clear" w:color="auto" w:fill="auto"/>
            <w:vAlign w:val="bottom"/>
            <w:hideMark/>
            <w:tcPrChange w:id="6967"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68" w:author="dbecker" w:date="2015-11-09T14:22:00Z"/>
              </w:rPr>
            </w:pPr>
          </w:p>
        </w:tc>
        <w:tc>
          <w:tcPr>
            <w:tcW w:w="395" w:type="dxa"/>
            <w:tcBorders>
              <w:top w:val="nil"/>
              <w:left w:val="nil"/>
              <w:bottom w:val="nil"/>
              <w:right w:val="nil"/>
            </w:tcBorders>
            <w:shd w:val="clear" w:color="auto" w:fill="auto"/>
            <w:vAlign w:val="bottom"/>
            <w:hideMark/>
            <w:tcPrChange w:id="6969"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70" w:author="dbecker" w:date="2015-11-09T14:22:00Z"/>
              </w:rPr>
            </w:pPr>
          </w:p>
        </w:tc>
        <w:tc>
          <w:tcPr>
            <w:tcW w:w="354" w:type="dxa"/>
            <w:tcBorders>
              <w:top w:val="nil"/>
              <w:left w:val="nil"/>
              <w:bottom w:val="nil"/>
              <w:right w:val="nil"/>
            </w:tcBorders>
            <w:shd w:val="clear" w:color="auto" w:fill="auto"/>
            <w:vAlign w:val="bottom"/>
            <w:hideMark/>
            <w:tcPrChange w:id="6971"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72" w:author="dbecker" w:date="2015-11-09T14:22:00Z"/>
              </w:rPr>
            </w:pPr>
          </w:p>
        </w:tc>
        <w:tc>
          <w:tcPr>
            <w:tcW w:w="371" w:type="dxa"/>
            <w:tcBorders>
              <w:top w:val="nil"/>
              <w:left w:val="nil"/>
              <w:bottom w:val="nil"/>
              <w:right w:val="nil"/>
            </w:tcBorders>
            <w:shd w:val="clear" w:color="auto" w:fill="auto"/>
            <w:vAlign w:val="bottom"/>
            <w:hideMark/>
            <w:tcPrChange w:id="6973" w:author="dbecker" w:date="2015-11-09T14:22:00Z">
              <w:tcPr>
                <w:tcW w:w="371" w:type="dxa"/>
                <w:tcBorders>
                  <w:top w:val="nil"/>
                  <w:left w:val="nil"/>
                  <w:bottom w:val="nil"/>
                  <w:right w:val="nil"/>
                </w:tcBorders>
                <w:shd w:val="clear" w:color="auto" w:fill="auto"/>
                <w:vAlign w:val="bottom"/>
                <w:hideMark/>
              </w:tcPr>
            </w:tcPrChange>
          </w:tcPr>
          <w:p w:rsidR="008216C3" w:rsidDel="00093998" w:rsidRDefault="008216C3">
            <w:pPr>
              <w:rPr>
                <w:del w:id="6974" w:author="dbecker" w:date="2015-11-09T14:22:00Z"/>
              </w:rPr>
            </w:pPr>
          </w:p>
        </w:tc>
        <w:tc>
          <w:tcPr>
            <w:tcW w:w="354" w:type="dxa"/>
            <w:tcBorders>
              <w:top w:val="nil"/>
              <w:left w:val="nil"/>
              <w:bottom w:val="nil"/>
              <w:right w:val="nil"/>
            </w:tcBorders>
            <w:shd w:val="clear" w:color="auto" w:fill="auto"/>
            <w:vAlign w:val="bottom"/>
            <w:hideMark/>
            <w:tcPrChange w:id="6975" w:author="dbecker" w:date="2015-11-09T14:22:00Z">
              <w:tcPr>
                <w:tcW w:w="354" w:type="dxa"/>
                <w:tcBorders>
                  <w:top w:val="nil"/>
                  <w:left w:val="nil"/>
                  <w:bottom w:val="nil"/>
                  <w:right w:val="nil"/>
                </w:tcBorders>
                <w:shd w:val="clear" w:color="auto" w:fill="auto"/>
                <w:vAlign w:val="bottom"/>
                <w:hideMark/>
              </w:tcPr>
            </w:tcPrChange>
          </w:tcPr>
          <w:p w:rsidR="008216C3" w:rsidDel="00093998" w:rsidRDefault="008216C3">
            <w:pPr>
              <w:rPr>
                <w:del w:id="6976" w:author="dbecker" w:date="2015-11-09T14:22:00Z"/>
              </w:rPr>
            </w:pPr>
          </w:p>
        </w:tc>
        <w:tc>
          <w:tcPr>
            <w:tcW w:w="368" w:type="dxa"/>
            <w:tcBorders>
              <w:top w:val="nil"/>
              <w:left w:val="nil"/>
              <w:bottom w:val="nil"/>
              <w:right w:val="nil"/>
            </w:tcBorders>
            <w:shd w:val="clear" w:color="auto" w:fill="auto"/>
            <w:noWrap/>
            <w:vAlign w:val="bottom"/>
            <w:hideMark/>
            <w:tcPrChange w:id="697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78" w:author="dbecker" w:date="2015-11-09T14:22:00Z"/>
              </w:rPr>
            </w:pPr>
          </w:p>
        </w:tc>
        <w:tc>
          <w:tcPr>
            <w:tcW w:w="368" w:type="dxa"/>
            <w:tcBorders>
              <w:top w:val="nil"/>
              <w:left w:val="nil"/>
              <w:bottom w:val="nil"/>
              <w:right w:val="nil"/>
            </w:tcBorders>
            <w:shd w:val="clear" w:color="auto" w:fill="auto"/>
            <w:noWrap/>
            <w:vAlign w:val="bottom"/>
            <w:hideMark/>
            <w:tcPrChange w:id="697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80" w:author="dbecker" w:date="2015-11-09T14:22:00Z"/>
              </w:rPr>
            </w:pPr>
          </w:p>
        </w:tc>
        <w:tc>
          <w:tcPr>
            <w:tcW w:w="354" w:type="dxa"/>
            <w:tcBorders>
              <w:top w:val="nil"/>
              <w:left w:val="nil"/>
              <w:bottom w:val="nil"/>
              <w:right w:val="nil"/>
            </w:tcBorders>
            <w:shd w:val="clear" w:color="auto" w:fill="auto"/>
            <w:noWrap/>
            <w:vAlign w:val="bottom"/>
            <w:hideMark/>
            <w:tcPrChange w:id="698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82" w:author="dbecker" w:date="2015-11-09T14:22:00Z"/>
              </w:rPr>
            </w:pPr>
          </w:p>
        </w:tc>
        <w:tc>
          <w:tcPr>
            <w:tcW w:w="354" w:type="dxa"/>
            <w:tcBorders>
              <w:top w:val="nil"/>
              <w:left w:val="nil"/>
              <w:bottom w:val="nil"/>
              <w:right w:val="nil"/>
            </w:tcBorders>
            <w:shd w:val="clear" w:color="auto" w:fill="auto"/>
            <w:noWrap/>
            <w:vAlign w:val="bottom"/>
            <w:hideMark/>
            <w:tcPrChange w:id="698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84" w:author="dbecker" w:date="2015-11-09T14:22:00Z"/>
              </w:rPr>
            </w:pPr>
          </w:p>
        </w:tc>
        <w:tc>
          <w:tcPr>
            <w:tcW w:w="354" w:type="dxa"/>
            <w:tcBorders>
              <w:top w:val="nil"/>
              <w:left w:val="nil"/>
              <w:bottom w:val="nil"/>
              <w:right w:val="nil"/>
            </w:tcBorders>
            <w:shd w:val="clear" w:color="auto" w:fill="auto"/>
            <w:noWrap/>
            <w:vAlign w:val="bottom"/>
            <w:hideMark/>
            <w:tcPrChange w:id="698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6986" w:author="dbecker" w:date="2015-11-09T14:22:00Z"/>
              </w:rPr>
            </w:pPr>
          </w:p>
        </w:tc>
      </w:tr>
      <w:tr w:rsidR="008216C3" w:rsidDel="00093998" w:rsidTr="00093998">
        <w:trPr>
          <w:trHeight w:val="402"/>
          <w:del w:id="6987" w:author="dbecker" w:date="2015-11-09T14:22:00Z"/>
          <w:trPrChange w:id="6988"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698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6990"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699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992" w:author="dbecker" w:date="2015-11-09T14:22:00Z"/>
              </w:rPr>
            </w:pPr>
            <w:del w:id="6993"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6994"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6995" w:author="dbecker" w:date="2015-11-09T14:22:00Z"/>
              </w:rPr>
            </w:pPr>
            <w:del w:id="6996"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6997"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6998" w:author="dbecker" w:date="2015-11-09T14:22:00Z"/>
              </w:rPr>
            </w:pPr>
            <w:del w:id="6999" w:author="dbecker" w:date="2015-11-09T14:22:00Z">
              <w:r w:rsidDel="00093998">
                <w:delText>Yes</w:delText>
              </w:r>
            </w:del>
          </w:p>
        </w:tc>
        <w:tc>
          <w:tcPr>
            <w:tcW w:w="5253" w:type="dxa"/>
            <w:gridSpan w:val="11"/>
            <w:tcBorders>
              <w:top w:val="nil"/>
              <w:left w:val="nil"/>
              <w:bottom w:val="nil"/>
              <w:right w:val="nil"/>
            </w:tcBorders>
            <w:shd w:val="clear" w:color="auto" w:fill="auto"/>
            <w:noWrap/>
            <w:vAlign w:val="bottom"/>
            <w:hideMark/>
            <w:tcPrChange w:id="7000" w:author="dbecker" w:date="2015-11-09T14:22:00Z">
              <w:tcPr>
                <w:tcW w:w="5171" w:type="dxa"/>
                <w:gridSpan w:val="11"/>
                <w:tcBorders>
                  <w:top w:val="nil"/>
                  <w:left w:val="nil"/>
                  <w:bottom w:val="nil"/>
                  <w:right w:val="nil"/>
                </w:tcBorders>
                <w:shd w:val="clear" w:color="auto" w:fill="auto"/>
                <w:noWrap/>
                <w:vAlign w:val="bottom"/>
                <w:hideMark/>
              </w:tcPr>
            </w:tcPrChange>
          </w:tcPr>
          <w:p w:rsidR="008216C3" w:rsidDel="00093998" w:rsidRDefault="008216C3">
            <w:pPr>
              <w:rPr>
                <w:del w:id="7001" w:author="dbecker" w:date="2015-11-09T14:22:00Z"/>
              </w:rPr>
            </w:pPr>
            <w:del w:id="7002" w:author="dbecker" w:date="2015-11-09T14:22:00Z">
              <w:r w:rsidDel="00093998">
                <w:delText>Go to Step 7 and request a Special Needs Bus.</w:delText>
              </w:r>
            </w:del>
          </w:p>
        </w:tc>
        <w:tc>
          <w:tcPr>
            <w:tcW w:w="371" w:type="dxa"/>
            <w:tcBorders>
              <w:top w:val="nil"/>
              <w:left w:val="nil"/>
              <w:bottom w:val="nil"/>
              <w:right w:val="nil"/>
            </w:tcBorders>
            <w:shd w:val="clear" w:color="auto" w:fill="auto"/>
            <w:noWrap/>
            <w:vAlign w:val="bottom"/>
            <w:hideMark/>
            <w:tcPrChange w:id="7003"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004" w:author="dbecker" w:date="2015-11-09T14:22:00Z"/>
              </w:rPr>
            </w:pPr>
          </w:p>
        </w:tc>
        <w:tc>
          <w:tcPr>
            <w:tcW w:w="354" w:type="dxa"/>
            <w:tcBorders>
              <w:top w:val="nil"/>
              <w:left w:val="nil"/>
              <w:bottom w:val="nil"/>
              <w:right w:val="nil"/>
            </w:tcBorders>
            <w:shd w:val="clear" w:color="auto" w:fill="auto"/>
            <w:noWrap/>
            <w:vAlign w:val="bottom"/>
            <w:hideMark/>
            <w:tcPrChange w:id="70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06" w:author="dbecker" w:date="2015-11-09T14:22:00Z"/>
              </w:rPr>
            </w:pPr>
          </w:p>
        </w:tc>
        <w:tc>
          <w:tcPr>
            <w:tcW w:w="368" w:type="dxa"/>
            <w:tcBorders>
              <w:top w:val="nil"/>
              <w:left w:val="nil"/>
              <w:bottom w:val="nil"/>
              <w:right w:val="nil"/>
            </w:tcBorders>
            <w:shd w:val="clear" w:color="auto" w:fill="auto"/>
            <w:noWrap/>
            <w:vAlign w:val="bottom"/>
            <w:hideMark/>
            <w:tcPrChange w:id="700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08" w:author="dbecker" w:date="2015-11-09T14:22:00Z"/>
              </w:rPr>
            </w:pPr>
          </w:p>
        </w:tc>
        <w:tc>
          <w:tcPr>
            <w:tcW w:w="368" w:type="dxa"/>
            <w:tcBorders>
              <w:top w:val="nil"/>
              <w:left w:val="nil"/>
              <w:bottom w:val="nil"/>
              <w:right w:val="nil"/>
            </w:tcBorders>
            <w:shd w:val="clear" w:color="auto" w:fill="auto"/>
            <w:noWrap/>
            <w:vAlign w:val="bottom"/>
            <w:hideMark/>
            <w:tcPrChange w:id="70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10" w:author="dbecker" w:date="2015-11-09T14:22:00Z"/>
              </w:rPr>
            </w:pPr>
          </w:p>
        </w:tc>
        <w:tc>
          <w:tcPr>
            <w:tcW w:w="354" w:type="dxa"/>
            <w:tcBorders>
              <w:top w:val="nil"/>
              <w:left w:val="nil"/>
              <w:bottom w:val="nil"/>
              <w:right w:val="nil"/>
            </w:tcBorders>
            <w:shd w:val="clear" w:color="auto" w:fill="auto"/>
            <w:noWrap/>
            <w:vAlign w:val="bottom"/>
            <w:hideMark/>
            <w:tcPrChange w:id="701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12" w:author="dbecker" w:date="2015-11-09T14:22:00Z"/>
              </w:rPr>
            </w:pPr>
          </w:p>
        </w:tc>
        <w:tc>
          <w:tcPr>
            <w:tcW w:w="354" w:type="dxa"/>
            <w:tcBorders>
              <w:top w:val="nil"/>
              <w:left w:val="nil"/>
              <w:bottom w:val="nil"/>
              <w:right w:val="nil"/>
            </w:tcBorders>
            <w:shd w:val="clear" w:color="auto" w:fill="auto"/>
            <w:noWrap/>
            <w:vAlign w:val="bottom"/>
            <w:hideMark/>
            <w:tcPrChange w:id="701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14" w:author="dbecker" w:date="2015-11-09T14:22:00Z"/>
              </w:rPr>
            </w:pPr>
          </w:p>
        </w:tc>
        <w:tc>
          <w:tcPr>
            <w:tcW w:w="354" w:type="dxa"/>
            <w:tcBorders>
              <w:top w:val="nil"/>
              <w:left w:val="nil"/>
              <w:bottom w:val="nil"/>
              <w:right w:val="nil"/>
            </w:tcBorders>
            <w:shd w:val="clear" w:color="auto" w:fill="auto"/>
            <w:noWrap/>
            <w:vAlign w:val="bottom"/>
            <w:hideMark/>
            <w:tcPrChange w:id="701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16" w:author="dbecker" w:date="2015-11-09T14:22:00Z"/>
              </w:rPr>
            </w:pPr>
          </w:p>
        </w:tc>
      </w:tr>
      <w:tr w:rsidR="008216C3" w:rsidDel="00093998" w:rsidTr="00093998">
        <w:trPr>
          <w:trHeight w:val="402"/>
          <w:del w:id="7017" w:author="dbecker" w:date="2015-11-09T14:22:00Z"/>
          <w:trPrChange w:id="7018"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01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020"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02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022" w:author="dbecker" w:date="2015-11-09T14:22:00Z"/>
              </w:rPr>
            </w:pPr>
            <w:del w:id="7023"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024"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025" w:author="dbecker" w:date="2015-11-09T14:22:00Z"/>
              </w:rPr>
            </w:pPr>
            <w:del w:id="7026" w:author="dbecker" w:date="2015-11-09T14:22:00Z">
              <w:r w:rsidDel="00093998">
                <w:delText> </w:delText>
              </w:r>
            </w:del>
          </w:p>
        </w:tc>
        <w:tc>
          <w:tcPr>
            <w:tcW w:w="692" w:type="dxa"/>
            <w:tcBorders>
              <w:top w:val="nil"/>
              <w:left w:val="nil"/>
              <w:bottom w:val="nil"/>
              <w:right w:val="nil"/>
            </w:tcBorders>
            <w:shd w:val="clear" w:color="auto" w:fill="auto"/>
            <w:noWrap/>
            <w:vAlign w:val="bottom"/>
            <w:hideMark/>
            <w:tcPrChange w:id="7027"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028" w:author="dbecker" w:date="2015-11-09T14:22:00Z"/>
              </w:rPr>
            </w:pPr>
            <w:del w:id="7029" w:author="dbecker" w:date="2015-11-09T14:22:00Z">
              <w:r w:rsidDel="00093998">
                <w:delText>No</w:delText>
              </w:r>
            </w:del>
          </w:p>
        </w:tc>
        <w:tc>
          <w:tcPr>
            <w:tcW w:w="276" w:type="dxa"/>
            <w:tcBorders>
              <w:top w:val="nil"/>
              <w:left w:val="nil"/>
              <w:bottom w:val="nil"/>
              <w:right w:val="nil"/>
            </w:tcBorders>
            <w:shd w:val="clear" w:color="auto" w:fill="auto"/>
            <w:noWrap/>
            <w:vAlign w:val="bottom"/>
            <w:hideMark/>
            <w:tcPrChange w:id="703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031" w:author="dbecker" w:date="2015-11-09T14:22:00Z"/>
              </w:rPr>
            </w:pPr>
          </w:p>
        </w:tc>
        <w:tc>
          <w:tcPr>
            <w:tcW w:w="3401" w:type="dxa"/>
            <w:gridSpan w:val="6"/>
            <w:tcBorders>
              <w:top w:val="nil"/>
              <w:left w:val="nil"/>
              <w:bottom w:val="nil"/>
              <w:right w:val="nil"/>
            </w:tcBorders>
            <w:shd w:val="clear" w:color="auto" w:fill="auto"/>
            <w:noWrap/>
            <w:vAlign w:val="bottom"/>
            <w:hideMark/>
            <w:tcPrChange w:id="7032" w:author="dbecker" w:date="2015-11-09T14:22:00Z">
              <w:tcPr>
                <w:tcW w:w="3401" w:type="dxa"/>
                <w:gridSpan w:val="6"/>
                <w:tcBorders>
                  <w:top w:val="nil"/>
                  <w:left w:val="nil"/>
                  <w:bottom w:val="nil"/>
                  <w:right w:val="nil"/>
                </w:tcBorders>
                <w:shd w:val="clear" w:color="auto" w:fill="auto"/>
                <w:noWrap/>
                <w:vAlign w:val="bottom"/>
                <w:hideMark/>
              </w:tcPr>
            </w:tcPrChange>
          </w:tcPr>
          <w:p w:rsidR="008216C3" w:rsidDel="00093998" w:rsidRDefault="008216C3">
            <w:pPr>
              <w:rPr>
                <w:del w:id="7033" w:author="dbecker" w:date="2015-11-09T14:22:00Z"/>
              </w:rPr>
            </w:pPr>
            <w:del w:id="7034" w:author="dbecker" w:date="2015-11-09T14:22:00Z">
              <w:r w:rsidDel="00093998">
                <w:delText>Continue with Step 4.</w:delText>
              </w:r>
            </w:del>
          </w:p>
        </w:tc>
        <w:tc>
          <w:tcPr>
            <w:tcW w:w="354" w:type="dxa"/>
            <w:tcBorders>
              <w:top w:val="nil"/>
              <w:left w:val="nil"/>
              <w:bottom w:val="nil"/>
              <w:right w:val="nil"/>
            </w:tcBorders>
            <w:shd w:val="clear" w:color="auto" w:fill="auto"/>
            <w:noWrap/>
            <w:vAlign w:val="bottom"/>
            <w:hideMark/>
            <w:tcPrChange w:id="70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36" w:author="dbecker" w:date="2015-11-09T14:22:00Z"/>
              </w:rPr>
            </w:pPr>
          </w:p>
        </w:tc>
        <w:tc>
          <w:tcPr>
            <w:tcW w:w="354" w:type="dxa"/>
            <w:tcBorders>
              <w:top w:val="nil"/>
              <w:left w:val="nil"/>
              <w:bottom w:val="nil"/>
              <w:right w:val="nil"/>
            </w:tcBorders>
            <w:shd w:val="clear" w:color="auto" w:fill="auto"/>
            <w:noWrap/>
            <w:vAlign w:val="bottom"/>
            <w:hideMark/>
            <w:tcPrChange w:id="703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38" w:author="dbecker" w:date="2015-11-09T14:22:00Z"/>
              </w:rPr>
            </w:pPr>
          </w:p>
        </w:tc>
        <w:tc>
          <w:tcPr>
            <w:tcW w:w="395" w:type="dxa"/>
            <w:tcBorders>
              <w:top w:val="nil"/>
              <w:left w:val="nil"/>
              <w:bottom w:val="nil"/>
              <w:right w:val="nil"/>
            </w:tcBorders>
            <w:shd w:val="clear" w:color="auto" w:fill="auto"/>
            <w:noWrap/>
            <w:vAlign w:val="bottom"/>
            <w:hideMark/>
            <w:tcPrChange w:id="70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40" w:author="dbecker" w:date="2015-11-09T14:22:00Z"/>
              </w:rPr>
            </w:pPr>
          </w:p>
        </w:tc>
        <w:tc>
          <w:tcPr>
            <w:tcW w:w="395" w:type="dxa"/>
            <w:tcBorders>
              <w:top w:val="nil"/>
              <w:left w:val="nil"/>
              <w:bottom w:val="nil"/>
              <w:right w:val="nil"/>
            </w:tcBorders>
            <w:shd w:val="clear" w:color="auto" w:fill="auto"/>
            <w:noWrap/>
            <w:vAlign w:val="bottom"/>
            <w:hideMark/>
            <w:tcPrChange w:id="704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42" w:author="dbecker" w:date="2015-11-09T14:22:00Z"/>
              </w:rPr>
            </w:pPr>
          </w:p>
        </w:tc>
        <w:tc>
          <w:tcPr>
            <w:tcW w:w="354" w:type="dxa"/>
            <w:tcBorders>
              <w:top w:val="nil"/>
              <w:left w:val="nil"/>
              <w:bottom w:val="nil"/>
              <w:right w:val="nil"/>
            </w:tcBorders>
            <w:shd w:val="clear" w:color="auto" w:fill="auto"/>
            <w:noWrap/>
            <w:vAlign w:val="bottom"/>
            <w:hideMark/>
            <w:tcPrChange w:id="70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44" w:author="dbecker" w:date="2015-11-09T14:22:00Z"/>
              </w:rPr>
            </w:pPr>
          </w:p>
        </w:tc>
        <w:tc>
          <w:tcPr>
            <w:tcW w:w="371" w:type="dxa"/>
            <w:tcBorders>
              <w:top w:val="nil"/>
              <w:left w:val="nil"/>
              <w:bottom w:val="nil"/>
              <w:right w:val="nil"/>
            </w:tcBorders>
            <w:shd w:val="clear" w:color="auto" w:fill="auto"/>
            <w:noWrap/>
            <w:vAlign w:val="bottom"/>
            <w:hideMark/>
            <w:tcPrChange w:id="7045"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046" w:author="dbecker" w:date="2015-11-09T14:22:00Z"/>
              </w:rPr>
            </w:pPr>
          </w:p>
        </w:tc>
        <w:tc>
          <w:tcPr>
            <w:tcW w:w="354" w:type="dxa"/>
            <w:tcBorders>
              <w:top w:val="nil"/>
              <w:left w:val="nil"/>
              <w:bottom w:val="nil"/>
              <w:right w:val="nil"/>
            </w:tcBorders>
            <w:shd w:val="clear" w:color="auto" w:fill="auto"/>
            <w:noWrap/>
            <w:vAlign w:val="bottom"/>
            <w:hideMark/>
            <w:tcPrChange w:id="704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48" w:author="dbecker" w:date="2015-11-09T14:22:00Z"/>
              </w:rPr>
            </w:pPr>
          </w:p>
        </w:tc>
        <w:tc>
          <w:tcPr>
            <w:tcW w:w="368" w:type="dxa"/>
            <w:tcBorders>
              <w:top w:val="nil"/>
              <w:left w:val="nil"/>
              <w:bottom w:val="nil"/>
              <w:right w:val="nil"/>
            </w:tcBorders>
            <w:shd w:val="clear" w:color="auto" w:fill="auto"/>
            <w:noWrap/>
            <w:vAlign w:val="bottom"/>
            <w:hideMark/>
            <w:tcPrChange w:id="704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50" w:author="dbecker" w:date="2015-11-09T14:22:00Z"/>
              </w:rPr>
            </w:pPr>
          </w:p>
        </w:tc>
        <w:tc>
          <w:tcPr>
            <w:tcW w:w="368" w:type="dxa"/>
            <w:tcBorders>
              <w:top w:val="nil"/>
              <w:left w:val="nil"/>
              <w:bottom w:val="nil"/>
              <w:right w:val="nil"/>
            </w:tcBorders>
            <w:shd w:val="clear" w:color="auto" w:fill="auto"/>
            <w:noWrap/>
            <w:vAlign w:val="bottom"/>
            <w:hideMark/>
            <w:tcPrChange w:id="705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52" w:author="dbecker" w:date="2015-11-09T14:22:00Z"/>
              </w:rPr>
            </w:pPr>
          </w:p>
        </w:tc>
        <w:tc>
          <w:tcPr>
            <w:tcW w:w="354" w:type="dxa"/>
            <w:tcBorders>
              <w:top w:val="nil"/>
              <w:left w:val="nil"/>
              <w:bottom w:val="nil"/>
              <w:right w:val="nil"/>
            </w:tcBorders>
            <w:shd w:val="clear" w:color="auto" w:fill="auto"/>
            <w:noWrap/>
            <w:vAlign w:val="bottom"/>
            <w:hideMark/>
            <w:tcPrChange w:id="705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54" w:author="dbecker" w:date="2015-11-09T14:22:00Z"/>
              </w:rPr>
            </w:pPr>
          </w:p>
        </w:tc>
        <w:tc>
          <w:tcPr>
            <w:tcW w:w="354" w:type="dxa"/>
            <w:tcBorders>
              <w:top w:val="nil"/>
              <w:left w:val="nil"/>
              <w:bottom w:val="nil"/>
              <w:right w:val="nil"/>
            </w:tcBorders>
            <w:shd w:val="clear" w:color="auto" w:fill="auto"/>
            <w:noWrap/>
            <w:vAlign w:val="bottom"/>
            <w:hideMark/>
            <w:tcPrChange w:id="705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56" w:author="dbecker" w:date="2015-11-09T14:22:00Z"/>
              </w:rPr>
            </w:pPr>
          </w:p>
        </w:tc>
        <w:tc>
          <w:tcPr>
            <w:tcW w:w="354" w:type="dxa"/>
            <w:tcBorders>
              <w:top w:val="nil"/>
              <w:left w:val="nil"/>
              <w:bottom w:val="nil"/>
              <w:right w:val="nil"/>
            </w:tcBorders>
            <w:shd w:val="clear" w:color="auto" w:fill="auto"/>
            <w:noWrap/>
            <w:vAlign w:val="bottom"/>
            <w:hideMark/>
            <w:tcPrChange w:id="705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58" w:author="dbecker" w:date="2015-11-09T14:22:00Z"/>
              </w:rPr>
            </w:pPr>
          </w:p>
        </w:tc>
      </w:tr>
      <w:tr w:rsidR="008216C3" w:rsidDel="00093998" w:rsidTr="00093998">
        <w:trPr>
          <w:trHeight w:val="315"/>
          <w:del w:id="7059" w:author="dbecker" w:date="2015-11-09T14:22:00Z"/>
          <w:trPrChange w:id="7060"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061"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062" w:author="dbecker" w:date="2015-11-09T14:22:00Z"/>
              </w:rPr>
            </w:pPr>
          </w:p>
        </w:tc>
        <w:tc>
          <w:tcPr>
            <w:tcW w:w="276" w:type="dxa"/>
            <w:tcBorders>
              <w:top w:val="nil"/>
              <w:left w:val="nil"/>
              <w:bottom w:val="nil"/>
              <w:right w:val="nil"/>
            </w:tcBorders>
            <w:shd w:val="clear" w:color="auto" w:fill="auto"/>
            <w:noWrap/>
            <w:vAlign w:val="bottom"/>
            <w:hideMark/>
            <w:tcPrChange w:id="7063"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064" w:author="dbecker" w:date="2015-11-09T14:22:00Z"/>
              </w:rPr>
            </w:pPr>
          </w:p>
        </w:tc>
        <w:tc>
          <w:tcPr>
            <w:tcW w:w="276" w:type="dxa"/>
            <w:tcBorders>
              <w:top w:val="nil"/>
              <w:left w:val="nil"/>
              <w:bottom w:val="nil"/>
              <w:right w:val="nil"/>
            </w:tcBorders>
            <w:shd w:val="clear" w:color="auto" w:fill="auto"/>
            <w:noWrap/>
            <w:vAlign w:val="bottom"/>
            <w:hideMark/>
            <w:tcPrChange w:id="7065"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066" w:author="dbecker" w:date="2015-11-09T14:22:00Z"/>
              </w:rPr>
            </w:pPr>
          </w:p>
        </w:tc>
        <w:tc>
          <w:tcPr>
            <w:tcW w:w="692" w:type="dxa"/>
            <w:tcBorders>
              <w:top w:val="nil"/>
              <w:left w:val="nil"/>
              <w:bottom w:val="nil"/>
              <w:right w:val="nil"/>
            </w:tcBorders>
            <w:shd w:val="clear" w:color="auto" w:fill="auto"/>
            <w:noWrap/>
            <w:vAlign w:val="bottom"/>
            <w:hideMark/>
            <w:tcPrChange w:id="7067"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068" w:author="dbecker" w:date="2015-11-09T14:22:00Z"/>
              </w:rPr>
            </w:pPr>
          </w:p>
        </w:tc>
        <w:tc>
          <w:tcPr>
            <w:tcW w:w="276" w:type="dxa"/>
            <w:tcBorders>
              <w:top w:val="nil"/>
              <w:left w:val="nil"/>
              <w:bottom w:val="nil"/>
              <w:right w:val="nil"/>
            </w:tcBorders>
            <w:shd w:val="clear" w:color="auto" w:fill="auto"/>
            <w:noWrap/>
            <w:vAlign w:val="bottom"/>
            <w:hideMark/>
            <w:tcPrChange w:id="7069"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070" w:author="dbecker" w:date="2015-11-09T14:22:00Z"/>
              </w:rPr>
            </w:pPr>
          </w:p>
        </w:tc>
        <w:tc>
          <w:tcPr>
            <w:tcW w:w="1632" w:type="dxa"/>
            <w:tcBorders>
              <w:top w:val="nil"/>
              <w:left w:val="nil"/>
              <w:bottom w:val="nil"/>
              <w:right w:val="nil"/>
            </w:tcBorders>
            <w:shd w:val="clear" w:color="auto" w:fill="auto"/>
            <w:noWrap/>
            <w:vAlign w:val="bottom"/>
            <w:hideMark/>
            <w:tcPrChange w:id="7071"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7072" w:author="dbecker" w:date="2015-11-09T14:22:00Z"/>
              </w:rPr>
            </w:pPr>
          </w:p>
        </w:tc>
        <w:tc>
          <w:tcPr>
            <w:tcW w:w="353" w:type="dxa"/>
            <w:tcBorders>
              <w:top w:val="nil"/>
              <w:left w:val="nil"/>
              <w:bottom w:val="nil"/>
              <w:right w:val="nil"/>
            </w:tcBorders>
            <w:shd w:val="clear" w:color="auto" w:fill="auto"/>
            <w:noWrap/>
            <w:vAlign w:val="bottom"/>
            <w:hideMark/>
            <w:tcPrChange w:id="7073"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7074" w:author="dbecker" w:date="2015-11-09T14:22:00Z"/>
              </w:rPr>
            </w:pPr>
          </w:p>
        </w:tc>
        <w:tc>
          <w:tcPr>
            <w:tcW w:w="354" w:type="dxa"/>
            <w:tcBorders>
              <w:top w:val="nil"/>
              <w:left w:val="nil"/>
              <w:bottom w:val="nil"/>
              <w:right w:val="nil"/>
            </w:tcBorders>
            <w:shd w:val="clear" w:color="auto" w:fill="auto"/>
            <w:noWrap/>
            <w:vAlign w:val="bottom"/>
            <w:hideMark/>
            <w:tcPrChange w:id="707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76" w:author="dbecker" w:date="2015-11-09T14:22:00Z"/>
              </w:rPr>
            </w:pPr>
          </w:p>
        </w:tc>
        <w:tc>
          <w:tcPr>
            <w:tcW w:w="354" w:type="dxa"/>
            <w:tcBorders>
              <w:top w:val="nil"/>
              <w:left w:val="nil"/>
              <w:bottom w:val="nil"/>
              <w:right w:val="nil"/>
            </w:tcBorders>
            <w:shd w:val="clear" w:color="auto" w:fill="auto"/>
            <w:noWrap/>
            <w:vAlign w:val="bottom"/>
            <w:hideMark/>
            <w:tcPrChange w:id="707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78" w:author="dbecker" w:date="2015-11-09T14:22:00Z"/>
              </w:rPr>
            </w:pPr>
          </w:p>
        </w:tc>
        <w:tc>
          <w:tcPr>
            <w:tcW w:w="354" w:type="dxa"/>
            <w:tcBorders>
              <w:top w:val="nil"/>
              <w:left w:val="nil"/>
              <w:bottom w:val="nil"/>
              <w:right w:val="nil"/>
            </w:tcBorders>
            <w:shd w:val="clear" w:color="auto" w:fill="auto"/>
            <w:noWrap/>
            <w:vAlign w:val="bottom"/>
            <w:hideMark/>
            <w:tcPrChange w:id="707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80" w:author="dbecker" w:date="2015-11-09T14:22:00Z"/>
              </w:rPr>
            </w:pPr>
          </w:p>
        </w:tc>
        <w:tc>
          <w:tcPr>
            <w:tcW w:w="354" w:type="dxa"/>
            <w:tcBorders>
              <w:top w:val="nil"/>
              <w:left w:val="nil"/>
              <w:bottom w:val="nil"/>
              <w:right w:val="nil"/>
            </w:tcBorders>
            <w:shd w:val="clear" w:color="auto" w:fill="auto"/>
            <w:noWrap/>
            <w:vAlign w:val="bottom"/>
            <w:hideMark/>
            <w:tcPrChange w:id="708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82" w:author="dbecker" w:date="2015-11-09T14:22:00Z"/>
              </w:rPr>
            </w:pPr>
          </w:p>
        </w:tc>
        <w:tc>
          <w:tcPr>
            <w:tcW w:w="354" w:type="dxa"/>
            <w:tcBorders>
              <w:top w:val="nil"/>
              <w:left w:val="nil"/>
              <w:bottom w:val="nil"/>
              <w:right w:val="nil"/>
            </w:tcBorders>
            <w:shd w:val="clear" w:color="auto" w:fill="auto"/>
            <w:noWrap/>
            <w:vAlign w:val="bottom"/>
            <w:hideMark/>
            <w:tcPrChange w:id="708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84" w:author="dbecker" w:date="2015-11-09T14:22:00Z"/>
              </w:rPr>
            </w:pPr>
          </w:p>
        </w:tc>
        <w:tc>
          <w:tcPr>
            <w:tcW w:w="354" w:type="dxa"/>
            <w:tcBorders>
              <w:top w:val="nil"/>
              <w:left w:val="nil"/>
              <w:bottom w:val="nil"/>
              <w:right w:val="nil"/>
            </w:tcBorders>
            <w:shd w:val="clear" w:color="auto" w:fill="auto"/>
            <w:noWrap/>
            <w:vAlign w:val="bottom"/>
            <w:hideMark/>
            <w:tcPrChange w:id="708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86" w:author="dbecker" w:date="2015-11-09T14:22:00Z"/>
              </w:rPr>
            </w:pPr>
          </w:p>
        </w:tc>
        <w:tc>
          <w:tcPr>
            <w:tcW w:w="395" w:type="dxa"/>
            <w:tcBorders>
              <w:top w:val="nil"/>
              <w:left w:val="nil"/>
              <w:bottom w:val="nil"/>
              <w:right w:val="nil"/>
            </w:tcBorders>
            <w:shd w:val="clear" w:color="auto" w:fill="auto"/>
            <w:noWrap/>
            <w:vAlign w:val="bottom"/>
            <w:hideMark/>
            <w:tcPrChange w:id="708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88" w:author="dbecker" w:date="2015-11-09T14:22:00Z"/>
              </w:rPr>
            </w:pPr>
          </w:p>
        </w:tc>
        <w:tc>
          <w:tcPr>
            <w:tcW w:w="395" w:type="dxa"/>
            <w:tcBorders>
              <w:top w:val="nil"/>
              <w:left w:val="nil"/>
              <w:bottom w:val="nil"/>
              <w:right w:val="nil"/>
            </w:tcBorders>
            <w:shd w:val="clear" w:color="auto" w:fill="auto"/>
            <w:noWrap/>
            <w:vAlign w:val="bottom"/>
            <w:hideMark/>
            <w:tcPrChange w:id="708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90" w:author="dbecker" w:date="2015-11-09T14:22:00Z"/>
              </w:rPr>
            </w:pPr>
          </w:p>
        </w:tc>
        <w:tc>
          <w:tcPr>
            <w:tcW w:w="354" w:type="dxa"/>
            <w:tcBorders>
              <w:top w:val="nil"/>
              <w:left w:val="nil"/>
              <w:bottom w:val="nil"/>
              <w:right w:val="nil"/>
            </w:tcBorders>
            <w:shd w:val="clear" w:color="auto" w:fill="auto"/>
            <w:noWrap/>
            <w:vAlign w:val="bottom"/>
            <w:hideMark/>
            <w:tcPrChange w:id="709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92" w:author="dbecker" w:date="2015-11-09T14:22:00Z"/>
              </w:rPr>
            </w:pPr>
          </w:p>
        </w:tc>
        <w:tc>
          <w:tcPr>
            <w:tcW w:w="371" w:type="dxa"/>
            <w:tcBorders>
              <w:top w:val="nil"/>
              <w:left w:val="nil"/>
              <w:bottom w:val="nil"/>
              <w:right w:val="nil"/>
            </w:tcBorders>
            <w:shd w:val="clear" w:color="auto" w:fill="auto"/>
            <w:noWrap/>
            <w:vAlign w:val="bottom"/>
            <w:hideMark/>
            <w:tcPrChange w:id="7093"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094" w:author="dbecker" w:date="2015-11-09T14:22:00Z"/>
              </w:rPr>
            </w:pPr>
          </w:p>
        </w:tc>
        <w:tc>
          <w:tcPr>
            <w:tcW w:w="354" w:type="dxa"/>
            <w:tcBorders>
              <w:top w:val="nil"/>
              <w:left w:val="nil"/>
              <w:bottom w:val="nil"/>
              <w:right w:val="nil"/>
            </w:tcBorders>
            <w:shd w:val="clear" w:color="auto" w:fill="auto"/>
            <w:noWrap/>
            <w:vAlign w:val="bottom"/>
            <w:hideMark/>
            <w:tcPrChange w:id="709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96" w:author="dbecker" w:date="2015-11-09T14:22:00Z"/>
              </w:rPr>
            </w:pPr>
          </w:p>
        </w:tc>
        <w:tc>
          <w:tcPr>
            <w:tcW w:w="368" w:type="dxa"/>
            <w:tcBorders>
              <w:top w:val="nil"/>
              <w:left w:val="nil"/>
              <w:bottom w:val="nil"/>
              <w:right w:val="nil"/>
            </w:tcBorders>
            <w:shd w:val="clear" w:color="auto" w:fill="auto"/>
            <w:noWrap/>
            <w:vAlign w:val="bottom"/>
            <w:hideMark/>
            <w:tcPrChange w:id="709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098" w:author="dbecker" w:date="2015-11-09T14:22:00Z"/>
              </w:rPr>
            </w:pPr>
          </w:p>
        </w:tc>
        <w:tc>
          <w:tcPr>
            <w:tcW w:w="368" w:type="dxa"/>
            <w:tcBorders>
              <w:top w:val="nil"/>
              <w:left w:val="nil"/>
              <w:bottom w:val="nil"/>
              <w:right w:val="nil"/>
            </w:tcBorders>
            <w:shd w:val="clear" w:color="auto" w:fill="auto"/>
            <w:noWrap/>
            <w:vAlign w:val="bottom"/>
            <w:hideMark/>
            <w:tcPrChange w:id="709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00" w:author="dbecker" w:date="2015-11-09T14:22:00Z"/>
              </w:rPr>
            </w:pPr>
          </w:p>
        </w:tc>
        <w:tc>
          <w:tcPr>
            <w:tcW w:w="354" w:type="dxa"/>
            <w:tcBorders>
              <w:top w:val="nil"/>
              <w:left w:val="nil"/>
              <w:bottom w:val="nil"/>
              <w:right w:val="nil"/>
            </w:tcBorders>
            <w:shd w:val="clear" w:color="auto" w:fill="auto"/>
            <w:noWrap/>
            <w:vAlign w:val="bottom"/>
            <w:hideMark/>
            <w:tcPrChange w:id="71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02" w:author="dbecker" w:date="2015-11-09T14:22:00Z"/>
              </w:rPr>
            </w:pPr>
          </w:p>
        </w:tc>
        <w:tc>
          <w:tcPr>
            <w:tcW w:w="354" w:type="dxa"/>
            <w:tcBorders>
              <w:top w:val="nil"/>
              <w:left w:val="nil"/>
              <w:bottom w:val="nil"/>
              <w:right w:val="nil"/>
            </w:tcBorders>
            <w:shd w:val="clear" w:color="auto" w:fill="auto"/>
            <w:noWrap/>
            <w:vAlign w:val="bottom"/>
            <w:hideMark/>
            <w:tcPrChange w:id="71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04" w:author="dbecker" w:date="2015-11-09T14:22:00Z"/>
              </w:rPr>
            </w:pPr>
          </w:p>
        </w:tc>
        <w:tc>
          <w:tcPr>
            <w:tcW w:w="354" w:type="dxa"/>
            <w:tcBorders>
              <w:top w:val="nil"/>
              <w:left w:val="nil"/>
              <w:bottom w:val="nil"/>
              <w:right w:val="nil"/>
            </w:tcBorders>
            <w:shd w:val="clear" w:color="auto" w:fill="auto"/>
            <w:noWrap/>
            <w:vAlign w:val="bottom"/>
            <w:hideMark/>
            <w:tcPrChange w:id="71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06" w:author="dbecker" w:date="2015-11-09T14:22:00Z"/>
              </w:rPr>
            </w:pPr>
          </w:p>
        </w:tc>
      </w:tr>
      <w:tr w:rsidR="008216C3" w:rsidDel="00093998" w:rsidTr="00093998">
        <w:trPr>
          <w:trHeight w:val="315"/>
          <w:del w:id="7107" w:author="dbecker" w:date="2015-11-09T14:22:00Z"/>
          <w:trPrChange w:id="7108"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10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110" w:author="dbecker" w:date="2015-11-09T14:22:00Z"/>
              </w:rPr>
            </w:pPr>
            <w:del w:id="7111" w:author="dbecker" w:date="2015-11-09T14:22:00Z">
              <w:r w:rsidDel="00093998">
                <w:delText>4.</w:delText>
              </w:r>
            </w:del>
          </w:p>
        </w:tc>
        <w:tc>
          <w:tcPr>
            <w:tcW w:w="5629" w:type="dxa"/>
            <w:gridSpan w:val="12"/>
            <w:tcBorders>
              <w:top w:val="nil"/>
              <w:left w:val="nil"/>
              <w:bottom w:val="nil"/>
              <w:right w:val="nil"/>
            </w:tcBorders>
            <w:shd w:val="clear" w:color="auto" w:fill="auto"/>
            <w:noWrap/>
            <w:vAlign w:val="bottom"/>
            <w:hideMark/>
            <w:tcPrChange w:id="7112" w:author="dbecker" w:date="2015-11-09T14:22:00Z">
              <w:tcPr>
                <w:tcW w:w="5383" w:type="dxa"/>
                <w:gridSpan w:val="12"/>
                <w:tcBorders>
                  <w:top w:val="nil"/>
                  <w:left w:val="nil"/>
                  <w:bottom w:val="nil"/>
                  <w:right w:val="nil"/>
                </w:tcBorders>
                <w:shd w:val="clear" w:color="auto" w:fill="auto"/>
                <w:noWrap/>
                <w:vAlign w:val="bottom"/>
                <w:hideMark/>
              </w:tcPr>
            </w:tcPrChange>
          </w:tcPr>
          <w:p w:rsidR="008216C3" w:rsidDel="00093998" w:rsidRDefault="008216C3">
            <w:pPr>
              <w:rPr>
                <w:del w:id="7113" w:author="dbecker" w:date="2015-11-09T14:22:00Z"/>
              </w:rPr>
            </w:pPr>
            <w:del w:id="7114" w:author="dbecker" w:date="2015-11-09T14:22:00Z">
              <w:r w:rsidDel="00093998">
                <w:delText>Can the person sit unassisted for prolonged periods?</w:delText>
              </w:r>
            </w:del>
          </w:p>
        </w:tc>
        <w:tc>
          <w:tcPr>
            <w:tcW w:w="395" w:type="dxa"/>
            <w:tcBorders>
              <w:top w:val="nil"/>
              <w:left w:val="nil"/>
              <w:bottom w:val="nil"/>
              <w:right w:val="nil"/>
            </w:tcBorders>
            <w:shd w:val="clear" w:color="auto" w:fill="auto"/>
            <w:noWrap/>
            <w:vAlign w:val="bottom"/>
            <w:hideMark/>
            <w:tcPrChange w:id="711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16" w:author="dbecker" w:date="2015-11-09T14:22:00Z"/>
              </w:rPr>
            </w:pPr>
          </w:p>
        </w:tc>
        <w:tc>
          <w:tcPr>
            <w:tcW w:w="395" w:type="dxa"/>
            <w:tcBorders>
              <w:top w:val="nil"/>
              <w:left w:val="nil"/>
              <w:bottom w:val="nil"/>
              <w:right w:val="nil"/>
            </w:tcBorders>
            <w:shd w:val="clear" w:color="auto" w:fill="auto"/>
            <w:noWrap/>
            <w:vAlign w:val="bottom"/>
            <w:hideMark/>
            <w:tcPrChange w:id="711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18" w:author="dbecker" w:date="2015-11-09T14:22:00Z"/>
              </w:rPr>
            </w:pPr>
          </w:p>
        </w:tc>
        <w:tc>
          <w:tcPr>
            <w:tcW w:w="354" w:type="dxa"/>
            <w:tcBorders>
              <w:top w:val="nil"/>
              <w:left w:val="nil"/>
              <w:bottom w:val="nil"/>
              <w:right w:val="nil"/>
            </w:tcBorders>
            <w:shd w:val="clear" w:color="auto" w:fill="auto"/>
            <w:noWrap/>
            <w:vAlign w:val="bottom"/>
            <w:hideMark/>
            <w:tcPrChange w:id="711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20" w:author="dbecker" w:date="2015-11-09T14:22:00Z"/>
              </w:rPr>
            </w:pPr>
          </w:p>
        </w:tc>
        <w:tc>
          <w:tcPr>
            <w:tcW w:w="371" w:type="dxa"/>
            <w:tcBorders>
              <w:top w:val="nil"/>
              <w:left w:val="nil"/>
              <w:bottom w:val="nil"/>
              <w:right w:val="nil"/>
            </w:tcBorders>
            <w:shd w:val="clear" w:color="auto" w:fill="auto"/>
            <w:noWrap/>
            <w:vAlign w:val="bottom"/>
            <w:hideMark/>
            <w:tcPrChange w:id="7121"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122" w:author="dbecker" w:date="2015-11-09T14:22:00Z"/>
              </w:rPr>
            </w:pPr>
          </w:p>
        </w:tc>
        <w:tc>
          <w:tcPr>
            <w:tcW w:w="354" w:type="dxa"/>
            <w:tcBorders>
              <w:top w:val="nil"/>
              <w:left w:val="nil"/>
              <w:bottom w:val="nil"/>
              <w:right w:val="nil"/>
            </w:tcBorders>
            <w:shd w:val="clear" w:color="auto" w:fill="auto"/>
            <w:noWrap/>
            <w:vAlign w:val="bottom"/>
            <w:hideMark/>
            <w:tcPrChange w:id="71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24" w:author="dbecker" w:date="2015-11-09T14:22:00Z"/>
              </w:rPr>
            </w:pPr>
          </w:p>
        </w:tc>
        <w:tc>
          <w:tcPr>
            <w:tcW w:w="368" w:type="dxa"/>
            <w:tcBorders>
              <w:top w:val="nil"/>
              <w:left w:val="nil"/>
              <w:bottom w:val="nil"/>
              <w:right w:val="nil"/>
            </w:tcBorders>
            <w:shd w:val="clear" w:color="auto" w:fill="auto"/>
            <w:noWrap/>
            <w:vAlign w:val="bottom"/>
            <w:hideMark/>
            <w:tcPrChange w:id="71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26" w:author="dbecker" w:date="2015-11-09T14:22:00Z"/>
              </w:rPr>
            </w:pPr>
          </w:p>
        </w:tc>
        <w:tc>
          <w:tcPr>
            <w:tcW w:w="368" w:type="dxa"/>
            <w:tcBorders>
              <w:top w:val="nil"/>
              <w:left w:val="nil"/>
              <w:bottom w:val="nil"/>
              <w:right w:val="nil"/>
            </w:tcBorders>
            <w:shd w:val="clear" w:color="auto" w:fill="auto"/>
            <w:noWrap/>
            <w:vAlign w:val="bottom"/>
            <w:hideMark/>
            <w:tcPrChange w:id="712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28" w:author="dbecker" w:date="2015-11-09T14:22:00Z"/>
              </w:rPr>
            </w:pPr>
          </w:p>
        </w:tc>
        <w:tc>
          <w:tcPr>
            <w:tcW w:w="354" w:type="dxa"/>
            <w:tcBorders>
              <w:top w:val="nil"/>
              <w:left w:val="nil"/>
              <w:bottom w:val="nil"/>
              <w:right w:val="nil"/>
            </w:tcBorders>
            <w:shd w:val="clear" w:color="auto" w:fill="auto"/>
            <w:noWrap/>
            <w:vAlign w:val="bottom"/>
            <w:hideMark/>
            <w:tcPrChange w:id="71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30" w:author="dbecker" w:date="2015-11-09T14:22:00Z"/>
              </w:rPr>
            </w:pPr>
          </w:p>
        </w:tc>
        <w:tc>
          <w:tcPr>
            <w:tcW w:w="354" w:type="dxa"/>
            <w:tcBorders>
              <w:top w:val="nil"/>
              <w:left w:val="nil"/>
              <w:bottom w:val="nil"/>
              <w:right w:val="nil"/>
            </w:tcBorders>
            <w:shd w:val="clear" w:color="auto" w:fill="auto"/>
            <w:noWrap/>
            <w:vAlign w:val="bottom"/>
            <w:hideMark/>
            <w:tcPrChange w:id="71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32" w:author="dbecker" w:date="2015-11-09T14:22:00Z"/>
              </w:rPr>
            </w:pPr>
          </w:p>
        </w:tc>
        <w:tc>
          <w:tcPr>
            <w:tcW w:w="354" w:type="dxa"/>
            <w:tcBorders>
              <w:top w:val="nil"/>
              <w:left w:val="nil"/>
              <w:bottom w:val="nil"/>
              <w:right w:val="nil"/>
            </w:tcBorders>
            <w:shd w:val="clear" w:color="auto" w:fill="auto"/>
            <w:noWrap/>
            <w:vAlign w:val="bottom"/>
            <w:hideMark/>
            <w:tcPrChange w:id="713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34" w:author="dbecker" w:date="2015-11-09T14:22:00Z"/>
              </w:rPr>
            </w:pPr>
          </w:p>
        </w:tc>
      </w:tr>
      <w:tr w:rsidR="008216C3" w:rsidDel="00093998" w:rsidTr="00093998">
        <w:trPr>
          <w:trHeight w:val="402"/>
          <w:del w:id="7135" w:author="dbecker" w:date="2015-11-09T14:22:00Z"/>
          <w:trPrChange w:id="7136"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137"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138"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139"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140" w:author="dbecker" w:date="2015-11-09T14:22:00Z"/>
              </w:rPr>
            </w:pPr>
            <w:del w:id="7141"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14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143" w:author="dbecker" w:date="2015-11-09T14:22:00Z"/>
              </w:rPr>
            </w:pPr>
            <w:del w:id="7144"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7145"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7146" w:author="dbecker" w:date="2015-11-09T14:22:00Z"/>
              </w:rPr>
            </w:pPr>
            <w:del w:id="7147" w:author="dbecker" w:date="2015-11-09T14:22:00Z">
              <w:r w:rsidDel="00093998">
                <w:delText>Yes</w:delText>
              </w:r>
            </w:del>
          </w:p>
        </w:tc>
        <w:tc>
          <w:tcPr>
            <w:tcW w:w="5978" w:type="dxa"/>
            <w:gridSpan w:val="13"/>
            <w:tcBorders>
              <w:top w:val="nil"/>
              <w:left w:val="nil"/>
              <w:bottom w:val="nil"/>
              <w:right w:val="nil"/>
            </w:tcBorders>
            <w:shd w:val="clear" w:color="auto" w:fill="auto"/>
            <w:noWrap/>
            <w:vAlign w:val="bottom"/>
            <w:hideMark/>
            <w:tcPrChange w:id="7148" w:author="dbecker" w:date="2015-11-09T14:22:00Z">
              <w:tcPr>
                <w:tcW w:w="5896" w:type="dxa"/>
                <w:gridSpan w:val="13"/>
                <w:tcBorders>
                  <w:top w:val="nil"/>
                  <w:left w:val="nil"/>
                  <w:bottom w:val="nil"/>
                  <w:right w:val="nil"/>
                </w:tcBorders>
                <w:shd w:val="clear" w:color="auto" w:fill="auto"/>
                <w:noWrap/>
                <w:vAlign w:val="bottom"/>
                <w:hideMark/>
              </w:tcPr>
            </w:tcPrChange>
          </w:tcPr>
          <w:p w:rsidR="008216C3" w:rsidDel="00093998" w:rsidRDefault="008216C3">
            <w:pPr>
              <w:rPr>
                <w:del w:id="7149" w:author="dbecker" w:date="2015-11-09T14:22:00Z"/>
              </w:rPr>
            </w:pPr>
            <w:del w:id="7150" w:author="dbecker" w:date="2015-11-09T14:22:00Z">
              <w:r w:rsidDel="00093998">
                <w:delText>Continue with Step 7 and request a Special Needs Bus.</w:delText>
              </w:r>
            </w:del>
          </w:p>
        </w:tc>
        <w:tc>
          <w:tcPr>
            <w:tcW w:w="368" w:type="dxa"/>
            <w:tcBorders>
              <w:top w:val="nil"/>
              <w:left w:val="nil"/>
              <w:bottom w:val="nil"/>
              <w:right w:val="nil"/>
            </w:tcBorders>
            <w:shd w:val="clear" w:color="auto" w:fill="auto"/>
            <w:noWrap/>
            <w:vAlign w:val="bottom"/>
            <w:hideMark/>
            <w:tcPrChange w:id="715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52" w:author="dbecker" w:date="2015-11-09T14:22:00Z"/>
              </w:rPr>
            </w:pPr>
          </w:p>
        </w:tc>
        <w:tc>
          <w:tcPr>
            <w:tcW w:w="368" w:type="dxa"/>
            <w:tcBorders>
              <w:top w:val="nil"/>
              <w:left w:val="nil"/>
              <w:bottom w:val="nil"/>
              <w:right w:val="nil"/>
            </w:tcBorders>
            <w:shd w:val="clear" w:color="auto" w:fill="auto"/>
            <w:noWrap/>
            <w:vAlign w:val="bottom"/>
            <w:hideMark/>
            <w:tcPrChange w:id="715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54" w:author="dbecker" w:date="2015-11-09T14:22:00Z"/>
              </w:rPr>
            </w:pPr>
          </w:p>
        </w:tc>
        <w:tc>
          <w:tcPr>
            <w:tcW w:w="354" w:type="dxa"/>
            <w:tcBorders>
              <w:top w:val="nil"/>
              <w:left w:val="nil"/>
              <w:bottom w:val="nil"/>
              <w:right w:val="nil"/>
            </w:tcBorders>
            <w:shd w:val="clear" w:color="auto" w:fill="auto"/>
            <w:noWrap/>
            <w:vAlign w:val="bottom"/>
            <w:hideMark/>
            <w:tcPrChange w:id="715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56" w:author="dbecker" w:date="2015-11-09T14:22:00Z"/>
              </w:rPr>
            </w:pPr>
          </w:p>
        </w:tc>
        <w:tc>
          <w:tcPr>
            <w:tcW w:w="354" w:type="dxa"/>
            <w:tcBorders>
              <w:top w:val="nil"/>
              <w:left w:val="nil"/>
              <w:bottom w:val="nil"/>
              <w:right w:val="nil"/>
            </w:tcBorders>
            <w:shd w:val="clear" w:color="auto" w:fill="auto"/>
            <w:noWrap/>
            <w:vAlign w:val="bottom"/>
            <w:hideMark/>
            <w:tcPrChange w:id="715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58" w:author="dbecker" w:date="2015-11-09T14:22:00Z"/>
              </w:rPr>
            </w:pPr>
          </w:p>
        </w:tc>
        <w:tc>
          <w:tcPr>
            <w:tcW w:w="354" w:type="dxa"/>
            <w:tcBorders>
              <w:top w:val="nil"/>
              <w:left w:val="nil"/>
              <w:bottom w:val="nil"/>
              <w:right w:val="nil"/>
            </w:tcBorders>
            <w:shd w:val="clear" w:color="auto" w:fill="auto"/>
            <w:noWrap/>
            <w:vAlign w:val="bottom"/>
            <w:hideMark/>
            <w:tcPrChange w:id="715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60" w:author="dbecker" w:date="2015-11-09T14:22:00Z"/>
              </w:rPr>
            </w:pPr>
          </w:p>
        </w:tc>
      </w:tr>
      <w:tr w:rsidR="008216C3" w:rsidDel="00093998" w:rsidTr="00093998">
        <w:trPr>
          <w:trHeight w:val="402"/>
          <w:del w:id="7161" w:author="dbecker" w:date="2015-11-09T14:22:00Z"/>
          <w:trPrChange w:id="7162"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163"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164"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16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166" w:author="dbecker" w:date="2015-11-09T14:22:00Z"/>
              </w:rPr>
            </w:pPr>
            <w:del w:id="7167"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16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169" w:author="dbecker" w:date="2015-11-09T14:22:00Z"/>
              </w:rPr>
            </w:pPr>
            <w:del w:id="7170" w:author="dbecker" w:date="2015-11-09T14:22:00Z">
              <w:r w:rsidDel="00093998">
                <w:delText> </w:delText>
              </w:r>
            </w:del>
          </w:p>
        </w:tc>
        <w:tc>
          <w:tcPr>
            <w:tcW w:w="692" w:type="dxa"/>
            <w:tcBorders>
              <w:top w:val="nil"/>
              <w:left w:val="nil"/>
              <w:bottom w:val="nil"/>
              <w:right w:val="nil"/>
            </w:tcBorders>
            <w:shd w:val="clear" w:color="auto" w:fill="auto"/>
            <w:noWrap/>
            <w:vAlign w:val="bottom"/>
            <w:hideMark/>
            <w:tcPrChange w:id="7171"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172" w:author="dbecker" w:date="2015-11-09T14:22:00Z"/>
              </w:rPr>
            </w:pPr>
            <w:del w:id="7173" w:author="dbecker" w:date="2015-11-09T14:22:00Z">
              <w:r w:rsidDel="00093998">
                <w:delText>No</w:delText>
              </w:r>
            </w:del>
          </w:p>
        </w:tc>
        <w:tc>
          <w:tcPr>
            <w:tcW w:w="276" w:type="dxa"/>
            <w:tcBorders>
              <w:top w:val="nil"/>
              <w:left w:val="nil"/>
              <w:bottom w:val="nil"/>
              <w:right w:val="nil"/>
            </w:tcBorders>
            <w:shd w:val="clear" w:color="auto" w:fill="auto"/>
            <w:noWrap/>
            <w:vAlign w:val="bottom"/>
            <w:hideMark/>
            <w:tcPrChange w:id="717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175" w:author="dbecker" w:date="2015-11-09T14:22:00Z"/>
              </w:rPr>
            </w:pPr>
          </w:p>
        </w:tc>
        <w:tc>
          <w:tcPr>
            <w:tcW w:w="3401" w:type="dxa"/>
            <w:gridSpan w:val="6"/>
            <w:tcBorders>
              <w:top w:val="nil"/>
              <w:left w:val="nil"/>
              <w:bottom w:val="nil"/>
              <w:right w:val="nil"/>
            </w:tcBorders>
            <w:shd w:val="clear" w:color="auto" w:fill="auto"/>
            <w:noWrap/>
            <w:vAlign w:val="bottom"/>
            <w:hideMark/>
            <w:tcPrChange w:id="7176" w:author="dbecker" w:date="2015-11-09T14:22:00Z">
              <w:tcPr>
                <w:tcW w:w="3401" w:type="dxa"/>
                <w:gridSpan w:val="6"/>
                <w:tcBorders>
                  <w:top w:val="nil"/>
                  <w:left w:val="nil"/>
                  <w:bottom w:val="nil"/>
                  <w:right w:val="nil"/>
                </w:tcBorders>
                <w:shd w:val="clear" w:color="auto" w:fill="auto"/>
                <w:noWrap/>
                <w:vAlign w:val="bottom"/>
                <w:hideMark/>
              </w:tcPr>
            </w:tcPrChange>
          </w:tcPr>
          <w:p w:rsidR="008216C3" w:rsidDel="00093998" w:rsidRDefault="008216C3">
            <w:pPr>
              <w:rPr>
                <w:del w:id="7177" w:author="dbecker" w:date="2015-11-09T14:22:00Z"/>
              </w:rPr>
            </w:pPr>
            <w:del w:id="7178" w:author="dbecker" w:date="2015-11-09T14:22:00Z">
              <w:r w:rsidDel="00093998">
                <w:delText>Continue with Step 5.</w:delText>
              </w:r>
            </w:del>
          </w:p>
        </w:tc>
        <w:tc>
          <w:tcPr>
            <w:tcW w:w="354" w:type="dxa"/>
            <w:tcBorders>
              <w:top w:val="nil"/>
              <w:left w:val="nil"/>
              <w:bottom w:val="nil"/>
              <w:right w:val="nil"/>
            </w:tcBorders>
            <w:shd w:val="clear" w:color="auto" w:fill="auto"/>
            <w:noWrap/>
            <w:vAlign w:val="bottom"/>
            <w:hideMark/>
            <w:tcPrChange w:id="717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80" w:author="dbecker" w:date="2015-11-09T14:22:00Z"/>
              </w:rPr>
            </w:pPr>
          </w:p>
        </w:tc>
        <w:tc>
          <w:tcPr>
            <w:tcW w:w="354" w:type="dxa"/>
            <w:tcBorders>
              <w:top w:val="nil"/>
              <w:left w:val="nil"/>
              <w:bottom w:val="nil"/>
              <w:right w:val="nil"/>
            </w:tcBorders>
            <w:shd w:val="clear" w:color="auto" w:fill="auto"/>
            <w:noWrap/>
            <w:vAlign w:val="bottom"/>
            <w:hideMark/>
            <w:tcPrChange w:id="718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82" w:author="dbecker" w:date="2015-11-09T14:22:00Z"/>
              </w:rPr>
            </w:pPr>
          </w:p>
        </w:tc>
        <w:tc>
          <w:tcPr>
            <w:tcW w:w="395" w:type="dxa"/>
            <w:tcBorders>
              <w:top w:val="nil"/>
              <w:left w:val="nil"/>
              <w:bottom w:val="nil"/>
              <w:right w:val="nil"/>
            </w:tcBorders>
            <w:shd w:val="clear" w:color="auto" w:fill="auto"/>
            <w:noWrap/>
            <w:vAlign w:val="bottom"/>
            <w:hideMark/>
            <w:tcPrChange w:id="718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84" w:author="dbecker" w:date="2015-11-09T14:22:00Z"/>
              </w:rPr>
            </w:pPr>
          </w:p>
        </w:tc>
        <w:tc>
          <w:tcPr>
            <w:tcW w:w="395" w:type="dxa"/>
            <w:tcBorders>
              <w:top w:val="nil"/>
              <w:left w:val="nil"/>
              <w:bottom w:val="nil"/>
              <w:right w:val="nil"/>
            </w:tcBorders>
            <w:shd w:val="clear" w:color="auto" w:fill="auto"/>
            <w:noWrap/>
            <w:vAlign w:val="bottom"/>
            <w:hideMark/>
            <w:tcPrChange w:id="718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86" w:author="dbecker" w:date="2015-11-09T14:22:00Z"/>
              </w:rPr>
            </w:pPr>
          </w:p>
        </w:tc>
        <w:tc>
          <w:tcPr>
            <w:tcW w:w="354" w:type="dxa"/>
            <w:tcBorders>
              <w:top w:val="nil"/>
              <w:left w:val="nil"/>
              <w:bottom w:val="nil"/>
              <w:right w:val="nil"/>
            </w:tcBorders>
            <w:shd w:val="clear" w:color="auto" w:fill="auto"/>
            <w:noWrap/>
            <w:vAlign w:val="bottom"/>
            <w:hideMark/>
            <w:tcPrChange w:id="718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88" w:author="dbecker" w:date="2015-11-09T14:22:00Z"/>
              </w:rPr>
            </w:pPr>
          </w:p>
        </w:tc>
        <w:tc>
          <w:tcPr>
            <w:tcW w:w="371" w:type="dxa"/>
            <w:tcBorders>
              <w:top w:val="nil"/>
              <w:left w:val="nil"/>
              <w:bottom w:val="nil"/>
              <w:right w:val="nil"/>
            </w:tcBorders>
            <w:shd w:val="clear" w:color="auto" w:fill="auto"/>
            <w:noWrap/>
            <w:vAlign w:val="bottom"/>
            <w:hideMark/>
            <w:tcPrChange w:id="7189"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190" w:author="dbecker" w:date="2015-11-09T14:22:00Z"/>
              </w:rPr>
            </w:pPr>
          </w:p>
        </w:tc>
        <w:tc>
          <w:tcPr>
            <w:tcW w:w="354" w:type="dxa"/>
            <w:tcBorders>
              <w:top w:val="nil"/>
              <w:left w:val="nil"/>
              <w:bottom w:val="nil"/>
              <w:right w:val="nil"/>
            </w:tcBorders>
            <w:shd w:val="clear" w:color="auto" w:fill="auto"/>
            <w:noWrap/>
            <w:vAlign w:val="bottom"/>
            <w:hideMark/>
            <w:tcPrChange w:id="719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92" w:author="dbecker" w:date="2015-11-09T14:22:00Z"/>
              </w:rPr>
            </w:pPr>
          </w:p>
        </w:tc>
        <w:tc>
          <w:tcPr>
            <w:tcW w:w="368" w:type="dxa"/>
            <w:tcBorders>
              <w:top w:val="nil"/>
              <w:left w:val="nil"/>
              <w:bottom w:val="nil"/>
              <w:right w:val="nil"/>
            </w:tcBorders>
            <w:shd w:val="clear" w:color="auto" w:fill="auto"/>
            <w:noWrap/>
            <w:vAlign w:val="bottom"/>
            <w:hideMark/>
            <w:tcPrChange w:id="719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94" w:author="dbecker" w:date="2015-11-09T14:22:00Z"/>
              </w:rPr>
            </w:pPr>
          </w:p>
        </w:tc>
        <w:tc>
          <w:tcPr>
            <w:tcW w:w="368" w:type="dxa"/>
            <w:tcBorders>
              <w:top w:val="nil"/>
              <w:left w:val="nil"/>
              <w:bottom w:val="nil"/>
              <w:right w:val="nil"/>
            </w:tcBorders>
            <w:shd w:val="clear" w:color="auto" w:fill="auto"/>
            <w:noWrap/>
            <w:vAlign w:val="bottom"/>
            <w:hideMark/>
            <w:tcPrChange w:id="719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96" w:author="dbecker" w:date="2015-11-09T14:22:00Z"/>
              </w:rPr>
            </w:pPr>
          </w:p>
        </w:tc>
        <w:tc>
          <w:tcPr>
            <w:tcW w:w="354" w:type="dxa"/>
            <w:tcBorders>
              <w:top w:val="nil"/>
              <w:left w:val="nil"/>
              <w:bottom w:val="nil"/>
              <w:right w:val="nil"/>
            </w:tcBorders>
            <w:shd w:val="clear" w:color="auto" w:fill="auto"/>
            <w:noWrap/>
            <w:vAlign w:val="bottom"/>
            <w:hideMark/>
            <w:tcPrChange w:id="719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198" w:author="dbecker" w:date="2015-11-09T14:22:00Z"/>
              </w:rPr>
            </w:pPr>
          </w:p>
        </w:tc>
        <w:tc>
          <w:tcPr>
            <w:tcW w:w="354" w:type="dxa"/>
            <w:tcBorders>
              <w:top w:val="nil"/>
              <w:left w:val="nil"/>
              <w:bottom w:val="nil"/>
              <w:right w:val="nil"/>
            </w:tcBorders>
            <w:shd w:val="clear" w:color="auto" w:fill="auto"/>
            <w:noWrap/>
            <w:vAlign w:val="bottom"/>
            <w:hideMark/>
            <w:tcPrChange w:id="719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00" w:author="dbecker" w:date="2015-11-09T14:22:00Z"/>
              </w:rPr>
            </w:pPr>
          </w:p>
        </w:tc>
        <w:tc>
          <w:tcPr>
            <w:tcW w:w="354" w:type="dxa"/>
            <w:tcBorders>
              <w:top w:val="nil"/>
              <w:left w:val="nil"/>
              <w:bottom w:val="nil"/>
              <w:right w:val="nil"/>
            </w:tcBorders>
            <w:shd w:val="clear" w:color="auto" w:fill="auto"/>
            <w:noWrap/>
            <w:vAlign w:val="bottom"/>
            <w:hideMark/>
            <w:tcPrChange w:id="72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02" w:author="dbecker" w:date="2015-11-09T14:22:00Z"/>
              </w:rPr>
            </w:pPr>
          </w:p>
        </w:tc>
      </w:tr>
      <w:tr w:rsidR="008216C3" w:rsidDel="00093998" w:rsidTr="00093998">
        <w:trPr>
          <w:trHeight w:val="315"/>
          <w:del w:id="7203" w:author="dbecker" w:date="2015-11-09T14:22:00Z"/>
          <w:trPrChange w:id="7204"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205"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206" w:author="dbecker" w:date="2015-11-09T14:22:00Z"/>
              </w:rPr>
            </w:pPr>
          </w:p>
        </w:tc>
        <w:tc>
          <w:tcPr>
            <w:tcW w:w="276" w:type="dxa"/>
            <w:tcBorders>
              <w:top w:val="nil"/>
              <w:left w:val="nil"/>
              <w:bottom w:val="nil"/>
              <w:right w:val="nil"/>
            </w:tcBorders>
            <w:shd w:val="clear" w:color="auto" w:fill="auto"/>
            <w:noWrap/>
            <w:vAlign w:val="bottom"/>
            <w:hideMark/>
            <w:tcPrChange w:id="7207"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208" w:author="dbecker" w:date="2015-11-09T14:22:00Z"/>
              </w:rPr>
            </w:pPr>
          </w:p>
        </w:tc>
        <w:tc>
          <w:tcPr>
            <w:tcW w:w="276" w:type="dxa"/>
            <w:tcBorders>
              <w:top w:val="nil"/>
              <w:left w:val="nil"/>
              <w:bottom w:val="nil"/>
              <w:right w:val="nil"/>
            </w:tcBorders>
            <w:shd w:val="clear" w:color="auto" w:fill="auto"/>
            <w:noWrap/>
            <w:vAlign w:val="bottom"/>
            <w:hideMark/>
            <w:tcPrChange w:id="7209"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210" w:author="dbecker" w:date="2015-11-09T14:22:00Z"/>
              </w:rPr>
            </w:pPr>
          </w:p>
        </w:tc>
        <w:tc>
          <w:tcPr>
            <w:tcW w:w="692" w:type="dxa"/>
            <w:tcBorders>
              <w:top w:val="nil"/>
              <w:left w:val="nil"/>
              <w:bottom w:val="nil"/>
              <w:right w:val="nil"/>
            </w:tcBorders>
            <w:shd w:val="clear" w:color="auto" w:fill="auto"/>
            <w:noWrap/>
            <w:vAlign w:val="bottom"/>
            <w:hideMark/>
            <w:tcPrChange w:id="7211"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212" w:author="dbecker" w:date="2015-11-09T14:22:00Z"/>
              </w:rPr>
            </w:pPr>
          </w:p>
        </w:tc>
        <w:tc>
          <w:tcPr>
            <w:tcW w:w="276" w:type="dxa"/>
            <w:tcBorders>
              <w:top w:val="nil"/>
              <w:left w:val="nil"/>
              <w:bottom w:val="nil"/>
              <w:right w:val="nil"/>
            </w:tcBorders>
            <w:shd w:val="clear" w:color="auto" w:fill="auto"/>
            <w:noWrap/>
            <w:vAlign w:val="bottom"/>
            <w:hideMark/>
            <w:tcPrChange w:id="7213"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214" w:author="dbecker" w:date="2015-11-09T14:22:00Z"/>
              </w:rPr>
            </w:pPr>
          </w:p>
        </w:tc>
        <w:tc>
          <w:tcPr>
            <w:tcW w:w="1632" w:type="dxa"/>
            <w:tcBorders>
              <w:top w:val="nil"/>
              <w:left w:val="nil"/>
              <w:bottom w:val="nil"/>
              <w:right w:val="nil"/>
            </w:tcBorders>
            <w:shd w:val="clear" w:color="auto" w:fill="auto"/>
            <w:noWrap/>
            <w:vAlign w:val="bottom"/>
            <w:hideMark/>
            <w:tcPrChange w:id="7215"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7216" w:author="dbecker" w:date="2015-11-09T14:22:00Z"/>
              </w:rPr>
            </w:pPr>
          </w:p>
        </w:tc>
        <w:tc>
          <w:tcPr>
            <w:tcW w:w="353" w:type="dxa"/>
            <w:tcBorders>
              <w:top w:val="nil"/>
              <w:left w:val="nil"/>
              <w:bottom w:val="nil"/>
              <w:right w:val="nil"/>
            </w:tcBorders>
            <w:shd w:val="clear" w:color="auto" w:fill="auto"/>
            <w:noWrap/>
            <w:vAlign w:val="bottom"/>
            <w:hideMark/>
            <w:tcPrChange w:id="7217"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7218" w:author="dbecker" w:date="2015-11-09T14:22:00Z"/>
              </w:rPr>
            </w:pPr>
          </w:p>
        </w:tc>
        <w:tc>
          <w:tcPr>
            <w:tcW w:w="354" w:type="dxa"/>
            <w:tcBorders>
              <w:top w:val="nil"/>
              <w:left w:val="nil"/>
              <w:bottom w:val="nil"/>
              <w:right w:val="nil"/>
            </w:tcBorders>
            <w:shd w:val="clear" w:color="auto" w:fill="auto"/>
            <w:noWrap/>
            <w:vAlign w:val="bottom"/>
            <w:hideMark/>
            <w:tcPrChange w:id="721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20" w:author="dbecker" w:date="2015-11-09T14:22:00Z"/>
              </w:rPr>
            </w:pPr>
          </w:p>
        </w:tc>
        <w:tc>
          <w:tcPr>
            <w:tcW w:w="354" w:type="dxa"/>
            <w:tcBorders>
              <w:top w:val="nil"/>
              <w:left w:val="nil"/>
              <w:bottom w:val="nil"/>
              <w:right w:val="nil"/>
            </w:tcBorders>
            <w:shd w:val="clear" w:color="auto" w:fill="auto"/>
            <w:noWrap/>
            <w:vAlign w:val="bottom"/>
            <w:hideMark/>
            <w:tcPrChange w:id="722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22" w:author="dbecker" w:date="2015-11-09T14:22:00Z"/>
              </w:rPr>
            </w:pPr>
          </w:p>
        </w:tc>
        <w:tc>
          <w:tcPr>
            <w:tcW w:w="354" w:type="dxa"/>
            <w:tcBorders>
              <w:top w:val="nil"/>
              <w:left w:val="nil"/>
              <w:bottom w:val="nil"/>
              <w:right w:val="nil"/>
            </w:tcBorders>
            <w:shd w:val="clear" w:color="auto" w:fill="auto"/>
            <w:noWrap/>
            <w:vAlign w:val="bottom"/>
            <w:hideMark/>
            <w:tcPrChange w:id="72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24" w:author="dbecker" w:date="2015-11-09T14:22:00Z"/>
              </w:rPr>
            </w:pPr>
          </w:p>
        </w:tc>
        <w:tc>
          <w:tcPr>
            <w:tcW w:w="354" w:type="dxa"/>
            <w:tcBorders>
              <w:top w:val="nil"/>
              <w:left w:val="nil"/>
              <w:bottom w:val="nil"/>
              <w:right w:val="nil"/>
            </w:tcBorders>
            <w:shd w:val="clear" w:color="auto" w:fill="auto"/>
            <w:noWrap/>
            <w:vAlign w:val="bottom"/>
            <w:hideMark/>
            <w:tcPrChange w:id="72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26" w:author="dbecker" w:date="2015-11-09T14:22:00Z"/>
              </w:rPr>
            </w:pPr>
          </w:p>
        </w:tc>
        <w:tc>
          <w:tcPr>
            <w:tcW w:w="354" w:type="dxa"/>
            <w:tcBorders>
              <w:top w:val="nil"/>
              <w:left w:val="nil"/>
              <w:bottom w:val="nil"/>
              <w:right w:val="nil"/>
            </w:tcBorders>
            <w:shd w:val="clear" w:color="auto" w:fill="auto"/>
            <w:noWrap/>
            <w:vAlign w:val="bottom"/>
            <w:hideMark/>
            <w:tcPrChange w:id="722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28" w:author="dbecker" w:date="2015-11-09T14:22:00Z"/>
              </w:rPr>
            </w:pPr>
          </w:p>
        </w:tc>
        <w:tc>
          <w:tcPr>
            <w:tcW w:w="354" w:type="dxa"/>
            <w:tcBorders>
              <w:top w:val="nil"/>
              <w:left w:val="nil"/>
              <w:bottom w:val="nil"/>
              <w:right w:val="nil"/>
            </w:tcBorders>
            <w:shd w:val="clear" w:color="auto" w:fill="auto"/>
            <w:noWrap/>
            <w:vAlign w:val="bottom"/>
            <w:hideMark/>
            <w:tcPrChange w:id="72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30" w:author="dbecker" w:date="2015-11-09T14:22:00Z"/>
              </w:rPr>
            </w:pPr>
          </w:p>
        </w:tc>
        <w:tc>
          <w:tcPr>
            <w:tcW w:w="395" w:type="dxa"/>
            <w:tcBorders>
              <w:top w:val="nil"/>
              <w:left w:val="nil"/>
              <w:bottom w:val="nil"/>
              <w:right w:val="nil"/>
            </w:tcBorders>
            <w:shd w:val="clear" w:color="auto" w:fill="auto"/>
            <w:noWrap/>
            <w:vAlign w:val="bottom"/>
            <w:hideMark/>
            <w:tcPrChange w:id="72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32" w:author="dbecker" w:date="2015-11-09T14:22:00Z"/>
              </w:rPr>
            </w:pPr>
          </w:p>
        </w:tc>
        <w:tc>
          <w:tcPr>
            <w:tcW w:w="395" w:type="dxa"/>
            <w:tcBorders>
              <w:top w:val="nil"/>
              <w:left w:val="nil"/>
              <w:bottom w:val="nil"/>
              <w:right w:val="nil"/>
            </w:tcBorders>
            <w:shd w:val="clear" w:color="auto" w:fill="auto"/>
            <w:noWrap/>
            <w:vAlign w:val="bottom"/>
            <w:hideMark/>
            <w:tcPrChange w:id="723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34" w:author="dbecker" w:date="2015-11-09T14:22:00Z"/>
              </w:rPr>
            </w:pPr>
          </w:p>
        </w:tc>
        <w:tc>
          <w:tcPr>
            <w:tcW w:w="354" w:type="dxa"/>
            <w:tcBorders>
              <w:top w:val="nil"/>
              <w:left w:val="nil"/>
              <w:bottom w:val="nil"/>
              <w:right w:val="nil"/>
            </w:tcBorders>
            <w:shd w:val="clear" w:color="auto" w:fill="auto"/>
            <w:noWrap/>
            <w:vAlign w:val="bottom"/>
            <w:hideMark/>
            <w:tcPrChange w:id="72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36" w:author="dbecker" w:date="2015-11-09T14:22:00Z"/>
              </w:rPr>
            </w:pPr>
          </w:p>
        </w:tc>
        <w:tc>
          <w:tcPr>
            <w:tcW w:w="371" w:type="dxa"/>
            <w:tcBorders>
              <w:top w:val="nil"/>
              <w:left w:val="nil"/>
              <w:bottom w:val="nil"/>
              <w:right w:val="nil"/>
            </w:tcBorders>
            <w:shd w:val="clear" w:color="auto" w:fill="auto"/>
            <w:noWrap/>
            <w:vAlign w:val="bottom"/>
            <w:hideMark/>
            <w:tcPrChange w:id="7237"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238" w:author="dbecker" w:date="2015-11-09T14:22:00Z"/>
              </w:rPr>
            </w:pPr>
          </w:p>
        </w:tc>
        <w:tc>
          <w:tcPr>
            <w:tcW w:w="354" w:type="dxa"/>
            <w:tcBorders>
              <w:top w:val="nil"/>
              <w:left w:val="nil"/>
              <w:bottom w:val="nil"/>
              <w:right w:val="nil"/>
            </w:tcBorders>
            <w:shd w:val="clear" w:color="auto" w:fill="auto"/>
            <w:noWrap/>
            <w:vAlign w:val="bottom"/>
            <w:hideMark/>
            <w:tcPrChange w:id="72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40" w:author="dbecker" w:date="2015-11-09T14:22:00Z"/>
              </w:rPr>
            </w:pPr>
          </w:p>
        </w:tc>
        <w:tc>
          <w:tcPr>
            <w:tcW w:w="368" w:type="dxa"/>
            <w:tcBorders>
              <w:top w:val="nil"/>
              <w:left w:val="nil"/>
              <w:bottom w:val="nil"/>
              <w:right w:val="nil"/>
            </w:tcBorders>
            <w:shd w:val="clear" w:color="auto" w:fill="auto"/>
            <w:noWrap/>
            <w:vAlign w:val="bottom"/>
            <w:hideMark/>
            <w:tcPrChange w:id="724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42" w:author="dbecker" w:date="2015-11-09T14:22:00Z"/>
              </w:rPr>
            </w:pPr>
          </w:p>
        </w:tc>
        <w:tc>
          <w:tcPr>
            <w:tcW w:w="368" w:type="dxa"/>
            <w:tcBorders>
              <w:top w:val="nil"/>
              <w:left w:val="nil"/>
              <w:bottom w:val="nil"/>
              <w:right w:val="nil"/>
            </w:tcBorders>
            <w:shd w:val="clear" w:color="auto" w:fill="auto"/>
            <w:noWrap/>
            <w:vAlign w:val="bottom"/>
            <w:hideMark/>
            <w:tcPrChange w:id="72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44" w:author="dbecker" w:date="2015-11-09T14:22:00Z"/>
              </w:rPr>
            </w:pPr>
          </w:p>
        </w:tc>
        <w:tc>
          <w:tcPr>
            <w:tcW w:w="354" w:type="dxa"/>
            <w:tcBorders>
              <w:top w:val="nil"/>
              <w:left w:val="nil"/>
              <w:bottom w:val="nil"/>
              <w:right w:val="nil"/>
            </w:tcBorders>
            <w:shd w:val="clear" w:color="auto" w:fill="auto"/>
            <w:noWrap/>
            <w:vAlign w:val="bottom"/>
            <w:hideMark/>
            <w:tcPrChange w:id="724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46" w:author="dbecker" w:date="2015-11-09T14:22:00Z"/>
              </w:rPr>
            </w:pPr>
          </w:p>
        </w:tc>
        <w:tc>
          <w:tcPr>
            <w:tcW w:w="354" w:type="dxa"/>
            <w:tcBorders>
              <w:top w:val="nil"/>
              <w:left w:val="nil"/>
              <w:bottom w:val="nil"/>
              <w:right w:val="nil"/>
            </w:tcBorders>
            <w:shd w:val="clear" w:color="auto" w:fill="auto"/>
            <w:noWrap/>
            <w:vAlign w:val="bottom"/>
            <w:hideMark/>
            <w:tcPrChange w:id="724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48" w:author="dbecker" w:date="2015-11-09T14:22:00Z"/>
              </w:rPr>
            </w:pPr>
          </w:p>
        </w:tc>
        <w:tc>
          <w:tcPr>
            <w:tcW w:w="354" w:type="dxa"/>
            <w:tcBorders>
              <w:top w:val="nil"/>
              <w:left w:val="nil"/>
              <w:bottom w:val="nil"/>
              <w:right w:val="nil"/>
            </w:tcBorders>
            <w:shd w:val="clear" w:color="auto" w:fill="auto"/>
            <w:noWrap/>
            <w:vAlign w:val="bottom"/>
            <w:hideMark/>
            <w:tcPrChange w:id="724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50" w:author="dbecker" w:date="2015-11-09T14:22:00Z"/>
              </w:rPr>
            </w:pPr>
          </w:p>
        </w:tc>
      </w:tr>
      <w:tr w:rsidR="008216C3" w:rsidDel="00093998" w:rsidTr="00093998">
        <w:trPr>
          <w:trHeight w:val="315"/>
          <w:del w:id="7251" w:author="dbecker" w:date="2015-11-09T14:22:00Z"/>
          <w:trPrChange w:id="7252"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253"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254" w:author="dbecker" w:date="2015-11-09T14:22:00Z"/>
              </w:rPr>
            </w:pPr>
            <w:del w:id="7255" w:author="dbecker" w:date="2015-11-09T14:22:00Z">
              <w:r w:rsidDel="00093998">
                <w:delText>5.</w:delText>
              </w:r>
            </w:del>
          </w:p>
        </w:tc>
        <w:tc>
          <w:tcPr>
            <w:tcW w:w="6024" w:type="dxa"/>
            <w:gridSpan w:val="13"/>
            <w:tcBorders>
              <w:top w:val="nil"/>
              <w:left w:val="nil"/>
              <w:bottom w:val="nil"/>
              <w:right w:val="nil"/>
            </w:tcBorders>
            <w:shd w:val="clear" w:color="auto" w:fill="auto"/>
            <w:noWrap/>
            <w:vAlign w:val="bottom"/>
            <w:hideMark/>
            <w:tcPrChange w:id="7256" w:author="dbecker" w:date="2015-11-09T14:22:00Z">
              <w:tcPr>
                <w:tcW w:w="5737" w:type="dxa"/>
                <w:gridSpan w:val="13"/>
                <w:tcBorders>
                  <w:top w:val="nil"/>
                  <w:left w:val="nil"/>
                  <w:bottom w:val="nil"/>
                  <w:right w:val="nil"/>
                </w:tcBorders>
                <w:shd w:val="clear" w:color="auto" w:fill="auto"/>
                <w:noWrap/>
                <w:vAlign w:val="bottom"/>
                <w:hideMark/>
              </w:tcPr>
            </w:tcPrChange>
          </w:tcPr>
          <w:p w:rsidR="008216C3" w:rsidDel="00093998" w:rsidRDefault="008216C3">
            <w:pPr>
              <w:rPr>
                <w:del w:id="7257" w:author="dbecker" w:date="2015-11-09T14:22:00Z"/>
              </w:rPr>
            </w:pPr>
            <w:del w:id="7258" w:author="dbecker" w:date="2015-11-09T14:22:00Z">
              <w:r w:rsidDel="00093998">
                <w:delText>Does the person need to be transported in a wheelchair?</w:delText>
              </w:r>
            </w:del>
          </w:p>
        </w:tc>
        <w:tc>
          <w:tcPr>
            <w:tcW w:w="395" w:type="dxa"/>
            <w:tcBorders>
              <w:top w:val="nil"/>
              <w:left w:val="nil"/>
              <w:bottom w:val="nil"/>
              <w:right w:val="nil"/>
            </w:tcBorders>
            <w:shd w:val="clear" w:color="auto" w:fill="auto"/>
            <w:noWrap/>
            <w:vAlign w:val="bottom"/>
            <w:hideMark/>
            <w:tcPrChange w:id="725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60" w:author="dbecker" w:date="2015-11-09T14:22:00Z"/>
              </w:rPr>
            </w:pPr>
          </w:p>
        </w:tc>
        <w:tc>
          <w:tcPr>
            <w:tcW w:w="354" w:type="dxa"/>
            <w:tcBorders>
              <w:top w:val="nil"/>
              <w:left w:val="nil"/>
              <w:bottom w:val="nil"/>
              <w:right w:val="nil"/>
            </w:tcBorders>
            <w:shd w:val="clear" w:color="auto" w:fill="auto"/>
            <w:noWrap/>
            <w:vAlign w:val="bottom"/>
            <w:hideMark/>
            <w:tcPrChange w:id="726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62" w:author="dbecker" w:date="2015-11-09T14:22:00Z"/>
              </w:rPr>
            </w:pPr>
          </w:p>
        </w:tc>
        <w:tc>
          <w:tcPr>
            <w:tcW w:w="371" w:type="dxa"/>
            <w:tcBorders>
              <w:top w:val="nil"/>
              <w:left w:val="nil"/>
              <w:bottom w:val="nil"/>
              <w:right w:val="nil"/>
            </w:tcBorders>
            <w:shd w:val="clear" w:color="auto" w:fill="auto"/>
            <w:noWrap/>
            <w:vAlign w:val="bottom"/>
            <w:hideMark/>
            <w:tcPrChange w:id="7263"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264" w:author="dbecker" w:date="2015-11-09T14:22:00Z"/>
              </w:rPr>
            </w:pPr>
          </w:p>
        </w:tc>
        <w:tc>
          <w:tcPr>
            <w:tcW w:w="354" w:type="dxa"/>
            <w:tcBorders>
              <w:top w:val="nil"/>
              <w:left w:val="nil"/>
              <w:bottom w:val="nil"/>
              <w:right w:val="nil"/>
            </w:tcBorders>
            <w:shd w:val="clear" w:color="auto" w:fill="auto"/>
            <w:noWrap/>
            <w:vAlign w:val="bottom"/>
            <w:hideMark/>
            <w:tcPrChange w:id="726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66" w:author="dbecker" w:date="2015-11-09T14:22:00Z"/>
              </w:rPr>
            </w:pPr>
          </w:p>
        </w:tc>
        <w:tc>
          <w:tcPr>
            <w:tcW w:w="368" w:type="dxa"/>
            <w:tcBorders>
              <w:top w:val="nil"/>
              <w:left w:val="nil"/>
              <w:bottom w:val="nil"/>
              <w:right w:val="nil"/>
            </w:tcBorders>
            <w:shd w:val="clear" w:color="auto" w:fill="auto"/>
            <w:noWrap/>
            <w:vAlign w:val="bottom"/>
            <w:hideMark/>
            <w:tcPrChange w:id="726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68" w:author="dbecker" w:date="2015-11-09T14:22:00Z"/>
              </w:rPr>
            </w:pPr>
          </w:p>
        </w:tc>
        <w:tc>
          <w:tcPr>
            <w:tcW w:w="368" w:type="dxa"/>
            <w:tcBorders>
              <w:top w:val="nil"/>
              <w:left w:val="nil"/>
              <w:bottom w:val="nil"/>
              <w:right w:val="nil"/>
            </w:tcBorders>
            <w:shd w:val="clear" w:color="auto" w:fill="auto"/>
            <w:noWrap/>
            <w:vAlign w:val="bottom"/>
            <w:hideMark/>
            <w:tcPrChange w:id="726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70" w:author="dbecker" w:date="2015-11-09T14:22:00Z"/>
              </w:rPr>
            </w:pPr>
          </w:p>
        </w:tc>
        <w:tc>
          <w:tcPr>
            <w:tcW w:w="354" w:type="dxa"/>
            <w:tcBorders>
              <w:top w:val="nil"/>
              <w:left w:val="nil"/>
              <w:bottom w:val="nil"/>
              <w:right w:val="nil"/>
            </w:tcBorders>
            <w:shd w:val="clear" w:color="auto" w:fill="auto"/>
            <w:noWrap/>
            <w:vAlign w:val="bottom"/>
            <w:hideMark/>
            <w:tcPrChange w:id="727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72" w:author="dbecker" w:date="2015-11-09T14:22:00Z"/>
              </w:rPr>
            </w:pPr>
          </w:p>
        </w:tc>
        <w:tc>
          <w:tcPr>
            <w:tcW w:w="354" w:type="dxa"/>
            <w:tcBorders>
              <w:top w:val="nil"/>
              <w:left w:val="nil"/>
              <w:bottom w:val="nil"/>
              <w:right w:val="nil"/>
            </w:tcBorders>
            <w:shd w:val="clear" w:color="auto" w:fill="auto"/>
            <w:noWrap/>
            <w:vAlign w:val="bottom"/>
            <w:hideMark/>
            <w:tcPrChange w:id="727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74" w:author="dbecker" w:date="2015-11-09T14:22:00Z"/>
              </w:rPr>
            </w:pPr>
          </w:p>
        </w:tc>
        <w:tc>
          <w:tcPr>
            <w:tcW w:w="354" w:type="dxa"/>
            <w:tcBorders>
              <w:top w:val="nil"/>
              <w:left w:val="nil"/>
              <w:bottom w:val="nil"/>
              <w:right w:val="nil"/>
            </w:tcBorders>
            <w:shd w:val="clear" w:color="auto" w:fill="auto"/>
            <w:noWrap/>
            <w:vAlign w:val="bottom"/>
            <w:hideMark/>
            <w:tcPrChange w:id="727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76" w:author="dbecker" w:date="2015-11-09T14:22:00Z"/>
              </w:rPr>
            </w:pPr>
          </w:p>
        </w:tc>
      </w:tr>
      <w:tr w:rsidR="008216C3" w:rsidDel="00093998" w:rsidTr="00093998">
        <w:trPr>
          <w:trHeight w:val="402"/>
          <w:del w:id="7277" w:author="dbecker" w:date="2015-11-09T14:22:00Z"/>
          <w:trPrChange w:id="7278"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27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280"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28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282" w:author="dbecker" w:date="2015-11-09T14:22:00Z"/>
              </w:rPr>
            </w:pPr>
            <w:del w:id="7283"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284"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285" w:author="dbecker" w:date="2015-11-09T14:22:00Z"/>
              </w:rPr>
            </w:pPr>
            <w:del w:id="7286"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7287"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7288" w:author="dbecker" w:date="2015-11-09T14:22:00Z"/>
              </w:rPr>
            </w:pPr>
            <w:del w:id="7289" w:author="dbecker" w:date="2015-11-09T14:22:00Z">
              <w:r w:rsidDel="00093998">
                <w:delText>Yes</w:delText>
              </w:r>
            </w:del>
          </w:p>
        </w:tc>
        <w:tc>
          <w:tcPr>
            <w:tcW w:w="5624" w:type="dxa"/>
            <w:gridSpan w:val="12"/>
            <w:tcBorders>
              <w:top w:val="nil"/>
              <w:left w:val="nil"/>
              <w:bottom w:val="nil"/>
              <w:right w:val="nil"/>
            </w:tcBorders>
            <w:shd w:val="clear" w:color="auto" w:fill="auto"/>
            <w:noWrap/>
            <w:vAlign w:val="bottom"/>
            <w:hideMark/>
            <w:tcPrChange w:id="7290" w:author="dbecker" w:date="2015-11-09T14:22:00Z">
              <w:tcPr>
                <w:tcW w:w="5542" w:type="dxa"/>
                <w:gridSpan w:val="12"/>
                <w:tcBorders>
                  <w:top w:val="nil"/>
                  <w:left w:val="nil"/>
                  <w:bottom w:val="nil"/>
                  <w:right w:val="nil"/>
                </w:tcBorders>
                <w:shd w:val="clear" w:color="auto" w:fill="auto"/>
                <w:noWrap/>
                <w:vAlign w:val="bottom"/>
                <w:hideMark/>
              </w:tcPr>
            </w:tcPrChange>
          </w:tcPr>
          <w:p w:rsidR="008216C3" w:rsidDel="00093998" w:rsidRDefault="008216C3">
            <w:pPr>
              <w:rPr>
                <w:del w:id="7291" w:author="dbecker" w:date="2015-11-09T14:22:00Z"/>
              </w:rPr>
            </w:pPr>
            <w:del w:id="7292" w:author="dbecker" w:date="2015-11-09T14:22:00Z">
              <w:r w:rsidDel="00093998">
                <w:delText>Go to with Step 7 and request a Wheelchair Van.</w:delText>
              </w:r>
            </w:del>
          </w:p>
        </w:tc>
        <w:tc>
          <w:tcPr>
            <w:tcW w:w="354" w:type="dxa"/>
            <w:tcBorders>
              <w:top w:val="nil"/>
              <w:left w:val="nil"/>
              <w:bottom w:val="nil"/>
              <w:right w:val="nil"/>
            </w:tcBorders>
            <w:shd w:val="clear" w:color="auto" w:fill="auto"/>
            <w:noWrap/>
            <w:vAlign w:val="bottom"/>
            <w:hideMark/>
            <w:tcPrChange w:id="729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94" w:author="dbecker" w:date="2015-11-09T14:22:00Z"/>
              </w:rPr>
            </w:pPr>
          </w:p>
        </w:tc>
        <w:tc>
          <w:tcPr>
            <w:tcW w:w="368" w:type="dxa"/>
            <w:tcBorders>
              <w:top w:val="nil"/>
              <w:left w:val="nil"/>
              <w:bottom w:val="nil"/>
              <w:right w:val="nil"/>
            </w:tcBorders>
            <w:shd w:val="clear" w:color="auto" w:fill="auto"/>
            <w:noWrap/>
            <w:vAlign w:val="bottom"/>
            <w:hideMark/>
            <w:tcPrChange w:id="729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96" w:author="dbecker" w:date="2015-11-09T14:22:00Z"/>
              </w:rPr>
            </w:pPr>
          </w:p>
        </w:tc>
        <w:tc>
          <w:tcPr>
            <w:tcW w:w="368" w:type="dxa"/>
            <w:tcBorders>
              <w:top w:val="nil"/>
              <w:left w:val="nil"/>
              <w:bottom w:val="nil"/>
              <w:right w:val="nil"/>
            </w:tcBorders>
            <w:shd w:val="clear" w:color="auto" w:fill="auto"/>
            <w:noWrap/>
            <w:vAlign w:val="bottom"/>
            <w:hideMark/>
            <w:tcPrChange w:id="729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298" w:author="dbecker" w:date="2015-11-09T14:22:00Z"/>
              </w:rPr>
            </w:pPr>
          </w:p>
        </w:tc>
        <w:tc>
          <w:tcPr>
            <w:tcW w:w="354" w:type="dxa"/>
            <w:tcBorders>
              <w:top w:val="nil"/>
              <w:left w:val="nil"/>
              <w:bottom w:val="nil"/>
              <w:right w:val="nil"/>
            </w:tcBorders>
            <w:shd w:val="clear" w:color="auto" w:fill="auto"/>
            <w:noWrap/>
            <w:vAlign w:val="bottom"/>
            <w:hideMark/>
            <w:tcPrChange w:id="729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00" w:author="dbecker" w:date="2015-11-09T14:22:00Z"/>
              </w:rPr>
            </w:pPr>
          </w:p>
        </w:tc>
        <w:tc>
          <w:tcPr>
            <w:tcW w:w="354" w:type="dxa"/>
            <w:tcBorders>
              <w:top w:val="nil"/>
              <w:left w:val="nil"/>
              <w:bottom w:val="nil"/>
              <w:right w:val="nil"/>
            </w:tcBorders>
            <w:shd w:val="clear" w:color="auto" w:fill="auto"/>
            <w:noWrap/>
            <w:vAlign w:val="bottom"/>
            <w:hideMark/>
            <w:tcPrChange w:id="73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02" w:author="dbecker" w:date="2015-11-09T14:22:00Z"/>
              </w:rPr>
            </w:pPr>
          </w:p>
        </w:tc>
        <w:tc>
          <w:tcPr>
            <w:tcW w:w="354" w:type="dxa"/>
            <w:tcBorders>
              <w:top w:val="nil"/>
              <w:left w:val="nil"/>
              <w:bottom w:val="nil"/>
              <w:right w:val="nil"/>
            </w:tcBorders>
            <w:shd w:val="clear" w:color="auto" w:fill="auto"/>
            <w:noWrap/>
            <w:vAlign w:val="bottom"/>
            <w:hideMark/>
            <w:tcPrChange w:id="73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04" w:author="dbecker" w:date="2015-11-09T14:22:00Z"/>
              </w:rPr>
            </w:pPr>
          </w:p>
        </w:tc>
      </w:tr>
      <w:tr w:rsidR="008216C3" w:rsidDel="00093998" w:rsidTr="00093998">
        <w:trPr>
          <w:trHeight w:val="402"/>
          <w:del w:id="7305" w:author="dbecker" w:date="2015-11-09T14:22:00Z"/>
          <w:trPrChange w:id="7306"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307"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308"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309"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310" w:author="dbecker" w:date="2015-11-09T14:22:00Z"/>
              </w:rPr>
            </w:pPr>
            <w:del w:id="7311"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31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313" w:author="dbecker" w:date="2015-11-09T14:22:00Z"/>
              </w:rPr>
            </w:pPr>
            <w:del w:id="7314" w:author="dbecker" w:date="2015-11-09T14:22:00Z">
              <w:r w:rsidDel="00093998">
                <w:delText> </w:delText>
              </w:r>
            </w:del>
          </w:p>
        </w:tc>
        <w:tc>
          <w:tcPr>
            <w:tcW w:w="692" w:type="dxa"/>
            <w:tcBorders>
              <w:top w:val="nil"/>
              <w:left w:val="nil"/>
              <w:bottom w:val="nil"/>
              <w:right w:val="nil"/>
            </w:tcBorders>
            <w:shd w:val="clear" w:color="auto" w:fill="auto"/>
            <w:noWrap/>
            <w:vAlign w:val="bottom"/>
            <w:hideMark/>
            <w:tcPrChange w:id="7315"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316" w:author="dbecker" w:date="2015-11-09T14:22:00Z"/>
              </w:rPr>
            </w:pPr>
            <w:del w:id="7317" w:author="dbecker" w:date="2015-11-09T14:22:00Z">
              <w:r w:rsidDel="00093998">
                <w:delText>No</w:delText>
              </w:r>
            </w:del>
          </w:p>
        </w:tc>
        <w:tc>
          <w:tcPr>
            <w:tcW w:w="276" w:type="dxa"/>
            <w:tcBorders>
              <w:top w:val="nil"/>
              <w:left w:val="nil"/>
              <w:bottom w:val="nil"/>
              <w:right w:val="nil"/>
            </w:tcBorders>
            <w:shd w:val="clear" w:color="auto" w:fill="auto"/>
            <w:noWrap/>
            <w:vAlign w:val="bottom"/>
            <w:hideMark/>
            <w:tcPrChange w:id="731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319" w:author="dbecker" w:date="2015-11-09T14:22:00Z"/>
              </w:rPr>
            </w:pPr>
          </w:p>
        </w:tc>
        <w:tc>
          <w:tcPr>
            <w:tcW w:w="3401" w:type="dxa"/>
            <w:gridSpan w:val="6"/>
            <w:tcBorders>
              <w:top w:val="nil"/>
              <w:left w:val="nil"/>
              <w:bottom w:val="nil"/>
              <w:right w:val="nil"/>
            </w:tcBorders>
            <w:shd w:val="clear" w:color="auto" w:fill="auto"/>
            <w:noWrap/>
            <w:vAlign w:val="bottom"/>
            <w:hideMark/>
            <w:tcPrChange w:id="7320" w:author="dbecker" w:date="2015-11-09T14:22:00Z">
              <w:tcPr>
                <w:tcW w:w="3401" w:type="dxa"/>
                <w:gridSpan w:val="6"/>
                <w:tcBorders>
                  <w:top w:val="nil"/>
                  <w:left w:val="nil"/>
                  <w:bottom w:val="nil"/>
                  <w:right w:val="nil"/>
                </w:tcBorders>
                <w:shd w:val="clear" w:color="auto" w:fill="auto"/>
                <w:noWrap/>
                <w:vAlign w:val="bottom"/>
                <w:hideMark/>
              </w:tcPr>
            </w:tcPrChange>
          </w:tcPr>
          <w:p w:rsidR="008216C3" w:rsidDel="00093998" w:rsidRDefault="008216C3">
            <w:pPr>
              <w:rPr>
                <w:del w:id="7321" w:author="dbecker" w:date="2015-11-09T14:22:00Z"/>
              </w:rPr>
            </w:pPr>
            <w:del w:id="7322" w:author="dbecker" w:date="2015-11-09T14:22:00Z">
              <w:r w:rsidDel="00093998">
                <w:delText>Continue with Step 6.</w:delText>
              </w:r>
            </w:del>
          </w:p>
        </w:tc>
        <w:tc>
          <w:tcPr>
            <w:tcW w:w="354" w:type="dxa"/>
            <w:tcBorders>
              <w:top w:val="nil"/>
              <w:left w:val="nil"/>
              <w:bottom w:val="nil"/>
              <w:right w:val="nil"/>
            </w:tcBorders>
            <w:shd w:val="clear" w:color="auto" w:fill="auto"/>
            <w:noWrap/>
            <w:vAlign w:val="bottom"/>
            <w:hideMark/>
            <w:tcPrChange w:id="73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24" w:author="dbecker" w:date="2015-11-09T14:22:00Z"/>
              </w:rPr>
            </w:pPr>
          </w:p>
        </w:tc>
        <w:tc>
          <w:tcPr>
            <w:tcW w:w="354" w:type="dxa"/>
            <w:tcBorders>
              <w:top w:val="nil"/>
              <w:left w:val="nil"/>
              <w:bottom w:val="nil"/>
              <w:right w:val="nil"/>
            </w:tcBorders>
            <w:shd w:val="clear" w:color="auto" w:fill="auto"/>
            <w:noWrap/>
            <w:vAlign w:val="bottom"/>
            <w:hideMark/>
            <w:tcPrChange w:id="73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26" w:author="dbecker" w:date="2015-11-09T14:22:00Z"/>
              </w:rPr>
            </w:pPr>
          </w:p>
        </w:tc>
        <w:tc>
          <w:tcPr>
            <w:tcW w:w="395" w:type="dxa"/>
            <w:tcBorders>
              <w:top w:val="nil"/>
              <w:left w:val="nil"/>
              <w:bottom w:val="nil"/>
              <w:right w:val="nil"/>
            </w:tcBorders>
            <w:shd w:val="clear" w:color="auto" w:fill="auto"/>
            <w:noWrap/>
            <w:vAlign w:val="bottom"/>
            <w:hideMark/>
            <w:tcPrChange w:id="732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28" w:author="dbecker" w:date="2015-11-09T14:22:00Z"/>
              </w:rPr>
            </w:pPr>
          </w:p>
        </w:tc>
        <w:tc>
          <w:tcPr>
            <w:tcW w:w="395" w:type="dxa"/>
            <w:tcBorders>
              <w:top w:val="nil"/>
              <w:left w:val="nil"/>
              <w:bottom w:val="nil"/>
              <w:right w:val="nil"/>
            </w:tcBorders>
            <w:shd w:val="clear" w:color="auto" w:fill="auto"/>
            <w:noWrap/>
            <w:vAlign w:val="bottom"/>
            <w:hideMark/>
            <w:tcPrChange w:id="73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30" w:author="dbecker" w:date="2015-11-09T14:22:00Z"/>
              </w:rPr>
            </w:pPr>
          </w:p>
        </w:tc>
        <w:tc>
          <w:tcPr>
            <w:tcW w:w="354" w:type="dxa"/>
            <w:tcBorders>
              <w:top w:val="nil"/>
              <w:left w:val="nil"/>
              <w:bottom w:val="nil"/>
              <w:right w:val="nil"/>
            </w:tcBorders>
            <w:shd w:val="clear" w:color="auto" w:fill="auto"/>
            <w:noWrap/>
            <w:vAlign w:val="bottom"/>
            <w:hideMark/>
            <w:tcPrChange w:id="73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32" w:author="dbecker" w:date="2015-11-09T14:22:00Z"/>
              </w:rPr>
            </w:pPr>
          </w:p>
        </w:tc>
        <w:tc>
          <w:tcPr>
            <w:tcW w:w="371" w:type="dxa"/>
            <w:tcBorders>
              <w:top w:val="nil"/>
              <w:left w:val="nil"/>
              <w:bottom w:val="nil"/>
              <w:right w:val="nil"/>
            </w:tcBorders>
            <w:shd w:val="clear" w:color="auto" w:fill="auto"/>
            <w:noWrap/>
            <w:vAlign w:val="bottom"/>
            <w:hideMark/>
            <w:tcPrChange w:id="7333"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334" w:author="dbecker" w:date="2015-11-09T14:22:00Z"/>
              </w:rPr>
            </w:pPr>
          </w:p>
        </w:tc>
        <w:tc>
          <w:tcPr>
            <w:tcW w:w="354" w:type="dxa"/>
            <w:tcBorders>
              <w:top w:val="nil"/>
              <w:left w:val="nil"/>
              <w:bottom w:val="nil"/>
              <w:right w:val="nil"/>
            </w:tcBorders>
            <w:shd w:val="clear" w:color="auto" w:fill="auto"/>
            <w:noWrap/>
            <w:vAlign w:val="bottom"/>
            <w:hideMark/>
            <w:tcPrChange w:id="73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36" w:author="dbecker" w:date="2015-11-09T14:22:00Z"/>
              </w:rPr>
            </w:pPr>
          </w:p>
        </w:tc>
        <w:tc>
          <w:tcPr>
            <w:tcW w:w="368" w:type="dxa"/>
            <w:tcBorders>
              <w:top w:val="nil"/>
              <w:left w:val="nil"/>
              <w:bottom w:val="nil"/>
              <w:right w:val="nil"/>
            </w:tcBorders>
            <w:shd w:val="clear" w:color="auto" w:fill="auto"/>
            <w:noWrap/>
            <w:vAlign w:val="bottom"/>
            <w:hideMark/>
            <w:tcPrChange w:id="733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38" w:author="dbecker" w:date="2015-11-09T14:22:00Z"/>
              </w:rPr>
            </w:pPr>
          </w:p>
        </w:tc>
        <w:tc>
          <w:tcPr>
            <w:tcW w:w="368" w:type="dxa"/>
            <w:tcBorders>
              <w:top w:val="nil"/>
              <w:left w:val="nil"/>
              <w:bottom w:val="nil"/>
              <w:right w:val="nil"/>
            </w:tcBorders>
            <w:shd w:val="clear" w:color="auto" w:fill="auto"/>
            <w:noWrap/>
            <w:vAlign w:val="bottom"/>
            <w:hideMark/>
            <w:tcPrChange w:id="73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40" w:author="dbecker" w:date="2015-11-09T14:22:00Z"/>
              </w:rPr>
            </w:pPr>
          </w:p>
        </w:tc>
        <w:tc>
          <w:tcPr>
            <w:tcW w:w="354" w:type="dxa"/>
            <w:tcBorders>
              <w:top w:val="nil"/>
              <w:left w:val="nil"/>
              <w:bottom w:val="nil"/>
              <w:right w:val="nil"/>
            </w:tcBorders>
            <w:shd w:val="clear" w:color="auto" w:fill="auto"/>
            <w:noWrap/>
            <w:vAlign w:val="bottom"/>
            <w:hideMark/>
            <w:tcPrChange w:id="734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42" w:author="dbecker" w:date="2015-11-09T14:22:00Z"/>
              </w:rPr>
            </w:pPr>
          </w:p>
        </w:tc>
        <w:tc>
          <w:tcPr>
            <w:tcW w:w="354" w:type="dxa"/>
            <w:tcBorders>
              <w:top w:val="nil"/>
              <w:left w:val="nil"/>
              <w:bottom w:val="nil"/>
              <w:right w:val="nil"/>
            </w:tcBorders>
            <w:shd w:val="clear" w:color="auto" w:fill="auto"/>
            <w:noWrap/>
            <w:vAlign w:val="bottom"/>
            <w:hideMark/>
            <w:tcPrChange w:id="73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44" w:author="dbecker" w:date="2015-11-09T14:22:00Z"/>
              </w:rPr>
            </w:pPr>
          </w:p>
        </w:tc>
        <w:tc>
          <w:tcPr>
            <w:tcW w:w="354" w:type="dxa"/>
            <w:tcBorders>
              <w:top w:val="nil"/>
              <w:left w:val="nil"/>
              <w:bottom w:val="nil"/>
              <w:right w:val="nil"/>
            </w:tcBorders>
            <w:shd w:val="clear" w:color="auto" w:fill="auto"/>
            <w:noWrap/>
            <w:vAlign w:val="bottom"/>
            <w:hideMark/>
            <w:tcPrChange w:id="734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46" w:author="dbecker" w:date="2015-11-09T14:22:00Z"/>
              </w:rPr>
            </w:pPr>
          </w:p>
        </w:tc>
      </w:tr>
      <w:tr w:rsidR="008216C3" w:rsidDel="00093998" w:rsidTr="00093998">
        <w:trPr>
          <w:trHeight w:val="315"/>
          <w:del w:id="7347" w:author="dbecker" w:date="2015-11-09T14:22:00Z"/>
          <w:trPrChange w:id="7348"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34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350" w:author="dbecker" w:date="2015-11-09T14:22:00Z"/>
              </w:rPr>
            </w:pPr>
          </w:p>
        </w:tc>
        <w:tc>
          <w:tcPr>
            <w:tcW w:w="276" w:type="dxa"/>
            <w:tcBorders>
              <w:top w:val="nil"/>
              <w:left w:val="nil"/>
              <w:bottom w:val="nil"/>
              <w:right w:val="nil"/>
            </w:tcBorders>
            <w:shd w:val="clear" w:color="auto" w:fill="auto"/>
            <w:noWrap/>
            <w:vAlign w:val="bottom"/>
            <w:hideMark/>
            <w:tcPrChange w:id="7351"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352" w:author="dbecker" w:date="2015-11-09T14:22:00Z"/>
              </w:rPr>
            </w:pPr>
          </w:p>
        </w:tc>
        <w:tc>
          <w:tcPr>
            <w:tcW w:w="276" w:type="dxa"/>
            <w:tcBorders>
              <w:top w:val="nil"/>
              <w:left w:val="nil"/>
              <w:bottom w:val="nil"/>
              <w:right w:val="nil"/>
            </w:tcBorders>
            <w:shd w:val="clear" w:color="auto" w:fill="auto"/>
            <w:noWrap/>
            <w:vAlign w:val="bottom"/>
            <w:hideMark/>
            <w:tcPrChange w:id="7353"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354" w:author="dbecker" w:date="2015-11-09T14:22:00Z"/>
              </w:rPr>
            </w:pPr>
          </w:p>
        </w:tc>
        <w:tc>
          <w:tcPr>
            <w:tcW w:w="692" w:type="dxa"/>
            <w:tcBorders>
              <w:top w:val="nil"/>
              <w:left w:val="nil"/>
              <w:bottom w:val="nil"/>
              <w:right w:val="nil"/>
            </w:tcBorders>
            <w:shd w:val="clear" w:color="auto" w:fill="auto"/>
            <w:noWrap/>
            <w:vAlign w:val="bottom"/>
            <w:hideMark/>
            <w:tcPrChange w:id="7355"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356" w:author="dbecker" w:date="2015-11-09T14:22:00Z"/>
              </w:rPr>
            </w:pPr>
          </w:p>
        </w:tc>
        <w:tc>
          <w:tcPr>
            <w:tcW w:w="276" w:type="dxa"/>
            <w:tcBorders>
              <w:top w:val="nil"/>
              <w:left w:val="nil"/>
              <w:bottom w:val="nil"/>
              <w:right w:val="nil"/>
            </w:tcBorders>
            <w:shd w:val="clear" w:color="auto" w:fill="auto"/>
            <w:noWrap/>
            <w:vAlign w:val="bottom"/>
            <w:hideMark/>
            <w:tcPrChange w:id="7357"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358" w:author="dbecker" w:date="2015-11-09T14:22:00Z"/>
              </w:rPr>
            </w:pPr>
          </w:p>
        </w:tc>
        <w:tc>
          <w:tcPr>
            <w:tcW w:w="1632" w:type="dxa"/>
            <w:tcBorders>
              <w:top w:val="nil"/>
              <w:left w:val="nil"/>
              <w:bottom w:val="nil"/>
              <w:right w:val="nil"/>
            </w:tcBorders>
            <w:shd w:val="clear" w:color="auto" w:fill="auto"/>
            <w:noWrap/>
            <w:vAlign w:val="bottom"/>
            <w:hideMark/>
            <w:tcPrChange w:id="7359"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7360" w:author="dbecker" w:date="2015-11-09T14:22:00Z"/>
              </w:rPr>
            </w:pPr>
          </w:p>
        </w:tc>
        <w:tc>
          <w:tcPr>
            <w:tcW w:w="353" w:type="dxa"/>
            <w:tcBorders>
              <w:top w:val="nil"/>
              <w:left w:val="nil"/>
              <w:bottom w:val="nil"/>
              <w:right w:val="nil"/>
            </w:tcBorders>
            <w:shd w:val="clear" w:color="auto" w:fill="auto"/>
            <w:noWrap/>
            <w:vAlign w:val="bottom"/>
            <w:hideMark/>
            <w:tcPrChange w:id="7361"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7362" w:author="dbecker" w:date="2015-11-09T14:22:00Z"/>
              </w:rPr>
            </w:pPr>
          </w:p>
        </w:tc>
        <w:tc>
          <w:tcPr>
            <w:tcW w:w="354" w:type="dxa"/>
            <w:tcBorders>
              <w:top w:val="nil"/>
              <w:left w:val="nil"/>
              <w:bottom w:val="nil"/>
              <w:right w:val="nil"/>
            </w:tcBorders>
            <w:shd w:val="clear" w:color="auto" w:fill="auto"/>
            <w:noWrap/>
            <w:vAlign w:val="bottom"/>
            <w:hideMark/>
            <w:tcPrChange w:id="736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64" w:author="dbecker" w:date="2015-11-09T14:22:00Z"/>
              </w:rPr>
            </w:pPr>
          </w:p>
        </w:tc>
        <w:tc>
          <w:tcPr>
            <w:tcW w:w="354" w:type="dxa"/>
            <w:tcBorders>
              <w:top w:val="nil"/>
              <w:left w:val="nil"/>
              <w:bottom w:val="nil"/>
              <w:right w:val="nil"/>
            </w:tcBorders>
            <w:shd w:val="clear" w:color="auto" w:fill="auto"/>
            <w:noWrap/>
            <w:vAlign w:val="bottom"/>
            <w:hideMark/>
            <w:tcPrChange w:id="736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66" w:author="dbecker" w:date="2015-11-09T14:22:00Z"/>
              </w:rPr>
            </w:pPr>
          </w:p>
        </w:tc>
        <w:tc>
          <w:tcPr>
            <w:tcW w:w="354" w:type="dxa"/>
            <w:tcBorders>
              <w:top w:val="nil"/>
              <w:left w:val="nil"/>
              <w:bottom w:val="nil"/>
              <w:right w:val="nil"/>
            </w:tcBorders>
            <w:shd w:val="clear" w:color="auto" w:fill="auto"/>
            <w:noWrap/>
            <w:vAlign w:val="bottom"/>
            <w:hideMark/>
            <w:tcPrChange w:id="736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68" w:author="dbecker" w:date="2015-11-09T14:22:00Z"/>
              </w:rPr>
            </w:pPr>
          </w:p>
        </w:tc>
        <w:tc>
          <w:tcPr>
            <w:tcW w:w="354" w:type="dxa"/>
            <w:tcBorders>
              <w:top w:val="nil"/>
              <w:left w:val="nil"/>
              <w:bottom w:val="nil"/>
              <w:right w:val="nil"/>
            </w:tcBorders>
            <w:shd w:val="clear" w:color="auto" w:fill="auto"/>
            <w:noWrap/>
            <w:vAlign w:val="bottom"/>
            <w:hideMark/>
            <w:tcPrChange w:id="736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70" w:author="dbecker" w:date="2015-11-09T14:22:00Z"/>
              </w:rPr>
            </w:pPr>
          </w:p>
        </w:tc>
        <w:tc>
          <w:tcPr>
            <w:tcW w:w="354" w:type="dxa"/>
            <w:tcBorders>
              <w:top w:val="nil"/>
              <w:left w:val="nil"/>
              <w:bottom w:val="nil"/>
              <w:right w:val="nil"/>
            </w:tcBorders>
            <w:shd w:val="clear" w:color="auto" w:fill="auto"/>
            <w:noWrap/>
            <w:vAlign w:val="bottom"/>
            <w:hideMark/>
            <w:tcPrChange w:id="737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72" w:author="dbecker" w:date="2015-11-09T14:22:00Z"/>
              </w:rPr>
            </w:pPr>
          </w:p>
        </w:tc>
        <w:tc>
          <w:tcPr>
            <w:tcW w:w="354" w:type="dxa"/>
            <w:tcBorders>
              <w:top w:val="nil"/>
              <w:left w:val="nil"/>
              <w:bottom w:val="nil"/>
              <w:right w:val="nil"/>
            </w:tcBorders>
            <w:shd w:val="clear" w:color="auto" w:fill="auto"/>
            <w:noWrap/>
            <w:vAlign w:val="bottom"/>
            <w:hideMark/>
            <w:tcPrChange w:id="737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74" w:author="dbecker" w:date="2015-11-09T14:22:00Z"/>
              </w:rPr>
            </w:pPr>
          </w:p>
        </w:tc>
        <w:tc>
          <w:tcPr>
            <w:tcW w:w="395" w:type="dxa"/>
            <w:tcBorders>
              <w:top w:val="nil"/>
              <w:left w:val="nil"/>
              <w:bottom w:val="nil"/>
              <w:right w:val="nil"/>
            </w:tcBorders>
            <w:shd w:val="clear" w:color="auto" w:fill="auto"/>
            <w:noWrap/>
            <w:vAlign w:val="bottom"/>
            <w:hideMark/>
            <w:tcPrChange w:id="737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76" w:author="dbecker" w:date="2015-11-09T14:22:00Z"/>
              </w:rPr>
            </w:pPr>
          </w:p>
        </w:tc>
        <w:tc>
          <w:tcPr>
            <w:tcW w:w="395" w:type="dxa"/>
            <w:tcBorders>
              <w:top w:val="nil"/>
              <w:left w:val="nil"/>
              <w:bottom w:val="nil"/>
              <w:right w:val="nil"/>
            </w:tcBorders>
            <w:shd w:val="clear" w:color="auto" w:fill="auto"/>
            <w:noWrap/>
            <w:vAlign w:val="bottom"/>
            <w:hideMark/>
            <w:tcPrChange w:id="737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78" w:author="dbecker" w:date="2015-11-09T14:22:00Z"/>
              </w:rPr>
            </w:pPr>
          </w:p>
        </w:tc>
        <w:tc>
          <w:tcPr>
            <w:tcW w:w="354" w:type="dxa"/>
            <w:tcBorders>
              <w:top w:val="nil"/>
              <w:left w:val="nil"/>
              <w:bottom w:val="nil"/>
              <w:right w:val="nil"/>
            </w:tcBorders>
            <w:shd w:val="clear" w:color="auto" w:fill="auto"/>
            <w:noWrap/>
            <w:vAlign w:val="bottom"/>
            <w:hideMark/>
            <w:tcPrChange w:id="737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80" w:author="dbecker" w:date="2015-11-09T14:22:00Z"/>
              </w:rPr>
            </w:pPr>
          </w:p>
        </w:tc>
        <w:tc>
          <w:tcPr>
            <w:tcW w:w="371" w:type="dxa"/>
            <w:tcBorders>
              <w:top w:val="nil"/>
              <w:left w:val="nil"/>
              <w:bottom w:val="nil"/>
              <w:right w:val="nil"/>
            </w:tcBorders>
            <w:shd w:val="clear" w:color="auto" w:fill="auto"/>
            <w:noWrap/>
            <w:vAlign w:val="bottom"/>
            <w:hideMark/>
            <w:tcPrChange w:id="7381"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382" w:author="dbecker" w:date="2015-11-09T14:22:00Z"/>
              </w:rPr>
            </w:pPr>
          </w:p>
        </w:tc>
        <w:tc>
          <w:tcPr>
            <w:tcW w:w="354" w:type="dxa"/>
            <w:tcBorders>
              <w:top w:val="nil"/>
              <w:left w:val="nil"/>
              <w:bottom w:val="nil"/>
              <w:right w:val="nil"/>
            </w:tcBorders>
            <w:shd w:val="clear" w:color="auto" w:fill="auto"/>
            <w:noWrap/>
            <w:vAlign w:val="bottom"/>
            <w:hideMark/>
            <w:tcPrChange w:id="738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84" w:author="dbecker" w:date="2015-11-09T14:22:00Z"/>
              </w:rPr>
            </w:pPr>
          </w:p>
        </w:tc>
        <w:tc>
          <w:tcPr>
            <w:tcW w:w="368" w:type="dxa"/>
            <w:tcBorders>
              <w:top w:val="nil"/>
              <w:left w:val="nil"/>
              <w:bottom w:val="nil"/>
              <w:right w:val="nil"/>
            </w:tcBorders>
            <w:shd w:val="clear" w:color="auto" w:fill="auto"/>
            <w:noWrap/>
            <w:vAlign w:val="bottom"/>
            <w:hideMark/>
            <w:tcPrChange w:id="738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86" w:author="dbecker" w:date="2015-11-09T14:22:00Z"/>
              </w:rPr>
            </w:pPr>
          </w:p>
        </w:tc>
        <w:tc>
          <w:tcPr>
            <w:tcW w:w="368" w:type="dxa"/>
            <w:tcBorders>
              <w:top w:val="nil"/>
              <w:left w:val="nil"/>
              <w:bottom w:val="nil"/>
              <w:right w:val="nil"/>
            </w:tcBorders>
            <w:shd w:val="clear" w:color="auto" w:fill="auto"/>
            <w:noWrap/>
            <w:vAlign w:val="bottom"/>
            <w:hideMark/>
            <w:tcPrChange w:id="738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88" w:author="dbecker" w:date="2015-11-09T14:22:00Z"/>
              </w:rPr>
            </w:pPr>
          </w:p>
        </w:tc>
        <w:tc>
          <w:tcPr>
            <w:tcW w:w="354" w:type="dxa"/>
            <w:tcBorders>
              <w:top w:val="nil"/>
              <w:left w:val="nil"/>
              <w:bottom w:val="nil"/>
              <w:right w:val="nil"/>
            </w:tcBorders>
            <w:shd w:val="clear" w:color="auto" w:fill="auto"/>
            <w:noWrap/>
            <w:vAlign w:val="bottom"/>
            <w:hideMark/>
            <w:tcPrChange w:id="738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90" w:author="dbecker" w:date="2015-11-09T14:22:00Z"/>
              </w:rPr>
            </w:pPr>
          </w:p>
        </w:tc>
        <w:tc>
          <w:tcPr>
            <w:tcW w:w="354" w:type="dxa"/>
            <w:tcBorders>
              <w:top w:val="nil"/>
              <w:left w:val="nil"/>
              <w:bottom w:val="nil"/>
              <w:right w:val="nil"/>
            </w:tcBorders>
            <w:shd w:val="clear" w:color="auto" w:fill="auto"/>
            <w:noWrap/>
            <w:vAlign w:val="bottom"/>
            <w:hideMark/>
            <w:tcPrChange w:id="739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92" w:author="dbecker" w:date="2015-11-09T14:22:00Z"/>
              </w:rPr>
            </w:pPr>
          </w:p>
        </w:tc>
        <w:tc>
          <w:tcPr>
            <w:tcW w:w="354" w:type="dxa"/>
            <w:tcBorders>
              <w:top w:val="nil"/>
              <w:left w:val="nil"/>
              <w:bottom w:val="nil"/>
              <w:right w:val="nil"/>
            </w:tcBorders>
            <w:shd w:val="clear" w:color="auto" w:fill="auto"/>
            <w:noWrap/>
            <w:vAlign w:val="bottom"/>
            <w:hideMark/>
            <w:tcPrChange w:id="739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394" w:author="dbecker" w:date="2015-11-09T14:22:00Z"/>
              </w:rPr>
            </w:pPr>
          </w:p>
        </w:tc>
      </w:tr>
      <w:tr w:rsidR="008216C3" w:rsidDel="00093998" w:rsidTr="00093998">
        <w:trPr>
          <w:trHeight w:val="315"/>
          <w:del w:id="7395" w:author="dbecker" w:date="2015-11-09T14:22:00Z"/>
          <w:trPrChange w:id="7396"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397"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398" w:author="dbecker" w:date="2015-11-09T14:22:00Z"/>
              </w:rPr>
            </w:pPr>
            <w:del w:id="7399" w:author="dbecker" w:date="2015-11-09T14:22:00Z">
              <w:r w:rsidDel="00093998">
                <w:delText>6.</w:delText>
              </w:r>
            </w:del>
          </w:p>
        </w:tc>
        <w:tc>
          <w:tcPr>
            <w:tcW w:w="7144" w:type="dxa"/>
            <w:gridSpan w:val="16"/>
            <w:tcBorders>
              <w:top w:val="nil"/>
              <w:left w:val="nil"/>
              <w:bottom w:val="nil"/>
              <w:right w:val="nil"/>
            </w:tcBorders>
            <w:shd w:val="clear" w:color="auto" w:fill="auto"/>
            <w:noWrap/>
            <w:vAlign w:val="bottom"/>
            <w:hideMark/>
            <w:tcPrChange w:id="7400" w:author="dbecker" w:date="2015-11-09T14:22:00Z">
              <w:tcPr>
                <w:tcW w:w="6816" w:type="dxa"/>
                <w:gridSpan w:val="16"/>
                <w:tcBorders>
                  <w:top w:val="nil"/>
                  <w:left w:val="nil"/>
                  <w:bottom w:val="nil"/>
                  <w:right w:val="nil"/>
                </w:tcBorders>
                <w:shd w:val="clear" w:color="auto" w:fill="auto"/>
                <w:noWrap/>
                <w:vAlign w:val="bottom"/>
                <w:hideMark/>
              </w:tcPr>
            </w:tcPrChange>
          </w:tcPr>
          <w:p w:rsidR="008216C3" w:rsidDel="00093998" w:rsidRDefault="008216C3">
            <w:pPr>
              <w:rPr>
                <w:del w:id="7401" w:author="dbecker" w:date="2015-11-09T14:22:00Z"/>
              </w:rPr>
            </w:pPr>
            <w:del w:id="7402" w:author="dbecker" w:date="2015-11-09T14:22:00Z">
              <w:r w:rsidDel="00093998">
                <w:delText>Does the person need to be transported with life support systems ?</w:delText>
              </w:r>
            </w:del>
          </w:p>
        </w:tc>
        <w:tc>
          <w:tcPr>
            <w:tcW w:w="354" w:type="dxa"/>
            <w:tcBorders>
              <w:top w:val="nil"/>
              <w:left w:val="nil"/>
              <w:bottom w:val="nil"/>
              <w:right w:val="nil"/>
            </w:tcBorders>
            <w:shd w:val="clear" w:color="auto" w:fill="auto"/>
            <w:noWrap/>
            <w:vAlign w:val="bottom"/>
            <w:hideMark/>
            <w:tcPrChange w:id="74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04" w:author="dbecker" w:date="2015-11-09T14:22:00Z"/>
              </w:rPr>
            </w:pPr>
          </w:p>
        </w:tc>
        <w:tc>
          <w:tcPr>
            <w:tcW w:w="368" w:type="dxa"/>
            <w:tcBorders>
              <w:top w:val="nil"/>
              <w:left w:val="nil"/>
              <w:bottom w:val="nil"/>
              <w:right w:val="nil"/>
            </w:tcBorders>
            <w:shd w:val="clear" w:color="auto" w:fill="auto"/>
            <w:noWrap/>
            <w:vAlign w:val="bottom"/>
            <w:hideMark/>
            <w:tcPrChange w:id="74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06" w:author="dbecker" w:date="2015-11-09T14:22:00Z"/>
              </w:rPr>
            </w:pPr>
          </w:p>
        </w:tc>
        <w:tc>
          <w:tcPr>
            <w:tcW w:w="368" w:type="dxa"/>
            <w:tcBorders>
              <w:top w:val="nil"/>
              <w:left w:val="nil"/>
              <w:bottom w:val="nil"/>
              <w:right w:val="nil"/>
            </w:tcBorders>
            <w:shd w:val="clear" w:color="auto" w:fill="auto"/>
            <w:noWrap/>
            <w:vAlign w:val="bottom"/>
            <w:hideMark/>
            <w:tcPrChange w:id="740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08" w:author="dbecker" w:date="2015-11-09T14:22:00Z"/>
              </w:rPr>
            </w:pPr>
          </w:p>
        </w:tc>
        <w:tc>
          <w:tcPr>
            <w:tcW w:w="354" w:type="dxa"/>
            <w:tcBorders>
              <w:top w:val="nil"/>
              <w:left w:val="nil"/>
              <w:bottom w:val="nil"/>
              <w:right w:val="nil"/>
            </w:tcBorders>
            <w:shd w:val="clear" w:color="auto" w:fill="auto"/>
            <w:noWrap/>
            <w:vAlign w:val="bottom"/>
            <w:hideMark/>
            <w:tcPrChange w:id="74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10" w:author="dbecker" w:date="2015-11-09T14:22:00Z"/>
              </w:rPr>
            </w:pPr>
          </w:p>
        </w:tc>
        <w:tc>
          <w:tcPr>
            <w:tcW w:w="354" w:type="dxa"/>
            <w:tcBorders>
              <w:top w:val="nil"/>
              <w:left w:val="nil"/>
              <w:bottom w:val="nil"/>
              <w:right w:val="nil"/>
            </w:tcBorders>
            <w:shd w:val="clear" w:color="auto" w:fill="auto"/>
            <w:noWrap/>
            <w:vAlign w:val="bottom"/>
            <w:hideMark/>
            <w:tcPrChange w:id="741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12" w:author="dbecker" w:date="2015-11-09T14:22:00Z"/>
              </w:rPr>
            </w:pPr>
          </w:p>
        </w:tc>
        <w:tc>
          <w:tcPr>
            <w:tcW w:w="354" w:type="dxa"/>
            <w:tcBorders>
              <w:top w:val="nil"/>
              <w:left w:val="nil"/>
              <w:bottom w:val="nil"/>
              <w:right w:val="nil"/>
            </w:tcBorders>
            <w:shd w:val="clear" w:color="auto" w:fill="auto"/>
            <w:noWrap/>
            <w:vAlign w:val="bottom"/>
            <w:hideMark/>
            <w:tcPrChange w:id="741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14" w:author="dbecker" w:date="2015-11-09T14:22:00Z"/>
              </w:rPr>
            </w:pPr>
          </w:p>
        </w:tc>
      </w:tr>
      <w:tr w:rsidR="008216C3" w:rsidDel="00093998" w:rsidTr="00093998">
        <w:trPr>
          <w:trHeight w:val="315"/>
          <w:del w:id="7415" w:author="dbecker" w:date="2015-11-09T14:22:00Z"/>
          <w:trPrChange w:id="7416"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417"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418" w:author="dbecker" w:date="2015-11-09T14:22:00Z"/>
              </w:rPr>
            </w:pPr>
          </w:p>
        </w:tc>
        <w:tc>
          <w:tcPr>
            <w:tcW w:w="6419" w:type="dxa"/>
            <w:gridSpan w:val="14"/>
            <w:tcBorders>
              <w:top w:val="nil"/>
              <w:left w:val="nil"/>
              <w:bottom w:val="nil"/>
              <w:right w:val="nil"/>
            </w:tcBorders>
            <w:shd w:val="clear" w:color="auto" w:fill="auto"/>
            <w:noWrap/>
            <w:vAlign w:val="bottom"/>
            <w:hideMark/>
            <w:tcPrChange w:id="7419" w:author="dbecker" w:date="2015-11-09T14:22:00Z">
              <w:tcPr>
                <w:tcW w:w="6091" w:type="dxa"/>
                <w:gridSpan w:val="14"/>
                <w:tcBorders>
                  <w:top w:val="nil"/>
                  <w:left w:val="nil"/>
                  <w:bottom w:val="nil"/>
                  <w:right w:val="nil"/>
                </w:tcBorders>
                <w:shd w:val="clear" w:color="auto" w:fill="auto"/>
                <w:noWrap/>
                <w:vAlign w:val="bottom"/>
                <w:hideMark/>
              </w:tcPr>
            </w:tcPrChange>
          </w:tcPr>
          <w:p w:rsidR="008216C3" w:rsidDel="00093998" w:rsidRDefault="008216C3">
            <w:pPr>
              <w:rPr>
                <w:del w:id="7420" w:author="dbecker" w:date="2015-11-09T14:22:00Z"/>
              </w:rPr>
            </w:pPr>
            <w:del w:id="7421" w:author="dbecker" w:date="2015-11-09T14:22:00Z">
              <w:r w:rsidDel="00093998">
                <w:delText>Examples are oxygen bottles, respirator, dialysis machine, etc.</w:delText>
              </w:r>
            </w:del>
          </w:p>
        </w:tc>
        <w:tc>
          <w:tcPr>
            <w:tcW w:w="354" w:type="dxa"/>
            <w:tcBorders>
              <w:top w:val="nil"/>
              <w:left w:val="nil"/>
              <w:bottom w:val="nil"/>
              <w:right w:val="nil"/>
            </w:tcBorders>
            <w:shd w:val="clear" w:color="auto" w:fill="auto"/>
            <w:noWrap/>
            <w:vAlign w:val="bottom"/>
            <w:hideMark/>
            <w:tcPrChange w:id="742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23" w:author="dbecker" w:date="2015-11-09T14:22:00Z"/>
              </w:rPr>
            </w:pPr>
          </w:p>
        </w:tc>
        <w:tc>
          <w:tcPr>
            <w:tcW w:w="371" w:type="dxa"/>
            <w:tcBorders>
              <w:top w:val="nil"/>
              <w:left w:val="nil"/>
              <w:bottom w:val="nil"/>
              <w:right w:val="nil"/>
            </w:tcBorders>
            <w:shd w:val="clear" w:color="auto" w:fill="auto"/>
            <w:noWrap/>
            <w:vAlign w:val="bottom"/>
            <w:hideMark/>
            <w:tcPrChange w:id="7424"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425" w:author="dbecker" w:date="2015-11-09T14:22:00Z"/>
              </w:rPr>
            </w:pPr>
          </w:p>
        </w:tc>
        <w:tc>
          <w:tcPr>
            <w:tcW w:w="354" w:type="dxa"/>
            <w:tcBorders>
              <w:top w:val="nil"/>
              <w:left w:val="nil"/>
              <w:bottom w:val="nil"/>
              <w:right w:val="nil"/>
            </w:tcBorders>
            <w:shd w:val="clear" w:color="auto" w:fill="auto"/>
            <w:noWrap/>
            <w:vAlign w:val="bottom"/>
            <w:hideMark/>
            <w:tcPrChange w:id="742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27" w:author="dbecker" w:date="2015-11-09T14:22:00Z"/>
              </w:rPr>
            </w:pPr>
          </w:p>
        </w:tc>
        <w:tc>
          <w:tcPr>
            <w:tcW w:w="368" w:type="dxa"/>
            <w:tcBorders>
              <w:top w:val="nil"/>
              <w:left w:val="nil"/>
              <w:bottom w:val="nil"/>
              <w:right w:val="nil"/>
            </w:tcBorders>
            <w:shd w:val="clear" w:color="auto" w:fill="auto"/>
            <w:noWrap/>
            <w:vAlign w:val="bottom"/>
            <w:hideMark/>
            <w:tcPrChange w:id="742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29" w:author="dbecker" w:date="2015-11-09T14:22:00Z"/>
              </w:rPr>
            </w:pPr>
          </w:p>
        </w:tc>
        <w:tc>
          <w:tcPr>
            <w:tcW w:w="368" w:type="dxa"/>
            <w:tcBorders>
              <w:top w:val="nil"/>
              <w:left w:val="nil"/>
              <w:bottom w:val="nil"/>
              <w:right w:val="nil"/>
            </w:tcBorders>
            <w:shd w:val="clear" w:color="auto" w:fill="auto"/>
            <w:noWrap/>
            <w:vAlign w:val="bottom"/>
            <w:hideMark/>
            <w:tcPrChange w:id="743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31" w:author="dbecker" w:date="2015-11-09T14:22:00Z"/>
              </w:rPr>
            </w:pPr>
          </w:p>
        </w:tc>
        <w:tc>
          <w:tcPr>
            <w:tcW w:w="354" w:type="dxa"/>
            <w:tcBorders>
              <w:top w:val="nil"/>
              <w:left w:val="nil"/>
              <w:bottom w:val="nil"/>
              <w:right w:val="nil"/>
            </w:tcBorders>
            <w:shd w:val="clear" w:color="auto" w:fill="auto"/>
            <w:noWrap/>
            <w:vAlign w:val="bottom"/>
            <w:hideMark/>
            <w:tcPrChange w:id="743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33" w:author="dbecker" w:date="2015-11-09T14:22:00Z"/>
              </w:rPr>
            </w:pPr>
          </w:p>
        </w:tc>
        <w:tc>
          <w:tcPr>
            <w:tcW w:w="354" w:type="dxa"/>
            <w:tcBorders>
              <w:top w:val="nil"/>
              <w:left w:val="nil"/>
              <w:bottom w:val="nil"/>
              <w:right w:val="nil"/>
            </w:tcBorders>
            <w:shd w:val="clear" w:color="auto" w:fill="auto"/>
            <w:noWrap/>
            <w:vAlign w:val="bottom"/>
            <w:hideMark/>
            <w:tcPrChange w:id="743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35" w:author="dbecker" w:date="2015-11-09T14:22:00Z"/>
              </w:rPr>
            </w:pPr>
          </w:p>
        </w:tc>
        <w:tc>
          <w:tcPr>
            <w:tcW w:w="354" w:type="dxa"/>
            <w:tcBorders>
              <w:top w:val="nil"/>
              <w:left w:val="nil"/>
              <w:bottom w:val="nil"/>
              <w:right w:val="nil"/>
            </w:tcBorders>
            <w:shd w:val="clear" w:color="auto" w:fill="auto"/>
            <w:noWrap/>
            <w:vAlign w:val="bottom"/>
            <w:hideMark/>
            <w:tcPrChange w:id="743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37" w:author="dbecker" w:date="2015-11-09T14:22:00Z"/>
              </w:rPr>
            </w:pPr>
          </w:p>
        </w:tc>
      </w:tr>
      <w:tr w:rsidR="008216C3" w:rsidDel="00093998" w:rsidTr="00093998">
        <w:trPr>
          <w:trHeight w:val="402"/>
          <w:del w:id="7438" w:author="dbecker" w:date="2015-11-09T14:22:00Z"/>
          <w:trPrChange w:id="7439"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44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441"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44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443" w:author="dbecker" w:date="2015-11-09T14:22:00Z"/>
              </w:rPr>
            </w:pPr>
            <w:del w:id="7444"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44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446" w:author="dbecker" w:date="2015-11-09T14:22:00Z"/>
              </w:rPr>
            </w:pPr>
            <w:del w:id="7447"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7448"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7449" w:author="dbecker" w:date="2015-11-09T14:22:00Z"/>
              </w:rPr>
            </w:pPr>
            <w:del w:id="7450" w:author="dbecker" w:date="2015-11-09T14:22:00Z">
              <w:r w:rsidDel="00093998">
                <w:delText>Yes</w:delText>
              </w:r>
            </w:del>
          </w:p>
        </w:tc>
        <w:tc>
          <w:tcPr>
            <w:tcW w:w="5624" w:type="dxa"/>
            <w:gridSpan w:val="12"/>
            <w:tcBorders>
              <w:top w:val="nil"/>
              <w:left w:val="nil"/>
              <w:bottom w:val="nil"/>
              <w:right w:val="nil"/>
            </w:tcBorders>
            <w:shd w:val="clear" w:color="auto" w:fill="auto"/>
            <w:noWrap/>
            <w:vAlign w:val="bottom"/>
            <w:hideMark/>
            <w:tcPrChange w:id="7451" w:author="dbecker" w:date="2015-11-09T14:22:00Z">
              <w:tcPr>
                <w:tcW w:w="5542" w:type="dxa"/>
                <w:gridSpan w:val="12"/>
                <w:tcBorders>
                  <w:top w:val="nil"/>
                  <w:left w:val="nil"/>
                  <w:bottom w:val="nil"/>
                  <w:right w:val="nil"/>
                </w:tcBorders>
                <w:shd w:val="clear" w:color="auto" w:fill="auto"/>
                <w:noWrap/>
                <w:vAlign w:val="bottom"/>
                <w:hideMark/>
              </w:tcPr>
            </w:tcPrChange>
          </w:tcPr>
          <w:p w:rsidR="008216C3" w:rsidDel="00093998" w:rsidRDefault="008216C3">
            <w:pPr>
              <w:rPr>
                <w:del w:id="7452" w:author="dbecker" w:date="2015-11-09T14:22:00Z"/>
              </w:rPr>
            </w:pPr>
            <w:del w:id="7453" w:author="dbecker" w:date="2015-11-09T14:22:00Z">
              <w:r w:rsidDel="00093998">
                <w:delText>Continue with Step 7 and request an Ambulance.</w:delText>
              </w:r>
            </w:del>
          </w:p>
        </w:tc>
        <w:tc>
          <w:tcPr>
            <w:tcW w:w="354" w:type="dxa"/>
            <w:tcBorders>
              <w:top w:val="nil"/>
              <w:left w:val="nil"/>
              <w:bottom w:val="nil"/>
              <w:right w:val="nil"/>
            </w:tcBorders>
            <w:shd w:val="clear" w:color="auto" w:fill="auto"/>
            <w:noWrap/>
            <w:vAlign w:val="bottom"/>
            <w:hideMark/>
            <w:tcPrChange w:id="745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55" w:author="dbecker" w:date="2015-11-09T14:22:00Z"/>
              </w:rPr>
            </w:pPr>
          </w:p>
        </w:tc>
        <w:tc>
          <w:tcPr>
            <w:tcW w:w="368" w:type="dxa"/>
            <w:tcBorders>
              <w:top w:val="nil"/>
              <w:left w:val="nil"/>
              <w:bottom w:val="nil"/>
              <w:right w:val="nil"/>
            </w:tcBorders>
            <w:shd w:val="clear" w:color="auto" w:fill="auto"/>
            <w:noWrap/>
            <w:vAlign w:val="bottom"/>
            <w:hideMark/>
            <w:tcPrChange w:id="74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57" w:author="dbecker" w:date="2015-11-09T14:22:00Z"/>
              </w:rPr>
            </w:pPr>
          </w:p>
        </w:tc>
        <w:tc>
          <w:tcPr>
            <w:tcW w:w="368" w:type="dxa"/>
            <w:tcBorders>
              <w:top w:val="nil"/>
              <w:left w:val="nil"/>
              <w:bottom w:val="nil"/>
              <w:right w:val="nil"/>
            </w:tcBorders>
            <w:shd w:val="clear" w:color="auto" w:fill="auto"/>
            <w:noWrap/>
            <w:vAlign w:val="bottom"/>
            <w:hideMark/>
            <w:tcPrChange w:id="74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59" w:author="dbecker" w:date="2015-11-09T14:22:00Z"/>
              </w:rPr>
            </w:pPr>
          </w:p>
        </w:tc>
        <w:tc>
          <w:tcPr>
            <w:tcW w:w="354" w:type="dxa"/>
            <w:tcBorders>
              <w:top w:val="nil"/>
              <w:left w:val="nil"/>
              <w:bottom w:val="nil"/>
              <w:right w:val="nil"/>
            </w:tcBorders>
            <w:shd w:val="clear" w:color="auto" w:fill="auto"/>
            <w:noWrap/>
            <w:vAlign w:val="bottom"/>
            <w:hideMark/>
            <w:tcPrChange w:id="74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61" w:author="dbecker" w:date="2015-11-09T14:22:00Z"/>
              </w:rPr>
            </w:pPr>
          </w:p>
        </w:tc>
        <w:tc>
          <w:tcPr>
            <w:tcW w:w="354" w:type="dxa"/>
            <w:tcBorders>
              <w:top w:val="nil"/>
              <w:left w:val="nil"/>
              <w:bottom w:val="nil"/>
              <w:right w:val="nil"/>
            </w:tcBorders>
            <w:shd w:val="clear" w:color="auto" w:fill="auto"/>
            <w:noWrap/>
            <w:vAlign w:val="bottom"/>
            <w:hideMark/>
            <w:tcPrChange w:id="74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63" w:author="dbecker" w:date="2015-11-09T14:22:00Z"/>
              </w:rPr>
            </w:pPr>
          </w:p>
        </w:tc>
        <w:tc>
          <w:tcPr>
            <w:tcW w:w="354" w:type="dxa"/>
            <w:tcBorders>
              <w:top w:val="nil"/>
              <w:left w:val="nil"/>
              <w:bottom w:val="nil"/>
              <w:right w:val="nil"/>
            </w:tcBorders>
            <w:shd w:val="clear" w:color="auto" w:fill="auto"/>
            <w:noWrap/>
            <w:vAlign w:val="bottom"/>
            <w:hideMark/>
            <w:tcPrChange w:id="74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65" w:author="dbecker" w:date="2015-11-09T14:22:00Z"/>
              </w:rPr>
            </w:pPr>
          </w:p>
        </w:tc>
      </w:tr>
      <w:tr w:rsidR="008216C3" w:rsidDel="00093998" w:rsidTr="00093998">
        <w:trPr>
          <w:trHeight w:val="402"/>
          <w:del w:id="7466" w:author="dbecker" w:date="2015-11-09T14:22:00Z"/>
          <w:trPrChange w:id="7467"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468"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469"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7470"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471" w:author="dbecker" w:date="2015-11-09T14:22:00Z"/>
              </w:rPr>
            </w:pPr>
            <w:del w:id="7472"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7473"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474" w:author="dbecker" w:date="2015-11-09T14:22:00Z"/>
              </w:rPr>
            </w:pPr>
            <w:del w:id="7475" w:author="dbecker" w:date="2015-11-09T14:22:00Z">
              <w:r w:rsidDel="00093998">
                <w:delText> </w:delText>
              </w:r>
            </w:del>
          </w:p>
        </w:tc>
        <w:tc>
          <w:tcPr>
            <w:tcW w:w="692" w:type="dxa"/>
            <w:tcBorders>
              <w:top w:val="nil"/>
              <w:left w:val="nil"/>
              <w:bottom w:val="nil"/>
              <w:right w:val="nil"/>
            </w:tcBorders>
            <w:shd w:val="clear" w:color="auto" w:fill="auto"/>
            <w:noWrap/>
            <w:vAlign w:val="bottom"/>
            <w:hideMark/>
            <w:tcPrChange w:id="7476"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477" w:author="dbecker" w:date="2015-11-09T14:22:00Z"/>
              </w:rPr>
            </w:pPr>
            <w:del w:id="7478" w:author="dbecker" w:date="2015-11-09T14:22:00Z">
              <w:r w:rsidDel="00093998">
                <w:delText>No</w:delText>
              </w:r>
            </w:del>
          </w:p>
        </w:tc>
        <w:tc>
          <w:tcPr>
            <w:tcW w:w="276" w:type="dxa"/>
            <w:tcBorders>
              <w:top w:val="nil"/>
              <w:left w:val="nil"/>
              <w:bottom w:val="nil"/>
              <w:right w:val="nil"/>
            </w:tcBorders>
            <w:shd w:val="clear" w:color="auto" w:fill="auto"/>
            <w:noWrap/>
            <w:vAlign w:val="bottom"/>
            <w:hideMark/>
            <w:tcPrChange w:id="7479"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480" w:author="dbecker" w:date="2015-11-09T14:22:00Z"/>
              </w:rPr>
            </w:pPr>
          </w:p>
        </w:tc>
        <w:tc>
          <w:tcPr>
            <w:tcW w:w="5624" w:type="dxa"/>
            <w:gridSpan w:val="12"/>
            <w:tcBorders>
              <w:top w:val="nil"/>
              <w:left w:val="nil"/>
              <w:bottom w:val="nil"/>
              <w:right w:val="nil"/>
            </w:tcBorders>
            <w:shd w:val="clear" w:color="auto" w:fill="auto"/>
            <w:noWrap/>
            <w:vAlign w:val="bottom"/>
            <w:hideMark/>
            <w:tcPrChange w:id="7481" w:author="dbecker" w:date="2015-11-09T14:22:00Z">
              <w:tcPr>
                <w:tcW w:w="5542" w:type="dxa"/>
                <w:gridSpan w:val="12"/>
                <w:tcBorders>
                  <w:top w:val="nil"/>
                  <w:left w:val="nil"/>
                  <w:bottom w:val="nil"/>
                  <w:right w:val="nil"/>
                </w:tcBorders>
                <w:shd w:val="clear" w:color="auto" w:fill="auto"/>
                <w:noWrap/>
                <w:vAlign w:val="bottom"/>
                <w:hideMark/>
              </w:tcPr>
            </w:tcPrChange>
          </w:tcPr>
          <w:p w:rsidR="008216C3" w:rsidDel="00093998" w:rsidRDefault="008216C3">
            <w:pPr>
              <w:rPr>
                <w:del w:id="7482" w:author="dbecker" w:date="2015-11-09T14:22:00Z"/>
              </w:rPr>
            </w:pPr>
            <w:del w:id="7483" w:author="dbecker" w:date="2015-11-09T14:22:00Z">
              <w:r w:rsidDel="00093998">
                <w:delText>Continue with Step 7 and request an Evac Bed Bus.</w:delText>
              </w:r>
            </w:del>
          </w:p>
        </w:tc>
        <w:tc>
          <w:tcPr>
            <w:tcW w:w="354" w:type="dxa"/>
            <w:tcBorders>
              <w:top w:val="nil"/>
              <w:left w:val="nil"/>
              <w:bottom w:val="nil"/>
              <w:right w:val="nil"/>
            </w:tcBorders>
            <w:shd w:val="clear" w:color="auto" w:fill="auto"/>
            <w:noWrap/>
            <w:vAlign w:val="bottom"/>
            <w:hideMark/>
            <w:tcPrChange w:id="74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85" w:author="dbecker" w:date="2015-11-09T14:22:00Z"/>
              </w:rPr>
            </w:pPr>
          </w:p>
        </w:tc>
        <w:tc>
          <w:tcPr>
            <w:tcW w:w="368" w:type="dxa"/>
            <w:tcBorders>
              <w:top w:val="nil"/>
              <w:left w:val="nil"/>
              <w:bottom w:val="nil"/>
              <w:right w:val="nil"/>
            </w:tcBorders>
            <w:shd w:val="clear" w:color="auto" w:fill="auto"/>
            <w:noWrap/>
            <w:vAlign w:val="bottom"/>
            <w:hideMark/>
            <w:tcPrChange w:id="748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87" w:author="dbecker" w:date="2015-11-09T14:22:00Z"/>
              </w:rPr>
            </w:pPr>
          </w:p>
        </w:tc>
        <w:tc>
          <w:tcPr>
            <w:tcW w:w="368" w:type="dxa"/>
            <w:tcBorders>
              <w:top w:val="nil"/>
              <w:left w:val="nil"/>
              <w:bottom w:val="nil"/>
              <w:right w:val="nil"/>
            </w:tcBorders>
            <w:shd w:val="clear" w:color="auto" w:fill="auto"/>
            <w:noWrap/>
            <w:vAlign w:val="bottom"/>
            <w:hideMark/>
            <w:tcPrChange w:id="748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89" w:author="dbecker" w:date="2015-11-09T14:22:00Z"/>
              </w:rPr>
            </w:pPr>
          </w:p>
        </w:tc>
        <w:tc>
          <w:tcPr>
            <w:tcW w:w="354" w:type="dxa"/>
            <w:tcBorders>
              <w:top w:val="nil"/>
              <w:left w:val="nil"/>
              <w:bottom w:val="nil"/>
              <w:right w:val="nil"/>
            </w:tcBorders>
            <w:shd w:val="clear" w:color="auto" w:fill="auto"/>
            <w:noWrap/>
            <w:vAlign w:val="bottom"/>
            <w:hideMark/>
            <w:tcPrChange w:id="749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91" w:author="dbecker" w:date="2015-11-09T14:22:00Z"/>
              </w:rPr>
            </w:pPr>
          </w:p>
        </w:tc>
        <w:tc>
          <w:tcPr>
            <w:tcW w:w="354" w:type="dxa"/>
            <w:tcBorders>
              <w:top w:val="nil"/>
              <w:left w:val="nil"/>
              <w:bottom w:val="nil"/>
              <w:right w:val="nil"/>
            </w:tcBorders>
            <w:shd w:val="clear" w:color="auto" w:fill="auto"/>
            <w:noWrap/>
            <w:vAlign w:val="bottom"/>
            <w:hideMark/>
            <w:tcPrChange w:id="749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93" w:author="dbecker" w:date="2015-11-09T14:22:00Z"/>
              </w:rPr>
            </w:pPr>
          </w:p>
        </w:tc>
        <w:tc>
          <w:tcPr>
            <w:tcW w:w="354" w:type="dxa"/>
            <w:tcBorders>
              <w:top w:val="nil"/>
              <w:left w:val="nil"/>
              <w:bottom w:val="nil"/>
              <w:right w:val="nil"/>
            </w:tcBorders>
            <w:shd w:val="clear" w:color="auto" w:fill="auto"/>
            <w:noWrap/>
            <w:vAlign w:val="bottom"/>
            <w:hideMark/>
            <w:tcPrChange w:id="749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495" w:author="dbecker" w:date="2015-11-09T14:22:00Z"/>
              </w:rPr>
            </w:pPr>
          </w:p>
        </w:tc>
      </w:tr>
      <w:tr w:rsidR="008216C3" w:rsidDel="00093998" w:rsidTr="00093998">
        <w:trPr>
          <w:trHeight w:val="402"/>
          <w:del w:id="7496" w:author="dbecker" w:date="2015-11-09T14:22:00Z"/>
          <w:trPrChange w:id="7497"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498"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499" w:author="dbecker" w:date="2015-11-09T14:22:00Z"/>
              </w:rPr>
            </w:pPr>
          </w:p>
        </w:tc>
        <w:tc>
          <w:tcPr>
            <w:tcW w:w="276" w:type="dxa"/>
            <w:tcBorders>
              <w:top w:val="nil"/>
              <w:left w:val="nil"/>
              <w:bottom w:val="nil"/>
              <w:right w:val="nil"/>
            </w:tcBorders>
            <w:shd w:val="clear" w:color="auto" w:fill="auto"/>
            <w:noWrap/>
            <w:vAlign w:val="bottom"/>
            <w:hideMark/>
            <w:tcPrChange w:id="750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501" w:author="dbecker" w:date="2015-11-09T14:22:00Z"/>
              </w:rPr>
            </w:pPr>
          </w:p>
        </w:tc>
        <w:tc>
          <w:tcPr>
            <w:tcW w:w="276" w:type="dxa"/>
            <w:tcBorders>
              <w:top w:val="nil"/>
              <w:left w:val="nil"/>
              <w:bottom w:val="nil"/>
              <w:right w:val="nil"/>
            </w:tcBorders>
            <w:shd w:val="clear" w:color="auto" w:fill="auto"/>
            <w:noWrap/>
            <w:vAlign w:val="bottom"/>
            <w:hideMark/>
            <w:tcPrChange w:id="750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503" w:author="dbecker" w:date="2015-11-09T14:22:00Z"/>
              </w:rPr>
            </w:pPr>
          </w:p>
        </w:tc>
        <w:tc>
          <w:tcPr>
            <w:tcW w:w="692" w:type="dxa"/>
            <w:tcBorders>
              <w:top w:val="nil"/>
              <w:left w:val="nil"/>
              <w:bottom w:val="nil"/>
              <w:right w:val="nil"/>
            </w:tcBorders>
            <w:shd w:val="clear" w:color="auto" w:fill="auto"/>
            <w:noWrap/>
            <w:vAlign w:val="bottom"/>
            <w:hideMark/>
            <w:tcPrChange w:id="7504"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505" w:author="dbecker" w:date="2015-11-09T14:22:00Z"/>
              </w:rPr>
            </w:pPr>
          </w:p>
        </w:tc>
        <w:tc>
          <w:tcPr>
            <w:tcW w:w="276" w:type="dxa"/>
            <w:tcBorders>
              <w:top w:val="nil"/>
              <w:left w:val="nil"/>
              <w:bottom w:val="nil"/>
              <w:right w:val="nil"/>
            </w:tcBorders>
            <w:shd w:val="clear" w:color="auto" w:fill="auto"/>
            <w:noWrap/>
            <w:vAlign w:val="bottom"/>
            <w:hideMark/>
            <w:tcPrChange w:id="750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507" w:author="dbecker" w:date="2015-11-09T14:22:00Z"/>
              </w:rPr>
            </w:pPr>
          </w:p>
        </w:tc>
        <w:tc>
          <w:tcPr>
            <w:tcW w:w="1632" w:type="dxa"/>
            <w:tcBorders>
              <w:top w:val="nil"/>
              <w:left w:val="nil"/>
              <w:bottom w:val="nil"/>
              <w:right w:val="nil"/>
            </w:tcBorders>
            <w:shd w:val="clear" w:color="auto" w:fill="auto"/>
            <w:noWrap/>
            <w:vAlign w:val="bottom"/>
            <w:hideMark/>
            <w:tcPrChange w:id="7508"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7509" w:author="dbecker" w:date="2015-11-09T14:22:00Z"/>
              </w:rPr>
            </w:pPr>
          </w:p>
        </w:tc>
        <w:tc>
          <w:tcPr>
            <w:tcW w:w="353" w:type="dxa"/>
            <w:tcBorders>
              <w:top w:val="nil"/>
              <w:left w:val="nil"/>
              <w:bottom w:val="nil"/>
              <w:right w:val="nil"/>
            </w:tcBorders>
            <w:shd w:val="clear" w:color="auto" w:fill="auto"/>
            <w:noWrap/>
            <w:vAlign w:val="bottom"/>
            <w:hideMark/>
            <w:tcPrChange w:id="7510"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7511" w:author="dbecker" w:date="2015-11-09T14:22:00Z"/>
              </w:rPr>
            </w:pPr>
          </w:p>
        </w:tc>
        <w:tc>
          <w:tcPr>
            <w:tcW w:w="354" w:type="dxa"/>
            <w:tcBorders>
              <w:top w:val="nil"/>
              <w:left w:val="nil"/>
              <w:bottom w:val="nil"/>
              <w:right w:val="nil"/>
            </w:tcBorders>
            <w:shd w:val="clear" w:color="auto" w:fill="auto"/>
            <w:noWrap/>
            <w:vAlign w:val="bottom"/>
            <w:hideMark/>
            <w:tcPrChange w:id="751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13" w:author="dbecker" w:date="2015-11-09T14:22:00Z"/>
              </w:rPr>
            </w:pPr>
          </w:p>
        </w:tc>
        <w:tc>
          <w:tcPr>
            <w:tcW w:w="354" w:type="dxa"/>
            <w:tcBorders>
              <w:top w:val="nil"/>
              <w:left w:val="nil"/>
              <w:bottom w:val="nil"/>
              <w:right w:val="nil"/>
            </w:tcBorders>
            <w:shd w:val="clear" w:color="auto" w:fill="auto"/>
            <w:noWrap/>
            <w:vAlign w:val="bottom"/>
            <w:hideMark/>
            <w:tcPrChange w:id="751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15" w:author="dbecker" w:date="2015-11-09T14:22:00Z"/>
              </w:rPr>
            </w:pPr>
          </w:p>
        </w:tc>
        <w:tc>
          <w:tcPr>
            <w:tcW w:w="354" w:type="dxa"/>
            <w:tcBorders>
              <w:top w:val="nil"/>
              <w:left w:val="nil"/>
              <w:bottom w:val="nil"/>
              <w:right w:val="nil"/>
            </w:tcBorders>
            <w:shd w:val="clear" w:color="auto" w:fill="auto"/>
            <w:noWrap/>
            <w:vAlign w:val="bottom"/>
            <w:hideMark/>
            <w:tcPrChange w:id="751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17" w:author="dbecker" w:date="2015-11-09T14:22:00Z"/>
              </w:rPr>
            </w:pPr>
          </w:p>
        </w:tc>
        <w:tc>
          <w:tcPr>
            <w:tcW w:w="354" w:type="dxa"/>
            <w:tcBorders>
              <w:top w:val="nil"/>
              <w:left w:val="nil"/>
              <w:bottom w:val="nil"/>
              <w:right w:val="nil"/>
            </w:tcBorders>
            <w:shd w:val="clear" w:color="auto" w:fill="auto"/>
            <w:noWrap/>
            <w:vAlign w:val="bottom"/>
            <w:hideMark/>
            <w:tcPrChange w:id="751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19" w:author="dbecker" w:date="2015-11-09T14:22:00Z"/>
              </w:rPr>
            </w:pPr>
          </w:p>
        </w:tc>
        <w:tc>
          <w:tcPr>
            <w:tcW w:w="354" w:type="dxa"/>
            <w:tcBorders>
              <w:top w:val="nil"/>
              <w:left w:val="nil"/>
              <w:bottom w:val="nil"/>
              <w:right w:val="nil"/>
            </w:tcBorders>
            <w:shd w:val="clear" w:color="auto" w:fill="auto"/>
            <w:noWrap/>
            <w:vAlign w:val="bottom"/>
            <w:hideMark/>
            <w:tcPrChange w:id="752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21" w:author="dbecker" w:date="2015-11-09T14:22:00Z"/>
              </w:rPr>
            </w:pPr>
          </w:p>
        </w:tc>
        <w:tc>
          <w:tcPr>
            <w:tcW w:w="354" w:type="dxa"/>
            <w:tcBorders>
              <w:top w:val="nil"/>
              <w:left w:val="nil"/>
              <w:bottom w:val="nil"/>
              <w:right w:val="nil"/>
            </w:tcBorders>
            <w:shd w:val="clear" w:color="auto" w:fill="auto"/>
            <w:noWrap/>
            <w:vAlign w:val="bottom"/>
            <w:hideMark/>
            <w:tcPrChange w:id="752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23" w:author="dbecker" w:date="2015-11-09T14:22:00Z"/>
              </w:rPr>
            </w:pPr>
          </w:p>
        </w:tc>
        <w:tc>
          <w:tcPr>
            <w:tcW w:w="395" w:type="dxa"/>
            <w:tcBorders>
              <w:top w:val="nil"/>
              <w:left w:val="nil"/>
              <w:bottom w:val="nil"/>
              <w:right w:val="nil"/>
            </w:tcBorders>
            <w:shd w:val="clear" w:color="auto" w:fill="auto"/>
            <w:noWrap/>
            <w:vAlign w:val="bottom"/>
            <w:hideMark/>
            <w:tcPrChange w:id="752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25" w:author="dbecker" w:date="2015-11-09T14:22:00Z"/>
              </w:rPr>
            </w:pPr>
          </w:p>
        </w:tc>
        <w:tc>
          <w:tcPr>
            <w:tcW w:w="395" w:type="dxa"/>
            <w:tcBorders>
              <w:top w:val="nil"/>
              <w:left w:val="nil"/>
              <w:bottom w:val="nil"/>
              <w:right w:val="nil"/>
            </w:tcBorders>
            <w:shd w:val="clear" w:color="auto" w:fill="auto"/>
            <w:noWrap/>
            <w:vAlign w:val="bottom"/>
            <w:hideMark/>
            <w:tcPrChange w:id="752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27" w:author="dbecker" w:date="2015-11-09T14:22:00Z"/>
              </w:rPr>
            </w:pPr>
          </w:p>
        </w:tc>
        <w:tc>
          <w:tcPr>
            <w:tcW w:w="354" w:type="dxa"/>
            <w:tcBorders>
              <w:top w:val="nil"/>
              <w:left w:val="nil"/>
              <w:bottom w:val="nil"/>
              <w:right w:val="nil"/>
            </w:tcBorders>
            <w:shd w:val="clear" w:color="auto" w:fill="auto"/>
            <w:noWrap/>
            <w:vAlign w:val="bottom"/>
            <w:hideMark/>
            <w:tcPrChange w:id="752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29" w:author="dbecker" w:date="2015-11-09T14:22:00Z"/>
              </w:rPr>
            </w:pPr>
          </w:p>
        </w:tc>
        <w:tc>
          <w:tcPr>
            <w:tcW w:w="371" w:type="dxa"/>
            <w:tcBorders>
              <w:top w:val="nil"/>
              <w:left w:val="nil"/>
              <w:bottom w:val="nil"/>
              <w:right w:val="nil"/>
            </w:tcBorders>
            <w:shd w:val="clear" w:color="auto" w:fill="auto"/>
            <w:noWrap/>
            <w:vAlign w:val="bottom"/>
            <w:hideMark/>
            <w:tcPrChange w:id="7530"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531" w:author="dbecker" w:date="2015-11-09T14:22:00Z"/>
              </w:rPr>
            </w:pPr>
          </w:p>
        </w:tc>
        <w:tc>
          <w:tcPr>
            <w:tcW w:w="354" w:type="dxa"/>
            <w:tcBorders>
              <w:top w:val="nil"/>
              <w:left w:val="nil"/>
              <w:bottom w:val="nil"/>
              <w:right w:val="nil"/>
            </w:tcBorders>
            <w:shd w:val="clear" w:color="auto" w:fill="auto"/>
            <w:noWrap/>
            <w:vAlign w:val="bottom"/>
            <w:hideMark/>
            <w:tcPrChange w:id="753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33" w:author="dbecker" w:date="2015-11-09T14:22:00Z"/>
              </w:rPr>
            </w:pPr>
          </w:p>
        </w:tc>
        <w:tc>
          <w:tcPr>
            <w:tcW w:w="368" w:type="dxa"/>
            <w:tcBorders>
              <w:top w:val="nil"/>
              <w:left w:val="nil"/>
              <w:bottom w:val="nil"/>
              <w:right w:val="nil"/>
            </w:tcBorders>
            <w:shd w:val="clear" w:color="auto" w:fill="auto"/>
            <w:noWrap/>
            <w:vAlign w:val="bottom"/>
            <w:hideMark/>
            <w:tcPrChange w:id="753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35" w:author="dbecker" w:date="2015-11-09T14:22:00Z"/>
              </w:rPr>
            </w:pPr>
          </w:p>
        </w:tc>
        <w:tc>
          <w:tcPr>
            <w:tcW w:w="368" w:type="dxa"/>
            <w:tcBorders>
              <w:top w:val="nil"/>
              <w:left w:val="nil"/>
              <w:bottom w:val="nil"/>
              <w:right w:val="nil"/>
            </w:tcBorders>
            <w:shd w:val="clear" w:color="auto" w:fill="auto"/>
            <w:noWrap/>
            <w:vAlign w:val="bottom"/>
            <w:hideMark/>
            <w:tcPrChange w:id="753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37" w:author="dbecker" w:date="2015-11-09T14:22:00Z"/>
              </w:rPr>
            </w:pPr>
          </w:p>
        </w:tc>
        <w:tc>
          <w:tcPr>
            <w:tcW w:w="354" w:type="dxa"/>
            <w:tcBorders>
              <w:top w:val="nil"/>
              <w:left w:val="nil"/>
              <w:bottom w:val="nil"/>
              <w:right w:val="nil"/>
            </w:tcBorders>
            <w:shd w:val="clear" w:color="auto" w:fill="auto"/>
            <w:noWrap/>
            <w:vAlign w:val="bottom"/>
            <w:hideMark/>
            <w:tcPrChange w:id="753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39" w:author="dbecker" w:date="2015-11-09T14:22:00Z"/>
              </w:rPr>
            </w:pPr>
          </w:p>
        </w:tc>
        <w:tc>
          <w:tcPr>
            <w:tcW w:w="354" w:type="dxa"/>
            <w:tcBorders>
              <w:top w:val="nil"/>
              <w:left w:val="nil"/>
              <w:bottom w:val="nil"/>
              <w:right w:val="nil"/>
            </w:tcBorders>
            <w:shd w:val="clear" w:color="auto" w:fill="auto"/>
            <w:noWrap/>
            <w:vAlign w:val="bottom"/>
            <w:hideMark/>
            <w:tcPrChange w:id="754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41" w:author="dbecker" w:date="2015-11-09T14:22:00Z"/>
              </w:rPr>
            </w:pPr>
          </w:p>
        </w:tc>
        <w:tc>
          <w:tcPr>
            <w:tcW w:w="354" w:type="dxa"/>
            <w:tcBorders>
              <w:top w:val="nil"/>
              <w:left w:val="nil"/>
              <w:bottom w:val="nil"/>
              <w:right w:val="nil"/>
            </w:tcBorders>
            <w:shd w:val="clear" w:color="auto" w:fill="auto"/>
            <w:noWrap/>
            <w:vAlign w:val="bottom"/>
            <w:hideMark/>
            <w:tcPrChange w:id="754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43" w:author="dbecker" w:date="2015-11-09T14:22:00Z"/>
              </w:rPr>
            </w:pPr>
          </w:p>
        </w:tc>
      </w:tr>
      <w:tr w:rsidR="008216C3" w:rsidDel="00093998" w:rsidTr="00093998">
        <w:trPr>
          <w:trHeight w:val="315"/>
          <w:del w:id="7544" w:author="dbecker" w:date="2015-11-09T14:22:00Z"/>
          <w:trPrChange w:id="7545"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54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547" w:author="dbecker" w:date="2015-11-09T14:22:00Z"/>
              </w:rPr>
            </w:pPr>
            <w:del w:id="7548" w:author="dbecker" w:date="2015-11-09T14:22:00Z">
              <w:r w:rsidDel="00093998">
                <w:delText>7.</w:delText>
              </w:r>
            </w:del>
          </w:p>
        </w:tc>
        <w:tc>
          <w:tcPr>
            <w:tcW w:w="7144" w:type="dxa"/>
            <w:gridSpan w:val="16"/>
            <w:tcBorders>
              <w:top w:val="nil"/>
              <w:left w:val="nil"/>
              <w:bottom w:val="nil"/>
              <w:right w:val="nil"/>
            </w:tcBorders>
            <w:shd w:val="clear" w:color="auto" w:fill="auto"/>
            <w:noWrap/>
            <w:vAlign w:val="bottom"/>
            <w:hideMark/>
            <w:tcPrChange w:id="7549" w:author="dbecker" w:date="2015-11-09T14:22:00Z">
              <w:tcPr>
                <w:tcW w:w="6816" w:type="dxa"/>
                <w:gridSpan w:val="16"/>
                <w:tcBorders>
                  <w:top w:val="nil"/>
                  <w:left w:val="nil"/>
                  <w:bottom w:val="nil"/>
                  <w:right w:val="nil"/>
                </w:tcBorders>
                <w:shd w:val="clear" w:color="auto" w:fill="auto"/>
                <w:noWrap/>
                <w:vAlign w:val="bottom"/>
                <w:hideMark/>
              </w:tcPr>
            </w:tcPrChange>
          </w:tcPr>
          <w:p w:rsidR="008216C3" w:rsidDel="00093998" w:rsidRDefault="008216C3">
            <w:pPr>
              <w:rPr>
                <w:del w:id="7550" w:author="dbecker" w:date="2015-11-09T14:22:00Z"/>
              </w:rPr>
            </w:pPr>
            <w:del w:id="7551" w:author="dbecker" w:date="2015-11-09T14:22:00Z">
              <w:r w:rsidDel="00093998">
                <w:delText>Record the following information about the person requiring assistance.</w:delText>
              </w:r>
            </w:del>
          </w:p>
        </w:tc>
        <w:tc>
          <w:tcPr>
            <w:tcW w:w="354" w:type="dxa"/>
            <w:tcBorders>
              <w:top w:val="nil"/>
              <w:left w:val="nil"/>
              <w:bottom w:val="nil"/>
              <w:right w:val="nil"/>
            </w:tcBorders>
            <w:shd w:val="clear" w:color="auto" w:fill="auto"/>
            <w:noWrap/>
            <w:vAlign w:val="bottom"/>
            <w:hideMark/>
            <w:tcPrChange w:id="755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53" w:author="dbecker" w:date="2015-11-09T14:22:00Z"/>
              </w:rPr>
            </w:pPr>
          </w:p>
        </w:tc>
        <w:tc>
          <w:tcPr>
            <w:tcW w:w="368" w:type="dxa"/>
            <w:tcBorders>
              <w:top w:val="nil"/>
              <w:left w:val="nil"/>
              <w:bottom w:val="nil"/>
              <w:right w:val="nil"/>
            </w:tcBorders>
            <w:shd w:val="clear" w:color="auto" w:fill="auto"/>
            <w:noWrap/>
            <w:vAlign w:val="bottom"/>
            <w:hideMark/>
            <w:tcPrChange w:id="755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55" w:author="dbecker" w:date="2015-11-09T14:22:00Z"/>
              </w:rPr>
            </w:pPr>
          </w:p>
        </w:tc>
        <w:tc>
          <w:tcPr>
            <w:tcW w:w="368" w:type="dxa"/>
            <w:tcBorders>
              <w:top w:val="nil"/>
              <w:left w:val="nil"/>
              <w:bottom w:val="nil"/>
              <w:right w:val="nil"/>
            </w:tcBorders>
            <w:shd w:val="clear" w:color="auto" w:fill="auto"/>
            <w:noWrap/>
            <w:vAlign w:val="bottom"/>
            <w:hideMark/>
            <w:tcPrChange w:id="75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57" w:author="dbecker" w:date="2015-11-09T14:22:00Z"/>
              </w:rPr>
            </w:pPr>
          </w:p>
        </w:tc>
        <w:tc>
          <w:tcPr>
            <w:tcW w:w="354" w:type="dxa"/>
            <w:tcBorders>
              <w:top w:val="nil"/>
              <w:left w:val="nil"/>
              <w:bottom w:val="nil"/>
              <w:right w:val="nil"/>
            </w:tcBorders>
            <w:shd w:val="clear" w:color="auto" w:fill="auto"/>
            <w:noWrap/>
            <w:vAlign w:val="bottom"/>
            <w:hideMark/>
            <w:tcPrChange w:id="75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59" w:author="dbecker" w:date="2015-11-09T14:22:00Z"/>
              </w:rPr>
            </w:pPr>
          </w:p>
        </w:tc>
        <w:tc>
          <w:tcPr>
            <w:tcW w:w="354" w:type="dxa"/>
            <w:tcBorders>
              <w:top w:val="nil"/>
              <w:left w:val="nil"/>
              <w:bottom w:val="nil"/>
              <w:right w:val="nil"/>
            </w:tcBorders>
            <w:shd w:val="clear" w:color="auto" w:fill="auto"/>
            <w:noWrap/>
            <w:vAlign w:val="bottom"/>
            <w:hideMark/>
            <w:tcPrChange w:id="75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61" w:author="dbecker" w:date="2015-11-09T14:22:00Z"/>
              </w:rPr>
            </w:pPr>
          </w:p>
        </w:tc>
        <w:tc>
          <w:tcPr>
            <w:tcW w:w="354" w:type="dxa"/>
            <w:tcBorders>
              <w:top w:val="nil"/>
              <w:left w:val="nil"/>
              <w:bottom w:val="nil"/>
              <w:right w:val="nil"/>
            </w:tcBorders>
            <w:shd w:val="clear" w:color="auto" w:fill="auto"/>
            <w:noWrap/>
            <w:vAlign w:val="bottom"/>
            <w:hideMark/>
            <w:tcPrChange w:id="75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63" w:author="dbecker" w:date="2015-11-09T14:22:00Z"/>
              </w:rPr>
            </w:pPr>
          </w:p>
        </w:tc>
      </w:tr>
      <w:tr w:rsidR="008216C3" w:rsidDel="00093998" w:rsidTr="00093998">
        <w:trPr>
          <w:trHeight w:val="315"/>
          <w:del w:id="7564" w:author="dbecker" w:date="2015-11-09T14:22:00Z"/>
          <w:trPrChange w:id="7565"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756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567" w:author="dbecker" w:date="2015-11-09T14:22:00Z"/>
              </w:rPr>
            </w:pPr>
          </w:p>
        </w:tc>
        <w:tc>
          <w:tcPr>
            <w:tcW w:w="276" w:type="dxa"/>
            <w:tcBorders>
              <w:top w:val="nil"/>
              <w:left w:val="nil"/>
              <w:bottom w:val="nil"/>
              <w:right w:val="nil"/>
            </w:tcBorders>
            <w:shd w:val="clear" w:color="auto" w:fill="auto"/>
            <w:noWrap/>
            <w:vAlign w:val="bottom"/>
            <w:hideMark/>
            <w:tcPrChange w:id="756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569" w:author="dbecker" w:date="2015-11-09T14:22:00Z"/>
              </w:rPr>
            </w:pPr>
          </w:p>
        </w:tc>
        <w:tc>
          <w:tcPr>
            <w:tcW w:w="276" w:type="dxa"/>
            <w:tcBorders>
              <w:top w:val="nil"/>
              <w:left w:val="nil"/>
              <w:bottom w:val="nil"/>
              <w:right w:val="nil"/>
            </w:tcBorders>
            <w:shd w:val="clear" w:color="auto" w:fill="auto"/>
            <w:noWrap/>
            <w:vAlign w:val="bottom"/>
            <w:hideMark/>
            <w:tcPrChange w:id="757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571" w:author="dbecker" w:date="2015-11-09T14:22:00Z"/>
              </w:rPr>
            </w:pPr>
          </w:p>
        </w:tc>
        <w:tc>
          <w:tcPr>
            <w:tcW w:w="692" w:type="dxa"/>
            <w:tcBorders>
              <w:top w:val="nil"/>
              <w:left w:val="nil"/>
              <w:bottom w:val="nil"/>
              <w:right w:val="nil"/>
            </w:tcBorders>
            <w:shd w:val="clear" w:color="auto" w:fill="auto"/>
            <w:noWrap/>
            <w:vAlign w:val="bottom"/>
            <w:hideMark/>
            <w:tcPrChange w:id="7572"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573" w:author="dbecker" w:date="2015-11-09T14:22:00Z"/>
              </w:rPr>
            </w:pPr>
          </w:p>
        </w:tc>
        <w:tc>
          <w:tcPr>
            <w:tcW w:w="276" w:type="dxa"/>
            <w:tcBorders>
              <w:top w:val="nil"/>
              <w:left w:val="nil"/>
              <w:bottom w:val="nil"/>
              <w:right w:val="nil"/>
            </w:tcBorders>
            <w:shd w:val="clear" w:color="auto" w:fill="auto"/>
            <w:noWrap/>
            <w:vAlign w:val="bottom"/>
            <w:hideMark/>
            <w:tcPrChange w:id="757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575" w:author="dbecker" w:date="2015-11-09T14:22:00Z"/>
              </w:rPr>
            </w:pPr>
          </w:p>
        </w:tc>
        <w:tc>
          <w:tcPr>
            <w:tcW w:w="1632" w:type="dxa"/>
            <w:tcBorders>
              <w:top w:val="nil"/>
              <w:left w:val="nil"/>
              <w:bottom w:val="nil"/>
              <w:right w:val="nil"/>
            </w:tcBorders>
            <w:shd w:val="clear" w:color="auto" w:fill="auto"/>
            <w:noWrap/>
            <w:vAlign w:val="bottom"/>
            <w:hideMark/>
            <w:tcPrChange w:id="7576"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7577" w:author="dbecker" w:date="2015-11-09T14:22:00Z"/>
              </w:rPr>
            </w:pPr>
          </w:p>
        </w:tc>
        <w:tc>
          <w:tcPr>
            <w:tcW w:w="353" w:type="dxa"/>
            <w:tcBorders>
              <w:top w:val="nil"/>
              <w:left w:val="nil"/>
              <w:bottom w:val="nil"/>
              <w:right w:val="nil"/>
            </w:tcBorders>
            <w:shd w:val="clear" w:color="auto" w:fill="auto"/>
            <w:noWrap/>
            <w:vAlign w:val="bottom"/>
            <w:hideMark/>
            <w:tcPrChange w:id="7578"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7579" w:author="dbecker" w:date="2015-11-09T14:22:00Z"/>
              </w:rPr>
            </w:pPr>
          </w:p>
        </w:tc>
        <w:tc>
          <w:tcPr>
            <w:tcW w:w="354" w:type="dxa"/>
            <w:tcBorders>
              <w:top w:val="nil"/>
              <w:left w:val="nil"/>
              <w:bottom w:val="nil"/>
              <w:right w:val="nil"/>
            </w:tcBorders>
            <w:shd w:val="clear" w:color="auto" w:fill="auto"/>
            <w:noWrap/>
            <w:vAlign w:val="bottom"/>
            <w:hideMark/>
            <w:tcPrChange w:id="758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81" w:author="dbecker" w:date="2015-11-09T14:22:00Z"/>
              </w:rPr>
            </w:pPr>
          </w:p>
        </w:tc>
        <w:tc>
          <w:tcPr>
            <w:tcW w:w="354" w:type="dxa"/>
            <w:tcBorders>
              <w:top w:val="nil"/>
              <w:left w:val="nil"/>
              <w:bottom w:val="nil"/>
              <w:right w:val="nil"/>
            </w:tcBorders>
            <w:shd w:val="clear" w:color="auto" w:fill="auto"/>
            <w:noWrap/>
            <w:vAlign w:val="bottom"/>
            <w:hideMark/>
            <w:tcPrChange w:id="758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83" w:author="dbecker" w:date="2015-11-09T14:22:00Z"/>
              </w:rPr>
            </w:pPr>
          </w:p>
        </w:tc>
        <w:tc>
          <w:tcPr>
            <w:tcW w:w="354" w:type="dxa"/>
            <w:tcBorders>
              <w:top w:val="nil"/>
              <w:left w:val="nil"/>
              <w:bottom w:val="nil"/>
              <w:right w:val="nil"/>
            </w:tcBorders>
            <w:shd w:val="clear" w:color="auto" w:fill="auto"/>
            <w:noWrap/>
            <w:vAlign w:val="bottom"/>
            <w:hideMark/>
            <w:tcPrChange w:id="75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85" w:author="dbecker" w:date="2015-11-09T14:22:00Z"/>
              </w:rPr>
            </w:pPr>
          </w:p>
        </w:tc>
        <w:tc>
          <w:tcPr>
            <w:tcW w:w="354" w:type="dxa"/>
            <w:tcBorders>
              <w:top w:val="nil"/>
              <w:left w:val="nil"/>
              <w:bottom w:val="nil"/>
              <w:right w:val="nil"/>
            </w:tcBorders>
            <w:shd w:val="clear" w:color="auto" w:fill="auto"/>
            <w:noWrap/>
            <w:vAlign w:val="bottom"/>
            <w:hideMark/>
            <w:tcPrChange w:id="758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87" w:author="dbecker" w:date="2015-11-09T14:22:00Z"/>
              </w:rPr>
            </w:pPr>
          </w:p>
        </w:tc>
        <w:tc>
          <w:tcPr>
            <w:tcW w:w="354" w:type="dxa"/>
            <w:tcBorders>
              <w:top w:val="nil"/>
              <w:left w:val="nil"/>
              <w:bottom w:val="nil"/>
              <w:right w:val="nil"/>
            </w:tcBorders>
            <w:shd w:val="clear" w:color="auto" w:fill="auto"/>
            <w:noWrap/>
            <w:vAlign w:val="bottom"/>
            <w:hideMark/>
            <w:tcPrChange w:id="758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89" w:author="dbecker" w:date="2015-11-09T14:22:00Z"/>
              </w:rPr>
            </w:pPr>
          </w:p>
        </w:tc>
        <w:tc>
          <w:tcPr>
            <w:tcW w:w="354" w:type="dxa"/>
            <w:tcBorders>
              <w:top w:val="nil"/>
              <w:left w:val="nil"/>
              <w:bottom w:val="nil"/>
              <w:right w:val="nil"/>
            </w:tcBorders>
            <w:shd w:val="clear" w:color="auto" w:fill="auto"/>
            <w:noWrap/>
            <w:vAlign w:val="bottom"/>
            <w:hideMark/>
            <w:tcPrChange w:id="759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91" w:author="dbecker" w:date="2015-11-09T14:22:00Z"/>
              </w:rPr>
            </w:pPr>
          </w:p>
        </w:tc>
        <w:tc>
          <w:tcPr>
            <w:tcW w:w="395" w:type="dxa"/>
            <w:tcBorders>
              <w:top w:val="nil"/>
              <w:left w:val="nil"/>
              <w:bottom w:val="nil"/>
              <w:right w:val="nil"/>
            </w:tcBorders>
            <w:shd w:val="clear" w:color="auto" w:fill="auto"/>
            <w:noWrap/>
            <w:vAlign w:val="bottom"/>
            <w:hideMark/>
            <w:tcPrChange w:id="759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93" w:author="dbecker" w:date="2015-11-09T14:22:00Z"/>
              </w:rPr>
            </w:pPr>
          </w:p>
        </w:tc>
        <w:tc>
          <w:tcPr>
            <w:tcW w:w="395" w:type="dxa"/>
            <w:tcBorders>
              <w:top w:val="nil"/>
              <w:left w:val="nil"/>
              <w:bottom w:val="nil"/>
              <w:right w:val="nil"/>
            </w:tcBorders>
            <w:shd w:val="clear" w:color="auto" w:fill="auto"/>
            <w:noWrap/>
            <w:vAlign w:val="bottom"/>
            <w:hideMark/>
            <w:tcPrChange w:id="759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95" w:author="dbecker" w:date="2015-11-09T14:22:00Z"/>
              </w:rPr>
            </w:pPr>
          </w:p>
        </w:tc>
        <w:tc>
          <w:tcPr>
            <w:tcW w:w="354" w:type="dxa"/>
            <w:tcBorders>
              <w:top w:val="nil"/>
              <w:left w:val="nil"/>
              <w:bottom w:val="nil"/>
              <w:right w:val="nil"/>
            </w:tcBorders>
            <w:shd w:val="clear" w:color="auto" w:fill="auto"/>
            <w:noWrap/>
            <w:vAlign w:val="bottom"/>
            <w:hideMark/>
            <w:tcPrChange w:id="759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597" w:author="dbecker" w:date="2015-11-09T14:22:00Z"/>
              </w:rPr>
            </w:pPr>
          </w:p>
        </w:tc>
        <w:tc>
          <w:tcPr>
            <w:tcW w:w="371" w:type="dxa"/>
            <w:tcBorders>
              <w:top w:val="nil"/>
              <w:left w:val="nil"/>
              <w:bottom w:val="nil"/>
              <w:right w:val="nil"/>
            </w:tcBorders>
            <w:shd w:val="clear" w:color="auto" w:fill="auto"/>
            <w:noWrap/>
            <w:vAlign w:val="bottom"/>
            <w:hideMark/>
            <w:tcPrChange w:id="7598"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7599" w:author="dbecker" w:date="2015-11-09T14:22:00Z"/>
              </w:rPr>
            </w:pPr>
          </w:p>
        </w:tc>
        <w:tc>
          <w:tcPr>
            <w:tcW w:w="354" w:type="dxa"/>
            <w:tcBorders>
              <w:top w:val="nil"/>
              <w:left w:val="nil"/>
              <w:bottom w:val="nil"/>
              <w:right w:val="nil"/>
            </w:tcBorders>
            <w:shd w:val="clear" w:color="auto" w:fill="auto"/>
            <w:noWrap/>
            <w:vAlign w:val="bottom"/>
            <w:hideMark/>
            <w:tcPrChange w:id="760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601" w:author="dbecker" w:date="2015-11-09T14:22:00Z"/>
              </w:rPr>
            </w:pPr>
          </w:p>
        </w:tc>
        <w:tc>
          <w:tcPr>
            <w:tcW w:w="368" w:type="dxa"/>
            <w:tcBorders>
              <w:top w:val="nil"/>
              <w:left w:val="nil"/>
              <w:bottom w:val="nil"/>
              <w:right w:val="nil"/>
            </w:tcBorders>
            <w:shd w:val="clear" w:color="auto" w:fill="auto"/>
            <w:noWrap/>
            <w:vAlign w:val="bottom"/>
            <w:hideMark/>
            <w:tcPrChange w:id="760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603" w:author="dbecker" w:date="2015-11-09T14:22:00Z"/>
              </w:rPr>
            </w:pPr>
          </w:p>
        </w:tc>
        <w:tc>
          <w:tcPr>
            <w:tcW w:w="368" w:type="dxa"/>
            <w:tcBorders>
              <w:top w:val="nil"/>
              <w:left w:val="nil"/>
              <w:bottom w:val="nil"/>
              <w:right w:val="nil"/>
            </w:tcBorders>
            <w:shd w:val="clear" w:color="auto" w:fill="auto"/>
            <w:noWrap/>
            <w:vAlign w:val="bottom"/>
            <w:hideMark/>
            <w:tcPrChange w:id="760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605" w:author="dbecker" w:date="2015-11-09T14:22:00Z"/>
              </w:rPr>
            </w:pPr>
          </w:p>
        </w:tc>
        <w:tc>
          <w:tcPr>
            <w:tcW w:w="354" w:type="dxa"/>
            <w:tcBorders>
              <w:top w:val="nil"/>
              <w:left w:val="nil"/>
              <w:bottom w:val="nil"/>
              <w:right w:val="nil"/>
            </w:tcBorders>
            <w:shd w:val="clear" w:color="auto" w:fill="auto"/>
            <w:noWrap/>
            <w:vAlign w:val="bottom"/>
            <w:hideMark/>
            <w:tcPrChange w:id="760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607" w:author="dbecker" w:date="2015-11-09T14:22:00Z"/>
              </w:rPr>
            </w:pPr>
          </w:p>
        </w:tc>
        <w:tc>
          <w:tcPr>
            <w:tcW w:w="354" w:type="dxa"/>
            <w:tcBorders>
              <w:top w:val="nil"/>
              <w:left w:val="nil"/>
              <w:bottom w:val="nil"/>
              <w:right w:val="nil"/>
            </w:tcBorders>
            <w:shd w:val="clear" w:color="auto" w:fill="auto"/>
            <w:noWrap/>
            <w:vAlign w:val="bottom"/>
            <w:hideMark/>
            <w:tcPrChange w:id="760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609" w:author="dbecker" w:date="2015-11-09T14:22:00Z"/>
              </w:rPr>
            </w:pPr>
          </w:p>
        </w:tc>
        <w:tc>
          <w:tcPr>
            <w:tcW w:w="354" w:type="dxa"/>
            <w:tcBorders>
              <w:top w:val="nil"/>
              <w:left w:val="nil"/>
              <w:bottom w:val="nil"/>
              <w:right w:val="nil"/>
            </w:tcBorders>
            <w:shd w:val="clear" w:color="auto" w:fill="auto"/>
            <w:noWrap/>
            <w:vAlign w:val="bottom"/>
            <w:hideMark/>
            <w:tcPrChange w:id="761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7611" w:author="dbecker" w:date="2015-11-09T14:22:00Z"/>
              </w:rPr>
            </w:pPr>
          </w:p>
        </w:tc>
      </w:tr>
      <w:tr w:rsidR="008216C3" w:rsidDel="00093998" w:rsidTr="00093998">
        <w:trPr>
          <w:trHeight w:val="402"/>
          <w:del w:id="7612" w:author="dbecker" w:date="2015-11-09T14:22:00Z"/>
          <w:trPrChange w:id="7613"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614"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615" w:author="dbecker" w:date="2015-11-09T14:22:00Z"/>
              </w:rPr>
            </w:pPr>
          </w:p>
        </w:tc>
        <w:tc>
          <w:tcPr>
            <w:tcW w:w="276" w:type="dxa"/>
            <w:tcBorders>
              <w:top w:val="nil"/>
              <w:left w:val="nil"/>
              <w:bottom w:val="nil"/>
              <w:right w:val="nil"/>
            </w:tcBorders>
            <w:shd w:val="clear" w:color="auto" w:fill="auto"/>
            <w:noWrap/>
            <w:vAlign w:val="bottom"/>
            <w:hideMark/>
            <w:tcPrChange w:id="761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617"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761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619" w:author="dbecker" w:date="2015-11-09T14:22:00Z"/>
              </w:rPr>
            </w:pPr>
          </w:p>
        </w:tc>
        <w:tc>
          <w:tcPr>
            <w:tcW w:w="692" w:type="dxa"/>
            <w:tcBorders>
              <w:top w:val="nil"/>
              <w:left w:val="nil"/>
              <w:bottom w:val="nil"/>
              <w:right w:val="nil"/>
            </w:tcBorders>
            <w:shd w:val="clear" w:color="auto" w:fill="auto"/>
            <w:noWrap/>
            <w:vAlign w:val="bottom"/>
            <w:hideMark/>
            <w:tcPrChange w:id="7620"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621" w:author="dbecker" w:date="2015-11-09T14:22:00Z"/>
              </w:rPr>
            </w:pPr>
          </w:p>
        </w:tc>
        <w:tc>
          <w:tcPr>
            <w:tcW w:w="276" w:type="dxa"/>
            <w:tcBorders>
              <w:top w:val="nil"/>
              <w:left w:val="nil"/>
              <w:bottom w:val="nil"/>
              <w:right w:val="nil"/>
            </w:tcBorders>
            <w:shd w:val="clear" w:color="auto" w:fill="auto"/>
            <w:noWrap/>
            <w:vAlign w:val="bottom"/>
            <w:hideMark/>
            <w:tcPrChange w:id="762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623" w:author="dbecker" w:date="2015-11-09T14:22:00Z"/>
              </w:rPr>
            </w:pPr>
          </w:p>
        </w:tc>
        <w:tc>
          <w:tcPr>
            <w:tcW w:w="1632" w:type="dxa"/>
            <w:tcBorders>
              <w:top w:val="nil"/>
              <w:left w:val="nil"/>
              <w:bottom w:val="nil"/>
              <w:right w:val="nil"/>
            </w:tcBorders>
            <w:shd w:val="clear" w:color="auto" w:fill="auto"/>
            <w:noWrap/>
            <w:vAlign w:val="bottom"/>
            <w:hideMark/>
            <w:tcPrChange w:id="7624"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jc w:val="right"/>
              <w:rPr>
                <w:del w:id="7625" w:author="dbecker" w:date="2015-11-09T14:22:00Z"/>
              </w:rPr>
            </w:pPr>
            <w:del w:id="7626" w:author="dbecker" w:date="2015-11-09T14:22:00Z">
              <w:r w:rsidDel="00093998">
                <w:delText>Name:</w:delText>
              </w:r>
            </w:del>
          </w:p>
        </w:tc>
        <w:tc>
          <w:tcPr>
            <w:tcW w:w="353" w:type="dxa"/>
            <w:tcBorders>
              <w:top w:val="nil"/>
              <w:left w:val="nil"/>
              <w:bottom w:val="single" w:sz="4" w:space="0" w:color="auto"/>
              <w:right w:val="nil"/>
            </w:tcBorders>
            <w:shd w:val="clear" w:color="auto" w:fill="auto"/>
            <w:noWrap/>
            <w:vAlign w:val="bottom"/>
            <w:hideMark/>
            <w:tcPrChange w:id="7627"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28" w:author="dbecker" w:date="2015-11-09T14:22:00Z"/>
              </w:rPr>
            </w:pPr>
            <w:del w:id="762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3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31" w:author="dbecker" w:date="2015-11-09T14:22:00Z"/>
              </w:rPr>
            </w:pPr>
            <w:del w:id="763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3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34" w:author="dbecker" w:date="2015-11-09T14:22:00Z"/>
              </w:rPr>
            </w:pPr>
            <w:del w:id="763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3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37" w:author="dbecker" w:date="2015-11-09T14:22:00Z"/>
              </w:rPr>
            </w:pPr>
            <w:del w:id="763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3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40" w:author="dbecker" w:date="2015-11-09T14:22:00Z"/>
              </w:rPr>
            </w:pPr>
            <w:del w:id="764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4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43" w:author="dbecker" w:date="2015-11-09T14:22:00Z"/>
              </w:rPr>
            </w:pPr>
            <w:del w:id="764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4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46" w:author="dbecker" w:date="2015-11-09T14:22:00Z"/>
              </w:rPr>
            </w:pPr>
            <w:del w:id="7647"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64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49" w:author="dbecker" w:date="2015-11-09T14:22:00Z"/>
              </w:rPr>
            </w:pPr>
            <w:del w:id="7650"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65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52" w:author="dbecker" w:date="2015-11-09T14:22:00Z"/>
              </w:rPr>
            </w:pPr>
            <w:del w:id="765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5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55" w:author="dbecker" w:date="2015-11-09T14:22:00Z"/>
              </w:rPr>
            </w:pPr>
            <w:del w:id="7656"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7657"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58" w:author="dbecker" w:date="2015-11-09T14:22:00Z"/>
              </w:rPr>
            </w:pPr>
            <w:del w:id="765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6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61" w:author="dbecker" w:date="2015-11-09T14:22:00Z"/>
              </w:rPr>
            </w:pPr>
            <w:del w:id="7662"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66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64" w:author="dbecker" w:date="2015-11-09T14:22:00Z"/>
              </w:rPr>
            </w:pPr>
            <w:del w:id="7665"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66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67" w:author="dbecker" w:date="2015-11-09T14:22:00Z"/>
              </w:rPr>
            </w:pPr>
            <w:del w:id="766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6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70" w:author="dbecker" w:date="2015-11-09T14:22:00Z"/>
              </w:rPr>
            </w:pPr>
            <w:del w:id="767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7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73" w:author="dbecker" w:date="2015-11-09T14:22:00Z"/>
              </w:rPr>
            </w:pPr>
            <w:del w:id="767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7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76" w:author="dbecker" w:date="2015-11-09T14:22:00Z"/>
              </w:rPr>
            </w:pPr>
            <w:del w:id="7677" w:author="dbecker" w:date="2015-11-09T14:22:00Z">
              <w:r w:rsidDel="00093998">
                <w:delText> </w:delText>
              </w:r>
            </w:del>
          </w:p>
        </w:tc>
      </w:tr>
      <w:tr w:rsidR="008216C3" w:rsidDel="00093998" w:rsidTr="00093998">
        <w:trPr>
          <w:trHeight w:val="402"/>
          <w:del w:id="7678" w:author="dbecker" w:date="2015-11-09T14:22:00Z"/>
          <w:trPrChange w:id="7679"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68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681" w:author="dbecker" w:date="2015-11-09T14:22:00Z"/>
              </w:rPr>
            </w:pPr>
          </w:p>
        </w:tc>
        <w:tc>
          <w:tcPr>
            <w:tcW w:w="276" w:type="dxa"/>
            <w:tcBorders>
              <w:top w:val="nil"/>
              <w:left w:val="nil"/>
              <w:bottom w:val="nil"/>
              <w:right w:val="nil"/>
            </w:tcBorders>
            <w:shd w:val="clear" w:color="auto" w:fill="auto"/>
            <w:noWrap/>
            <w:vAlign w:val="bottom"/>
            <w:hideMark/>
            <w:tcPrChange w:id="768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683"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768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685" w:author="dbecker" w:date="2015-11-09T14:22:00Z"/>
              </w:rPr>
            </w:pPr>
          </w:p>
        </w:tc>
        <w:tc>
          <w:tcPr>
            <w:tcW w:w="692" w:type="dxa"/>
            <w:tcBorders>
              <w:top w:val="nil"/>
              <w:left w:val="nil"/>
              <w:bottom w:val="nil"/>
              <w:right w:val="nil"/>
            </w:tcBorders>
            <w:shd w:val="clear" w:color="auto" w:fill="auto"/>
            <w:noWrap/>
            <w:vAlign w:val="bottom"/>
            <w:hideMark/>
            <w:tcPrChange w:id="7686"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687" w:author="dbecker" w:date="2015-11-09T14:22:00Z"/>
              </w:rPr>
            </w:pPr>
          </w:p>
        </w:tc>
        <w:tc>
          <w:tcPr>
            <w:tcW w:w="276" w:type="dxa"/>
            <w:tcBorders>
              <w:top w:val="nil"/>
              <w:left w:val="nil"/>
              <w:bottom w:val="nil"/>
              <w:right w:val="nil"/>
            </w:tcBorders>
            <w:shd w:val="clear" w:color="auto" w:fill="auto"/>
            <w:noWrap/>
            <w:vAlign w:val="bottom"/>
            <w:hideMark/>
            <w:tcPrChange w:id="768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689" w:author="dbecker" w:date="2015-11-09T14:22:00Z"/>
              </w:rPr>
            </w:pPr>
          </w:p>
        </w:tc>
        <w:tc>
          <w:tcPr>
            <w:tcW w:w="1632" w:type="dxa"/>
            <w:tcBorders>
              <w:top w:val="nil"/>
              <w:left w:val="nil"/>
              <w:bottom w:val="nil"/>
              <w:right w:val="nil"/>
            </w:tcBorders>
            <w:shd w:val="clear" w:color="auto" w:fill="auto"/>
            <w:noWrap/>
            <w:vAlign w:val="bottom"/>
            <w:hideMark/>
            <w:tcPrChange w:id="7690"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jc w:val="right"/>
              <w:rPr>
                <w:del w:id="7691" w:author="dbecker" w:date="2015-11-09T14:22:00Z"/>
              </w:rPr>
            </w:pPr>
            <w:del w:id="7692" w:author="dbecker" w:date="2015-11-09T14:22:00Z">
              <w:r w:rsidDel="00093998">
                <w:delText>Address Street:</w:delText>
              </w:r>
            </w:del>
          </w:p>
        </w:tc>
        <w:tc>
          <w:tcPr>
            <w:tcW w:w="353" w:type="dxa"/>
            <w:tcBorders>
              <w:top w:val="nil"/>
              <w:left w:val="nil"/>
              <w:bottom w:val="single" w:sz="4" w:space="0" w:color="auto"/>
              <w:right w:val="nil"/>
            </w:tcBorders>
            <w:shd w:val="clear" w:color="auto" w:fill="auto"/>
            <w:noWrap/>
            <w:vAlign w:val="bottom"/>
            <w:hideMark/>
            <w:tcPrChange w:id="7693"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94" w:author="dbecker" w:date="2015-11-09T14:22:00Z"/>
              </w:rPr>
            </w:pPr>
            <w:del w:id="769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9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697" w:author="dbecker" w:date="2015-11-09T14:22:00Z"/>
              </w:rPr>
            </w:pPr>
            <w:del w:id="769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69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00" w:author="dbecker" w:date="2015-11-09T14:22:00Z"/>
              </w:rPr>
            </w:pPr>
            <w:del w:id="770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0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03" w:author="dbecker" w:date="2015-11-09T14:22:00Z"/>
              </w:rPr>
            </w:pPr>
            <w:del w:id="770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0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06" w:author="dbecker" w:date="2015-11-09T14:22:00Z"/>
              </w:rPr>
            </w:pPr>
            <w:del w:id="770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0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09" w:author="dbecker" w:date="2015-11-09T14:22:00Z"/>
              </w:rPr>
            </w:pPr>
            <w:del w:id="771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1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12" w:author="dbecker" w:date="2015-11-09T14:22:00Z"/>
              </w:rPr>
            </w:pPr>
            <w:del w:id="7713"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71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15" w:author="dbecker" w:date="2015-11-09T14:22:00Z"/>
              </w:rPr>
            </w:pPr>
            <w:del w:id="7716"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71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18" w:author="dbecker" w:date="2015-11-09T14:22:00Z"/>
              </w:rPr>
            </w:pPr>
            <w:del w:id="771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2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21" w:author="dbecker" w:date="2015-11-09T14:22:00Z"/>
              </w:rPr>
            </w:pPr>
            <w:del w:id="7722"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7723"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24" w:author="dbecker" w:date="2015-11-09T14:22:00Z"/>
              </w:rPr>
            </w:pPr>
            <w:del w:id="772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2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27" w:author="dbecker" w:date="2015-11-09T14:22:00Z"/>
              </w:rPr>
            </w:pPr>
            <w:del w:id="7728"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72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30" w:author="dbecker" w:date="2015-11-09T14:22:00Z"/>
              </w:rPr>
            </w:pPr>
            <w:del w:id="7731"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73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33" w:author="dbecker" w:date="2015-11-09T14:22:00Z"/>
              </w:rPr>
            </w:pPr>
            <w:del w:id="773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3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36" w:author="dbecker" w:date="2015-11-09T14:22:00Z"/>
              </w:rPr>
            </w:pPr>
            <w:del w:id="773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3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39" w:author="dbecker" w:date="2015-11-09T14:22:00Z"/>
              </w:rPr>
            </w:pPr>
            <w:del w:id="774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4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42" w:author="dbecker" w:date="2015-11-09T14:22:00Z"/>
              </w:rPr>
            </w:pPr>
            <w:del w:id="7743" w:author="dbecker" w:date="2015-11-09T14:22:00Z">
              <w:r w:rsidDel="00093998">
                <w:delText> </w:delText>
              </w:r>
            </w:del>
          </w:p>
        </w:tc>
      </w:tr>
      <w:tr w:rsidR="008216C3" w:rsidDel="00093998" w:rsidTr="00093998">
        <w:trPr>
          <w:trHeight w:val="402"/>
          <w:del w:id="7744" w:author="dbecker" w:date="2015-11-09T14:22:00Z"/>
          <w:trPrChange w:id="7745"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74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747" w:author="dbecker" w:date="2015-11-09T14:22:00Z"/>
              </w:rPr>
            </w:pPr>
          </w:p>
        </w:tc>
        <w:tc>
          <w:tcPr>
            <w:tcW w:w="276" w:type="dxa"/>
            <w:tcBorders>
              <w:top w:val="nil"/>
              <w:left w:val="nil"/>
              <w:bottom w:val="nil"/>
              <w:right w:val="nil"/>
            </w:tcBorders>
            <w:shd w:val="clear" w:color="auto" w:fill="auto"/>
            <w:noWrap/>
            <w:vAlign w:val="bottom"/>
            <w:hideMark/>
            <w:tcPrChange w:id="774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749"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775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751" w:author="dbecker" w:date="2015-11-09T14:22:00Z"/>
              </w:rPr>
            </w:pPr>
          </w:p>
        </w:tc>
        <w:tc>
          <w:tcPr>
            <w:tcW w:w="692" w:type="dxa"/>
            <w:tcBorders>
              <w:top w:val="nil"/>
              <w:left w:val="nil"/>
              <w:bottom w:val="nil"/>
              <w:right w:val="nil"/>
            </w:tcBorders>
            <w:shd w:val="clear" w:color="auto" w:fill="auto"/>
            <w:noWrap/>
            <w:vAlign w:val="bottom"/>
            <w:hideMark/>
            <w:tcPrChange w:id="7752"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753" w:author="dbecker" w:date="2015-11-09T14:22:00Z"/>
              </w:rPr>
            </w:pPr>
          </w:p>
        </w:tc>
        <w:tc>
          <w:tcPr>
            <w:tcW w:w="276" w:type="dxa"/>
            <w:tcBorders>
              <w:top w:val="nil"/>
              <w:left w:val="nil"/>
              <w:bottom w:val="nil"/>
              <w:right w:val="nil"/>
            </w:tcBorders>
            <w:shd w:val="clear" w:color="auto" w:fill="auto"/>
            <w:noWrap/>
            <w:vAlign w:val="bottom"/>
            <w:hideMark/>
            <w:tcPrChange w:id="775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755" w:author="dbecker" w:date="2015-11-09T14:22:00Z"/>
              </w:rPr>
            </w:pPr>
          </w:p>
        </w:tc>
        <w:tc>
          <w:tcPr>
            <w:tcW w:w="1632" w:type="dxa"/>
            <w:tcBorders>
              <w:top w:val="nil"/>
              <w:left w:val="nil"/>
              <w:bottom w:val="nil"/>
              <w:right w:val="nil"/>
            </w:tcBorders>
            <w:shd w:val="clear" w:color="auto" w:fill="auto"/>
            <w:noWrap/>
            <w:vAlign w:val="bottom"/>
            <w:hideMark/>
            <w:tcPrChange w:id="7756"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jc w:val="right"/>
              <w:rPr>
                <w:del w:id="7757" w:author="dbecker" w:date="2015-11-09T14:22:00Z"/>
              </w:rPr>
            </w:pPr>
            <w:del w:id="7758" w:author="dbecker" w:date="2015-11-09T14:22:00Z">
              <w:r w:rsidDel="00093998">
                <w:delText>Cross Street:</w:delText>
              </w:r>
            </w:del>
          </w:p>
        </w:tc>
        <w:tc>
          <w:tcPr>
            <w:tcW w:w="353" w:type="dxa"/>
            <w:tcBorders>
              <w:top w:val="nil"/>
              <w:left w:val="nil"/>
              <w:bottom w:val="single" w:sz="4" w:space="0" w:color="auto"/>
              <w:right w:val="nil"/>
            </w:tcBorders>
            <w:shd w:val="clear" w:color="auto" w:fill="auto"/>
            <w:noWrap/>
            <w:vAlign w:val="bottom"/>
            <w:hideMark/>
            <w:tcPrChange w:id="7759"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60" w:author="dbecker" w:date="2015-11-09T14:22:00Z"/>
              </w:rPr>
            </w:pPr>
            <w:del w:id="776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6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63" w:author="dbecker" w:date="2015-11-09T14:22:00Z"/>
              </w:rPr>
            </w:pPr>
            <w:del w:id="776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6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66" w:author="dbecker" w:date="2015-11-09T14:22:00Z"/>
              </w:rPr>
            </w:pPr>
            <w:del w:id="776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6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69" w:author="dbecker" w:date="2015-11-09T14:22:00Z"/>
              </w:rPr>
            </w:pPr>
            <w:del w:id="777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7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72" w:author="dbecker" w:date="2015-11-09T14:22:00Z"/>
              </w:rPr>
            </w:pPr>
            <w:del w:id="777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7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75" w:author="dbecker" w:date="2015-11-09T14:22:00Z"/>
              </w:rPr>
            </w:pPr>
            <w:del w:id="777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7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78" w:author="dbecker" w:date="2015-11-09T14:22:00Z"/>
              </w:rPr>
            </w:pPr>
            <w:del w:id="7779"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78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81" w:author="dbecker" w:date="2015-11-09T14:22:00Z"/>
              </w:rPr>
            </w:pPr>
            <w:del w:id="7782"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78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84" w:author="dbecker" w:date="2015-11-09T14:22:00Z"/>
              </w:rPr>
            </w:pPr>
            <w:del w:id="778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8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87" w:author="dbecker" w:date="2015-11-09T14:22:00Z"/>
              </w:rPr>
            </w:pPr>
            <w:del w:id="7788"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7789"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90" w:author="dbecker" w:date="2015-11-09T14:22:00Z"/>
              </w:rPr>
            </w:pPr>
            <w:del w:id="779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79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93" w:author="dbecker" w:date="2015-11-09T14:22:00Z"/>
              </w:rPr>
            </w:pPr>
            <w:del w:id="7794"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79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96" w:author="dbecker" w:date="2015-11-09T14:22:00Z"/>
              </w:rPr>
            </w:pPr>
            <w:del w:id="7797"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79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799" w:author="dbecker" w:date="2015-11-09T14:22:00Z"/>
              </w:rPr>
            </w:pPr>
            <w:del w:id="780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0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02" w:author="dbecker" w:date="2015-11-09T14:22:00Z"/>
              </w:rPr>
            </w:pPr>
            <w:del w:id="780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0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05" w:author="dbecker" w:date="2015-11-09T14:22:00Z"/>
              </w:rPr>
            </w:pPr>
            <w:del w:id="780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0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08" w:author="dbecker" w:date="2015-11-09T14:22:00Z"/>
              </w:rPr>
            </w:pPr>
            <w:del w:id="7809" w:author="dbecker" w:date="2015-11-09T14:22:00Z">
              <w:r w:rsidDel="00093998">
                <w:delText> </w:delText>
              </w:r>
            </w:del>
          </w:p>
        </w:tc>
      </w:tr>
      <w:tr w:rsidR="008216C3" w:rsidDel="00093998" w:rsidTr="00093998">
        <w:trPr>
          <w:trHeight w:val="402"/>
          <w:del w:id="7810" w:author="dbecker" w:date="2015-11-09T14:22:00Z"/>
          <w:trPrChange w:id="7811"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812"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813" w:author="dbecker" w:date="2015-11-09T14:22:00Z"/>
              </w:rPr>
            </w:pPr>
          </w:p>
        </w:tc>
        <w:tc>
          <w:tcPr>
            <w:tcW w:w="276" w:type="dxa"/>
            <w:tcBorders>
              <w:top w:val="nil"/>
              <w:left w:val="nil"/>
              <w:bottom w:val="nil"/>
              <w:right w:val="nil"/>
            </w:tcBorders>
            <w:shd w:val="clear" w:color="auto" w:fill="auto"/>
            <w:noWrap/>
            <w:vAlign w:val="bottom"/>
            <w:hideMark/>
            <w:tcPrChange w:id="781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815"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781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817" w:author="dbecker" w:date="2015-11-09T14:22:00Z"/>
              </w:rPr>
            </w:pPr>
          </w:p>
        </w:tc>
        <w:tc>
          <w:tcPr>
            <w:tcW w:w="692" w:type="dxa"/>
            <w:tcBorders>
              <w:top w:val="nil"/>
              <w:left w:val="nil"/>
              <w:bottom w:val="nil"/>
              <w:right w:val="nil"/>
            </w:tcBorders>
            <w:shd w:val="clear" w:color="auto" w:fill="auto"/>
            <w:noWrap/>
            <w:vAlign w:val="bottom"/>
            <w:hideMark/>
            <w:tcPrChange w:id="7818"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819" w:author="dbecker" w:date="2015-11-09T14:22:00Z"/>
              </w:rPr>
            </w:pPr>
          </w:p>
        </w:tc>
        <w:tc>
          <w:tcPr>
            <w:tcW w:w="276" w:type="dxa"/>
            <w:tcBorders>
              <w:top w:val="nil"/>
              <w:left w:val="nil"/>
              <w:bottom w:val="nil"/>
              <w:right w:val="nil"/>
            </w:tcBorders>
            <w:shd w:val="clear" w:color="auto" w:fill="auto"/>
            <w:noWrap/>
            <w:vAlign w:val="bottom"/>
            <w:hideMark/>
            <w:tcPrChange w:id="782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821" w:author="dbecker" w:date="2015-11-09T14:22:00Z"/>
              </w:rPr>
            </w:pPr>
          </w:p>
        </w:tc>
        <w:tc>
          <w:tcPr>
            <w:tcW w:w="1632" w:type="dxa"/>
            <w:tcBorders>
              <w:top w:val="nil"/>
              <w:left w:val="nil"/>
              <w:bottom w:val="nil"/>
              <w:right w:val="nil"/>
            </w:tcBorders>
            <w:shd w:val="clear" w:color="auto" w:fill="auto"/>
            <w:noWrap/>
            <w:vAlign w:val="bottom"/>
            <w:hideMark/>
            <w:tcPrChange w:id="7822"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jc w:val="right"/>
              <w:rPr>
                <w:del w:id="7823" w:author="dbecker" w:date="2015-11-09T14:22:00Z"/>
              </w:rPr>
            </w:pPr>
            <w:del w:id="7824" w:author="dbecker" w:date="2015-11-09T14:22:00Z">
              <w:r w:rsidDel="00093998">
                <w:delText>Phone Number:</w:delText>
              </w:r>
            </w:del>
          </w:p>
        </w:tc>
        <w:tc>
          <w:tcPr>
            <w:tcW w:w="353" w:type="dxa"/>
            <w:tcBorders>
              <w:top w:val="nil"/>
              <w:left w:val="nil"/>
              <w:bottom w:val="single" w:sz="4" w:space="0" w:color="auto"/>
              <w:right w:val="nil"/>
            </w:tcBorders>
            <w:shd w:val="clear" w:color="auto" w:fill="auto"/>
            <w:noWrap/>
            <w:vAlign w:val="bottom"/>
            <w:hideMark/>
            <w:tcPrChange w:id="7825"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26" w:author="dbecker" w:date="2015-11-09T14:22:00Z"/>
              </w:rPr>
            </w:pPr>
            <w:del w:id="782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2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29" w:author="dbecker" w:date="2015-11-09T14:22:00Z"/>
              </w:rPr>
            </w:pPr>
            <w:del w:id="783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3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32" w:author="dbecker" w:date="2015-11-09T14:22:00Z"/>
              </w:rPr>
            </w:pPr>
            <w:del w:id="783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3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35" w:author="dbecker" w:date="2015-11-09T14:22:00Z"/>
              </w:rPr>
            </w:pPr>
            <w:del w:id="783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3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38" w:author="dbecker" w:date="2015-11-09T14:22:00Z"/>
              </w:rPr>
            </w:pPr>
            <w:del w:id="783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4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41" w:author="dbecker" w:date="2015-11-09T14:22:00Z"/>
              </w:rPr>
            </w:pPr>
            <w:del w:id="784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4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44" w:author="dbecker" w:date="2015-11-09T14:22:00Z"/>
              </w:rPr>
            </w:pPr>
            <w:del w:id="7845"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84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47" w:author="dbecker" w:date="2015-11-09T14:22:00Z"/>
              </w:rPr>
            </w:pPr>
            <w:del w:id="7848"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84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50" w:author="dbecker" w:date="2015-11-09T14:22:00Z"/>
              </w:rPr>
            </w:pPr>
            <w:del w:id="785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5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53" w:author="dbecker" w:date="2015-11-09T14:22:00Z"/>
              </w:rPr>
            </w:pPr>
            <w:del w:id="7854"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7855"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56" w:author="dbecker" w:date="2015-11-09T14:22:00Z"/>
              </w:rPr>
            </w:pPr>
            <w:del w:id="785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5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59" w:author="dbecker" w:date="2015-11-09T14:22:00Z"/>
              </w:rPr>
            </w:pPr>
            <w:del w:id="7860"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86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62" w:author="dbecker" w:date="2015-11-09T14:22:00Z"/>
              </w:rPr>
            </w:pPr>
            <w:del w:id="7863"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86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65" w:author="dbecker" w:date="2015-11-09T14:22:00Z"/>
              </w:rPr>
            </w:pPr>
            <w:del w:id="786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6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68" w:author="dbecker" w:date="2015-11-09T14:22:00Z"/>
              </w:rPr>
            </w:pPr>
            <w:del w:id="786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7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71" w:author="dbecker" w:date="2015-11-09T14:22:00Z"/>
              </w:rPr>
            </w:pPr>
            <w:del w:id="787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7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74" w:author="dbecker" w:date="2015-11-09T14:22:00Z"/>
              </w:rPr>
            </w:pPr>
            <w:del w:id="7875" w:author="dbecker" w:date="2015-11-09T14:22:00Z">
              <w:r w:rsidDel="00093998">
                <w:delText> </w:delText>
              </w:r>
            </w:del>
          </w:p>
        </w:tc>
      </w:tr>
      <w:tr w:rsidR="008216C3" w:rsidDel="00093998" w:rsidTr="00093998">
        <w:trPr>
          <w:trHeight w:val="402"/>
          <w:del w:id="7876" w:author="dbecker" w:date="2015-11-09T14:22:00Z"/>
          <w:trPrChange w:id="7877"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878"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879" w:author="dbecker" w:date="2015-11-09T14:22:00Z"/>
              </w:rPr>
            </w:pPr>
          </w:p>
        </w:tc>
        <w:tc>
          <w:tcPr>
            <w:tcW w:w="276" w:type="dxa"/>
            <w:tcBorders>
              <w:top w:val="nil"/>
              <w:left w:val="nil"/>
              <w:bottom w:val="nil"/>
              <w:right w:val="nil"/>
            </w:tcBorders>
            <w:shd w:val="clear" w:color="auto" w:fill="auto"/>
            <w:noWrap/>
            <w:vAlign w:val="bottom"/>
            <w:hideMark/>
            <w:tcPrChange w:id="7880"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881"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788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883" w:author="dbecker" w:date="2015-11-09T14:22:00Z"/>
              </w:rPr>
            </w:pPr>
          </w:p>
        </w:tc>
        <w:tc>
          <w:tcPr>
            <w:tcW w:w="692" w:type="dxa"/>
            <w:tcBorders>
              <w:top w:val="nil"/>
              <w:left w:val="nil"/>
              <w:bottom w:val="nil"/>
              <w:right w:val="nil"/>
            </w:tcBorders>
            <w:shd w:val="clear" w:color="auto" w:fill="auto"/>
            <w:noWrap/>
            <w:vAlign w:val="bottom"/>
            <w:hideMark/>
            <w:tcPrChange w:id="7884"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885" w:author="dbecker" w:date="2015-11-09T14:22:00Z"/>
              </w:rPr>
            </w:pPr>
          </w:p>
        </w:tc>
        <w:tc>
          <w:tcPr>
            <w:tcW w:w="276" w:type="dxa"/>
            <w:tcBorders>
              <w:top w:val="nil"/>
              <w:left w:val="nil"/>
              <w:bottom w:val="nil"/>
              <w:right w:val="nil"/>
            </w:tcBorders>
            <w:shd w:val="clear" w:color="auto" w:fill="auto"/>
            <w:noWrap/>
            <w:vAlign w:val="bottom"/>
            <w:hideMark/>
            <w:tcPrChange w:id="788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887" w:author="dbecker" w:date="2015-11-09T14:22:00Z"/>
              </w:rPr>
            </w:pPr>
          </w:p>
        </w:tc>
        <w:tc>
          <w:tcPr>
            <w:tcW w:w="1632" w:type="dxa"/>
            <w:tcBorders>
              <w:top w:val="nil"/>
              <w:left w:val="nil"/>
              <w:bottom w:val="nil"/>
              <w:right w:val="nil"/>
            </w:tcBorders>
            <w:shd w:val="clear" w:color="auto" w:fill="auto"/>
            <w:noWrap/>
            <w:vAlign w:val="bottom"/>
            <w:hideMark/>
            <w:tcPrChange w:id="7888"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jc w:val="right"/>
              <w:rPr>
                <w:del w:id="7889" w:author="dbecker" w:date="2015-11-09T14:22:00Z"/>
              </w:rPr>
            </w:pPr>
            <w:del w:id="7890" w:author="dbecker" w:date="2015-11-09T14:22:00Z">
              <w:r w:rsidDel="00093998">
                <w:delText>Special Directions:</w:delText>
              </w:r>
            </w:del>
          </w:p>
        </w:tc>
        <w:tc>
          <w:tcPr>
            <w:tcW w:w="353" w:type="dxa"/>
            <w:tcBorders>
              <w:top w:val="nil"/>
              <w:left w:val="nil"/>
              <w:bottom w:val="single" w:sz="4" w:space="0" w:color="auto"/>
              <w:right w:val="nil"/>
            </w:tcBorders>
            <w:shd w:val="clear" w:color="auto" w:fill="auto"/>
            <w:noWrap/>
            <w:vAlign w:val="bottom"/>
            <w:hideMark/>
            <w:tcPrChange w:id="7891"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92" w:author="dbecker" w:date="2015-11-09T14:22:00Z"/>
              </w:rPr>
            </w:pPr>
            <w:del w:id="789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9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95" w:author="dbecker" w:date="2015-11-09T14:22:00Z"/>
              </w:rPr>
            </w:pPr>
            <w:del w:id="789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89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898" w:author="dbecker" w:date="2015-11-09T14:22:00Z"/>
              </w:rPr>
            </w:pPr>
            <w:del w:id="789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0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01" w:author="dbecker" w:date="2015-11-09T14:22:00Z"/>
              </w:rPr>
            </w:pPr>
            <w:del w:id="790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0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04" w:author="dbecker" w:date="2015-11-09T14:22:00Z"/>
              </w:rPr>
            </w:pPr>
            <w:del w:id="790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0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07" w:author="dbecker" w:date="2015-11-09T14:22:00Z"/>
              </w:rPr>
            </w:pPr>
            <w:del w:id="790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0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10" w:author="dbecker" w:date="2015-11-09T14:22:00Z"/>
              </w:rPr>
            </w:pPr>
            <w:del w:id="7911"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91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13" w:author="dbecker" w:date="2015-11-09T14:22:00Z"/>
              </w:rPr>
            </w:pPr>
            <w:del w:id="7914"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91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16" w:author="dbecker" w:date="2015-11-09T14:22:00Z"/>
              </w:rPr>
            </w:pPr>
            <w:del w:id="791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1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19" w:author="dbecker" w:date="2015-11-09T14:22:00Z"/>
              </w:rPr>
            </w:pPr>
            <w:del w:id="7920"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7921"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22" w:author="dbecker" w:date="2015-11-09T14:22:00Z"/>
              </w:rPr>
            </w:pPr>
            <w:del w:id="792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2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25" w:author="dbecker" w:date="2015-11-09T14:22:00Z"/>
              </w:rPr>
            </w:pPr>
            <w:del w:id="7926"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92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28" w:author="dbecker" w:date="2015-11-09T14:22:00Z"/>
              </w:rPr>
            </w:pPr>
            <w:del w:id="7929"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93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31" w:author="dbecker" w:date="2015-11-09T14:22:00Z"/>
              </w:rPr>
            </w:pPr>
            <w:del w:id="793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3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34" w:author="dbecker" w:date="2015-11-09T14:22:00Z"/>
              </w:rPr>
            </w:pPr>
            <w:del w:id="793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3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37" w:author="dbecker" w:date="2015-11-09T14:22:00Z"/>
              </w:rPr>
            </w:pPr>
            <w:del w:id="793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3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40" w:author="dbecker" w:date="2015-11-09T14:22:00Z"/>
              </w:rPr>
            </w:pPr>
            <w:del w:id="7941" w:author="dbecker" w:date="2015-11-09T14:22:00Z">
              <w:r w:rsidDel="00093998">
                <w:delText> </w:delText>
              </w:r>
            </w:del>
          </w:p>
        </w:tc>
      </w:tr>
      <w:tr w:rsidR="008216C3" w:rsidDel="00093998" w:rsidTr="00093998">
        <w:trPr>
          <w:trHeight w:val="402"/>
          <w:del w:id="7942" w:author="dbecker" w:date="2015-11-09T14:22:00Z"/>
          <w:trPrChange w:id="7943"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7944"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7945" w:author="dbecker" w:date="2015-11-09T14:22:00Z"/>
              </w:rPr>
            </w:pPr>
          </w:p>
        </w:tc>
        <w:tc>
          <w:tcPr>
            <w:tcW w:w="276" w:type="dxa"/>
            <w:tcBorders>
              <w:top w:val="nil"/>
              <w:left w:val="nil"/>
              <w:bottom w:val="nil"/>
              <w:right w:val="nil"/>
            </w:tcBorders>
            <w:shd w:val="clear" w:color="auto" w:fill="auto"/>
            <w:noWrap/>
            <w:vAlign w:val="bottom"/>
            <w:hideMark/>
            <w:tcPrChange w:id="794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947" w:author="dbecker" w:date="2015-11-09T14:22:00Z"/>
              </w:rPr>
            </w:pPr>
          </w:p>
        </w:tc>
        <w:tc>
          <w:tcPr>
            <w:tcW w:w="276" w:type="dxa"/>
            <w:tcBorders>
              <w:top w:val="nil"/>
              <w:left w:val="nil"/>
              <w:bottom w:val="nil"/>
              <w:right w:val="nil"/>
            </w:tcBorders>
            <w:shd w:val="clear" w:color="auto" w:fill="auto"/>
            <w:noWrap/>
            <w:vAlign w:val="bottom"/>
            <w:hideMark/>
            <w:tcPrChange w:id="7948"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949" w:author="dbecker" w:date="2015-11-09T14:22:00Z"/>
              </w:rPr>
            </w:pPr>
          </w:p>
        </w:tc>
        <w:tc>
          <w:tcPr>
            <w:tcW w:w="692" w:type="dxa"/>
            <w:tcBorders>
              <w:top w:val="nil"/>
              <w:left w:val="nil"/>
              <w:bottom w:val="nil"/>
              <w:right w:val="nil"/>
            </w:tcBorders>
            <w:shd w:val="clear" w:color="auto" w:fill="auto"/>
            <w:noWrap/>
            <w:vAlign w:val="bottom"/>
            <w:hideMark/>
            <w:tcPrChange w:id="7950"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7951" w:author="dbecker" w:date="2015-11-09T14:22:00Z"/>
              </w:rPr>
            </w:pPr>
          </w:p>
        </w:tc>
        <w:tc>
          <w:tcPr>
            <w:tcW w:w="276" w:type="dxa"/>
            <w:tcBorders>
              <w:top w:val="nil"/>
              <w:left w:val="nil"/>
              <w:bottom w:val="nil"/>
              <w:right w:val="nil"/>
            </w:tcBorders>
            <w:shd w:val="clear" w:color="auto" w:fill="auto"/>
            <w:noWrap/>
            <w:vAlign w:val="bottom"/>
            <w:hideMark/>
            <w:tcPrChange w:id="7952"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7953" w:author="dbecker" w:date="2015-11-09T14:22:00Z"/>
              </w:rPr>
            </w:pPr>
          </w:p>
        </w:tc>
        <w:tc>
          <w:tcPr>
            <w:tcW w:w="1632" w:type="dxa"/>
            <w:tcBorders>
              <w:top w:val="nil"/>
              <w:left w:val="nil"/>
              <w:bottom w:val="nil"/>
              <w:right w:val="nil"/>
            </w:tcBorders>
            <w:shd w:val="clear" w:color="auto" w:fill="auto"/>
            <w:noWrap/>
            <w:vAlign w:val="bottom"/>
            <w:hideMark/>
            <w:tcPrChange w:id="7954"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7955" w:author="dbecker" w:date="2015-11-09T14:22:00Z"/>
              </w:rPr>
            </w:pPr>
          </w:p>
        </w:tc>
        <w:tc>
          <w:tcPr>
            <w:tcW w:w="353" w:type="dxa"/>
            <w:tcBorders>
              <w:top w:val="nil"/>
              <w:left w:val="nil"/>
              <w:bottom w:val="single" w:sz="4" w:space="0" w:color="auto"/>
              <w:right w:val="nil"/>
            </w:tcBorders>
            <w:shd w:val="clear" w:color="auto" w:fill="auto"/>
            <w:noWrap/>
            <w:vAlign w:val="bottom"/>
            <w:hideMark/>
            <w:tcPrChange w:id="7956"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57" w:author="dbecker" w:date="2015-11-09T14:22:00Z"/>
              </w:rPr>
            </w:pPr>
            <w:del w:id="795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5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60" w:author="dbecker" w:date="2015-11-09T14:22:00Z"/>
              </w:rPr>
            </w:pPr>
            <w:del w:id="7961"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6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63" w:author="dbecker" w:date="2015-11-09T14:22:00Z"/>
              </w:rPr>
            </w:pPr>
            <w:del w:id="7964"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6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66" w:author="dbecker" w:date="2015-11-09T14:22:00Z"/>
              </w:rPr>
            </w:pPr>
            <w:del w:id="796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6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69" w:author="dbecker" w:date="2015-11-09T14:22:00Z"/>
              </w:rPr>
            </w:pPr>
            <w:del w:id="797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7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72" w:author="dbecker" w:date="2015-11-09T14:22:00Z"/>
              </w:rPr>
            </w:pPr>
            <w:del w:id="797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7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75" w:author="dbecker" w:date="2015-11-09T14:22:00Z"/>
              </w:rPr>
            </w:pPr>
            <w:del w:id="7976"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97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78" w:author="dbecker" w:date="2015-11-09T14:22:00Z"/>
              </w:rPr>
            </w:pPr>
            <w:del w:id="7979"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798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81" w:author="dbecker" w:date="2015-11-09T14:22:00Z"/>
              </w:rPr>
            </w:pPr>
            <w:del w:id="798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8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84" w:author="dbecker" w:date="2015-11-09T14:22:00Z"/>
              </w:rPr>
            </w:pPr>
            <w:del w:id="7985"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7986"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87" w:author="dbecker" w:date="2015-11-09T14:22:00Z"/>
              </w:rPr>
            </w:pPr>
            <w:del w:id="798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8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90" w:author="dbecker" w:date="2015-11-09T14:22:00Z"/>
              </w:rPr>
            </w:pPr>
            <w:del w:id="7991"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99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93" w:author="dbecker" w:date="2015-11-09T14:22:00Z"/>
              </w:rPr>
            </w:pPr>
            <w:del w:id="7994"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799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96" w:author="dbecker" w:date="2015-11-09T14:22:00Z"/>
              </w:rPr>
            </w:pPr>
            <w:del w:id="799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799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7999" w:author="dbecker" w:date="2015-11-09T14:22:00Z"/>
              </w:rPr>
            </w:pPr>
            <w:del w:id="8000"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01"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02" w:author="dbecker" w:date="2015-11-09T14:22:00Z"/>
              </w:rPr>
            </w:pPr>
            <w:del w:id="800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0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05" w:author="dbecker" w:date="2015-11-09T14:22:00Z"/>
              </w:rPr>
            </w:pPr>
            <w:del w:id="8006" w:author="dbecker" w:date="2015-11-09T14:22:00Z">
              <w:r w:rsidDel="00093998">
                <w:delText> </w:delText>
              </w:r>
            </w:del>
          </w:p>
        </w:tc>
      </w:tr>
      <w:tr w:rsidR="008216C3" w:rsidDel="00093998" w:rsidTr="00093998">
        <w:trPr>
          <w:trHeight w:val="402"/>
          <w:del w:id="8007" w:author="dbecker" w:date="2015-11-09T14:22:00Z"/>
          <w:trPrChange w:id="8008"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00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010" w:author="dbecker" w:date="2015-11-09T14:22:00Z"/>
              </w:rPr>
            </w:pPr>
          </w:p>
        </w:tc>
        <w:tc>
          <w:tcPr>
            <w:tcW w:w="276" w:type="dxa"/>
            <w:tcBorders>
              <w:top w:val="nil"/>
              <w:left w:val="nil"/>
              <w:bottom w:val="nil"/>
              <w:right w:val="nil"/>
            </w:tcBorders>
            <w:shd w:val="clear" w:color="auto" w:fill="auto"/>
            <w:noWrap/>
            <w:vAlign w:val="bottom"/>
            <w:hideMark/>
            <w:tcPrChange w:id="8011"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012" w:author="dbecker" w:date="2015-11-09T14:22:00Z"/>
              </w:rPr>
            </w:pPr>
          </w:p>
        </w:tc>
        <w:tc>
          <w:tcPr>
            <w:tcW w:w="276" w:type="dxa"/>
            <w:tcBorders>
              <w:top w:val="nil"/>
              <w:left w:val="nil"/>
              <w:bottom w:val="nil"/>
              <w:right w:val="nil"/>
            </w:tcBorders>
            <w:shd w:val="clear" w:color="auto" w:fill="auto"/>
            <w:noWrap/>
            <w:vAlign w:val="bottom"/>
            <w:hideMark/>
            <w:tcPrChange w:id="8013"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014" w:author="dbecker" w:date="2015-11-09T14:22:00Z"/>
              </w:rPr>
            </w:pPr>
          </w:p>
        </w:tc>
        <w:tc>
          <w:tcPr>
            <w:tcW w:w="692" w:type="dxa"/>
            <w:tcBorders>
              <w:top w:val="nil"/>
              <w:left w:val="nil"/>
              <w:bottom w:val="nil"/>
              <w:right w:val="nil"/>
            </w:tcBorders>
            <w:shd w:val="clear" w:color="auto" w:fill="auto"/>
            <w:noWrap/>
            <w:vAlign w:val="bottom"/>
            <w:hideMark/>
            <w:tcPrChange w:id="8015"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8016" w:author="dbecker" w:date="2015-11-09T14:22:00Z"/>
              </w:rPr>
            </w:pPr>
          </w:p>
        </w:tc>
        <w:tc>
          <w:tcPr>
            <w:tcW w:w="276" w:type="dxa"/>
            <w:tcBorders>
              <w:top w:val="nil"/>
              <w:left w:val="nil"/>
              <w:bottom w:val="nil"/>
              <w:right w:val="nil"/>
            </w:tcBorders>
            <w:shd w:val="clear" w:color="auto" w:fill="auto"/>
            <w:noWrap/>
            <w:vAlign w:val="bottom"/>
            <w:hideMark/>
            <w:tcPrChange w:id="8017"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018" w:author="dbecker" w:date="2015-11-09T14:22:00Z"/>
              </w:rPr>
            </w:pPr>
          </w:p>
        </w:tc>
        <w:tc>
          <w:tcPr>
            <w:tcW w:w="1632" w:type="dxa"/>
            <w:tcBorders>
              <w:top w:val="nil"/>
              <w:left w:val="nil"/>
              <w:bottom w:val="nil"/>
              <w:right w:val="nil"/>
            </w:tcBorders>
            <w:shd w:val="clear" w:color="auto" w:fill="auto"/>
            <w:noWrap/>
            <w:vAlign w:val="bottom"/>
            <w:hideMark/>
            <w:tcPrChange w:id="8019"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8020" w:author="dbecker" w:date="2015-11-09T14:22:00Z"/>
              </w:rPr>
            </w:pPr>
          </w:p>
        </w:tc>
        <w:tc>
          <w:tcPr>
            <w:tcW w:w="353" w:type="dxa"/>
            <w:tcBorders>
              <w:top w:val="nil"/>
              <w:left w:val="nil"/>
              <w:bottom w:val="single" w:sz="4" w:space="0" w:color="auto"/>
              <w:right w:val="nil"/>
            </w:tcBorders>
            <w:shd w:val="clear" w:color="auto" w:fill="auto"/>
            <w:noWrap/>
            <w:vAlign w:val="bottom"/>
            <w:hideMark/>
            <w:tcPrChange w:id="8021" w:author="dbecker" w:date="2015-11-09T14:22:00Z">
              <w:tcPr>
                <w:tcW w:w="353"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22" w:author="dbecker" w:date="2015-11-09T14:22:00Z"/>
              </w:rPr>
            </w:pPr>
            <w:del w:id="802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2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25" w:author="dbecker" w:date="2015-11-09T14:22:00Z"/>
              </w:rPr>
            </w:pPr>
            <w:del w:id="8026"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2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28" w:author="dbecker" w:date="2015-11-09T14:22:00Z"/>
              </w:rPr>
            </w:pPr>
            <w:del w:id="8029"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3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31" w:author="dbecker" w:date="2015-11-09T14:22:00Z"/>
              </w:rPr>
            </w:pPr>
            <w:del w:id="803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3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34" w:author="dbecker" w:date="2015-11-09T14:22:00Z"/>
              </w:rPr>
            </w:pPr>
            <w:del w:id="803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3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37" w:author="dbecker" w:date="2015-11-09T14:22:00Z"/>
              </w:rPr>
            </w:pPr>
            <w:del w:id="803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3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40" w:author="dbecker" w:date="2015-11-09T14:22:00Z"/>
              </w:rPr>
            </w:pPr>
            <w:del w:id="8041"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8042"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43" w:author="dbecker" w:date="2015-11-09T14:22:00Z"/>
              </w:rPr>
            </w:pPr>
            <w:del w:id="8044" w:author="dbecker" w:date="2015-11-09T14:22:00Z">
              <w:r w:rsidDel="00093998">
                <w:delText> </w:delText>
              </w:r>
            </w:del>
          </w:p>
        </w:tc>
        <w:tc>
          <w:tcPr>
            <w:tcW w:w="395" w:type="dxa"/>
            <w:tcBorders>
              <w:top w:val="nil"/>
              <w:left w:val="nil"/>
              <w:bottom w:val="single" w:sz="4" w:space="0" w:color="auto"/>
              <w:right w:val="nil"/>
            </w:tcBorders>
            <w:shd w:val="clear" w:color="auto" w:fill="auto"/>
            <w:noWrap/>
            <w:vAlign w:val="bottom"/>
            <w:hideMark/>
            <w:tcPrChange w:id="8045"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46" w:author="dbecker" w:date="2015-11-09T14:22:00Z"/>
              </w:rPr>
            </w:pPr>
            <w:del w:id="8047"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48"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49" w:author="dbecker" w:date="2015-11-09T14:22:00Z"/>
              </w:rPr>
            </w:pPr>
            <w:del w:id="8050" w:author="dbecker" w:date="2015-11-09T14:22:00Z">
              <w:r w:rsidDel="00093998">
                <w:delText> </w:delText>
              </w:r>
            </w:del>
          </w:p>
        </w:tc>
        <w:tc>
          <w:tcPr>
            <w:tcW w:w="371" w:type="dxa"/>
            <w:tcBorders>
              <w:top w:val="nil"/>
              <w:left w:val="nil"/>
              <w:bottom w:val="single" w:sz="4" w:space="0" w:color="auto"/>
              <w:right w:val="nil"/>
            </w:tcBorders>
            <w:shd w:val="clear" w:color="auto" w:fill="auto"/>
            <w:noWrap/>
            <w:vAlign w:val="bottom"/>
            <w:hideMark/>
            <w:tcPrChange w:id="8051" w:author="dbecker" w:date="2015-11-09T14:22:00Z">
              <w:tcPr>
                <w:tcW w:w="371"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52" w:author="dbecker" w:date="2015-11-09T14:22:00Z"/>
              </w:rPr>
            </w:pPr>
            <w:del w:id="8053"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54"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55" w:author="dbecker" w:date="2015-11-09T14:22:00Z"/>
              </w:rPr>
            </w:pPr>
            <w:del w:id="8056"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8057"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58" w:author="dbecker" w:date="2015-11-09T14:22:00Z"/>
              </w:rPr>
            </w:pPr>
            <w:del w:id="8059" w:author="dbecker" w:date="2015-11-09T14:22:00Z">
              <w:r w:rsidDel="00093998">
                <w:delText> </w:delText>
              </w:r>
            </w:del>
          </w:p>
        </w:tc>
        <w:tc>
          <w:tcPr>
            <w:tcW w:w="368" w:type="dxa"/>
            <w:tcBorders>
              <w:top w:val="nil"/>
              <w:left w:val="nil"/>
              <w:bottom w:val="single" w:sz="4" w:space="0" w:color="auto"/>
              <w:right w:val="nil"/>
            </w:tcBorders>
            <w:shd w:val="clear" w:color="auto" w:fill="auto"/>
            <w:noWrap/>
            <w:vAlign w:val="bottom"/>
            <w:hideMark/>
            <w:tcPrChange w:id="8060"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61" w:author="dbecker" w:date="2015-11-09T14:22:00Z"/>
              </w:rPr>
            </w:pPr>
            <w:del w:id="8062"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63"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64" w:author="dbecker" w:date="2015-11-09T14:22:00Z"/>
              </w:rPr>
            </w:pPr>
            <w:del w:id="8065"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66"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67" w:author="dbecker" w:date="2015-11-09T14:22:00Z"/>
              </w:rPr>
            </w:pPr>
            <w:del w:id="8068" w:author="dbecker" w:date="2015-11-09T14:22:00Z">
              <w:r w:rsidDel="00093998">
                <w:delText> </w:delText>
              </w:r>
            </w:del>
          </w:p>
        </w:tc>
        <w:tc>
          <w:tcPr>
            <w:tcW w:w="354" w:type="dxa"/>
            <w:tcBorders>
              <w:top w:val="nil"/>
              <w:left w:val="nil"/>
              <w:bottom w:val="single" w:sz="4" w:space="0" w:color="auto"/>
              <w:right w:val="nil"/>
            </w:tcBorders>
            <w:shd w:val="clear" w:color="auto" w:fill="auto"/>
            <w:noWrap/>
            <w:vAlign w:val="bottom"/>
            <w:hideMark/>
            <w:tcPrChange w:id="8069" w:author="dbecker" w:date="2015-11-09T14:22:00Z">
              <w:tcPr>
                <w:tcW w:w="35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070" w:author="dbecker" w:date="2015-11-09T14:22:00Z"/>
              </w:rPr>
            </w:pPr>
            <w:del w:id="8071" w:author="dbecker" w:date="2015-11-09T14:22:00Z">
              <w:r w:rsidDel="00093998">
                <w:delText> </w:delText>
              </w:r>
            </w:del>
          </w:p>
        </w:tc>
      </w:tr>
      <w:tr w:rsidR="008216C3" w:rsidDel="00093998" w:rsidTr="00093998">
        <w:trPr>
          <w:trHeight w:val="315"/>
          <w:del w:id="8072" w:author="dbecker" w:date="2015-11-09T14:22:00Z"/>
          <w:trPrChange w:id="8073"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8074"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075" w:author="dbecker" w:date="2015-11-09T14:22:00Z"/>
              </w:rPr>
            </w:pPr>
          </w:p>
        </w:tc>
        <w:tc>
          <w:tcPr>
            <w:tcW w:w="3152" w:type="dxa"/>
            <w:gridSpan w:val="5"/>
            <w:tcBorders>
              <w:top w:val="nil"/>
              <w:left w:val="nil"/>
              <w:bottom w:val="nil"/>
              <w:right w:val="nil"/>
            </w:tcBorders>
            <w:shd w:val="clear" w:color="auto" w:fill="auto"/>
            <w:noWrap/>
            <w:vAlign w:val="bottom"/>
            <w:hideMark/>
            <w:tcPrChange w:id="8076" w:author="dbecker" w:date="2015-11-09T14:22:00Z">
              <w:tcPr>
                <w:tcW w:w="2906" w:type="dxa"/>
                <w:gridSpan w:val="5"/>
                <w:tcBorders>
                  <w:top w:val="nil"/>
                  <w:left w:val="nil"/>
                  <w:bottom w:val="nil"/>
                  <w:right w:val="nil"/>
                </w:tcBorders>
                <w:shd w:val="clear" w:color="auto" w:fill="auto"/>
                <w:noWrap/>
                <w:vAlign w:val="bottom"/>
                <w:hideMark/>
              </w:tcPr>
            </w:tcPrChange>
          </w:tcPr>
          <w:p w:rsidR="008216C3" w:rsidDel="00093998" w:rsidRDefault="008216C3">
            <w:pPr>
              <w:rPr>
                <w:del w:id="8077" w:author="dbecker" w:date="2015-11-09T14:22:00Z"/>
              </w:rPr>
            </w:pPr>
            <w:del w:id="8078" w:author="dbecker" w:date="2015-11-09T14:22:00Z">
              <w:r w:rsidDel="00093998">
                <w:delText>Assistance Required:</w:delText>
              </w:r>
            </w:del>
          </w:p>
        </w:tc>
        <w:tc>
          <w:tcPr>
            <w:tcW w:w="353" w:type="dxa"/>
            <w:tcBorders>
              <w:top w:val="nil"/>
              <w:left w:val="nil"/>
              <w:bottom w:val="nil"/>
              <w:right w:val="nil"/>
            </w:tcBorders>
            <w:shd w:val="clear" w:color="auto" w:fill="auto"/>
            <w:noWrap/>
            <w:vAlign w:val="bottom"/>
            <w:hideMark/>
            <w:tcPrChange w:id="8079"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080" w:author="dbecker" w:date="2015-11-09T14:22:00Z"/>
              </w:rPr>
            </w:pPr>
          </w:p>
        </w:tc>
        <w:tc>
          <w:tcPr>
            <w:tcW w:w="354" w:type="dxa"/>
            <w:tcBorders>
              <w:top w:val="nil"/>
              <w:left w:val="nil"/>
              <w:bottom w:val="nil"/>
              <w:right w:val="nil"/>
            </w:tcBorders>
            <w:shd w:val="clear" w:color="auto" w:fill="auto"/>
            <w:noWrap/>
            <w:vAlign w:val="bottom"/>
            <w:hideMark/>
            <w:tcPrChange w:id="808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82" w:author="dbecker" w:date="2015-11-09T14:22:00Z"/>
              </w:rPr>
            </w:pPr>
          </w:p>
        </w:tc>
        <w:tc>
          <w:tcPr>
            <w:tcW w:w="354" w:type="dxa"/>
            <w:tcBorders>
              <w:top w:val="nil"/>
              <w:left w:val="nil"/>
              <w:bottom w:val="nil"/>
              <w:right w:val="nil"/>
            </w:tcBorders>
            <w:shd w:val="clear" w:color="auto" w:fill="auto"/>
            <w:noWrap/>
            <w:vAlign w:val="bottom"/>
            <w:hideMark/>
            <w:tcPrChange w:id="808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84" w:author="dbecker" w:date="2015-11-09T14:22:00Z"/>
              </w:rPr>
            </w:pPr>
          </w:p>
        </w:tc>
        <w:tc>
          <w:tcPr>
            <w:tcW w:w="354" w:type="dxa"/>
            <w:tcBorders>
              <w:top w:val="nil"/>
              <w:left w:val="nil"/>
              <w:bottom w:val="nil"/>
              <w:right w:val="nil"/>
            </w:tcBorders>
            <w:shd w:val="clear" w:color="auto" w:fill="auto"/>
            <w:noWrap/>
            <w:vAlign w:val="bottom"/>
            <w:hideMark/>
            <w:tcPrChange w:id="808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86" w:author="dbecker" w:date="2015-11-09T14:22:00Z"/>
              </w:rPr>
            </w:pPr>
          </w:p>
        </w:tc>
        <w:tc>
          <w:tcPr>
            <w:tcW w:w="354" w:type="dxa"/>
            <w:tcBorders>
              <w:top w:val="nil"/>
              <w:left w:val="nil"/>
              <w:bottom w:val="nil"/>
              <w:right w:val="nil"/>
            </w:tcBorders>
            <w:shd w:val="clear" w:color="auto" w:fill="auto"/>
            <w:noWrap/>
            <w:vAlign w:val="bottom"/>
            <w:hideMark/>
            <w:tcPrChange w:id="808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88" w:author="dbecker" w:date="2015-11-09T14:22:00Z"/>
              </w:rPr>
            </w:pPr>
          </w:p>
        </w:tc>
        <w:tc>
          <w:tcPr>
            <w:tcW w:w="354" w:type="dxa"/>
            <w:tcBorders>
              <w:top w:val="nil"/>
              <w:left w:val="nil"/>
              <w:bottom w:val="nil"/>
              <w:right w:val="nil"/>
            </w:tcBorders>
            <w:shd w:val="clear" w:color="auto" w:fill="auto"/>
            <w:noWrap/>
            <w:vAlign w:val="bottom"/>
            <w:hideMark/>
            <w:tcPrChange w:id="808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90" w:author="dbecker" w:date="2015-11-09T14:22:00Z"/>
              </w:rPr>
            </w:pPr>
          </w:p>
        </w:tc>
        <w:tc>
          <w:tcPr>
            <w:tcW w:w="354" w:type="dxa"/>
            <w:tcBorders>
              <w:top w:val="nil"/>
              <w:left w:val="nil"/>
              <w:bottom w:val="nil"/>
              <w:right w:val="nil"/>
            </w:tcBorders>
            <w:shd w:val="clear" w:color="auto" w:fill="auto"/>
            <w:noWrap/>
            <w:vAlign w:val="bottom"/>
            <w:hideMark/>
            <w:tcPrChange w:id="809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92" w:author="dbecker" w:date="2015-11-09T14:22:00Z"/>
              </w:rPr>
            </w:pPr>
          </w:p>
        </w:tc>
        <w:tc>
          <w:tcPr>
            <w:tcW w:w="395" w:type="dxa"/>
            <w:tcBorders>
              <w:top w:val="nil"/>
              <w:left w:val="nil"/>
              <w:bottom w:val="nil"/>
              <w:right w:val="nil"/>
            </w:tcBorders>
            <w:shd w:val="clear" w:color="auto" w:fill="auto"/>
            <w:noWrap/>
            <w:vAlign w:val="bottom"/>
            <w:hideMark/>
            <w:tcPrChange w:id="809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94" w:author="dbecker" w:date="2015-11-09T14:22:00Z"/>
              </w:rPr>
            </w:pPr>
          </w:p>
        </w:tc>
        <w:tc>
          <w:tcPr>
            <w:tcW w:w="395" w:type="dxa"/>
            <w:tcBorders>
              <w:top w:val="nil"/>
              <w:left w:val="nil"/>
              <w:bottom w:val="nil"/>
              <w:right w:val="nil"/>
            </w:tcBorders>
            <w:shd w:val="clear" w:color="auto" w:fill="auto"/>
            <w:noWrap/>
            <w:vAlign w:val="bottom"/>
            <w:hideMark/>
            <w:tcPrChange w:id="809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96" w:author="dbecker" w:date="2015-11-09T14:22:00Z"/>
              </w:rPr>
            </w:pPr>
          </w:p>
        </w:tc>
        <w:tc>
          <w:tcPr>
            <w:tcW w:w="354" w:type="dxa"/>
            <w:tcBorders>
              <w:top w:val="nil"/>
              <w:left w:val="nil"/>
              <w:bottom w:val="nil"/>
              <w:right w:val="nil"/>
            </w:tcBorders>
            <w:shd w:val="clear" w:color="auto" w:fill="auto"/>
            <w:noWrap/>
            <w:vAlign w:val="bottom"/>
            <w:hideMark/>
            <w:tcPrChange w:id="809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098" w:author="dbecker" w:date="2015-11-09T14:22:00Z"/>
              </w:rPr>
            </w:pPr>
          </w:p>
        </w:tc>
        <w:tc>
          <w:tcPr>
            <w:tcW w:w="371" w:type="dxa"/>
            <w:tcBorders>
              <w:top w:val="nil"/>
              <w:left w:val="nil"/>
              <w:bottom w:val="nil"/>
              <w:right w:val="nil"/>
            </w:tcBorders>
            <w:shd w:val="clear" w:color="auto" w:fill="auto"/>
            <w:noWrap/>
            <w:vAlign w:val="bottom"/>
            <w:hideMark/>
            <w:tcPrChange w:id="8099"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100" w:author="dbecker" w:date="2015-11-09T14:22:00Z"/>
              </w:rPr>
            </w:pPr>
          </w:p>
        </w:tc>
        <w:tc>
          <w:tcPr>
            <w:tcW w:w="354" w:type="dxa"/>
            <w:tcBorders>
              <w:top w:val="nil"/>
              <w:left w:val="nil"/>
              <w:bottom w:val="nil"/>
              <w:right w:val="nil"/>
            </w:tcBorders>
            <w:shd w:val="clear" w:color="auto" w:fill="auto"/>
            <w:noWrap/>
            <w:vAlign w:val="bottom"/>
            <w:hideMark/>
            <w:tcPrChange w:id="81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02" w:author="dbecker" w:date="2015-11-09T14:22:00Z"/>
              </w:rPr>
            </w:pPr>
          </w:p>
        </w:tc>
        <w:tc>
          <w:tcPr>
            <w:tcW w:w="368" w:type="dxa"/>
            <w:tcBorders>
              <w:top w:val="nil"/>
              <w:left w:val="nil"/>
              <w:bottom w:val="nil"/>
              <w:right w:val="nil"/>
            </w:tcBorders>
            <w:shd w:val="clear" w:color="auto" w:fill="auto"/>
            <w:noWrap/>
            <w:vAlign w:val="bottom"/>
            <w:hideMark/>
            <w:tcPrChange w:id="81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04" w:author="dbecker" w:date="2015-11-09T14:22:00Z"/>
              </w:rPr>
            </w:pPr>
          </w:p>
        </w:tc>
        <w:tc>
          <w:tcPr>
            <w:tcW w:w="368" w:type="dxa"/>
            <w:tcBorders>
              <w:top w:val="nil"/>
              <w:left w:val="nil"/>
              <w:bottom w:val="nil"/>
              <w:right w:val="nil"/>
            </w:tcBorders>
            <w:shd w:val="clear" w:color="auto" w:fill="auto"/>
            <w:noWrap/>
            <w:vAlign w:val="bottom"/>
            <w:hideMark/>
            <w:tcPrChange w:id="81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06" w:author="dbecker" w:date="2015-11-09T14:22:00Z"/>
              </w:rPr>
            </w:pPr>
          </w:p>
        </w:tc>
        <w:tc>
          <w:tcPr>
            <w:tcW w:w="354" w:type="dxa"/>
            <w:tcBorders>
              <w:top w:val="nil"/>
              <w:left w:val="nil"/>
              <w:bottom w:val="nil"/>
              <w:right w:val="nil"/>
            </w:tcBorders>
            <w:shd w:val="clear" w:color="auto" w:fill="auto"/>
            <w:noWrap/>
            <w:vAlign w:val="bottom"/>
            <w:hideMark/>
            <w:tcPrChange w:id="810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08" w:author="dbecker" w:date="2015-11-09T14:22:00Z"/>
              </w:rPr>
            </w:pPr>
          </w:p>
        </w:tc>
        <w:tc>
          <w:tcPr>
            <w:tcW w:w="354" w:type="dxa"/>
            <w:tcBorders>
              <w:top w:val="nil"/>
              <w:left w:val="nil"/>
              <w:bottom w:val="nil"/>
              <w:right w:val="nil"/>
            </w:tcBorders>
            <w:shd w:val="clear" w:color="auto" w:fill="auto"/>
            <w:noWrap/>
            <w:vAlign w:val="bottom"/>
            <w:hideMark/>
            <w:tcPrChange w:id="81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10" w:author="dbecker" w:date="2015-11-09T14:22:00Z"/>
              </w:rPr>
            </w:pPr>
          </w:p>
        </w:tc>
        <w:tc>
          <w:tcPr>
            <w:tcW w:w="354" w:type="dxa"/>
            <w:tcBorders>
              <w:top w:val="nil"/>
              <w:left w:val="nil"/>
              <w:bottom w:val="nil"/>
              <w:right w:val="nil"/>
            </w:tcBorders>
            <w:shd w:val="clear" w:color="auto" w:fill="auto"/>
            <w:noWrap/>
            <w:vAlign w:val="bottom"/>
            <w:hideMark/>
            <w:tcPrChange w:id="811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12" w:author="dbecker" w:date="2015-11-09T14:22:00Z"/>
              </w:rPr>
            </w:pPr>
          </w:p>
        </w:tc>
      </w:tr>
      <w:tr w:rsidR="008216C3" w:rsidDel="00093998" w:rsidTr="00093998">
        <w:trPr>
          <w:trHeight w:val="315"/>
          <w:del w:id="8113" w:author="dbecker" w:date="2015-11-09T14:22:00Z"/>
          <w:trPrChange w:id="8114"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8115"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116" w:author="dbecker" w:date="2015-11-09T14:22:00Z"/>
              </w:rPr>
            </w:pPr>
          </w:p>
        </w:tc>
        <w:tc>
          <w:tcPr>
            <w:tcW w:w="276" w:type="dxa"/>
            <w:tcBorders>
              <w:top w:val="nil"/>
              <w:left w:val="nil"/>
              <w:bottom w:val="nil"/>
              <w:right w:val="nil"/>
            </w:tcBorders>
            <w:shd w:val="clear" w:color="auto" w:fill="auto"/>
            <w:noWrap/>
            <w:vAlign w:val="bottom"/>
            <w:hideMark/>
            <w:tcPrChange w:id="8117"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118" w:author="dbecker" w:date="2015-11-09T14:22:00Z"/>
              </w:rPr>
            </w:pPr>
          </w:p>
        </w:tc>
        <w:tc>
          <w:tcPr>
            <w:tcW w:w="276" w:type="dxa"/>
            <w:tcBorders>
              <w:top w:val="nil"/>
              <w:left w:val="nil"/>
              <w:bottom w:val="nil"/>
              <w:right w:val="nil"/>
            </w:tcBorders>
            <w:shd w:val="clear" w:color="auto" w:fill="auto"/>
            <w:noWrap/>
            <w:vAlign w:val="bottom"/>
            <w:hideMark/>
            <w:tcPrChange w:id="8119"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120" w:author="dbecker" w:date="2015-11-09T14:22:00Z"/>
              </w:rPr>
            </w:pPr>
          </w:p>
        </w:tc>
        <w:tc>
          <w:tcPr>
            <w:tcW w:w="692" w:type="dxa"/>
            <w:tcBorders>
              <w:top w:val="nil"/>
              <w:left w:val="nil"/>
              <w:bottom w:val="nil"/>
              <w:right w:val="nil"/>
            </w:tcBorders>
            <w:shd w:val="clear" w:color="auto" w:fill="auto"/>
            <w:noWrap/>
            <w:vAlign w:val="bottom"/>
            <w:hideMark/>
            <w:tcPrChange w:id="8121"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8122" w:author="dbecker" w:date="2015-11-09T14:22:00Z"/>
              </w:rPr>
            </w:pPr>
          </w:p>
        </w:tc>
        <w:tc>
          <w:tcPr>
            <w:tcW w:w="276" w:type="dxa"/>
            <w:tcBorders>
              <w:top w:val="nil"/>
              <w:left w:val="nil"/>
              <w:bottom w:val="nil"/>
              <w:right w:val="nil"/>
            </w:tcBorders>
            <w:shd w:val="clear" w:color="auto" w:fill="auto"/>
            <w:noWrap/>
            <w:vAlign w:val="bottom"/>
            <w:hideMark/>
            <w:tcPrChange w:id="8123"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124" w:author="dbecker" w:date="2015-11-09T14:22:00Z"/>
              </w:rPr>
            </w:pPr>
          </w:p>
        </w:tc>
        <w:tc>
          <w:tcPr>
            <w:tcW w:w="1632" w:type="dxa"/>
            <w:tcBorders>
              <w:top w:val="nil"/>
              <w:left w:val="nil"/>
              <w:bottom w:val="nil"/>
              <w:right w:val="nil"/>
            </w:tcBorders>
            <w:shd w:val="clear" w:color="auto" w:fill="auto"/>
            <w:noWrap/>
            <w:vAlign w:val="bottom"/>
            <w:hideMark/>
            <w:tcPrChange w:id="8125"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8126" w:author="dbecker" w:date="2015-11-09T14:22:00Z"/>
              </w:rPr>
            </w:pPr>
          </w:p>
        </w:tc>
        <w:tc>
          <w:tcPr>
            <w:tcW w:w="353" w:type="dxa"/>
            <w:tcBorders>
              <w:top w:val="nil"/>
              <w:left w:val="nil"/>
              <w:bottom w:val="nil"/>
              <w:right w:val="nil"/>
            </w:tcBorders>
            <w:shd w:val="clear" w:color="auto" w:fill="auto"/>
            <w:noWrap/>
            <w:vAlign w:val="bottom"/>
            <w:hideMark/>
            <w:tcPrChange w:id="8127"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128" w:author="dbecker" w:date="2015-11-09T14:22:00Z"/>
              </w:rPr>
            </w:pPr>
          </w:p>
        </w:tc>
        <w:tc>
          <w:tcPr>
            <w:tcW w:w="354" w:type="dxa"/>
            <w:tcBorders>
              <w:top w:val="nil"/>
              <w:left w:val="nil"/>
              <w:bottom w:val="nil"/>
              <w:right w:val="nil"/>
            </w:tcBorders>
            <w:shd w:val="clear" w:color="auto" w:fill="auto"/>
            <w:noWrap/>
            <w:vAlign w:val="bottom"/>
            <w:hideMark/>
            <w:tcPrChange w:id="81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30" w:author="dbecker" w:date="2015-11-09T14:22:00Z"/>
              </w:rPr>
            </w:pPr>
          </w:p>
        </w:tc>
        <w:tc>
          <w:tcPr>
            <w:tcW w:w="354" w:type="dxa"/>
            <w:tcBorders>
              <w:top w:val="nil"/>
              <w:left w:val="nil"/>
              <w:bottom w:val="nil"/>
              <w:right w:val="nil"/>
            </w:tcBorders>
            <w:shd w:val="clear" w:color="auto" w:fill="auto"/>
            <w:noWrap/>
            <w:vAlign w:val="bottom"/>
            <w:hideMark/>
            <w:tcPrChange w:id="81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32" w:author="dbecker" w:date="2015-11-09T14:22:00Z"/>
              </w:rPr>
            </w:pPr>
          </w:p>
        </w:tc>
        <w:tc>
          <w:tcPr>
            <w:tcW w:w="354" w:type="dxa"/>
            <w:tcBorders>
              <w:top w:val="nil"/>
              <w:left w:val="nil"/>
              <w:bottom w:val="nil"/>
              <w:right w:val="nil"/>
            </w:tcBorders>
            <w:shd w:val="clear" w:color="auto" w:fill="auto"/>
            <w:noWrap/>
            <w:vAlign w:val="bottom"/>
            <w:hideMark/>
            <w:tcPrChange w:id="813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34" w:author="dbecker" w:date="2015-11-09T14:22:00Z"/>
              </w:rPr>
            </w:pPr>
          </w:p>
        </w:tc>
        <w:tc>
          <w:tcPr>
            <w:tcW w:w="354" w:type="dxa"/>
            <w:tcBorders>
              <w:top w:val="nil"/>
              <w:left w:val="nil"/>
              <w:bottom w:val="nil"/>
              <w:right w:val="nil"/>
            </w:tcBorders>
            <w:shd w:val="clear" w:color="auto" w:fill="auto"/>
            <w:noWrap/>
            <w:vAlign w:val="bottom"/>
            <w:hideMark/>
            <w:tcPrChange w:id="81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36" w:author="dbecker" w:date="2015-11-09T14:22:00Z"/>
              </w:rPr>
            </w:pPr>
          </w:p>
        </w:tc>
        <w:tc>
          <w:tcPr>
            <w:tcW w:w="354" w:type="dxa"/>
            <w:tcBorders>
              <w:top w:val="nil"/>
              <w:left w:val="nil"/>
              <w:bottom w:val="nil"/>
              <w:right w:val="nil"/>
            </w:tcBorders>
            <w:shd w:val="clear" w:color="auto" w:fill="auto"/>
            <w:noWrap/>
            <w:vAlign w:val="bottom"/>
            <w:hideMark/>
            <w:tcPrChange w:id="813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38" w:author="dbecker" w:date="2015-11-09T14:22:00Z"/>
              </w:rPr>
            </w:pPr>
          </w:p>
        </w:tc>
        <w:tc>
          <w:tcPr>
            <w:tcW w:w="354" w:type="dxa"/>
            <w:tcBorders>
              <w:top w:val="nil"/>
              <w:left w:val="nil"/>
              <w:bottom w:val="nil"/>
              <w:right w:val="nil"/>
            </w:tcBorders>
            <w:shd w:val="clear" w:color="auto" w:fill="auto"/>
            <w:noWrap/>
            <w:vAlign w:val="bottom"/>
            <w:hideMark/>
            <w:tcPrChange w:id="81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40" w:author="dbecker" w:date="2015-11-09T14:22:00Z"/>
              </w:rPr>
            </w:pPr>
          </w:p>
        </w:tc>
        <w:tc>
          <w:tcPr>
            <w:tcW w:w="395" w:type="dxa"/>
            <w:tcBorders>
              <w:top w:val="nil"/>
              <w:left w:val="nil"/>
              <w:bottom w:val="nil"/>
              <w:right w:val="nil"/>
            </w:tcBorders>
            <w:shd w:val="clear" w:color="auto" w:fill="auto"/>
            <w:noWrap/>
            <w:vAlign w:val="bottom"/>
            <w:hideMark/>
            <w:tcPrChange w:id="814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42" w:author="dbecker" w:date="2015-11-09T14:22:00Z"/>
              </w:rPr>
            </w:pPr>
          </w:p>
        </w:tc>
        <w:tc>
          <w:tcPr>
            <w:tcW w:w="395" w:type="dxa"/>
            <w:tcBorders>
              <w:top w:val="nil"/>
              <w:left w:val="nil"/>
              <w:bottom w:val="nil"/>
              <w:right w:val="nil"/>
            </w:tcBorders>
            <w:shd w:val="clear" w:color="auto" w:fill="auto"/>
            <w:noWrap/>
            <w:vAlign w:val="bottom"/>
            <w:hideMark/>
            <w:tcPrChange w:id="81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44" w:author="dbecker" w:date="2015-11-09T14:22:00Z"/>
              </w:rPr>
            </w:pPr>
          </w:p>
        </w:tc>
        <w:tc>
          <w:tcPr>
            <w:tcW w:w="354" w:type="dxa"/>
            <w:tcBorders>
              <w:top w:val="nil"/>
              <w:left w:val="nil"/>
              <w:bottom w:val="nil"/>
              <w:right w:val="nil"/>
            </w:tcBorders>
            <w:shd w:val="clear" w:color="auto" w:fill="auto"/>
            <w:noWrap/>
            <w:vAlign w:val="bottom"/>
            <w:hideMark/>
            <w:tcPrChange w:id="814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46" w:author="dbecker" w:date="2015-11-09T14:22:00Z"/>
              </w:rPr>
            </w:pPr>
          </w:p>
        </w:tc>
        <w:tc>
          <w:tcPr>
            <w:tcW w:w="371" w:type="dxa"/>
            <w:tcBorders>
              <w:top w:val="nil"/>
              <w:left w:val="nil"/>
              <w:bottom w:val="nil"/>
              <w:right w:val="nil"/>
            </w:tcBorders>
            <w:shd w:val="clear" w:color="auto" w:fill="auto"/>
            <w:noWrap/>
            <w:vAlign w:val="bottom"/>
            <w:hideMark/>
            <w:tcPrChange w:id="8147"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148" w:author="dbecker" w:date="2015-11-09T14:22:00Z"/>
              </w:rPr>
            </w:pPr>
          </w:p>
        </w:tc>
        <w:tc>
          <w:tcPr>
            <w:tcW w:w="354" w:type="dxa"/>
            <w:tcBorders>
              <w:top w:val="nil"/>
              <w:left w:val="nil"/>
              <w:bottom w:val="nil"/>
              <w:right w:val="nil"/>
            </w:tcBorders>
            <w:shd w:val="clear" w:color="auto" w:fill="auto"/>
            <w:noWrap/>
            <w:vAlign w:val="bottom"/>
            <w:hideMark/>
            <w:tcPrChange w:id="814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50" w:author="dbecker" w:date="2015-11-09T14:22:00Z"/>
              </w:rPr>
            </w:pPr>
          </w:p>
        </w:tc>
        <w:tc>
          <w:tcPr>
            <w:tcW w:w="368" w:type="dxa"/>
            <w:tcBorders>
              <w:top w:val="nil"/>
              <w:left w:val="nil"/>
              <w:bottom w:val="nil"/>
              <w:right w:val="nil"/>
            </w:tcBorders>
            <w:shd w:val="clear" w:color="auto" w:fill="auto"/>
            <w:noWrap/>
            <w:vAlign w:val="bottom"/>
            <w:hideMark/>
            <w:tcPrChange w:id="815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52" w:author="dbecker" w:date="2015-11-09T14:22:00Z"/>
              </w:rPr>
            </w:pPr>
          </w:p>
        </w:tc>
        <w:tc>
          <w:tcPr>
            <w:tcW w:w="368" w:type="dxa"/>
            <w:tcBorders>
              <w:top w:val="nil"/>
              <w:left w:val="nil"/>
              <w:bottom w:val="nil"/>
              <w:right w:val="nil"/>
            </w:tcBorders>
            <w:shd w:val="clear" w:color="auto" w:fill="auto"/>
            <w:noWrap/>
            <w:vAlign w:val="bottom"/>
            <w:hideMark/>
            <w:tcPrChange w:id="815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54" w:author="dbecker" w:date="2015-11-09T14:22:00Z"/>
              </w:rPr>
            </w:pPr>
          </w:p>
        </w:tc>
        <w:tc>
          <w:tcPr>
            <w:tcW w:w="354" w:type="dxa"/>
            <w:tcBorders>
              <w:top w:val="nil"/>
              <w:left w:val="nil"/>
              <w:bottom w:val="nil"/>
              <w:right w:val="nil"/>
            </w:tcBorders>
            <w:shd w:val="clear" w:color="auto" w:fill="auto"/>
            <w:noWrap/>
            <w:vAlign w:val="bottom"/>
            <w:hideMark/>
            <w:tcPrChange w:id="815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56" w:author="dbecker" w:date="2015-11-09T14:22:00Z"/>
              </w:rPr>
            </w:pPr>
          </w:p>
        </w:tc>
        <w:tc>
          <w:tcPr>
            <w:tcW w:w="354" w:type="dxa"/>
            <w:tcBorders>
              <w:top w:val="nil"/>
              <w:left w:val="nil"/>
              <w:bottom w:val="nil"/>
              <w:right w:val="nil"/>
            </w:tcBorders>
            <w:shd w:val="clear" w:color="auto" w:fill="auto"/>
            <w:noWrap/>
            <w:vAlign w:val="bottom"/>
            <w:hideMark/>
            <w:tcPrChange w:id="815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58" w:author="dbecker" w:date="2015-11-09T14:22:00Z"/>
              </w:rPr>
            </w:pPr>
          </w:p>
        </w:tc>
        <w:tc>
          <w:tcPr>
            <w:tcW w:w="354" w:type="dxa"/>
            <w:tcBorders>
              <w:top w:val="nil"/>
              <w:left w:val="nil"/>
              <w:bottom w:val="nil"/>
              <w:right w:val="nil"/>
            </w:tcBorders>
            <w:shd w:val="clear" w:color="auto" w:fill="auto"/>
            <w:noWrap/>
            <w:vAlign w:val="bottom"/>
            <w:hideMark/>
            <w:tcPrChange w:id="815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60" w:author="dbecker" w:date="2015-11-09T14:22:00Z"/>
              </w:rPr>
            </w:pPr>
          </w:p>
        </w:tc>
      </w:tr>
      <w:tr w:rsidR="008216C3" w:rsidDel="00093998" w:rsidTr="00093998">
        <w:trPr>
          <w:trHeight w:val="402"/>
          <w:del w:id="8161" w:author="dbecker" w:date="2015-11-09T14:22:00Z"/>
          <w:trPrChange w:id="8162"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163"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164"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816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166" w:author="dbecker" w:date="2015-11-09T14:22:00Z"/>
              </w:rPr>
            </w:pPr>
            <w:del w:id="8167"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16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169" w:author="dbecker" w:date="2015-11-09T14:22:00Z"/>
              </w:rPr>
            </w:pPr>
            <w:del w:id="8170" w:author="dbecker" w:date="2015-11-09T14:22:00Z">
              <w:r w:rsidDel="00093998">
                <w:delText> </w:delText>
              </w:r>
            </w:del>
          </w:p>
        </w:tc>
        <w:tc>
          <w:tcPr>
            <w:tcW w:w="2600" w:type="dxa"/>
            <w:gridSpan w:val="3"/>
            <w:tcBorders>
              <w:top w:val="nil"/>
              <w:left w:val="nil"/>
              <w:bottom w:val="nil"/>
              <w:right w:val="nil"/>
            </w:tcBorders>
            <w:shd w:val="clear" w:color="auto" w:fill="auto"/>
            <w:noWrap/>
            <w:vAlign w:val="bottom"/>
            <w:hideMark/>
            <w:tcPrChange w:id="8171" w:author="dbecker" w:date="2015-11-09T14:22:00Z">
              <w:tcPr>
                <w:tcW w:w="2518" w:type="dxa"/>
                <w:gridSpan w:val="3"/>
                <w:tcBorders>
                  <w:top w:val="nil"/>
                  <w:left w:val="nil"/>
                  <w:bottom w:val="nil"/>
                  <w:right w:val="nil"/>
                </w:tcBorders>
                <w:shd w:val="clear" w:color="auto" w:fill="auto"/>
                <w:noWrap/>
                <w:vAlign w:val="bottom"/>
                <w:hideMark/>
              </w:tcPr>
            </w:tcPrChange>
          </w:tcPr>
          <w:p w:rsidR="008216C3" w:rsidDel="00093998" w:rsidRDefault="008216C3">
            <w:pPr>
              <w:rPr>
                <w:del w:id="8172" w:author="dbecker" w:date="2015-11-09T14:22:00Z"/>
              </w:rPr>
            </w:pPr>
            <w:del w:id="8173" w:author="dbecker" w:date="2015-11-09T14:22:00Z">
              <w:r w:rsidDel="00093998">
                <w:delText>Bus Route</w:delText>
              </w:r>
            </w:del>
          </w:p>
        </w:tc>
        <w:tc>
          <w:tcPr>
            <w:tcW w:w="353" w:type="dxa"/>
            <w:tcBorders>
              <w:top w:val="nil"/>
              <w:left w:val="nil"/>
              <w:bottom w:val="nil"/>
              <w:right w:val="nil"/>
            </w:tcBorders>
            <w:shd w:val="clear" w:color="auto" w:fill="auto"/>
            <w:noWrap/>
            <w:vAlign w:val="bottom"/>
            <w:hideMark/>
            <w:tcPrChange w:id="8174"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175" w:author="dbecker" w:date="2015-11-09T14:22:00Z"/>
              </w:rPr>
            </w:pPr>
          </w:p>
        </w:tc>
        <w:tc>
          <w:tcPr>
            <w:tcW w:w="354" w:type="dxa"/>
            <w:tcBorders>
              <w:top w:val="nil"/>
              <w:left w:val="nil"/>
              <w:bottom w:val="nil"/>
              <w:right w:val="nil"/>
            </w:tcBorders>
            <w:shd w:val="clear" w:color="auto" w:fill="auto"/>
            <w:noWrap/>
            <w:vAlign w:val="bottom"/>
            <w:hideMark/>
            <w:tcPrChange w:id="81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77" w:author="dbecker" w:date="2015-11-09T14:22:00Z"/>
              </w:rPr>
            </w:pPr>
          </w:p>
        </w:tc>
        <w:tc>
          <w:tcPr>
            <w:tcW w:w="354" w:type="dxa"/>
            <w:tcBorders>
              <w:top w:val="nil"/>
              <w:left w:val="nil"/>
              <w:bottom w:val="nil"/>
              <w:right w:val="nil"/>
            </w:tcBorders>
            <w:shd w:val="clear" w:color="auto" w:fill="auto"/>
            <w:noWrap/>
            <w:vAlign w:val="bottom"/>
            <w:hideMark/>
            <w:tcPrChange w:id="81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79" w:author="dbecker" w:date="2015-11-09T14:22:00Z"/>
              </w:rPr>
            </w:pPr>
          </w:p>
        </w:tc>
        <w:tc>
          <w:tcPr>
            <w:tcW w:w="354" w:type="dxa"/>
            <w:tcBorders>
              <w:top w:val="nil"/>
              <w:left w:val="nil"/>
              <w:bottom w:val="nil"/>
              <w:right w:val="nil"/>
            </w:tcBorders>
            <w:shd w:val="clear" w:color="auto" w:fill="auto"/>
            <w:noWrap/>
            <w:vAlign w:val="bottom"/>
            <w:hideMark/>
            <w:tcPrChange w:id="818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81" w:author="dbecker" w:date="2015-11-09T14:22:00Z"/>
              </w:rPr>
            </w:pPr>
          </w:p>
        </w:tc>
        <w:tc>
          <w:tcPr>
            <w:tcW w:w="354" w:type="dxa"/>
            <w:tcBorders>
              <w:top w:val="nil"/>
              <w:left w:val="nil"/>
              <w:bottom w:val="nil"/>
              <w:right w:val="nil"/>
            </w:tcBorders>
            <w:shd w:val="clear" w:color="auto" w:fill="auto"/>
            <w:noWrap/>
            <w:vAlign w:val="bottom"/>
            <w:hideMark/>
            <w:tcPrChange w:id="818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83" w:author="dbecker" w:date="2015-11-09T14:22:00Z"/>
              </w:rPr>
            </w:pPr>
          </w:p>
        </w:tc>
        <w:tc>
          <w:tcPr>
            <w:tcW w:w="354" w:type="dxa"/>
            <w:tcBorders>
              <w:top w:val="nil"/>
              <w:left w:val="nil"/>
              <w:bottom w:val="nil"/>
              <w:right w:val="nil"/>
            </w:tcBorders>
            <w:shd w:val="clear" w:color="auto" w:fill="auto"/>
            <w:noWrap/>
            <w:vAlign w:val="bottom"/>
            <w:hideMark/>
            <w:tcPrChange w:id="81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85" w:author="dbecker" w:date="2015-11-09T14:22:00Z"/>
              </w:rPr>
            </w:pPr>
          </w:p>
        </w:tc>
        <w:tc>
          <w:tcPr>
            <w:tcW w:w="354" w:type="dxa"/>
            <w:tcBorders>
              <w:top w:val="nil"/>
              <w:left w:val="nil"/>
              <w:bottom w:val="nil"/>
              <w:right w:val="nil"/>
            </w:tcBorders>
            <w:shd w:val="clear" w:color="auto" w:fill="auto"/>
            <w:noWrap/>
            <w:vAlign w:val="bottom"/>
            <w:hideMark/>
            <w:tcPrChange w:id="818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87" w:author="dbecker" w:date="2015-11-09T14:22:00Z"/>
              </w:rPr>
            </w:pPr>
          </w:p>
        </w:tc>
        <w:tc>
          <w:tcPr>
            <w:tcW w:w="395" w:type="dxa"/>
            <w:tcBorders>
              <w:top w:val="nil"/>
              <w:left w:val="nil"/>
              <w:bottom w:val="nil"/>
              <w:right w:val="nil"/>
            </w:tcBorders>
            <w:shd w:val="clear" w:color="auto" w:fill="auto"/>
            <w:noWrap/>
            <w:vAlign w:val="bottom"/>
            <w:hideMark/>
            <w:tcPrChange w:id="818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89" w:author="dbecker" w:date="2015-11-09T14:22:00Z"/>
              </w:rPr>
            </w:pPr>
          </w:p>
        </w:tc>
        <w:tc>
          <w:tcPr>
            <w:tcW w:w="395" w:type="dxa"/>
            <w:tcBorders>
              <w:top w:val="nil"/>
              <w:left w:val="nil"/>
              <w:bottom w:val="nil"/>
              <w:right w:val="nil"/>
            </w:tcBorders>
            <w:shd w:val="clear" w:color="auto" w:fill="auto"/>
            <w:noWrap/>
            <w:vAlign w:val="bottom"/>
            <w:hideMark/>
            <w:tcPrChange w:id="819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91" w:author="dbecker" w:date="2015-11-09T14:22:00Z"/>
              </w:rPr>
            </w:pPr>
          </w:p>
        </w:tc>
        <w:tc>
          <w:tcPr>
            <w:tcW w:w="354" w:type="dxa"/>
            <w:tcBorders>
              <w:top w:val="nil"/>
              <w:left w:val="nil"/>
              <w:bottom w:val="nil"/>
              <w:right w:val="nil"/>
            </w:tcBorders>
            <w:shd w:val="clear" w:color="auto" w:fill="auto"/>
            <w:noWrap/>
            <w:vAlign w:val="bottom"/>
            <w:hideMark/>
            <w:tcPrChange w:id="819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93" w:author="dbecker" w:date="2015-11-09T14:22:00Z"/>
              </w:rPr>
            </w:pPr>
          </w:p>
        </w:tc>
        <w:tc>
          <w:tcPr>
            <w:tcW w:w="371" w:type="dxa"/>
            <w:tcBorders>
              <w:top w:val="nil"/>
              <w:left w:val="nil"/>
              <w:bottom w:val="nil"/>
              <w:right w:val="nil"/>
            </w:tcBorders>
            <w:shd w:val="clear" w:color="auto" w:fill="auto"/>
            <w:noWrap/>
            <w:vAlign w:val="bottom"/>
            <w:hideMark/>
            <w:tcPrChange w:id="8194"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195" w:author="dbecker" w:date="2015-11-09T14:22:00Z"/>
              </w:rPr>
            </w:pPr>
          </w:p>
        </w:tc>
        <w:tc>
          <w:tcPr>
            <w:tcW w:w="354" w:type="dxa"/>
            <w:tcBorders>
              <w:top w:val="nil"/>
              <w:left w:val="nil"/>
              <w:bottom w:val="nil"/>
              <w:right w:val="nil"/>
            </w:tcBorders>
            <w:shd w:val="clear" w:color="auto" w:fill="auto"/>
            <w:noWrap/>
            <w:vAlign w:val="bottom"/>
            <w:hideMark/>
            <w:tcPrChange w:id="819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97" w:author="dbecker" w:date="2015-11-09T14:22:00Z"/>
              </w:rPr>
            </w:pPr>
          </w:p>
        </w:tc>
        <w:tc>
          <w:tcPr>
            <w:tcW w:w="368" w:type="dxa"/>
            <w:tcBorders>
              <w:top w:val="nil"/>
              <w:left w:val="nil"/>
              <w:bottom w:val="nil"/>
              <w:right w:val="nil"/>
            </w:tcBorders>
            <w:shd w:val="clear" w:color="auto" w:fill="auto"/>
            <w:noWrap/>
            <w:vAlign w:val="bottom"/>
            <w:hideMark/>
            <w:tcPrChange w:id="819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199" w:author="dbecker" w:date="2015-11-09T14:22:00Z"/>
              </w:rPr>
            </w:pPr>
          </w:p>
        </w:tc>
        <w:tc>
          <w:tcPr>
            <w:tcW w:w="368" w:type="dxa"/>
            <w:tcBorders>
              <w:top w:val="nil"/>
              <w:left w:val="nil"/>
              <w:bottom w:val="nil"/>
              <w:right w:val="nil"/>
            </w:tcBorders>
            <w:shd w:val="clear" w:color="auto" w:fill="auto"/>
            <w:noWrap/>
            <w:vAlign w:val="bottom"/>
            <w:hideMark/>
            <w:tcPrChange w:id="820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01" w:author="dbecker" w:date="2015-11-09T14:22:00Z"/>
              </w:rPr>
            </w:pPr>
          </w:p>
        </w:tc>
        <w:tc>
          <w:tcPr>
            <w:tcW w:w="354" w:type="dxa"/>
            <w:tcBorders>
              <w:top w:val="nil"/>
              <w:left w:val="nil"/>
              <w:bottom w:val="nil"/>
              <w:right w:val="nil"/>
            </w:tcBorders>
            <w:shd w:val="clear" w:color="auto" w:fill="auto"/>
            <w:noWrap/>
            <w:vAlign w:val="bottom"/>
            <w:hideMark/>
            <w:tcPrChange w:id="820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03" w:author="dbecker" w:date="2015-11-09T14:22:00Z"/>
              </w:rPr>
            </w:pPr>
          </w:p>
        </w:tc>
        <w:tc>
          <w:tcPr>
            <w:tcW w:w="354" w:type="dxa"/>
            <w:tcBorders>
              <w:top w:val="nil"/>
              <w:left w:val="nil"/>
              <w:bottom w:val="nil"/>
              <w:right w:val="nil"/>
            </w:tcBorders>
            <w:shd w:val="clear" w:color="auto" w:fill="auto"/>
            <w:noWrap/>
            <w:vAlign w:val="bottom"/>
            <w:hideMark/>
            <w:tcPrChange w:id="820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05" w:author="dbecker" w:date="2015-11-09T14:22:00Z"/>
              </w:rPr>
            </w:pPr>
          </w:p>
        </w:tc>
        <w:tc>
          <w:tcPr>
            <w:tcW w:w="354" w:type="dxa"/>
            <w:tcBorders>
              <w:top w:val="nil"/>
              <w:left w:val="nil"/>
              <w:bottom w:val="nil"/>
              <w:right w:val="nil"/>
            </w:tcBorders>
            <w:shd w:val="clear" w:color="auto" w:fill="auto"/>
            <w:noWrap/>
            <w:vAlign w:val="bottom"/>
            <w:hideMark/>
            <w:tcPrChange w:id="820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07" w:author="dbecker" w:date="2015-11-09T14:22:00Z"/>
              </w:rPr>
            </w:pPr>
          </w:p>
        </w:tc>
      </w:tr>
      <w:tr w:rsidR="008216C3" w:rsidDel="00093998" w:rsidTr="00093998">
        <w:trPr>
          <w:trHeight w:val="402"/>
          <w:del w:id="8208" w:author="dbecker" w:date="2015-11-09T14:22:00Z"/>
          <w:trPrChange w:id="8209"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21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211"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821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213" w:author="dbecker" w:date="2015-11-09T14:22:00Z"/>
              </w:rPr>
            </w:pPr>
            <w:del w:id="8214"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21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216" w:author="dbecker" w:date="2015-11-09T14:22:00Z"/>
              </w:rPr>
            </w:pPr>
            <w:del w:id="8217" w:author="dbecker" w:date="2015-11-09T14:22:00Z">
              <w:r w:rsidDel="00093998">
                <w:delText> </w:delText>
              </w:r>
            </w:del>
          </w:p>
        </w:tc>
        <w:tc>
          <w:tcPr>
            <w:tcW w:w="2600" w:type="dxa"/>
            <w:gridSpan w:val="3"/>
            <w:tcBorders>
              <w:top w:val="nil"/>
              <w:left w:val="nil"/>
              <w:bottom w:val="nil"/>
              <w:right w:val="nil"/>
            </w:tcBorders>
            <w:shd w:val="clear" w:color="auto" w:fill="auto"/>
            <w:noWrap/>
            <w:vAlign w:val="bottom"/>
            <w:hideMark/>
            <w:tcPrChange w:id="8218" w:author="dbecker" w:date="2015-11-09T14:22:00Z">
              <w:tcPr>
                <w:tcW w:w="2518" w:type="dxa"/>
                <w:gridSpan w:val="3"/>
                <w:tcBorders>
                  <w:top w:val="nil"/>
                  <w:left w:val="nil"/>
                  <w:bottom w:val="nil"/>
                  <w:right w:val="nil"/>
                </w:tcBorders>
                <w:shd w:val="clear" w:color="auto" w:fill="auto"/>
                <w:noWrap/>
                <w:vAlign w:val="bottom"/>
                <w:hideMark/>
              </w:tcPr>
            </w:tcPrChange>
          </w:tcPr>
          <w:p w:rsidR="008216C3" w:rsidDel="00093998" w:rsidRDefault="008216C3">
            <w:pPr>
              <w:rPr>
                <w:del w:id="8219" w:author="dbecker" w:date="2015-11-09T14:22:00Z"/>
              </w:rPr>
            </w:pPr>
            <w:del w:id="8220" w:author="dbecker" w:date="2015-11-09T14:22:00Z">
              <w:r w:rsidDel="00093998">
                <w:delText>Ambulance</w:delText>
              </w:r>
            </w:del>
          </w:p>
        </w:tc>
        <w:tc>
          <w:tcPr>
            <w:tcW w:w="353" w:type="dxa"/>
            <w:tcBorders>
              <w:top w:val="nil"/>
              <w:left w:val="nil"/>
              <w:bottom w:val="nil"/>
              <w:right w:val="nil"/>
            </w:tcBorders>
            <w:shd w:val="clear" w:color="auto" w:fill="auto"/>
            <w:noWrap/>
            <w:vAlign w:val="bottom"/>
            <w:hideMark/>
            <w:tcPrChange w:id="8221"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222" w:author="dbecker" w:date="2015-11-09T14:22:00Z"/>
              </w:rPr>
            </w:pPr>
          </w:p>
        </w:tc>
        <w:tc>
          <w:tcPr>
            <w:tcW w:w="354" w:type="dxa"/>
            <w:tcBorders>
              <w:top w:val="nil"/>
              <w:left w:val="nil"/>
              <w:bottom w:val="nil"/>
              <w:right w:val="nil"/>
            </w:tcBorders>
            <w:shd w:val="clear" w:color="auto" w:fill="auto"/>
            <w:noWrap/>
            <w:vAlign w:val="bottom"/>
            <w:hideMark/>
            <w:tcPrChange w:id="82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24" w:author="dbecker" w:date="2015-11-09T14:22:00Z"/>
              </w:rPr>
            </w:pPr>
          </w:p>
        </w:tc>
        <w:tc>
          <w:tcPr>
            <w:tcW w:w="354" w:type="dxa"/>
            <w:tcBorders>
              <w:top w:val="nil"/>
              <w:left w:val="nil"/>
              <w:bottom w:val="nil"/>
              <w:right w:val="nil"/>
            </w:tcBorders>
            <w:shd w:val="clear" w:color="auto" w:fill="auto"/>
            <w:noWrap/>
            <w:vAlign w:val="bottom"/>
            <w:hideMark/>
            <w:tcPrChange w:id="82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26" w:author="dbecker" w:date="2015-11-09T14:22:00Z"/>
              </w:rPr>
            </w:pPr>
          </w:p>
        </w:tc>
        <w:tc>
          <w:tcPr>
            <w:tcW w:w="354" w:type="dxa"/>
            <w:tcBorders>
              <w:top w:val="nil"/>
              <w:left w:val="nil"/>
              <w:bottom w:val="nil"/>
              <w:right w:val="nil"/>
            </w:tcBorders>
            <w:shd w:val="clear" w:color="auto" w:fill="auto"/>
            <w:noWrap/>
            <w:vAlign w:val="bottom"/>
            <w:hideMark/>
            <w:tcPrChange w:id="822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28" w:author="dbecker" w:date="2015-11-09T14:22:00Z"/>
              </w:rPr>
            </w:pPr>
          </w:p>
        </w:tc>
        <w:tc>
          <w:tcPr>
            <w:tcW w:w="354" w:type="dxa"/>
            <w:tcBorders>
              <w:top w:val="nil"/>
              <w:left w:val="nil"/>
              <w:bottom w:val="nil"/>
              <w:right w:val="nil"/>
            </w:tcBorders>
            <w:shd w:val="clear" w:color="auto" w:fill="auto"/>
            <w:noWrap/>
            <w:vAlign w:val="bottom"/>
            <w:hideMark/>
            <w:tcPrChange w:id="82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30" w:author="dbecker" w:date="2015-11-09T14:22:00Z"/>
              </w:rPr>
            </w:pPr>
          </w:p>
        </w:tc>
        <w:tc>
          <w:tcPr>
            <w:tcW w:w="354" w:type="dxa"/>
            <w:tcBorders>
              <w:top w:val="nil"/>
              <w:left w:val="nil"/>
              <w:bottom w:val="nil"/>
              <w:right w:val="nil"/>
            </w:tcBorders>
            <w:shd w:val="clear" w:color="auto" w:fill="auto"/>
            <w:noWrap/>
            <w:vAlign w:val="bottom"/>
            <w:hideMark/>
            <w:tcPrChange w:id="82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32" w:author="dbecker" w:date="2015-11-09T14:22:00Z"/>
              </w:rPr>
            </w:pPr>
          </w:p>
        </w:tc>
        <w:tc>
          <w:tcPr>
            <w:tcW w:w="354" w:type="dxa"/>
            <w:tcBorders>
              <w:top w:val="nil"/>
              <w:left w:val="nil"/>
              <w:bottom w:val="nil"/>
              <w:right w:val="nil"/>
            </w:tcBorders>
            <w:shd w:val="clear" w:color="auto" w:fill="auto"/>
            <w:noWrap/>
            <w:vAlign w:val="bottom"/>
            <w:hideMark/>
            <w:tcPrChange w:id="823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34" w:author="dbecker" w:date="2015-11-09T14:22:00Z"/>
              </w:rPr>
            </w:pPr>
          </w:p>
        </w:tc>
        <w:tc>
          <w:tcPr>
            <w:tcW w:w="395" w:type="dxa"/>
            <w:tcBorders>
              <w:top w:val="nil"/>
              <w:left w:val="nil"/>
              <w:bottom w:val="nil"/>
              <w:right w:val="nil"/>
            </w:tcBorders>
            <w:shd w:val="clear" w:color="auto" w:fill="auto"/>
            <w:noWrap/>
            <w:vAlign w:val="bottom"/>
            <w:hideMark/>
            <w:tcPrChange w:id="82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36" w:author="dbecker" w:date="2015-11-09T14:22:00Z"/>
              </w:rPr>
            </w:pPr>
          </w:p>
        </w:tc>
        <w:tc>
          <w:tcPr>
            <w:tcW w:w="395" w:type="dxa"/>
            <w:tcBorders>
              <w:top w:val="nil"/>
              <w:left w:val="nil"/>
              <w:bottom w:val="nil"/>
              <w:right w:val="nil"/>
            </w:tcBorders>
            <w:shd w:val="clear" w:color="auto" w:fill="auto"/>
            <w:noWrap/>
            <w:vAlign w:val="bottom"/>
            <w:hideMark/>
            <w:tcPrChange w:id="823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38" w:author="dbecker" w:date="2015-11-09T14:22:00Z"/>
              </w:rPr>
            </w:pPr>
          </w:p>
        </w:tc>
        <w:tc>
          <w:tcPr>
            <w:tcW w:w="354" w:type="dxa"/>
            <w:tcBorders>
              <w:top w:val="nil"/>
              <w:left w:val="nil"/>
              <w:bottom w:val="nil"/>
              <w:right w:val="nil"/>
            </w:tcBorders>
            <w:shd w:val="clear" w:color="auto" w:fill="auto"/>
            <w:noWrap/>
            <w:vAlign w:val="bottom"/>
            <w:hideMark/>
            <w:tcPrChange w:id="82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40" w:author="dbecker" w:date="2015-11-09T14:22:00Z"/>
              </w:rPr>
            </w:pPr>
          </w:p>
        </w:tc>
        <w:tc>
          <w:tcPr>
            <w:tcW w:w="371" w:type="dxa"/>
            <w:tcBorders>
              <w:top w:val="nil"/>
              <w:left w:val="nil"/>
              <w:bottom w:val="nil"/>
              <w:right w:val="nil"/>
            </w:tcBorders>
            <w:shd w:val="clear" w:color="auto" w:fill="auto"/>
            <w:noWrap/>
            <w:vAlign w:val="bottom"/>
            <w:hideMark/>
            <w:tcPrChange w:id="8241"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242" w:author="dbecker" w:date="2015-11-09T14:22:00Z"/>
              </w:rPr>
            </w:pPr>
          </w:p>
        </w:tc>
        <w:tc>
          <w:tcPr>
            <w:tcW w:w="354" w:type="dxa"/>
            <w:tcBorders>
              <w:top w:val="nil"/>
              <w:left w:val="nil"/>
              <w:bottom w:val="nil"/>
              <w:right w:val="nil"/>
            </w:tcBorders>
            <w:shd w:val="clear" w:color="auto" w:fill="auto"/>
            <w:noWrap/>
            <w:vAlign w:val="bottom"/>
            <w:hideMark/>
            <w:tcPrChange w:id="82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44" w:author="dbecker" w:date="2015-11-09T14:22:00Z"/>
              </w:rPr>
            </w:pPr>
          </w:p>
        </w:tc>
        <w:tc>
          <w:tcPr>
            <w:tcW w:w="368" w:type="dxa"/>
            <w:tcBorders>
              <w:top w:val="nil"/>
              <w:left w:val="nil"/>
              <w:bottom w:val="nil"/>
              <w:right w:val="nil"/>
            </w:tcBorders>
            <w:shd w:val="clear" w:color="auto" w:fill="auto"/>
            <w:noWrap/>
            <w:vAlign w:val="bottom"/>
            <w:hideMark/>
            <w:tcPrChange w:id="824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46" w:author="dbecker" w:date="2015-11-09T14:22:00Z"/>
              </w:rPr>
            </w:pPr>
          </w:p>
        </w:tc>
        <w:tc>
          <w:tcPr>
            <w:tcW w:w="368" w:type="dxa"/>
            <w:tcBorders>
              <w:top w:val="nil"/>
              <w:left w:val="nil"/>
              <w:bottom w:val="nil"/>
              <w:right w:val="nil"/>
            </w:tcBorders>
            <w:shd w:val="clear" w:color="auto" w:fill="auto"/>
            <w:noWrap/>
            <w:vAlign w:val="bottom"/>
            <w:hideMark/>
            <w:tcPrChange w:id="824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48" w:author="dbecker" w:date="2015-11-09T14:22:00Z"/>
              </w:rPr>
            </w:pPr>
          </w:p>
        </w:tc>
        <w:tc>
          <w:tcPr>
            <w:tcW w:w="354" w:type="dxa"/>
            <w:tcBorders>
              <w:top w:val="nil"/>
              <w:left w:val="nil"/>
              <w:bottom w:val="nil"/>
              <w:right w:val="nil"/>
            </w:tcBorders>
            <w:shd w:val="clear" w:color="auto" w:fill="auto"/>
            <w:noWrap/>
            <w:vAlign w:val="bottom"/>
            <w:hideMark/>
            <w:tcPrChange w:id="824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50" w:author="dbecker" w:date="2015-11-09T14:22:00Z"/>
              </w:rPr>
            </w:pPr>
          </w:p>
        </w:tc>
        <w:tc>
          <w:tcPr>
            <w:tcW w:w="354" w:type="dxa"/>
            <w:tcBorders>
              <w:top w:val="nil"/>
              <w:left w:val="nil"/>
              <w:bottom w:val="nil"/>
              <w:right w:val="nil"/>
            </w:tcBorders>
            <w:shd w:val="clear" w:color="auto" w:fill="auto"/>
            <w:noWrap/>
            <w:vAlign w:val="bottom"/>
            <w:hideMark/>
            <w:tcPrChange w:id="825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52" w:author="dbecker" w:date="2015-11-09T14:22:00Z"/>
              </w:rPr>
            </w:pPr>
          </w:p>
        </w:tc>
        <w:tc>
          <w:tcPr>
            <w:tcW w:w="354" w:type="dxa"/>
            <w:tcBorders>
              <w:top w:val="nil"/>
              <w:left w:val="nil"/>
              <w:bottom w:val="nil"/>
              <w:right w:val="nil"/>
            </w:tcBorders>
            <w:shd w:val="clear" w:color="auto" w:fill="auto"/>
            <w:noWrap/>
            <w:vAlign w:val="bottom"/>
            <w:hideMark/>
            <w:tcPrChange w:id="825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54" w:author="dbecker" w:date="2015-11-09T14:22:00Z"/>
              </w:rPr>
            </w:pPr>
          </w:p>
        </w:tc>
      </w:tr>
      <w:tr w:rsidR="008216C3" w:rsidDel="00093998" w:rsidTr="00093998">
        <w:trPr>
          <w:trHeight w:val="402"/>
          <w:del w:id="8255" w:author="dbecker" w:date="2015-11-09T14:22:00Z"/>
          <w:trPrChange w:id="8256"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257"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258"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8259"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260" w:author="dbecker" w:date="2015-11-09T14:22:00Z"/>
              </w:rPr>
            </w:pPr>
            <w:del w:id="8261"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26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263" w:author="dbecker" w:date="2015-11-09T14:22:00Z"/>
              </w:rPr>
            </w:pPr>
            <w:del w:id="8264" w:author="dbecker" w:date="2015-11-09T14:22:00Z">
              <w:r w:rsidDel="00093998">
                <w:delText> </w:delText>
              </w:r>
            </w:del>
          </w:p>
        </w:tc>
        <w:tc>
          <w:tcPr>
            <w:tcW w:w="2953" w:type="dxa"/>
            <w:gridSpan w:val="4"/>
            <w:tcBorders>
              <w:top w:val="nil"/>
              <w:left w:val="nil"/>
              <w:bottom w:val="nil"/>
              <w:right w:val="nil"/>
            </w:tcBorders>
            <w:shd w:val="clear" w:color="auto" w:fill="auto"/>
            <w:noWrap/>
            <w:vAlign w:val="bottom"/>
            <w:hideMark/>
            <w:tcPrChange w:id="8265" w:author="dbecker" w:date="2015-11-09T14:22:00Z">
              <w:tcPr>
                <w:tcW w:w="2871" w:type="dxa"/>
                <w:gridSpan w:val="4"/>
                <w:tcBorders>
                  <w:top w:val="nil"/>
                  <w:left w:val="nil"/>
                  <w:bottom w:val="nil"/>
                  <w:right w:val="nil"/>
                </w:tcBorders>
                <w:shd w:val="clear" w:color="auto" w:fill="auto"/>
                <w:noWrap/>
                <w:vAlign w:val="bottom"/>
                <w:hideMark/>
              </w:tcPr>
            </w:tcPrChange>
          </w:tcPr>
          <w:p w:rsidR="008216C3" w:rsidDel="00093998" w:rsidRDefault="008216C3">
            <w:pPr>
              <w:rPr>
                <w:del w:id="8266" w:author="dbecker" w:date="2015-11-09T14:22:00Z"/>
              </w:rPr>
            </w:pPr>
            <w:del w:id="8267" w:author="dbecker" w:date="2015-11-09T14:22:00Z">
              <w:r w:rsidDel="00093998">
                <w:delText>Evac Bed Bus</w:delText>
              </w:r>
            </w:del>
          </w:p>
        </w:tc>
        <w:tc>
          <w:tcPr>
            <w:tcW w:w="354" w:type="dxa"/>
            <w:tcBorders>
              <w:top w:val="nil"/>
              <w:left w:val="nil"/>
              <w:bottom w:val="nil"/>
              <w:right w:val="nil"/>
            </w:tcBorders>
            <w:shd w:val="clear" w:color="auto" w:fill="auto"/>
            <w:noWrap/>
            <w:vAlign w:val="bottom"/>
            <w:hideMark/>
            <w:tcPrChange w:id="82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69" w:author="dbecker" w:date="2015-11-09T14:22:00Z"/>
              </w:rPr>
            </w:pPr>
          </w:p>
        </w:tc>
        <w:tc>
          <w:tcPr>
            <w:tcW w:w="354" w:type="dxa"/>
            <w:tcBorders>
              <w:top w:val="nil"/>
              <w:left w:val="nil"/>
              <w:bottom w:val="nil"/>
              <w:right w:val="nil"/>
            </w:tcBorders>
            <w:shd w:val="clear" w:color="auto" w:fill="auto"/>
            <w:noWrap/>
            <w:vAlign w:val="bottom"/>
            <w:hideMark/>
            <w:tcPrChange w:id="82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71" w:author="dbecker" w:date="2015-11-09T14:22:00Z"/>
              </w:rPr>
            </w:pPr>
          </w:p>
        </w:tc>
        <w:tc>
          <w:tcPr>
            <w:tcW w:w="354" w:type="dxa"/>
            <w:tcBorders>
              <w:top w:val="nil"/>
              <w:left w:val="nil"/>
              <w:bottom w:val="nil"/>
              <w:right w:val="nil"/>
            </w:tcBorders>
            <w:shd w:val="clear" w:color="auto" w:fill="auto"/>
            <w:noWrap/>
            <w:vAlign w:val="bottom"/>
            <w:hideMark/>
            <w:tcPrChange w:id="82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73" w:author="dbecker" w:date="2015-11-09T14:22:00Z"/>
              </w:rPr>
            </w:pPr>
          </w:p>
        </w:tc>
        <w:tc>
          <w:tcPr>
            <w:tcW w:w="354" w:type="dxa"/>
            <w:tcBorders>
              <w:top w:val="nil"/>
              <w:left w:val="nil"/>
              <w:bottom w:val="nil"/>
              <w:right w:val="nil"/>
            </w:tcBorders>
            <w:shd w:val="clear" w:color="auto" w:fill="auto"/>
            <w:noWrap/>
            <w:vAlign w:val="bottom"/>
            <w:hideMark/>
            <w:tcPrChange w:id="82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75" w:author="dbecker" w:date="2015-11-09T14:22:00Z"/>
              </w:rPr>
            </w:pPr>
          </w:p>
        </w:tc>
        <w:tc>
          <w:tcPr>
            <w:tcW w:w="354" w:type="dxa"/>
            <w:tcBorders>
              <w:top w:val="nil"/>
              <w:left w:val="nil"/>
              <w:bottom w:val="nil"/>
              <w:right w:val="nil"/>
            </w:tcBorders>
            <w:shd w:val="clear" w:color="auto" w:fill="auto"/>
            <w:noWrap/>
            <w:vAlign w:val="bottom"/>
            <w:hideMark/>
            <w:tcPrChange w:id="82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77" w:author="dbecker" w:date="2015-11-09T14:22:00Z"/>
              </w:rPr>
            </w:pPr>
          </w:p>
        </w:tc>
        <w:tc>
          <w:tcPr>
            <w:tcW w:w="354" w:type="dxa"/>
            <w:tcBorders>
              <w:top w:val="nil"/>
              <w:left w:val="nil"/>
              <w:bottom w:val="nil"/>
              <w:right w:val="nil"/>
            </w:tcBorders>
            <w:shd w:val="clear" w:color="auto" w:fill="auto"/>
            <w:noWrap/>
            <w:vAlign w:val="bottom"/>
            <w:hideMark/>
            <w:tcPrChange w:id="82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79" w:author="dbecker" w:date="2015-11-09T14:22:00Z"/>
              </w:rPr>
            </w:pPr>
          </w:p>
        </w:tc>
        <w:tc>
          <w:tcPr>
            <w:tcW w:w="395" w:type="dxa"/>
            <w:tcBorders>
              <w:top w:val="nil"/>
              <w:left w:val="nil"/>
              <w:bottom w:val="nil"/>
              <w:right w:val="nil"/>
            </w:tcBorders>
            <w:shd w:val="clear" w:color="auto" w:fill="auto"/>
            <w:noWrap/>
            <w:vAlign w:val="bottom"/>
            <w:hideMark/>
            <w:tcPrChange w:id="828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81" w:author="dbecker" w:date="2015-11-09T14:22:00Z"/>
              </w:rPr>
            </w:pPr>
          </w:p>
        </w:tc>
        <w:tc>
          <w:tcPr>
            <w:tcW w:w="395" w:type="dxa"/>
            <w:tcBorders>
              <w:top w:val="nil"/>
              <w:left w:val="nil"/>
              <w:bottom w:val="nil"/>
              <w:right w:val="nil"/>
            </w:tcBorders>
            <w:shd w:val="clear" w:color="auto" w:fill="auto"/>
            <w:noWrap/>
            <w:vAlign w:val="bottom"/>
            <w:hideMark/>
            <w:tcPrChange w:id="828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83" w:author="dbecker" w:date="2015-11-09T14:22:00Z"/>
              </w:rPr>
            </w:pPr>
          </w:p>
        </w:tc>
        <w:tc>
          <w:tcPr>
            <w:tcW w:w="354" w:type="dxa"/>
            <w:tcBorders>
              <w:top w:val="nil"/>
              <w:left w:val="nil"/>
              <w:bottom w:val="nil"/>
              <w:right w:val="nil"/>
            </w:tcBorders>
            <w:shd w:val="clear" w:color="auto" w:fill="auto"/>
            <w:noWrap/>
            <w:vAlign w:val="bottom"/>
            <w:hideMark/>
            <w:tcPrChange w:id="82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85" w:author="dbecker" w:date="2015-11-09T14:22:00Z"/>
              </w:rPr>
            </w:pPr>
          </w:p>
        </w:tc>
        <w:tc>
          <w:tcPr>
            <w:tcW w:w="371" w:type="dxa"/>
            <w:tcBorders>
              <w:top w:val="nil"/>
              <w:left w:val="nil"/>
              <w:bottom w:val="nil"/>
              <w:right w:val="nil"/>
            </w:tcBorders>
            <w:shd w:val="clear" w:color="auto" w:fill="auto"/>
            <w:noWrap/>
            <w:vAlign w:val="bottom"/>
            <w:hideMark/>
            <w:tcPrChange w:id="8286"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287" w:author="dbecker" w:date="2015-11-09T14:22:00Z"/>
              </w:rPr>
            </w:pPr>
          </w:p>
        </w:tc>
        <w:tc>
          <w:tcPr>
            <w:tcW w:w="354" w:type="dxa"/>
            <w:tcBorders>
              <w:top w:val="nil"/>
              <w:left w:val="nil"/>
              <w:bottom w:val="nil"/>
              <w:right w:val="nil"/>
            </w:tcBorders>
            <w:shd w:val="clear" w:color="auto" w:fill="auto"/>
            <w:noWrap/>
            <w:vAlign w:val="bottom"/>
            <w:hideMark/>
            <w:tcPrChange w:id="828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89" w:author="dbecker" w:date="2015-11-09T14:22:00Z"/>
              </w:rPr>
            </w:pPr>
          </w:p>
        </w:tc>
        <w:tc>
          <w:tcPr>
            <w:tcW w:w="368" w:type="dxa"/>
            <w:tcBorders>
              <w:top w:val="nil"/>
              <w:left w:val="nil"/>
              <w:bottom w:val="nil"/>
              <w:right w:val="nil"/>
            </w:tcBorders>
            <w:shd w:val="clear" w:color="auto" w:fill="auto"/>
            <w:noWrap/>
            <w:vAlign w:val="bottom"/>
            <w:hideMark/>
            <w:tcPrChange w:id="829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91" w:author="dbecker" w:date="2015-11-09T14:22:00Z"/>
              </w:rPr>
            </w:pPr>
          </w:p>
        </w:tc>
        <w:tc>
          <w:tcPr>
            <w:tcW w:w="368" w:type="dxa"/>
            <w:tcBorders>
              <w:top w:val="nil"/>
              <w:left w:val="nil"/>
              <w:bottom w:val="nil"/>
              <w:right w:val="nil"/>
            </w:tcBorders>
            <w:shd w:val="clear" w:color="auto" w:fill="auto"/>
            <w:noWrap/>
            <w:vAlign w:val="bottom"/>
            <w:hideMark/>
            <w:tcPrChange w:id="829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93" w:author="dbecker" w:date="2015-11-09T14:22:00Z"/>
              </w:rPr>
            </w:pPr>
          </w:p>
        </w:tc>
        <w:tc>
          <w:tcPr>
            <w:tcW w:w="354" w:type="dxa"/>
            <w:tcBorders>
              <w:top w:val="nil"/>
              <w:left w:val="nil"/>
              <w:bottom w:val="nil"/>
              <w:right w:val="nil"/>
            </w:tcBorders>
            <w:shd w:val="clear" w:color="auto" w:fill="auto"/>
            <w:noWrap/>
            <w:vAlign w:val="bottom"/>
            <w:hideMark/>
            <w:tcPrChange w:id="829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95" w:author="dbecker" w:date="2015-11-09T14:22:00Z"/>
              </w:rPr>
            </w:pPr>
          </w:p>
        </w:tc>
        <w:tc>
          <w:tcPr>
            <w:tcW w:w="354" w:type="dxa"/>
            <w:tcBorders>
              <w:top w:val="nil"/>
              <w:left w:val="nil"/>
              <w:bottom w:val="nil"/>
              <w:right w:val="nil"/>
            </w:tcBorders>
            <w:shd w:val="clear" w:color="auto" w:fill="auto"/>
            <w:noWrap/>
            <w:vAlign w:val="bottom"/>
            <w:hideMark/>
            <w:tcPrChange w:id="829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97" w:author="dbecker" w:date="2015-11-09T14:22:00Z"/>
              </w:rPr>
            </w:pPr>
          </w:p>
        </w:tc>
        <w:tc>
          <w:tcPr>
            <w:tcW w:w="354" w:type="dxa"/>
            <w:tcBorders>
              <w:top w:val="nil"/>
              <w:left w:val="nil"/>
              <w:bottom w:val="nil"/>
              <w:right w:val="nil"/>
            </w:tcBorders>
            <w:shd w:val="clear" w:color="auto" w:fill="auto"/>
            <w:noWrap/>
            <w:vAlign w:val="bottom"/>
            <w:hideMark/>
            <w:tcPrChange w:id="829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299" w:author="dbecker" w:date="2015-11-09T14:22:00Z"/>
              </w:rPr>
            </w:pPr>
          </w:p>
        </w:tc>
      </w:tr>
      <w:tr w:rsidR="008216C3" w:rsidDel="00093998" w:rsidTr="00093998">
        <w:trPr>
          <w:trHeight w:val="402"/>
          <w:del w:id="8300" w:author="dbecker" w:date="2015-11-09T14:22:00Z"/>
          <w:trPrChange w:id="8301"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302"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303" w:author="dbecker" w:date="2015-11-09T14:22:00Z"/>
              </w:rPr>
            </w:pPr>
          </w:p>
        </w:tc>
        <w:tc>
          <w:tcPr>
            <w:tcW w:w="276" w:type="dxa"/>
            <w:tcBorders>
              <w:top w:val="nil"/>
              <w:left w:val="nil"/>
              <w:bottom w:val="nil"/>
              <w:right w:val="nil"/>
            </w:tcBorders>
            <w:shd w:val="clear" w:color="auto" w:fill="auto"/>
            <w:noWrap/>
            <w:vAlign w:val="bottom"/>
            <w:hideMark/>
            <w:tcPrChange w:id="830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305"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30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307" w:author="dbecker" w:date="2015-11-09T14:22:00Z"/>
                <w:rFonts w:ascii="Arial" w:hAnsi="Arial" w:cs="Arial"/>
                <w:sz w:val="20"/>
                <w:szCs w:val="20"/>
              </w:rPr>
            </w:pPr>
          </w:p>
        </w:tc>
        <w:tc>
          <w:tcPr>
            <w:tcW w:w="692" w:type="dxa"/>
            <w:tcBorders>
              <w:top w:val="nil"/>
              <w:left w:val="nil"/>
              <w:bottom w:val="single" w:sz="4" w:space="0" w:color="auto"/>
              <w:right w:val="nil"/>
            </w:tcBorders>
            <w:shd w:val="clear" w:color="auto" w:fill="auto"/>
            <w:noWrap/>
            <w:vAlign w:val="bottom"/>
            <w:hideMark/>
            <w:tcPrChange w:id="8308" w:author="dbecker" w:date="2015-11-09T14:22:00Z">
              <w:tcPr>
                <w:tcW w:w="692"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309" w:author="dbecker" w:date="2015-11-09T14:22:00Z"/>
              </w:rPr>
            </w:pPr>
            <w:del w:id="8310"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31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312" w:author="dbecker" w:date="2015-11-09T14:22:00Z"/>
              </w:rPr>
            </w:pPr>
            <w:del w:id="8313" w:author="dbecker" w:date="2015-11-09T14:22:00Z">
              <w:r w:rsidDel="00093998">
                <w:delText> </w:delText>
              </w:r>
            </w:del>
          </w:p>
        </w:tc>
        <w:tc>
          <w:tcPr>
            <w:tcW w:w="2339" w:type="dxa"/>
            <w:gridSpan w:val="3"/>
            <w:tcBorders>
              <w:top w:val="nil"/>
              <w:left w:val="nil"/>
              <w:bottom w:val="nil"/>
              <w:right w:val="nil"/>
            </w:tcBorders>
            <w:shd w:val="clear" w:color="auto" w:fill="auto"/>
            <w:noWrap/>
            <w:vAlign w:val="bottom"/>
            <w:hideMark/>
            <w:tcPrChange w:id="8314" w:author="dbecker" w:date="2015-11-09T14:22:00Z">
              <w:tcPr>
                <w:tcW w:w="2339" w:type="dxa"/>
                <w:gridSpan w:val="3"/>
                <w:tcBorders>
                  <w:top w:val="nil"/>
                  <w:left w:val="nil"/>
                  <w:bottom w:val="nil"/>
                  <w:right w:val="nil"/>
                </w:tcBorders>
                <w:shd w:val="clear" w:color="auto" w:fill="auto"/>
                <w:noWrap/>
                <w:vAlign w:val="bottom"/>
                <w:hideMark/>
              </w:tcPr>
            </w:tcPrChange>
          </w:tcPr>
          <w:p w:rsidR="008216C3" w:rsidDel="00093998" w:rsidRDefault="008216C3">
            <w:pPr>
              <w:rPr>
                <w:del w:id="8315" w:author="dbecker" w:date="2015-11-09T14:22:00Z"/>
              </w:rPr>
            </w:pPr>
            <w:del w:id="8316" w:author="dbecker" w:date="2015-11-09T14:22:00Z">
              <w:r w:rsidDel="00093998">
                <w:delText>Bed Patients</w:delText>
              </w:r>
            </w:del>
          </w:p>
        </w:tc>
        <w:tc>
          <w:tcPr>
            <w:tcW w:w="354" w:type="dxa"/>
            <w:tcBorders>
              <w:top w:val="nil"/>
              <w:left w:val="nil"/>
              <w:bottom w:val="nil"/>
              <w:right w:val="nil"/>
            </w:tcBorders>
            <w:shd w:val="clear" w:color="auto" w:fill="auto"/>
            <w:noWrap/>
            <w:vAlign w:val="bottom"/>
            <w:hideMark/>
            <w:tcPrChange w:id="831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18"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31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20" w:author="dbecker" w:date="2015-11-09T14:22:00Z"/>
              </w:rPr>
            </w:pPr>
          </w:p>
        </w:tc>
        <w:tc>
          <w:tcPr>
            <w:tcW w:w="354" w:type="dxa"/>
            <w:tcBorders>
              <w:top w:val="nil"/>
              <w:left w:val="nil"/>
              <w:bottom w:val="nil"/>
              <w:right w:val="nil"/>
            </w:tcBorders>
            <w:shd w:val="clear" w:color="auto" w:fill="auto"/>
            <w:noWrap/>
            <w:vAlign w:val="bottom"/>
            <w:hideMark/>
            <w:tcPrChange w:id="832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22" w:author="dbecker" w:date="2015-11-09T14:22:00Z"/>
              </w:rPr>
            </w:pPr>
          </w:p>
        </w:tc>
        <w:tc>
          <w:tcPr>
            <w:tcW w:w="354" w:type="dxa"/>
            <w:tcBorders>
              <w:top w:val="nil"/>
              <w:left w:val="nil"/>
              <w:bottom w:val="nil"/>
              <w:right w:val="nil"/>
            </w:tcBorders>
            <w:shd w:val="clear" w:color="auto" w:fill="auto"/>
            <w:noWrap/>
            <w:vAlign w:val="bottom"/>
            <w:hideMark/>
            <w:tcPrChange w:id="83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24" w:author="dbecker" w:date="2015-11-09T14:22:00Z"/>
              </w:rPr>
            </w:pPr>
          </w:p>
        </w:tc>
        <w:tc>
          <w:tcPr>
            <w:tcW w:w="354" w:type="dxa"/>
            <w:tcBorders>
              <w:top w:val="nil"/>
              <w:left w:val="nil"/>
              <w:bottom w:val="nil"/>
              <w:right w:val="nil"/>
            </w:tcBorders>
            <w:shd w:val="clear" w:color="auto" w:fill="auto"/>
            <w:noWrap/>
            <w:vAlign w:val="bottom"/>
            <w:hideMark/>
            <w:tcPrChange w:id="83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26" w:author="dbecker" w:date="2015-11-09T14:22:00Z"/>
              </w:rPr>
            </w:pPr>
          </w:p>
        </w:tc>
        <w:tc>
          <w:tcPr>
            <w:tcW w:w="395" w:type="dxa"/>
            <w:tcBorders>
              <w:top w:val="nil"/>
              <w:left w:val="nil"/>
              <w:bottom w:val="nil"/>
              <w:right w:val="nil"/>
            </w:tcBorders>
            <w:shd w:val="clear" w:color="auto" w:fill="auto"/>
            <w:noWrap/>
            <w:vAlign w:val="bottom"/>
            <w:hideMark/>
            <w:tcPrChange w:id="832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28" w:author="dbecker" w:date="2015-11-09T14:22:00Z"/>
              </w:rPr>
            </w:pPr>
          </w:p>
        </w:tc>
        <w:tc>
          <w:tcPr>
            <w:tcW w:w="395" w:type="dxa"/>
            <w:tcBorders>
              <w:top w:val="nil"/>
              <w:left w:val="nil"/>
              <w:bottom w:val="nil"/>
              <w:right w:val="nil"/>
            </w:tcBorders>
            <w:shd w:val="clear" w:color="auto" w:fill="auto"/>
            <w:noWrap/>
            <w:vAlign w:val="bottom"/>
            <w:hideMark/>
            <w:tcPrChange w:id="83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30" w:author="dbecker" w:date="2015-11-09T14:22:00Z"/>
              </w:rPr>
            </w:pPr>
          </w:p>
        </w:tc>
        <w:tc>
          <w:tcPr>
            <w:tcW w:w="354" w:type="dxa"/>
            <w:tcBorders>
              <w:top w:val="nil"/>
              <w:left w:val="nil"/>
              <w:bottom w:val="nil"/>
              <w:right w:val="nil"/>
            </w:tcBorders>
            <w:shd w:val="clear" w:color="auto" w:fill="auto"/>
            <w:noWrap/>
            <w:vAlign w:val="bottom"/>
            <w:hideMark/>
            <w:tcPrChange w:id="83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32" w:author="dbecker" w:date="2015-11-09T14:22:00Z"/>
              </w:rPr>
            </w:pPr>
          </w:p>
        </w:tc>
        <w:tc>
          <w:tcPr>
            <w:tcW w:w="371" w:type="dxa"/>
            <w:tcBorders>
              <w:top w:val="nil"/>
              <w:left w:val="nil"/>
              <w:bottom w:val="nil"/>
              <w:right w:val="nil"/>
            </w:tcBorders>
            <w:shd w:val="clear" w:color="auto" w:fill="auto"/>
            <w:noWrap/>
            <w:vAlign w:val="bottom"/>
            <w:hideMark/>
            <w:tcPrChange w:id="8333"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334" w:author="dbecker" w:date="2015-11-09T14:22:00Z"/>
              </w:rPr>
            </w:pPr>
          </w:p>
        </w:tc>
        <w:tc>
          <w:tcPr>
            <w:tcW w:w="354" w:type="dxa"/>
            <w:tcBorders>
              <w:top w:val="nil"/>
              <w:left w:val="nil"/>
              <w:bottom w:val="nil"/>
              <w:right w:val="nil"/>
            </w:tcBorders>
            <w:shd w:val="clear" w:color="auto" w:fill="auto"/>
            <w:noWrap/>
            <w:vAlign w:val="bottom"/>
            <w:hideMark/>
            <w:tcPrChange w:id="83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36" w:author="dbecker" w:date="2015-11-09T14:22:00Z"/>
              </w:rPr>
            </w:pPr>
          </w:p>
        </w:tc>
        <w:tc>
          <w:tcPr>
            <w:tcW w:w="368" w:type="dxa"/>
            <w:tcBorders>
              <w:top w:val="nil"/>
              <w:left w:val="nil"/>
              <w:bottom w:val="nil"/>
              <w:right w:val="nil"/>
            </w:tcBorders>
            <w:shd w:val="clear" w:color="auto" w:fill="auto"/>
            <w:noWrap/>
            <w:vAlign w:val="bottom"/>
            <w:hideMark/>
            <w:tcPrChange w:id="833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38" w:author="dbecker" w:date="2015-11-09T14:22:00Z"/>
              </w:rPr>
            </w:pPr>
          </w:p>
        </w:tc>
        <w:tc>
          <w:tcPr>
            <w:tcW w:w="368" w:type="dxa"/>
            <w:tcBorders>
              <w:top w:val="nil"/>
              <w:left w:val="nil"/>
              <w:bottom w:val="nil"/>
              <w:right w:val="nil"/>
            </w:tcBorders>
            <w:shd w:val="clear" w:color="auto" w:fill="auto"/>
            <w:noWrap/>
            <w:vAlign w:val="bottom"/>
            <w:hideMark/>
            <w:tcPrChange w:id="83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40" w:author="dbecker" w:date="2015-11-09T14:22:00Z"/>
              </w:rPr>
            </w:pPr>
          </w:p>
        </w:tc>
        <w:tc>
          <w:tcPr>
            <w:tcW w:w="354" w:type="dxa"/>
            <w:tcBorders>
              <w:top w:val="nil"/>
              <w:left w:val="nil"/>
              <w:bottom w:val="nil"/>
              <w:right w:val="nil"/>
            </w:tcBorders>
            <w:shd w:val="clear" w:color="auto" w:fill="auto"/>
            <w:noWrap/>
            <w:vAlign w:val="bottom"/>
            <w:hideMark/>
            <w:tcPrChange w:id="834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42" w:author="dbecker" w:date="2015-11-09T14:22:00Z"/>
              </w:rPr>
            </w:pPr>
          </w:p>
        </w:tc>
        <w:tc>
          <w:tcPr>
            <w:tcW w:w="354" w:type="dxa"/>
            <w:tcBorders>
              <w:top w:val="nil"/>
              <w:left w:val="nil"/>
              <w:bottom w:val="nil"/>
              <w:right w:val="nil"/>
            </w:tcBorders>
            <w:shd w:val="clear" w:color="auto" w:fill="auto"/>
            <w:noWrap/>
            <w:vAlign w:val="bottom"/>
            <w:hideMark/>
            <w:tcPrChange w:id="83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44" w:author="dbecker" w:date="2015-11-09T14:22:00Z"/>
              </w:rPr>
            </w:pPr>
          </w:p>
        </w:tc>
        <w:tc>
          <w:tcPr>
            <w:tcW w:w="354" w:type="dxa"/>
            <w:tcBorders>
              <w:top w:val="nil"/>
              <w:left w:val="nil"/>
              <w:bottom w:val="nil"/>
              <w:right w:val="nil"/>
            </w:tcBorders>
            <w:shd w:val="clear" w:color="auto" w:fill="auto"/>
            <w:noWrap/>
            <w:vAlign w:val="bottom"/>
            <w:hideMark/>
            <w:tcPrChange w:id="834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46" w:author="dbecker" w:date="2015-11-09T14:22:00Z"/>
              </w:rPr>
            </w:pPr>
          </w:p>
        </w:tc>
      </w:tr>
      <w:tr w:rsidR="008216C3" w:rsidDel="00093998" w:rsidTr="00093998">
        <w:trPr>
          <w:trHeight w:val="402"/>
          <w:del w:id="8347" w:author="dbecker" w:date="2015-11-09T14:22:00Z"/>
          <w:trPrChange w:id="8348"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34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350" w:author="dbecker" w:date="2015-11-09T14:22:00Z"/>
              </w:rPr>
            </w:pPr>
          </w:p>
        </w:tc>
        <w:tc>
          <w:tcPr>
            <w:tcW w:w="276" w:type="dxa"/>
            <w:tcBorders>
              <w:top w:val="nil"/>
              <w:left w:val="nil"/>
              <w:bottom w:val="nil"/>
              <w:right w:val="nil"/>
            </w:tcBorders>
            <w:shd w:val="clear" w:color="auto" w:fill="auto"/>
            <w:noWrap/>
            <w:vAlign w:val="bottom"/>
            <w:hideMark/>
            <w:tcPrChange w:id="8351"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352"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353"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354" w:author="dbecker" w:date="2015-11-09T14:22:00Z"/>
                <w:rFonts w:ascii="Arial" w:hAnsi="Arial" w:cs="Arial"/>
                <w:sz w:val="20"/>
                <w:szCs w:val="20"/>
              </w:rPr>
            </w:pPr>
          </w:p>
        </w:tc>
        <w:tc>
          <w:tcPr>
            <w:tcW w:w="692" w:type="dxa"/>
            <w:tcBorders>
              <w:top w:val="nil"/>
              <w:left w:val="nil"/>
              <w:bottom w:val="single" w:sz="4" w:space="0" w:color="auto"/>
              <w:right w:val="nil"/>
            </w:tcBorders>
            <w:shd w:val="clear" w:color="auto" w:fill="auto"/>
            <w:noWrap/>
            <w:vAlign w:val="bottom"/>
            <w:hideMark/>
            <w:tcPrChange w:id="8355" w:author="dbecker" w:date="2015-11-09T14:22:00Z">
              <w:tcPr>
                <w:tcW w:w="692"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356" w:author="dbecker" w:date="2015-11-09T14:22:00Z"/>
              </w:rPr>
            </w:pPr>
            <w:del w:id="8357"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35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359" w:author="dbecker" w:date="2015-11-09T14:22:00Z"/>
              </w:rPr>
            </w:pPr>
            <w:del w:id="8360" w:author="dbecker" w:date="2015-11-09T14:22:00Z">
              <w:r w:rsidDel="00093998">
                <w:delText> </w:delText>
              </w:r>
            </w:del>
          </w:p>
        </w:tc>
        <w:tc>
          <w:tcPr>
            <w:tcW w:w="2339" w:type="dxa"/>
            <w:gridSpan w:val="3"/>
            <w:tcBorders>
              <w:top w:val="nil"/>
              <w:left w:val="nil"/>
              <w:bottom w:val="nil"/>
              <w:right w:val="nil"/>
            </w:tcBorders>
            <w:shd w:val="clear" w:color="auto" w:fill="auto"/>
            <w:noWrap/>
            <w:vAlign w:val="bottom"/>
            <w:hideMark/>
            <w:tcPrChange w:id="8361" w:author="dbecker" w:date="2015-11-09T14:22:00Z">
              <w:tcPr>
                <w:tcW w:w="2339" w:type="dxa"/>
                <w:gridSpan w:val="3"/>
                <w:tcBorders>
                  <w:top w:val="nil"/>
                  <w:left w:val="nil"/>
                  <w:bottom w:val="nil"/>
                  <w:right w:val="nil"/>
                </w:tcBorders>
                <w:shd w:val="clear" w:color="auto" w:fill="auto"/>
                <w:noWrap/>
                <w:vAlign w:val="bottom"/>
                <w:hideMark/>
              </w:tcPr>
            </w:tcPrChange>
          </w:tcPr>
          <w:p w:rsidR="008216C3" w:rsidDel="00093998" w:rsidRDefault="008216C3">
            <w:pPr>
              <w:rPr>
                <w:del w:id="8362" w:author="dbecker" w:date="2015-11-09T14:22:00Z"/>
              </w:rPr>
            </w:pPr>
            <w:del w:id="8363" w:author="dbecker" w:date="2015-11-09T14:22:00Z">
              <w:r w:rsidDel="00093998">
                <w:delText>Passengers</w:delText>
              </w:r>
            </w:del>
          </w:p>
        </w:tc>
        <w:tc>
          <w:tcPr>
            <w:tcW w:w="354" w:type="dxa"/>
            <w:tcBorders>
              <w:top w:val="nil"/>
              <w:left w:val="nil"/>
              <w:bottom w:val="nil"/>
              <w:right w:val="nil"/>
            </w:tcBorders>
            <w:shd w:val="clear" w:color="auto" w:fill="auto"/>
            <w:noWrap/>
            <w:vAlign w:val="bottom"/>
            <w:hideMark/>
            <w:tcPrChange w:id="83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65"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36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67" w:author="dbecker" w:date="2015-11-09T14:22:00Z"/>
              </w:rPr>
            </w:pPr>
          </w:p>
        </w:tc>
        <w:tc>
          <w:tcPr>
            <w:tcW w:w="354" w:type="dxa"/>
            <w:tcBorders>
              <w:top w:val="nil"/>
              <w:left w:val="nil"/>
              <w:bottom w:val="nil"/>
              <w:right w:val="nil"/>
            </w:tcBorders>
            <w:shd w:val="clear" w:color="auto" w:fill="auto"/>
            <w:noWrap/>
            <w:vAlign w:val="bottom"/>
            <w:hideMark/>
            <w:tcPrChange w:id="83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69" w:author="dbecker" w:date="2015-11-09T14:22:00Z"/>
              </w:rPr>
            </w:pPr>
          </w:p>
        </w:tc>
        <w:tc>
          <w:tcPr>
            <w:tcW w:w="354" w:type="dxa"/>
            <w:tcBorders>
              <w:top w:val="nil"/>
              <w:left w:val="nil"/>
              <w:bottom w:val="nil"/>
              <w:right w:val="nil"/>
            </w:tcBorders>
            <w:shd w:val="clear" w:color="auto" w:fill="auto"/>
            <w:noWrap/>
            <w:vAlign w:val="bottom"/>
            <w:hideMark/>
            <w:tcPrChange w:id="83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71" w:author="dbecker" w:date="2015-11-09T14:22:00Z"/>
              </w:rPr>
            </w:pPr>
          </w:p>
        </w:tc>
        <w:tc>
          <w:tcPr>
            <w:tcW w:w="354" w:type="dxa"/>
            <w:tcBorders>
              <w:top w:val="nil"/>
              <w:left w:val="nil"/>
              <w:bottom w:val="nil"/>
              <w:right w:val="nil"/>
            </w:tcBorders>
            <w:shd w:val="clear" w:color="auto" w:fill="auto"/>
            <w:noWrap/>
            <w:vAlign w:val="bottom"/>
            <w:hideMark/>
            <w:tcPrChange w:id="83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73" w:author="dbecker" w:date="2015-11-09T14:22:00Z"/>
              </w:rPr>
            </w:pPr>
          </w:p>
        </w:tc>
        <w:tc>
          <w:tcPr>
            <w:tcW w:w="395" w:type="dxa"/>
            <w:tcBorders>
              <w:top w:val="nil"/>
              <w:left w:val="nil"/>
              <w:bottom w:val="nil"/>
              <w:right w:val="nil"/>
            </w:tcBorders>
            <w:shd w:val="clear" w:color="auto" w:fill="auto"/>
            <w:noWrap/>
            <w:vAlign w:val="bottom"/>
            <w:hideMark/>
            <w:tcPrChange w:id="83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75" w:author="dbecker" w:date="2015-11-09T14:22:00Z"/>
              </w:rPr>
            </w:pPr>
          </w:p>
        </w:tc>
        <w:tc>
          <w:tcPr>
            <w:tcW w:w="395" w:type="dxa"/>
            <w:tcBorders>
              <w:top w:val="nil"/>
              <w:left w:val="nil"/>
              <w:bottom w:val="nil"/>
              <w:right w:val="nil"/>
            </w:tcBorders>
            <w:shd w:val="clear" w:color="auto" w:fill="auto"/>
            <w:noWrap/>
            <w:vAlign w:val="bottom"/>
            <w:hideMark/>
            <w:tcPrChange w:id="83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77" w:author="dbecker" w:date="2015-11-09T14:22:00Z"/>
              </w:rPr>
            </w:pPr>
          </w:p>
        </w:tc>
        <w:tc>
          <w:tcPr>
            <w:tcW w:w="354" w:type="dxa"/>
            <w:tcBorders>
              <w:top w:val="nil"/>
              <w:left w:val="nil"/>
              <w:bottom w:val="nil"/>
              <w:right w:val="nil"/>
            </w:tcBorders>
            <w:shd w:val="clear" w:color="auto" w:fill="auto"/>
            <w:noWrap/>
            <w:vAlign w:val="bottom"/>
            <w:hideMark/>
            <w:tcPrChange w:id="83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79" w:author="dbecker" w:date="2015-11-09T14:22:00Z"/>
              </w:rPr>
            </w:pPr>
          </w:p>
        </w:tc>
        <w:tc>
          <w:tcPr>
            <w:tcW w:w="371" w:type="dxa"/>
            <w:tcBorders>
              <w:top w:val="nil"/>
              <w:left w:val="nil"/>
              <w:bottom w:val="nil"/>
              <w:right w:val="nil"/>
            </w:tcBorders>
            <w:shd w:val="clear" w:color="auto" w:fill="auto"/>
            <w:noWrap/>
            <w:vAlign w:val="bottom"/>
            <w:hideMark/>
            <w:tcPrChange w:id="8380"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381" w:author="dbecker" w:date="2015-11-09T14:22:00Z"/>
              </w:rPr>
            </w:pPr>
          </w:p>
        </w:tc>
        <w:tc>
          <w:tcPr>
            <w:tcW w:w="354" w:type="dxa"/>
            <w:tcBorders>
              <w:top w:val="nil"/>
              <w:left w:val="nil"/>
              <w:bottom w:val="nil"/>
              <w:right w:val="nil"/>
            </w:tcBorders>
            <w:shd w:val="clear" w:color="auto" w:fill="auto"/>
            <w:noWrap/>
            <w:vAlign w:val="bottom"/>
            <w:hideMark/>
            <w:tcPrChange w:id="838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83" w:author="dbecker" w:date="2015-11-09T14:22:00Z"/>
              </w:rPr>
            </w:pPr>
          </w:p>
        </w:tc>
        <w:tc>
          <w:tcPr>
            <w:tcW w:w="368" w:type="dxa"/>
            <w:tcBorders>
              <w:top w:val="nil"/>
              <w:left w:val="nil"/>
              <w:bottom w:val="nil"/>
              <w:right w:val="nil"/>
            </w:tcBorders>
            <w:shd w:val="clear" w:color="auto" w:fill="auto"/>
            <w:noWrap/>
            <w:vAlign w:val="bottom"/>
            <w:hideMark/>
            <w:tcPrChange w:id="83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85" w:author="dbecker" w:date="2015-11-09T14:22:00Z"/>
              </w:rPr>
            </w:pPr>
          </w:p>
        </w:tc>
        <w:tc>
          <w:tcPr>
            <w:tcW w:w="368" w:type="dxa"/>
            <w:tcBorders>
              <w:top w:val="nil"/>
              <w:left w:val="nil"/>
              <w:bottom w:val="nil"/>
              <w:right w:val="nil"/>
            </w:tcBorders>
            <w:shd w:val="clear" w:color="auto" w:fill="auto"/>
            <w:noWrap/>
            <w:vAlign w:val="bottom"/>
            <w:hideMark/>
            <w:tcPrChange w:id="838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87" w:author="dbecker" w:date="2015-11-09T14:22:00Z"/>
              </w:rPr>
            </w:pPr>
          </w:p>
        </w:tc>
        <w:tc>
          <w:tcPr>
            <w:tcW w:w="354" w:type="dxa"/>
            <w:tcBorders>
              <w:top w:val="nil"/>
              <w:left w:val="nil"/>
              <w:bottom w:val="nil"/>
              <w:right w:val="nil"/>
            </w:tcBorders>
            <w:shd w:val="clear" w:color="auto" w:fill="auto"/>
            <w:noWrap/>
            <w:vAlign w:val="bottom"/>
            <w:hideMark/>
            <w:tcPrChange w:id="838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89" w:author="dbecker" w:date="2015-11-09T14:22:00Z"/>
              </w:rPr>
            </w:pPr>
          </w:p>
        </w:tc>
        <w:tc>
          <w:tcPr>
            <w:tcW w:w="354" w:type="dxa"/>
            <w:tcBorders>
              <w:top w:val="nil"/>
              <w:left w:val="nil"/>
              <w:bottom w:val="nil"/>
              <w:right w:val="nil"/>
            </w:tcBorders>
            <w:shd w:val="clear" w:color="auto" w:fill="auto"/>
            <w:noWrap/>
            <w:vAlign w:val="bottom"/>
            <w:hideMark/>
            <w:tcPrChange w:id="839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91" w:author="dbecker" w:date="2015-11-09T14:22:00Z"/>
              </w:rPr>
            </w:pPr>
          </w:p>
        </w:tc>
        <w:tc>
          <w:tcPr>
            <w:tcW w:w="354" w:type="dxa"/>
            <w:tcBorders>
              <w:top w:val="nil"/>
              <w:left w:val="nil"/>
              <w:bottom w:val="nil"/>
              <w:right w:val="nil"/>
            </w:tcBorders>
            <w:shd w:val="clear" w:color="auto" w:fill="auto"/>
            <w:noWrap/>
            <w:vAlign w:val="bottom"/>
            <w:hideMark/>
            <w:tcPrChange w:id="839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393" w:author="dbecker" w:date="2015-11-09T14:22:00Z"/>
              </w:rPr>
            </w:pPr>
          </w:p>
        </w:tc>
      </w:tr>
      <w:tr w:rsidR="008216C3" w:rsidDel="00093998" w:rsidTr="00093998">
        <w:trPr>
          <w:trHeight w:val="402"/>
          <w:del w:id="8394" w:author="dbecker" w:date="2015-11-09T14:22:00Z"/>
          <w:trPrChange w:id="8395"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396"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397" w:author="dbecker" w:date="2015-11-09T14:22:00Z"/>
                <w:rFonts w:ascii="Arial" w:hAnsi="Arial" w:cs="Arial"/>
                <w:sz w:val="20"/>
                <w:szCs w:val="20"/>
              </w:rPr>
            </w:pPr>
          </w:p>
        </w:tc>
        <w:tc>
          <w:tcPr>
            <w:tcW w:w="276" w:type="dxa"/>
            <w:tcBorders>
              <w:top w:val="nil"/>
              <w:left w:val="nil"/>
              <w:bottom w:val="single" w:sz="4" w:space="0" w:color="auto"/>
              <w:right w:val="nil"/>
            </w:tcBorders>
            <w:shd w:val="clear" w:color="auto" w:fill="auto"/>
            <w:noWrap/>
            <w:vAlign w:val="bottom"/>
            <w:hideMark/>
            <w:tcPrChange w:id="839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399" w:author="dbecker" w:date="2015-11-09T14:22:00Z"/>
              </w:rPr>
            </w:pPr>
            <w:del w:id="8400"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40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402" w:author="dbecker" w:date="2015-11-09T14:22:00Z"/>
              </w:rPr>
            </w:pPr>
            <w:del w:id="8403" w:author="dbecker" w:date="2015-11-09T14:22:00Z">
              <w:r w:rsidDel="00093998">
                <w:delText> </w:delText>
              </w:r>
            </w:del>
          </w:p>
        </w:tc>
        <w:tc>
          <w:tcPr>
            <w:tcW w:w="2600" w:type="dxa"/>
            <w:gridSpan w:val="3"/>
            <w:tcBorders>
              <w:top w:val="nil"/>
              <w:left w:val="nil"/>
              <w:bottom w:val="nil"/>
              <w:right w:val="nil"/>
            </w:tcBorders>
            <w:shd w:val="clear" w:color="auto" w:fill="auto"/>
            <w:noWrap/>
            <w:vAlign w:val="bottom"/>
            <w:hideMark/>
            <w:tcPrChange w:id="8404" w:author="dbecker" w:date="2015-11-09T14:22:00Z">
              <w:tcPr>
                <w:tcW w:w="2518" w:type="dxa"/>
                <w:gridSpan w:val="3"/>
                <w:tcBorders>
                  <w:top w:val="nil"/>
                  <w:left w:val="nil"/>
                  <w:bottom w:val="nil"/>
                  <w:right w:val="nil"/>
                </w:tcBorders>
                <w:shd w:val="clear" w:color="auto" w:fill="auto"/>
                <w:noWrap/>
                <w:vAlign w:val="bottom"/>
                <w:hideMark/>
              </w:tcPr>
            </w:tcPrChange>
          </w:tcPr>
          <w:p w:rsidR="008216C3" w:rsidDel="00093998" w:rsidRDefault="008216C3">
            <w:pPr>
              <w:rPr>
                <w:del w:id="8405" w:author="dbecker" w:date="2015-11-09T14:22:00Z"/>
              </w:rPr>
            </w:pPr>
            <w:del w:id="8406" w:author="dbecker" w:date="2015-11-09T14:22:00Z">
              <w:r w:rsidDel="00093998">
                <w:delText>Coach Bus</w:delText>
              </w:r>
            </w:del>
          </w:p>
        </w:tc>
        <w:tc>
          <w:tcPr>
            <w:tcW w:w="353" w:type="dxa"/>
            <w:tcBorders>
              <w:top w:val="nil"/>
              <w:left w:val="nil"/>
              <w:bottom w:val="nil"/>
              <w:right w:val="nil"/>
            </w:tcBorders>
            <w:shd w:val="clear" w:color="auto" w:fill="auto"/>
            <w:noWrap/>
            <w:vAlign w:val="bottom"/>
            <w:hideMark/>
            <w:tcPrChange w:id="8407"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408" w:author="dbecker" w:date="2015-11-09T14:22:00Z"/>
              </w:rPr>
            </w:pPr>
          </w:p>
        </w:tc>
        <w:tc>
          <w:tcPr>
            <w:tcW w:w="354" w:type="dxa"/>
            <w:tcBorders>
              <w:top w:val="nil"/>
              <w:left w:val="nil"/>
              <w:bottom w:val="nil"/>
              <w:right w:val="nil"/>
            </w:tcBorders>
            <w:shd w:val="clear" w:color="auto" w:fill="auto"/>
            <w:noWrap/>
            <w:vAlign w:val="bottom"/>
            <w:hideMark/>
            <w:tcPrChange w:id="84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10" w:author="dbecker" w:date="2015-11-09T14:22:00Z"/>
              </w:rPr>
            </w:pPr>
          </w:p>
        </w:tc>
        <w:tc>
          <w:tcPr>
            <w:tcW w:w="354" w:type="dxa"/>
            <w:tcBorders>
              <w:top w:val="nil"/>
              <w:left w:val="nil"/>
              <w:bottom w:val="nil"/>
              <w:right w:val="nil"/>
            </w:tcBorders>
            <w:shd w:val="clear" w:color="auto" w:fill="auto"/>
            <w:noWrap/>
            <w:vAlign w:val="bottom"/>
            <w:hideMark/>
            <w:tcPrChange w:id="841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12" w:author="dbecker" w:date="2015-11-09T14:22:00Z"/>
              </w:rPr>
            </w:pPr>
          </w:p>
        </w:tc>
        <w:tc>
          <w:tcPr>
            <w:tcW w:w="354" w:type="dxa"/>
            <w:tcBorders>
              <w:top w:val="nil"/>
              <w:left w:val="nil"/>
              <w:bottom w:val="nil"/>
              <w:right w:val="nil"/>
            </w:tcBorders>
            <w:shd w:val="clear" w:color="auto" w:fill="auto"/>
            <w:noWrap/>
            <w:vAlign w:val="bottom"/>
            <w:hideMark/>
            <w:tcPrChange w:id="841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14" w:author="dbecker" w:date="2015-11-09T14:22:00Z"/>
              </w:rPr>
            </w:pPr>
          </w:p>
        </w:tc>
        <w:tc>
          <w:tcPr>
            <w:tcW w:w="354" w:type="dxa"/>
            <w:tcBorders>
              <w:top w:val="nil"/>
              <w:left w:val="nil"/>
              <w:bottom w:val="nil"/>
              <w:right w:val="nil"/>
            </w:tcBorders>
            <w:shd w:val="clear" w:color="auto" w:fill="auto"/>
            <w:noWrap/>
            <w:vAlign w:val="bottom"/>
            <w:hideMark/>
            <w:tcPrChange w:id="841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16" w:author="dbecker" w:date="2015-11-09T14:22:00Z"/>
              </w:rPr>
            </w:pPr>
          </w:p>
        </w:tc>
        <w:tc>
          <w:tcPr>
            <w:tcW w:w="354" w:type="dxa"/>
            <w:tcBorders>
              <w:top w:val="nil"/>
              <w:left w:val="nil"/>
              <w:bottom w:val="nil"/>
              <w:right w:val="nil"/>
            </w:tcBorders>
            <w:shd w:val="clear" w:color="auto" w:fill="auto"/>
            <w:noWrap/>
            <w:vAlign w:val="bottom"/>
            <w:hideMark/>
            <w:tcPrChange w:id="841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18" w:author="dbecker" w:date="2015-11-09T14:22:00Z"/>
              </w:rPr>
            </w:pPr>
          </w:p>
        </w:tc>
        <w:tc>
          <w:tcPr>
            <w:tcW w:w="354" w:type="dxa"/>
            <w:tcBorders>
              <w:top w:val="nil"/>
              <w:left w:val="nil"/>
              <w:bottom w:val="nil"/>
              <w:right w:val="nil"/>
            </w:tcBorders>
            <w:shd w:val="clear" w:color="auto" w:fill="auto"/>
            <w:noWrap/>
            <w:vAlign w:val="bottom"/>
            <w:hideMark/>
            <w:tcPrChange w:id="841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20" w:author="dbecker" w:date="2015-11-09T14:22:00Z"/>
              </w:rPr>
            </w:pPr>
          </w:p>
        </w:tc>
        <w:tc>
          <w:tcPr>
            <w:tcW w:w="395" w:type="dxa"/>
            <w:tcBorders>
              <w:top w:val="nil"/>
              <w:left w:val="nil"/>
              <w:bottom w:val="nil"/>
              <w:right w:val="nil"/>
            </w:tcBorders>
            <w:shd w:val="clear" w:color="auto" w:fill="auto"/>
            <w:noWrap/>
            <w:vAlign w:val="bottom"/>
            <w:hideMark/>
            <w:tcPrChange w:id="842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22" w:author="dbecker" w:date="2015-11-09T14:22:00Z"/>
              </w:rPr>
            </w:pPr>
          </w:p>
        </w:tc>
        <w:tc>
          <w:tcPr>
            <w:tcW w:w="395" w:type="dxa"/>
            <w:tcBorders>
              <w:top w:val="nil"/>
              <w:left w:val="nil"/>
              <w:bottom w:val="nil"/>
              <w:right w:val="nil"/>
            </w:tcBorders>
            <w:shd w:val="clear" w:color="auto" w:fill="auto"/>
            <w:noWrap/>
            <w:vAlign w:val="bottom"/>
            <w:hideMark/>
            <w:tcPrChange w:id="84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24" w:author="dbecker" w:date="2015-11-09T14:22:00Z"/>
              </w:rPr>
            </w:pPr>
          </w:p>
        </w:tc>
        <w:tc>
          <w:tcPr>
            <w:tcW w:w="354" w:type="dxa"/>
            <w:tcBorders>
              <w:top w:val="nil"/>
              <w:left w:val="nil"/>
              <w:bottom w:val="nil"/>
              <w:right w:val="nil"/>
            </w:tcBorders>
            <w:shd w:val="clear" w:color="auto" w:fill="auto"/>
            <w:noWrap/>
            <w:vAlign w:val="bottom"/>
            <w:hideMark/>
            <w:tcPrChange w:id="84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26" w:author="dbecker" w:date="2015-11-09T14:22:00Z"/>
              </w:rPr>
            </w:pPr>
          </w:p>
        </w:tc>
        <w:tc>
          <w:tcPr>
            <w:tcW w:w="371" w:type="dxa"/>
            <w:tcBorders>
              <w:top w:val="nil"/>
              <w:left w:val="nil"/>
              <w:bottom w:val="nil"/>
              <w:right w:val="nil"/>
            </w:tcBorders>
            <w:shd w:val="clear" w:color="auto" w:fill="auto"/>
            <w:noWrap/>
            <w:vAlign w:val="bottom"/>
            <w:hideMark/>
            <w:tcPrChange w:id="8427"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428" w:author="dbecker" w:date="2015-11-09T14:22:00Z"/>
              </w:rPr>
            </w:pPr>
          </w:p>
        </w:tc>
        <w:tc>
          <w:tcPr>
            <w:tcW w:w="354" w:type="dxa"/>
            <w:tcBorders>
              <w:top w:val="nil"/>
              <w:left w:val="nil"/>
              <w:bottom w:val="nil"/>
              <w:right w:val="nil"/>
            </w:tcBorders>
            <w:shd w:val="clear" w:color="auto" w:fill="auto"/>
            <w:noWrap/>
            <w:vAlign w:val="bottom"/>
            <w:hideMark/>
            <w:tcPrChange w:id="84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30" w:author="dbecker" w:date="2015-11-09T14:22:00Z"/>
              </w:rPr>
            </w:pPr>
          </w:p>
        </w:tc>
        <w:tc>
          <w:tcPr>
            <w:tcW w:w="368" w:type="dxa"/>
            <w:tcBorders>
              <w:top w:val="nil"/>
              <w:left w:val="nil"/>
              <w:bottom w:val="nil"/>
              <w:right w:val="nil"/>
            </w:tcBorders>
            <w:shd w:val="clear" w:color="auto" w:fill="auto"/>
            <w:noWrap/>
            <w:vAlign w:val="bottom"/>
            <w:hideMark/>
            <w:tcPrChange w:id="84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32" w:author="dbecker" w:date="2015-11-09T14:22:00Z"/>
              </w:rPr>
            </w:pPr>
          </w:p>
        </w:tc>
        <w:tc>
          <w:tcPr>
            <w:tcW w:w="368" w:type="dxa"/>
            <w:tcBorders>
              <w:top w:val="nil"/>
              <w:left w:val="nil"/>
              <w:bottom w:val="nil"/>
              <w:right w:val="nil"/>
            </w:tcBorders>
            <w:shd w:val="clear" w:color="auto" w:fill="auto"/>
            <w:noWrap/>
            <w:vAlign w:val="bottom"/>
            <w:hideMark/>
            <w:tcPrChange w:id="843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34" w:author="dbecker" w:date="2015-11-09T14:22:00Z"/>
              </w:rPr>
            </w:pPr>
          </w:p>
        </w:tc>
        <w:tc>
          <w:tcPr>
            <w:tcW w:w="354" w:type="dxa"/>
            <w:tcBorders>
              <w:top w:val="nil"/>
              <w:left w:val="nil"/>
              <w:bottom w:val="nil"/>
              <w:right w:val="nil"/>
            </w:tcBorders>
            <w:shd w:val="clear" w:color="auto" w:fill="auto"/>
            <w:noWrap/>
            <w:vAlign w:val="bottom"/>
            <w:hideMark/>
            <w:tcPrChange w:id="843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36" w:author="dbecker" w:date="2015-11-09T14:22:00Z"/>
              </w:rPr>
            </w:pPr>
          </w:p>
        </w:tc>
        <w:tc>
          <w:tcPr>
            <w:tcW w:w="354" w:type="dxa"/>
            <w:tcBorders>
              <w:top w:val="nil"/>
              <w:left w:val="nil"/>
              <w:bottom w:val="nil"/>
              <w:right w:val="nil"/>
            </w:tcBorders>
            <w:shd w:val="clear" w:color="auto" w:fill="auto"/>
            <w:noWrap/>
            <w:vAlign w:val="bottom"/>
            <w:hideMark/>
            <w:tcPrChange w:id="843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38" w:author="dbecker" w:date="2015-11-09T14:22:00Z"/>
              </w:rPr>
            </w:pPr>
          </w:p>
        </w:tc>
        <w:tc>
          <w:tcPr>
            <w:tcW w:w="354" w:type="dxa"/>
            <w:tcBorders>
              <w:top w:val="nil"/>
              <w:left w:val="nil"/>
              <w:bottom w:val="nil"/>
              <w:right w:val="nil"/>
            </w:tcBorders>
            <w:shd w:val="clear" w:color="auto" w:fill="auto"/>
            <w:noWrap/>
            <w:vAlign w:val="bottom"/>
            <w:hideMark/>
            <w:tcPrChange w:id="843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40" w:author="dbecker" w:date="2015-11-09T14:22:00Z"/>
              </w:rPr>
            </w:pPr>
          </w:p>
        </w:tc>
      </w:tr>
      <w:tr w:rsidR="008216C3" w:rsidDel="00093998" w:rsidTr="00093998">
        <w:trPr>
          <w:trHeight w:val="402"/>
          <w:del w:id="8441" w:author="dbecker" w:date="2015-11-09T14:22:00Z"/>
          <w:trPrChange w:id="8442"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443"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444" w:author="dbecker" w:date="2015-11-09T14:22:00Z"/>
                <w:rFonts w:ascii="Arial" w:hAnsi="Arial" w:cs="Arial"/>
                <w:sz w:val="20"/>
                <w:szCs w:val="20"/>
              </w:rPr>
            </w:pPr>
          </w:p>
        </w:tc>
        <w:tc>
          <w:tcPr>
            <w:tcW w:w="276" w:type="dxa"/>
            <w:tcBorders>
              <w:top w:val="nil"/>
              <w:left w:val="nil"/>
              <w:bottom w:val="single" w:sz="4" w:space="0" w:color="auto"/>
              <w:right w:val="nil"/>
            </w:tcBorders>
            <w:shd w:val="clear" w:color="auto" w:fill="auto"/>
            <w:noWrap/>
            <w:vAlign w:val="bottom"/>
            <w:hideMark/>
            <w:tcPrChange w:id="844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446" w:author="dbecker" w:date="2015-11-09T14:22:00Z"/>
              </w:rPr>
            </w:pPr>
            <w:del w:id="8447"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448"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449" w:author="dbecker" w:date="2015-11-09T14:22:00Z"/>
              </w:rPr>
            </w:pPr>
            <w:del w:id="8450" w:author="dbecker" w:date="2015-11-09T14:22:00Z">
              <w:r w:rsidDel="00093998">
                <w:delText> </w:delText>
              </w:r>
            </w:del>
          </w:p>
        </w:tc>
        <w:tc>
          <w:tcPr>
            <w:tcW w:w="2600" w:type="dxa"/>
            <w:gridSpan w:val="3"/>
            <w:tcBorders>
              <w:top w:val="nil"/>
              <w:left w:val="nil"/>
              <w:bottom w:val="nil"/>
              <w:right w:val="nil"/>
            </w:tcBorders>
            <w:shd w:val="clear" w:color="auto" w:fill="auto"/>
            <w:noWrap/>
            <w:vAlign w:val="bottom"/>
            <w:hideMark/>
            <w:tcPrChange w:id="8451" w:author="dbecker" w:date="2015-11-09T14:22:00Z">
              <w:tcPr>
                <w:tcW w:w="2518" w:type="dxa"/>
                <w:gridSpan w:val="3"/>
                <w:tcBorders>
                  <w:top w:val="nil"/>
                  <w:left w:val="nil"/>
                  <w:bottom w:val="nil"/>
                  <w:right w:val="nil"/>
                </w:tcBorders>
                <w:shd w:val="clear" w:color="auto" w:fill="auto"/>
                <w:noWrap/>
                <w:vAlign w:val="bottom"/>
                <w:hideMark/>
              </w:tcPr>
            </w:tcPrChange>
          </w:tcPr>
          <w:p w:rsidR="008216C3" w:rsidDel="00093998" w:rsidRDefault="008216C3">
            <w:pPr>
              <w:rPr>
                <w:del w:id="8452" w:author="dbecker" w:date="2015-11-09T14:22:00Z"/>
              </w:rPr>
            </w:pPr>
            <w:del w:id="8453" w:author="dbecker" w:date="2015-11-09T14:22:00Z">
              <w:r w:rsidDel="00093998">
                <w:delText>School Bus</w:delText>
              </w:r>
            </w:del>
          </w:p>
        </w:tc>
        <w:tc>
          <w:tcPr>
            <w:tcW w:w="353" w:type="dxa"/>
            <w:tcBorders>
              <w:top w:val="nil"/>
              <w:left w:val="nil"/>
              <w:bottom w:val="nil"/>
              <w:right w:val="nil"/>
            </w:tcBorders>
            <w:shd w:val="clear" w:color="auto" w:fill="auto"/>
            <w:noWrap/>
            <w:vAlign w:val="bottom"/>
            <w:hideMark/>
            <w:tcPrChange w:id="8454"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455" w:author="dbecker" w:date="2015-11-09T14:22:00Z"/>
              </w:rPr>
            </w:pPr>
          </w:p>
        </w:tc>
        <w:tc>
          <w:tcPr>
            <w:tcW w:w="354" w:type="dxa"/>
            <w:tcBorders>
              <w:top w:val="nil"/>
              <w:left w:val="nil"/>
              <w:bottom w:val="nil"/>
              <w:right w:val="nil"/>
            </w:tcBorders>
            <w:shd w:val="clear" w:color="auto" w:fill="auto"/>
            <w:noWrap/>
            <w:vAlign w:val="bottom"/>
            <w:hideMark/>
            <w:tcPrChange w:id="84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57" w:author="dbecker" w:date="2015-11-09T14:22:00Z"/>
              </w:rPr>
            </w:pPr>
          </w:p>
        </w:tc>
        <w:tc>
          <w:tcPr>
            <w:tcW w:w="354" w:type="dxa"/>
            <w:tcBorders>
              <w:top w:val="nil"/>
              <w:left w:val="nil"/>
              <w:bottom w:val="nil"/>
              <w:right w:val="nil"/>
            </w:tcBorders>
            <w:shd w:val="clear" w:color="auto" w:fill="auto"/>
            <w:noWrap/>
            <w:vAlign w:val="bottom"/>
            <w:hideMark/>
            <w:tcPrChange w:id="84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59"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4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61"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4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63"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4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65"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46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67" w:author="dbecker" w:date="2015-11-09T14:22:00Z"/>
                <w:rFonts w:ascii="Arial" w:hAnsi="Arial" w:cs="Arial"/>
                <w:sz w:val="20"/>
                <w:szCs w:val="20"/>
              </w:rPr>
            </w:pPr>
          </w:p>
        </w:tc>
        <w:tc>
          <w:tcPr>
            <w:tcW w:w="395" w:type="dxa"/>
            <w:tcBorders>
              <w:top w:val="nil"/>
              <w:left w:val="nil"/>
              <w:bottom w:val="nil"/>
              <w:right w:val="nil"/>
            </w:tcBorders>
            <w:shd w:val="clear" w:color="auto" w:fill="auto"/>
            <w:noWrap/>
            <w:vAlign w:val="bottom"/>
            <w:hideMark/>
            <w:tcPrChange w:id="84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69" w:author="dbecker" w:date="2015-11-09T14:22:00Z"/>
              </w:rPr>
            </w:pPr>
          </w:p>
        </w:tc>
        <w:tc>
          <w:tcPr>
            <w:tcW w:w="395" w:type="dxa"/>
            <w:tcBorders>
              <w:top w:val="nil"/>
              <w:left w:val="nil"/>
              <w:bottom w:val="nil"/>
              <w:right w:val="nil"/>
            </w:tcBorders>
            <w:shd w:val="clear" w:color="auto" w:fill="auto"/>
            <w:noWrap/>
            <w:vAlign w:val="bottom"/>
            <w:hideMark/>
            <w:tcPrChange w:id="84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71" w:author="dbecker" w:date="2015-11-09T14:22:00Z"/>
              </w:rPr>
            </w:pPr>
          </w:p>
        </w:tc>
        <w:tc>
          <w:tcPr>
            <w:tcW w:w="354" w:type="dxa"/>
            <w:tcBorders>
              <w:top w:val="nil"/>
              <w:left w:val="nil"/>
              <w:bottom w:val="nil"/>
              <w:right w:val="nil"/>
            </w:tcBorders>
            <w:shd w:val="clear" w:color="auto" w:fill="auto"/>
            <w:noWrap/>
            <w:vAlign w:val="bottom"/>
            <w:hideMark/>
            <w:tcPrChange w:id="84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73" w:author="dbecker" w:date="2015-11-09T14:22:00Z"/>
              </w:rPr>
            </w:pPr>
          </w:p>
        </w:tc>
        <w:tc>
          <w:tcPr>
            <w:tcW w:w="371" w:type="dxa"/>
            <w:tcBorders>
              <w:top w:val="nil"/>
              <w:left w:val="nil"/>
              <w:bottom w:val="nil"/>
              <w:right w:val="nil"/>
            </w:tcBorders>
            <w:shd w:val="clear" w:color="auto" w:fill="auto"/>
            <w:noWrap/>
            <w:vAlign w:val="bottom"/>
            <w:hideMark/>
            <w:tcPrChange w:id="8474"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475" w:author="dbecker" w:date="2015-11-09T14:22:00Z"/>
              </w:rPr>
            </w:pPr>
          </w:p>
        </w:tc>
        <w:tc>
          <w:tcPr>
            <w:tcW w:w="354" w:type="dxa"/>
            <w:tcBorders>
              <w:top w:val="nil"/>
              <w:left w:val="nil"/>
              <w:bottom w:val="nil"/>
              <w:right w:val="nil"/>
            </w:tcBorders>
            <w:shd w:val="clear" w:color="auto" w:fill="auto"/>
            <w:noWrap/>
            <w:vAlign w:val="bottom"/>
            <w:hideMark/>
            <w:tcPrChange w:id="84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77" w:author="dbecker" w:date="2015-11-09T14:22:00Z"/>
              </w:rPr>
            </w:pPr>
          </w:p>
        </w:tc>
        <w:tc>
          <w:tcPr>
            <w:tcW w:w="368" w:type="dxa"/>
            <w:tcBorders>
              <w:top w:val="nil"/>
              <w:left w:val="nil"/>
              <w:bottom w:val="nil"/>
              <w:right w:val="nil"/>
            </w:tcBorders>
            <w:shd w:val="clear" w:color="auto" w:fill="auto"/>
            <w:noWrap/>
            <w:vAlign w:val="bottom"/>
            <w:hideMark/>
            <w:tcPrChange w:id="84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79" w:author="dbecker" w:date="2015-11-09T14:22:00Z"/>
              </w:rPr>
            </w:pPr>
          </w:p>
        </w:tc>
        <w:tc>
          <w:tcPr>
            <w:tcW w:w="368" w:type="dxa"/>
            <w:tcBorders>
              <w:top w:val="nil"/>
              <w:left w:val="nil"/>
              <w:bottom w:val="nil"/>
              <w:right w:val="nil"/>
            </w:tcBorders>
            <w:shd w:val="clear" w:color="auto" w:fill="auto"/>
            <w:noWrap/>
            <w:vAlign w:val="bottom"/>
            <w:hideMark/>
            <w:tcPrChange w:id="848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81" w:author="dbecker" w:date="2015-11-09T14:22:00Z"/>
              </w:rPr>
            </w:pPr>
          </w:p>
        </w:tc>
        <w:tc>
          <w:tcPr>
            <w:tcW w:w="354" w:type="dxa"/>
            <w:tcBorders>
              <w:top w:val="nil"/>
              <w:left w:val="nil"/>
              <w:bottom w:val="nil"/>
              <w:right w:val="nil"/>
            </w:tcBorders>
            <w:shd w:val="clear" w:color="auto" w:fill="auto"/>
            <w:noWrap/>
            <w:vAlign w:val="bottom"/>
            <w:hideMark/>
            <w:tcPrChange w:id="848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83" w:author="dbecker" w:date="2015-11-09T14:22:00Z"/>
              </w:rPr>
            </w:pPr>
          </w:p>
        </w:tc>
        <w:tc>
          <w:tcPr>
            <w:tcW w:w="354" w:type="dxa"/>
            <w:tcBorders>
              <w:top w:val="nil"/>
              <w:left w:val="nil"/>
              <w:bottom w:val="nil"/>
              <w:right w:val="nil"/>
            </w:tcBorders>
            <w:shd w:val="clear" w:color="auto" w:fill="auto"/>
            <w:noWrap/>
            <w:vAlign w:val="bottom"/>
            <w:hideMark/>
            <w:tcPrChange w:id="848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85" w:author="dbecker" w:date="2015-11-09T14:22:00Z"/>
              </w:rPr>
            </w:pPr>
          </w:p>
        </w:tc>
        <w:tc>
          <w:tcPr>
            <w:tcW w:w="354" w:type="dxa"/>
            <w:tcBorders>
              <w:top w:val="nil"/>
              <w:left w:val="nil"/>
              <w:bottom w:val="nil"/>
              <w:right w:val="nil"/>
            </w:tcBorders>
            <w:shd w:val="clear" w:color="auto" w:fill="auto"/>
            <w:noWrap/>
            <w:vAlign w:val="bottom"/>
            <w:hideMark/>
            <w:tcPrChange w:id="848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487" w:author="dbecker" w:date="2015-11-09T14:22:00Z"/>
              </w:rPr>
            </w:pPr>
          </w:p>
        </w:tc>
      </w:tr>
      <w:tr w:rsidR="008216C3" w:rsidDel="00093998" w:rsidTr="00093998">
        <w:trPr>
          <w:trHeight w:val="402"/>
          <w:del w:id="8488" w:author="dbecker" w:date="2015-11-09T14:22:00Z"/>
          <w:trPrChange w:id="8489"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490"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491" w:author="dbecker" w:date="2015-11-09T14:22:00Z"/>
                <w:rFonts w:ascii="Arial" w:hAnsi="Arial" w:cs="Arial"/>
                <w:sz w:val="20"/>
                <w:szCs w:val="20"/>
              </w:rPr>
            </w:pPr>
          </w:p>
        </w:tc>
        <w:tc>
          <w:tcPr>
            <w:tcW w:w="276" w:type="dxa"/>
            <w:tcBorders>
              <w:top w:val="nil"/>
              <w:left w:val="nil"/>
              <w:bottom w:val="single" w:sz="4" w:space="0" w:color="auto"/>
              <w:right w:val="nil"/>
            </w:tcBorders>
            <w:shd w:val="clear" w:color="auto" w:fill="auto"/>
            <w:noWrap/>
            <w:vAlign w:val="bottom"/>
            <w:hideMark/>
            <w:tcPrChange w:id="8492"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493" w:author="dbecker" w:date="2015-11-09T14:22:00Z"/>
              </w:rPr>
            </w:pPr>
            <w:del w:id="8494"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495"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496" w:author="dbecker" w:date="2015-11-09T14:22:00Z"/>
              </w:rPr>
            </w:pPr>
            <w:del w:id="8497" w:author="dbecker" w:date="2015-11-09T14:22:00Z">
              <w:r w:rsidDel="00093998">
                <w:delText> </w:delText>
              </w:r>
            </w:del>
          </w:p>
        </w:tc>
        <w:tc>
          <w:tcPr>
            <w:tcW w:w="2953" w:type="dxa"/>
            <w:gridSpan w:val="4"/>
            <w:tcBorders>
              <w:top w:val="nil"/>
              <w:left w:val="nil"/>
              <w:bottom w:val="nil"/>
              <w:right w:val="nil"/>
            </w:tcBorders>
            <w:shd w:val="clear" w:color="auto" w:fill="auto"/>
            <w:noWrap/>
            <w:vAlign w:val="bottom"/>
            <w:hideMark/>
            <w:tcPrChange w:id="8498" w:author="dbecker" w:date="2015-11-09T14:22:00Z">
              <w:tcPr>
                <w:tcW w:w="2871" w:type="dxa"/>
                <w:gridSpan w:val="4"/>
                <w:tcBorders>
                  <w:top w:val="nil"/>
                  <w:left w:val="nil"/>
                  <w:bottom w:val="nil"/>
                  <w:right w:val="nil"/>
                </w:tcBorders>
                <w:shd w:val="clear" w:color="auto" w:fill="auto"/>
                <w:noWrap/>
                <w:vAlign w:val="bottom"/>
                <w:hideMark/>
              </w:tcPr>
            </w:tcPrChange>
          </w:tcPr>
          <w:p w:rsidR="008216C3" w:rsidDel="00093998" w:rsidRDefault="008216C3">
            <w:pPr>
              <w:rPr>
                <w:del w:id="8499" w:author="dbecker" w:date="2015-11-09T14:22:00Z"/>
              </w:rPr>
            </w:pPr>
            <w:del w:id="8500" w:author="dbecker" w:date="2015-11-09T14:22:00Z">
              <w:r w:rsidDel="00093998">
                <w:delText>Wheelchair Van</w:delText>
              </w:r>
            </w:del>
          </w:p>
        </w:tc>
        <w:tc>
          <w:tcPr>
            <w:tcW w:w="354" w:type="dxa"/>
            <w:tcBorders>
              <w:top w:val="nil"/>
              <w:left w:val="nil"/>
              <w:bottom w:val="nil"/>
              <w:right w:val="nil"/>
            </w:tcBorders>
            <w:shd w:val="clear" w:color="auto" w:fill="auto"/>
            <w:noWrap/>
            <w:vAlign w:val="bottom"/>
            <w:hideMark/>
            <w:tcPrChange w:id="85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02" w:author="dbecker" w:date="2015-11-09T14:22:00Z"/>
              </w:rPr>
            </w:pPr>
          </w:p>
        </w:tc>
        <w:tc>
          <w:tcPr>
            <w:tcW w:w="354" w:type="dxa"/>
            <w:tcBorders>
              <w:top w:val="nil"/>
              <w:left w:val="nil"/>
              <w:bottom w:val="nil"/>
              <w:right w:val="nil"/>
            </w:tcBorders>
            <w:shd w:val="clear" w:color="auto" w:fill="auto"/>
            <w:noWrap/>
            <w:vAlign w:val="bottom"/>
            <w:hideMark/>
            <w:tcPrChange w:id="85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04"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06"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0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08"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10"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1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12" w:author="dbecker" w:date="2015-11-09T14:22:00Z"/>
                <w:rFonts w:ascii="Arial" w:hAnsi="Arial" w:cs="Arial"/>
                <w:sz w:val="20"/>
                <w:szCs w:val="20"/>
              </w:rPr>
            </w:pPr>
          </w:p>
        </w:tc>
        <w:tc>
          <w:tcPr>
            <w:tcW w:w="395" w:type="dxa"/>
            <w:tcBorders>
              <w:top w:val="nil"/>
              <w:left w:val="nil"/>
              <w:bottom w:val="nil"/>
              <w:right w:val="nil"/>
            </w:tcBorders>
            <w:shd w:val="clear" w:color="auto" w:fill="auto"/>
            <w:noWrap/>
            <w:vAlign w:val="bottom"/>
            <w:hideMark/>
            <w:tcPrChange w:id="851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14" w:author="dbecker" w:date="2015-11-09T14:22:00Z"/>
              </w:rPr>
            </w:pPr>
          </w:p>
        </w:tc>
        <w:tc>
          <w:tcPr>
            <w:tcW w:w="395" w:type="dxa"/>
            <w:tcBorders>
              <w:top w:val="nil"/>
              <w:left w:val="nil"/>
              <w:bottom w:val="nil"/>
              <w:right w:val="nil"/>
            </w:tcBorders>
            <w:shd w:val="clear" w:color="auto" w:fill="auto"/>
            <w:noWrap/>
            <w:vAlign w:val="bottom"/>
            <w:hideMark/>
            <w:tcPrChange w:id="851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16" w:author="dbecker" w:date="2015-11-09T14:22:00Z"/>
              </w:rPr>
            </w:pPr>
          </w:p>
        </w:tc>
        <w:tc>
          <w:tcPr>
            <w:tcW w:w="354" w:type="dxa"/>
            <w:tcBorders>
              <w:top w:val="nil"/>
              <w:left w:val="nil"/>
              <w:bottom w:val="nil"/>
              <w:right w:val="nil"/>
            </w:tcBorders>
            <w:shd w:val="clear" w:color="auto" w:fill="auto"/>
            <w:noWrap/>
            <w:vAlign w:val="bottom"/>
            <w:hideMark/>
            <w:tcPrChange w:id="851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18" w:author="dbecker" w:date="2015-11-09T14:22:00Z"/>
              </w:rPr>
            </w:pPr>
          </w:p>
        </w:tc>
        <w:tc>
          <w:tcPr>
            <w:tcW w:w="371" w:type="dxa"/>
            <w:tcBorders>
              <w:top w:val="nil"/>
              <w:left w:val="nil"/>
              <w:bottom w:val="nil"/>
              <w:right w:val="nil"/>
            </w:tcBorders>
            <w:shd w:val="clear" w:color="auto" w:fill="auto"/>
            <w:noWrap/>
            <w:vAlign w:val="bottom"/>
            <w:hideMark/>
            <w:tcPrChange w:id="8519"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520" w:author="dbecker" w:date="2015-11-09T14:22:00Z"/>
              </w:rPr>
            </w:pPr>
          </w:p>
        </w:tc>
        <w:tc>
          <w:tcPr>
            <w:tcW w:w="354" w:type="dxa"/>
            <w:tcBorders>
              <w:top w:val="nil"/>
              <w:left w:val="nil"/>
              <w:bottom w:val="nil"/>
              <w:right w:val="nil"/>
            </w:tcBorders>
            <w:shd w:val="clear" w:color="auto" w:fill="auto"/>
            <w:noWrap/>
            <w:vAlign w:val="bottom"/>
            <w:hideMark/>
            <w:tcPrChange w:id="852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22" w:author="dbecker" w:date="2015-11-09T14:22:00Z"/>
              </w:rPr>
            </w:pPr>
          </w:p>
        </w:tc>
        <w:tc>
          <w:tcPr>
            <w:tcW w:w="368" w:type="dxa"/>
            <w:tcBorders>
              <w:top w:val="nil"/>
              <w:left w:val="nil"/>
              <w:bottom w:val="nil"/>
              <w:right w:val="nil"/>
            </w:tcBorders>
            <w:shd w:val="clear" w:color="auto" w:fill="auto"/>
            <w:noWrap/>
            <w:vAlign w:val="bottom"/>
            <w:hideMark/>
            <w:tcPrChange w:id="85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24" w:author="dbecker" w:date="2015-11-09T14:22:00Z"/>
              </w:rPr>
            </w:pPr>
          </w:p>
        </w:tc>
        <w:tc>
          <w:tcPr>
            <w:tcW w:w="368" w:type="dxa"/>
            <w:tcBorders>
              <w:top w:val="nil"/>
              <w:left w:val="nil"/>
              <w:bottom w:val="nil"/>
              <w:right w:val="nil"/>
            </w:tcBorders>
            <w:shd w:val="clear" w:color="auto" w:fill="auto"/>
            <w:noWrap/>
            <w:vAlign w:val="bottom"/>
            <w:hideMark/>
            <w:tcPrChange w:id="85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26" w:author="dbecker" w:date="2015-11-09T14:22:00Z"/>
              </w:rPr>
            </w:pPr>
          </w:p>
        </w:tc>
        <w:tc>
          <w:tcPr>
            <w:tcW w:w="354" w:type="dxa"/>
            <w:tcBorders>
              <w:top w:val="nil"/>
              <w:left w:val="nil"/>
              <w:bottom w:val="nil"/>
              <w:right w:val="nil"/>
            </w:tcBorders>
            <w:shd w:val="clear" w:color="auto" w:fill="auto"/>
            <w:noWrap/>
            <w:vAlign w:val="bottom"/>
            <w:hideMark/>
            <w:tcPrChange w:id="852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28" w:author="dbecker" w:date="2015-11-09T14:22:00Z"/>
              </w:rPr>
            </w:pPr>
          </w:p>
        </w:tc>
        <w:tc>
          <w:tcPr>
            <w:tcW w:w="354" w:type="dxa"/>
            <w:tcBorders>
              <w:top w:val="nil"/>
              <w:left w:val="nil"/>
              <w:bottom w:val="nil"/>
              <w:right w:val="nil"/>
            </w:tcBorders>
            <w:shd w:val="clear" w:color="auto" w:fill="auto"/>
            <w:noWrap/>
            <w:vAlign w:val="bottom"/>
            <w:hideMark/>
            <w:tcPrChange w:id="852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30" w:author="dbecker" w:date="2015-11-09T14:22:00Z"/>
              </w:rPr>
            </w:pPr>
          </w:p>
        </w:tc>
        <w:tc>
          <w:tcPr>
            <w:tcW w:w="354" w:type="dxa"/>
            <w:tcBorders>
              <w:top w:val="nil"/>
              <w:left w:val="nil"/>
              <w:bottom w:val="nil"/>
              <w:right w:val="nil"/>
            </w:tcBorders>
            <w:shd w:val="clear" w:color="auto" w:fill="auto"/>
            <w:noWrap/>
            <w:vAlign w:val="bottom"/>
            <w:hideMark/>
            <w:tcPrChange w:id="853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32" w:author="dbecker" w:date="2015-11-09T14:22:00Z"/>
              </w:rPr>
            </w:pPr>
          </w:p>
        </w:tc>
      </w:tr>
      <w:tr w:rsidR="008216C3" w:rsidDel="00093998" w:rsidTr="00093998">
        <w:trPr>
          <w:trHeight w:val="402"/>
          <w:del w:id="8533" w:author="dbecker" w:date="2015-11-09T14:22:00Z"/>
          <w:trPrChange w:id="8534" w:author="dbecker" w:date="2015-11-09T14:22:00Z">
            <w:trPr>
              <w:trHeight w:val="402"/>
            </w:trPr>
          </w:trPrChange>
        </w:trPr>
        <w:tc>
          <w:tcPr>
            <w:tcW w:w="450" w:type="dxa"/>
            <w:tcBorders>
              <w:top w:val="nil"/>
              <w:left w:val="nil"/>
              <w:bottom w:val="nil"/>
              <w:right w:val="nil"/>
            </w:tcBorders>
            <w:shd w:val="clear" w:color="auto" w:fill="auto"/>
            <w:noWrap/>
            <w:vAlign w:val="bottom"/>
            <w:hideMark/>
            <w:tcPrChange w:id="8535"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536"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537"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538"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539"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540" w:author="dbecker" w:date="2015-11-09T14:22:00Z"/>
                <w:rFonts w:ascii="Arial" w:hAnsi="Arial" w:cs="Arial"/>
                <w:sz w:val="20"/>
                <w:szCs w:val="20"/>
              </w:rPr>
            </w:pPr>
          </w:p>
        </w:tc>
        <w:tc>
          <w:tcPr>
            <w:tcW w:w="692" w:type="dxa"/>
            <w:tcBorders>
              <w:top w:val="nil"/>
              <w:left w:val="nil"/>
              <w:bottom w:val="single" w:sz="4" w:space="0" w:color="auto"/>
              <w:right w:val="nil"/>
            </w:tcBorders>
            <w:shd w:val="clear" w:color="auto" w:fill="auto"/>
            <w:noWrap/>
            <w:vAlign w:val="bottom"/>
            <w:hideMark/>
            <w:tcPrChange w:id="8541" w:author="dbecker" w:date="2015-11-09T14:22:00Z">
              <w:tcPr>
                <w:tcW w:w="692"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542" w:author="dbecker" w:date="2015-11-09T14:22:00Z"/>
              </w:rPr>
            </w:pPr>
            <w:del w:id="8543"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544"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545" w:author="dbecker" w:date="2015-11-09T14:22:00Z"/>
              </w:rPr>
            </w:pPr>
            <w:del w:id="8546" w:author="dbecker" w:date="2015-11-09T14:22:00Z">
              <w:r w:rsidDel="00093998">
                <w:delText> </w:delText>
              </w:r>
            </w:del>
          </w:p>
        </w:tc>
        <w:tc>
          <w:tcPr>
            <w:tcW w:w="2339" w:type="dxa"/>
            <w:gridSpan w:val="3"/>
            <w:tcBorders>
              <w:top w:val="nil"/>
              <w:left w:val="nil"/>
              <w:bottom w:val="nil"/>
              <w:right w:val="nil"/>
            </w:tcBorders>
            <w:shd w:val="clear" w:color="auto" w:fill="auto"/>
            <w:noWrap/>
            <w:vAlign w:val="bottom"/>
            <w:hideMark/>
            <w:tcPrChange w:id="8547" w:author="dbecker" w:date="2015-11-09T14:22:00Z">
              <w:tcPr>
                <w:tcW w:w="2339" w:type="dxa"/>
                <w:gridSpan w:val="3"/>
                <w:tcBorders>
                  <w:top w:val="nil"/>
                  <w:left w:val="nil"/>
                  <w:bottom w:val="nil"/>
                  <w:right w:val="nil"/>
                </w:tcBorders>
                <w:shd w:val="clear" w:color="auto" w:fill="auto"/>
                <w:noWrap/>
                <w:vAlign w:val="bottom"/>
                <w:hideMark/>
              </w:tcPr>
            </w:tcPrChange>
          </w:tcPr>
          <w:p w:rsidR="008216C3" w:rsidDel="00093998" w:rsidRDefault="008216C3">
            <w:pPr>
              <w:rPr>
                <w:del w:id="8548" w:author="dbecker" w:date="2015-11-09T14:22:00Z"/>
              </w:rPr>
            </w:pPr>
            <w:del w:id="8549" w:author="dbecker" w:date="2015-11-09T14:22:00Z">
              <w:r w:rsidDel="00093998">
                <w:delText>Wheelchairs</w:delText>
              </w:r>
            </w:del>
          </w:p>
        </w:tc>
        <w:tc>
          <w:tcPr>
            <w:tcW w:w="354" w:type="dxa"/>
            <w:tcBorders>
              <w:top w:val="nil"/>
              <w:left w:val="nil"/>
              <w:bottom w:val="nil"/>
              <w:right w:val="nil"/>
            </w:tcBorders>
            <w:shd w:val="clear" w:color="auto" w:fill="auto"/>
            <w:noWrap/>
            <w:vAlign w:val="bottom"/>
            <w:hideMark/>
            <w:tcPrChange w:id="855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51"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5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53"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5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55"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57"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59" w:author="dbecker" w:date="2015-11-09T14:22:00Z"/>
                <w:rFonts w:ascii="Arial" w:hAnsi="Arial" w:cs="Arial"/>
                <w:sz w:val="20"/>
                <w:szCs w:val="20"/>
              </w:rPr>
            </w:pPr>
          </w:p>
        </w:tc>
        <w:tc>
          <w:tcPr>
            <w:tcW w:w="395" w:type="dxa"/>
            <w:tcBorders>
              <w:top w:val="nil"/>
              <w:left w:val="nil"/>
              <w:bottom w:val="nil"/>
              <w:right w:val="nil"/>
            </w:tcBorders>
            <w:shd w:val="clear" w:color="auto" w:fill="auto"/>
            <w:noWrap/>
            <w:vAlign w:val="bottom"/>
            <w:hideMark/>
            <w:tcPrChange w:id="85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61" w:author="dbecker" w:date="2015-11-09T14:22:00Z"/>
              </w:rPr>
            </w:pPr>
          </w:p>
        </w:tc>
        <w:tc>
          <w:tcPr>
            <w:tcW w:w="395" w:type="dxa"/>
            <w:tcBorders>
              <w:top w:val="nil"/>
              <w:left w:val="nil"/>
              <w:bottom w:val="nil"/>
              <w:right w:val="nil"/>
            </w:tcBorders>
            <w:shd w:val="clear" w:color="auto" w:fill="auto"/>
            <w:noWrap/>
            <w:vAlign w:val="bottom"/>
            <w:hideMark/>
            <w:tcPrChange w:id="856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63" w:author="dbecker" w:date="2015-11-09T14:22:00Z"/>
              </w:rPr>
            </w:pPr>
          </w:p>
        </w:tc>
        <w:tc>
          <w:tcPr>
            <w:tcW w:w="354" w:type="dxa"/>
            <w:tcBorders>
              <w:top w:val="nil"/>
              <w:left w:val="nil"/>
              <w:bottom w:val="nil"/>
              <w:right w:val="nil"/>
            </w:tcBorders>
            <w:shd w:val="clear" w:color="auto" w:fill="auto"/>
            <w:noWrap/>
            <w:vAlign w:val="bottom"/>
            <w:hideMark/>
            <w:tcPrChange w:id="85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65" w:author="dbecker" w:date="2015-11-09T14:22:00Z"/>
              </w:rPr>
            </w:pPr>
          </w:p>
        </w:tc>
        <w:tc>
          <w:tcPr>
            <w:tcW w:w="371" w:type="dxa"/>
            <w:tcBorders>
              <w:top w:val="nil"/>
              <w:left w:val="nil"/>
              <w:bottom w:val="nil"/>
              <w:right w:val="nil"/>
            </w:tcBorders>
            <w:shd w:val="clear" w:color="auto" w:fill="auto"/>
            <w:noWrap/>
            <w:vAlign w:val="bottom"/>
            <w:hideMark/>
            <w:tcPrChange w:id="8566"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567" w:author="dbecker" w:date="2015-11-09T14:22:00Z"/>
              </w:rPr>
            </w:pPr>
          </w:p>
        </w:tc>
        <w:tc>
          <w:tcPr>
            <w:tcW w:w="354" w:type="dxa"/>
            <w:tcBorders>
              <w:top w:val="nil"/>
              <w:left w:val="nil"/>
              <w:bottom w:val="nil"/>
              <w:right w:val="nil"/>
            </w:tcBorders>
            <w:shd w:val="clear" w:color="auto" w:fill="auto"/>
            <w:noWrap/>
            <w:vAlign w:val="bottom"/>
            <w:hideMark/>
            <w:tcPrChange w:id="85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69" w:author="dbecker" w:date="2015-11-09T14:22:00Z"/>
              </w:rPr>
            </w:pPr>
          </w:p>
        </w:tc>
        <w:tc>
          <w:tcPr>
            <w:tcW w:w="368" w:type="dxa"/>
            <w:tcBorders>
              <w:top w:val="nil"/>
              <w:left w:val="nil"/>
              <w:bottom w:val="nil"/>
              <w:right w:val="nil"/>
            </w:tcBorders>
            <w:shd w:val="clear" w:color="auto" w:fill="auto"/>
            <w:noWrap/>
            <w:vAlign w:val="bottom"/>
            <w:hideMark/>
            <w:tcPrChange w:id="85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71" w:author="dbecker" w:date="2015-11-09T14:22:00Z"/>
              </w:rPr>
            </w:pPr>
          </w:p>
        </w:tc>
        <w:tc>
          <w:tcPr>
            <w:tcW w:w="368" w:type="dxa"/>
            <w:tcBorders>
              <w:top w:val="nil"/>
              <w:left w:val="nil"/>
              <w:bottom w:val="nil"/>
              <w:right w:val="nil"/>
            </w:tcBorders>
            <w:shd w:val="clear" w:color="auto" w:fill="auto"/>
            <w:noWrap/>
            <w:vAlign w:val="bottom"/>
            <w:hideMark/>
            <w:tcPrChange w:id="85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73" w:author="dbecker" w:date="2015-11-09T14:22:00Z"/>
              </w:rPr>
            </w:pPr>
          </w:p>
        </w:tc>
        <w:tc>
          <w:tcPr>
            <w:tcW w:w="354" w:type="dxa"/>
            <w:tcBorders>
              <w:top w:val="nil"/>
              <w:left w:val="nil"/>
              <w:bottom w:val="nil"/>
              <w:right w:val="nil"/>
            </w:tcBorders>
            <w:shd w:val="clear" w:color="auto" w:fill="auto"/>
            <w:noWrap/>
            <w:vAlign w:val="bottom"/>
            <w:hideMark/>
            <w:tcPrChange w:id="85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75" w:author="dbecker" w:date="2015-11-09T14:22:00Z"/>
              </w:rPr>
            </w:pPr>
          </w:p>
        </w:tc>
        <w:tc>
          <w:tcPr>
            <w:tcW w:w="354" w:type="dxa"/>
            <w:tcBorders>
              <w:top w:val="nil"/>
              <w:left w:val="nil"/>
              <w:bottom w:val="nil"/>
              <w:right w:val="nil"/>
            </w:tcBorders>
            <w:shd w:val="clear" w:color="auto" w:fill="auto"/>
            <w:noWrap/>
            <w:vAlign w:val="bottom"/>
            <w:hideMark/>
            <w:tcPrChange w:id="857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77" w:author="dbecker" w:date="2015-11-09T14:22:00Z"/>
              </w:rPr>
            </w:pPr>
          </w:p>
        </w:tc>
        <w:tc>
          <w:tcPr>
            <w:tcW w:w="354" w:type="dxa"/>
            <w:tcBorders>
              <w:top w:val="nil"/>
              <w:left w:val="nil"/>
              <w:bottom w:val="nil"/>
              <w:right w:val="nil"/>
            </w:tcBorders>
            <w:shd w:val="clear" w:color="auto" w:fill="auto"/>
            <w:noWrap/>
            <w:vAlign w:val="bottom"/>
            <w:hideMark/>
            <w:tcPrChange w:id="857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79" w:author="dbecker" w:date="2015-11-09T14:22:00Z"/>
              </w:rPr>
            </w:pPr>
          </w:p>
        </w:tc>
      </w:tr>
      <w:tr w:rsidR="008216C3" w:rsidDel="00093998" w:rsidTr="00093998">
        <w:trPr>
          <w:trHeight w:val="315"/>
          <w:del w:id="8580" w:author="dbecker" w:date="2015-11-09T14:22:00Z"/>
          <w:trPrChange w:id="8581"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8582"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583" w:author="dbecker" w:date="2015-11-09T14:22:00Z"/>
              </w:rPr>
            </w:pPr>
          </w:p>
        </w:tc>
        <w:tc>
          <w:tcPr>
            <w:tcW w:w="276" w:type="dxa"/>
            <w:tcBorders>
              <w:top w:val="nil"/>
              <w:left w:val="nil"/>
              <w:bottom w:val="nil"/>
              <w:right w:val="nil"/>
            </w:tcBorders>
            <w:shd w:val="clear" w:color="auto" w:fill="auto"/>
            <w:noWrap/>
            <w:vAlign w:val="bottom"/>
            <w:hideMark/>
            <w:tcPrChange w:id="8584"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585"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586"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587" w:author="dbecker" w:date="2015-11-09T14:22:00Z"/>
                <w:rFonts w:ascii="Arial" w:hAnsi="Arial" w:cs="Arial"/>
                <w:sz w:val="20"/>
                <w:szCs w:val="20"/>
              </w:rPr>
            </w:pPr>
          </w:p>
        </w:tc>
        <w:tc>
          <w:tcPr>
            <w:tcW w:w="692" w:type="dxa"/>
            <w:tcBorders>
              <w:top w:val="nil"/>
              <w:left w:val="nil"/>
              <w:bottom w:val="single" w:sz="4" w:space="0" w:color="auto"/>
              <w:right w:val="nil"/>
            </w:tcBorders>
            <w:shd w:val="clear" w:color="auto" w:fill="auto"/>
            <w:noWrap/>
            <w:vAlign w:val="bottom"/>
            <w:hideMark/>
            <w:tcPrChange w:id="8588" w:author="dbecker" w:date="2015-11-09T14:22:00Z">
              <w:tcPr>
                <w:tcW w:w="692"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589" w:author="dbecker" w:date="2015-11-09T14:22:00Z"/>
              </w:rPr>
            </w:pPr>
            <w:del w:id="8590"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59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592" w:author="dbecker" w:date="2015-11-09T14:22:00Z"/>
              </w:rPr>
            </w:pPr>
            <w:del w:id="8593" w:author="dbecker" w:date="2015-11-09T14:22:00Z">
              <w:r w:rsidDel="00093998">
                <w:delText> </w:delText>
              </w:r>
            </w:del>
          </w:p>
        </w:tc>
        <w:tc>
          <w:tcPr>
            <w:tcW w:w="2339" w:type="dxa"/>
            <w:gridSpan w:val="3"/>
            <w:tcBorders>
              <w:top w:val="nil"/>
              <w:left w:val="nil"/>
              <w:bottom w:val="nil"/>
              <w:right w:val="nil"/>
            </w:tcBorders>
            <w:shd w:val="clear" w:color="auto" w:fill="auto"/>
            <w:noWrap/>
            <w:vAlign w:val="bottom"/>
            <w:hideMark/>
            <w:tcPrChange w:id="8594" w:author="dbecker" w:date="2015-11-09T14:22:00Z">
              <w:tcPr>
                <w:tcW w:w="2339" w:type="dxa"/>
                <w:gridSpan w:val="3"/>
                <w:tcBorders>
                  <w:top w:val="nil"/>
                  <w:left w:val="nil"/>
                  <w:bottom w:val="nil"/>
                  <w:right w:val="nil"/>
                </w:tcBorders>
                <w:shd w:val="clear" w:color="auto" w:fill="auto"/>
                <w:noWrap/>
                <w:vAlign w:val="bottom"/>
                <w:hideMark/>
              </w:tcPr>
            </w:tcPrChange>
          </w:tcPr>
          <w:p w:rsidR="008216C3" w:rsidDel="00093998" w:rsidRDefault="008216C3">
            <w:pPr>
              <w:rPr>
                <w:del w:id="8595" w:author="dbecker" w:date="2015-11-09T14:22:00Z"/>
              </w:rPr>
            </w:pPr>
            <w:del w:id="8596" w:author="dbecker" w:date="2015-11-09T14:22:00Z">
              <w:r w:rsidDel="00093998">
                <w:delText>Passengers</w:delText>
              </w:r>
            </w:del>
          </w:p>
        </w:tc>
        <w:tc>
          <w:tcPr>
            <w:tcW w:w="354" w:type="dxa"/>
            <w:tcBorders>
              <w:top w:val="nil"/>
              <w:left w:val="nil"/>
              <w:bottom w:val="nil"/>
              <w:right w:val="nil"/>
            </w:tcBorders>
            <w:shd w:val="clear" w:color="auto" w:fill="auto"/>
            <w:noWrap/>
            <w:vAlign w:val="bottom"/>
            <w:hideMark/>
            <w:tcPrChange w:id="859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598"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59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00"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02"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04"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06" w:author="dbecker" w:date="2015-11-09T14:22:00Z"/>
                <w:rFonts w:ascii="Arial" w:hAnsi="Arial" w:cs="Arial"/>
                <w:sz w:val="20"/>
                <w:szCs w:val="20"/>
              </w:rPr>
            </w:pPr>
          </w:p>
        </w:tc>
        <w:tc>
          <w:tcPr>
            <w:tcW w:w="395" w:type="dxa"/>
            <w:tcBorders>
              <w:top w:val="nil"/>
              <w:left w:val="nil"/>
              <w:bottom w:val="nil"/>
              <w:right w:val="nil"/>
            </w:tcBorders>
            <w:shd w:val="clear" w:color="auto" w:fill="auto"/>
            <w:noWrap/>
            <w:vAlign w:val="bottom"/>
            <w:hideMark/>
            <w:tcPrChange w:id="860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08" w:author="dbecker" w:date="2015-11-09T14:22:00Z"/>
              </w:rPr>
            </w:pPr>
          </w:p>
        </w:tc>
        <w:tc>
          <w:tcPr>
            <w:tcW w:w="395" w:type="dxa"/>
            <w:tcBorders>
              <w:top w:val="nil"/>
              <w:left w:val="nil"/>
              <w:bottom w:val="nil"/>
              <w:right w:val="nil"/>
            </w:tcBorders>
            <w:shd w:val="clear" w:color="auto" w:fill="auto"/>
            <w:noWrap/>
            <w:vAlign w:val="bottom"/>
            <w:hideMark/>
            <w:tcPrChange w:id="86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10" w:author="dbecker" w:date="2015-11-09T14:22:00Z"/>
              </w:rPr>
            </w:pPr>
          </w:p>
        </w:tc>
        <w:tc>
          <w:tcPr>
            <w:tcW w:w="354" w:type="dxa"/>
            <w:tcBorders>
              <w:top w:val="nil"/>
              <w:left w:val="nil"/>
              <w:bottom w:val="nil"/>
              <w:right w:val="nil"/>
            </w:tcBorders>
            <w:shd w:val="clear" w:color="auto" w:fill="auto"/>
            <w:noWrap/>
            <w:vAlign w:val="bottom"/>
            <w:hideMark/>
            <w:tcPrChange w:id="861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12" w:author="dbecker" w:date="2015-11-09T14:22:00Z"/>
              </w:rPr>
            </w:pPr>
          </w:p>
        </w:tc>
        <w:tc>
          <w:tcPr>
            <w:tcW w:w="371" w:type="dxa"/>
            <w:tcBorders>
              <w:top w:val="nil"/>
              <w:left w:val="nil"/>
              <w:bottom w:val="nil"/>
              <w:right w:val="nil"/>
            </w:tcBorders>
            <w:shd w:val="clear" w:color="auto" w:fill="auto"/>
            <w:noWrap/>
            <w:vAlign w:val="bottom"/>
            <w:hideMark/>
            <w:tcPrChange w:id="8613"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614" w:author="dbecker" w:date="2015-11-09T14:22:00Z"/>
              </w:rPr>
            </w:pPr>
          </w:p>
        </w:tc>
        <w:tc>
          <w:tcPr>
            <w:tcW w:w="354" w:type="dxa"/>
            <w:tcBorders>
              <w:top w:val="nil"/>
              <w:left w:val="nil"/>
              <w:bottom w:val="nil"/>
              <w:right w:val="nil"/>
            </w:tcBorders>
            <w:shd w:val="clear" w:color="auto" w:fill="auto"/>
            <w:noWrap/>
            <w:vAlign w:val="bottom"/>
            <w:hideMark/>
            <w:tcPrChange w:id="861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16" w:author="dbecker" w:date="2015-11-09T14:22:00Z"/>
              </w:rPr>
            </w:pPr>
          </w:p>
        </w:tc>
        <w:tc>
          <w:tcPr>
            <w:tcW w:w="368" w:type="dxa"/>
            <w:tcBorders>
              <w:top w:val="nil"/>
              <w:left w:val="nil"/>
              <w:bottom w:val="nil"/>
              <w:right w:val="nil"/>
            </w:tcBorders>
            <w:shd w:val="clear" w:color="auto" w:fill="auto"/>
            <w:noWrap/>
            <w:vAlign w:val="bottom"/>
            <w:hideMark/>
            <w:tcPrChange w:id="861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18" w:author="dbecker" w:date="2015-11-09T14:22:00Z"/>
              </w:rPr>
            </w:pPr>
          </w:p>
        </w:tc>
        <w:tc>
          <w:tcPr>
            <w:tcW w:w="368" w:type="dxa"/>
            <w:tcBorders>
              <w:top w:val="nil"/>
              <w:left w:val="nil"/>
              <w:bottom w:val="nil"/>
              <w:right w:val="nil"/>
            </w:tcBorders>
            <w:shd w:val="clear" w:color="auto" w:fill="auto"/>
            <w:noWrap/>
            <w:vAlign w:val="bottom"/>
            <w:hideMark/>
            <w:tcPrChange w:id="861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20" w:author="dbecker" w:date="2015-11-09T14:22:00Z"/>
              </w:rPr>
            </w:pPr>
          </w:p>
        </w:tc>
        <w:tc>
          <w:tcPr>
            <w:tcW w:w="354" w:type="dxa"/>
            <w:tcBorders>
              <w:top w:val="nil"/>
              <w:left w:val="nil"/>
              <w:bottom w:val="nil"/>
              <w:right w:val="nil"/>
            </w:tcBorders>
            <w:shd w:val="clear" w:color="auto" w:fill="auto"/>
            <w:noWrap/>
            <w:vAlign w:val="bottom"/>
            <w:hideMark/>
            <w:tcPrChange w:id="862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22" w:author="dbecker" w:date="2015-11-09T14:22:00Z"/>
              </w:rPr>
            </w:pPr>
          </w:p>
        </w:tc>
        <w:tc>
          <w:tcPr>
            <w:tcW w:w="354" w:type="dxa"/>
            <w:tcBorders>
              <w:top w:val="nil"/>
              <w:left w:val="nil"/>
              <w:bottom w:val="nil"/>
              <w:right w:val="nil"/>
            </w:tcBorders>
            <w:shd w:val="clear" w:color="auto" w:fill="auto"/>
            <w:noWrap/>
            <w:vAlign w:val="bottom"/>
            <w:hideMark/>
            <w:tcPrChange w:id="86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24" w:author="dbecker" w:date="2015-11-09T14:22:00Z"/>
              </w:rPr>
            </w:pPr>
          </w:p>
        </w:tc>
        <w:tc>
          <w:tcPr>
            <w:tcW w:w="354" w:type="dxa"/>
            <w:tcBorders>
              <w:top w:val="nil"/>
              <w:left w:val="nil"/>
              <w:bottom w:val="nil"/>
              <w:right w:val="nil"/>
            </w:tcBorders>
            <w:shd w:val="clear" w:color="auto" w:fill="auto"/>
            <w:noWrap/>
            <w:vAlign w:val="bottom"/>
            <w:hideMark/>
            <w:tcPrChange w:id="862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26" w:author="dbecker" w:date="2015-11-09T14:22:00Z"/>
              </w:rPr>
            </w:pPr>
          </w:p>
        </w:tc>
      </w:tr>
      <w:tr w:rsidR="008216C3" w:rsidDel="00093998" w:rsidTr="00093998">
        <w:trPr>
          <w:trHeight w:val="315"/>
          <w:del w:id="8627" w:author="dbecker" w:date="2015-11-09T14:22:00Z"/>
          <w:trPrChange w:id="8628"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8629"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630"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8631"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632" w:author="dbecker" w:date="2015-11-09T14:22:00Z"/>
              </w:rPr>
            </w:pPr>
            <w:del w:id="8633"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634"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635" w:author="dbecker" w:date="2015-11-09T14:22:00Z"/>
              </w:rPr>
            </w:pPr>
            <w:del w:id="8636"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8637"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8638" w:author="dbecker" w:date="2015-11-09T14:22:00Z"/>
              </w:rPr>
            </w:pPr>
            <w:del w:id="8639" w:author="dbecker" w:date="2015-11-09T14:22:00Z">
              <w:r w:rsidDel="00093998">
                <w:delText>Van</w:delText>
              </w:r>
            </w:del>
          </w:p>
        </w:tc>
        <w:tc>
          <w:tcPr>
            <w:tcW w:w="1632" w:type="dxa"/>
            <w:tcBorders>
              <w:top w:val="nil"/>
              <w:left w:val="nil"/>
              <w:bottom w:val="nil"/>
              <w:right w:val="nil"/>
            </w:tcBorders>
            <w:shd w:val="clear" w:color="auto" w:fill="auto"/>
            <w:noWrap/>
            <w:vAlign w:val="bottom"/>
            <w:hideMark/>
            <w:tcPrChange w:id="8640"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8641" w:author="dbecker" w:date="2015-11-09T14:22:00Z"/>
              </w:rPr>
            </w:pPr>
          </w:p>
        </w:tc>
        <w:tc>
          <w:tcPr>
            <w:tcW w:w="353" w:type="dxa"/>
            <w:tcBorders>
              <w:top w:val="nil"/>
              <w:left w:val="nil"/>
              <w:bottom w:val="nil"/>
              <w:right w:val="nil"/>
            </w:tcBorders>
            <w:shd w:val="clear" w:color="auto" w:fill="auto"/>
            <w:noWrap/>
            <w:vAlign w:val="bottom"/>
            <w:hideMark/>
            <w:tcPrChange w:id="8642"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643"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4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45"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4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47"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4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49"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5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51"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5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53"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5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55" w:author="dbecker" w:date="2015-11-09T14:22:00Z"/>
                <w:rFonts w:ascii="Arial" w:hAnsi="Arial" w:cs="Arial"/>
                <w:sz w:val="20"/>
                <w:szCs w:val="20"/>
              </w:rPr>
            </w:pPr>
          </w:p>
        </w:tc>
        <w:tc>
          <w:tcPr>
            <w:tcW w:w="395" w:type="dxa"/>
            <w:tcBorders>
              <w:top w:val="nil"/>
              <w:left w:val="nil"/>
              <w:bottom w:val="nil"/>
              <w:right w:val="nil"/>
            </w:tcBorders>
            <w:shd w:val="clear" w:color="auto" w:fill="auto"/>
            <w:noWrap/>
            <w:vAlign w:val="bottom"/>
            <w:hideMark/>
            <w:tcPrChange w:id="865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57" w:author="dbecker" w:date="2015-11-09T14:22:00Z"/>
              </w:rPr>
            </w:pPr>
          </w:p>
        </w:tc>
        <w:tc>
          <w:tcPr>
            <w:tcW w:w="395" w:type="dxa"/>
            <w:tcBorders>
              <w:top w:val="nil"/>
              <w:left w:val="nil"/>
              <w:bottom w:val="nil"/>
              <w:right w:val="nil"/>
            </w:tcBorders>
            <w:shd w:val="clear" w:color="auto" w:fill="auto"/>
            <w:noWrap/>
            <w:vAlign w:val="bottom"/>
            <w:hideMark/>
            <w:tcPrChange w:id="865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59" w:author="dbecker" w:date="2015-11-09T14:22:00Z"/>
              </w:rPr>
            </w:pPr>
          </w:p>
        </w:tc>
        <w:tc>
          <w:tcPr>
            <w:tcW w:w="354" w:type="dxa"/>
            <w:tcBorders>
              <w:top w:val="nil"/>
              <w:left w:val="nil"/>
              <w:bottom w:val="nil"/>
              <w:right w:val="nil"/>
            </w:tcBorders>
            <w:shd w:val="clear" w:color="auto" w:fill="auto"/>
            <w:noWrap/>
            <w:vAlign w:val="bottom"/>
            <w:hideMark/>
            <w:tcPrChange w:id="866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61" w:author="dbecker" w:date="2015-11-09T14:22:00Z"/>
              </w:rPr>
            </w:pPr>
          </w:p>
        </w:tc>
        <w:tc>
          <w:tcPr>
            <w:tcW w:w="371" w:type="dxa"/>
            <w:tcBorders>
              <w:top w:val="nil"/>
              <w:left w:val="nil"/>
              <w:bottom w:val="nil"/>
              <w:right w:val="nil"/>
            </w:tcBorders>
            <w:shd w:val="clear" w:color="auto" w:fill="auto"/>
            <w:noWrap/>
            <w:vAlign w:val="bottom"/>
            <w:hideMark/>
            <w:tcPrChange w:id="8662"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663" w:author="dbecker" w:date="2015-11-09T14:22:00Z"/>
              </w:rPr>
            </w:pPr>
          </w:p>
        </w:tc>
        <w:tc>
          <w:tcPr>
            <w:tcW w:w="354" w:type="dxa"/>
            <w:tcBorders>
              <w:top w:val="nil"/>
              <w:left w:val="nil"/>
              <w:bottom w:val="nil"/>
              <w:right w:val="nil"/>
            </w:tcBorders>
            <w:shd w:val="clear" w:color="auto" w:fill="auto"/>
            <w:noWrap/>
            <w:vAlign w:val="bottom"/>
            <w:hideMark/>
            <w:tcPrChange w:id="866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65" w:author="dbecker" w:date="2015-11-09T14:22:00Z"/>
              </w:rPr>
            </w:pPr>
          </w:p>
        </w:tc>
        <w:tc>
          <w:tcPr>
            <w:tcW w:w="368" w:type="dxa"/>
            <w:tcBorders>
              <w:top w:val="nil"/>
              <w:left w:val="nil"/>
              <w:bottom w:val="nil"/>
              <w:right w:val="nil"/>
            </w:tcBorders>
            <w:shd w:val="clear" w:color="auto" w:fill="auto"/>
            <w:noWrap/>
            <w:vAlign w:val="bottom"/>
            <w:hideMark/>
            <w:tcPrChange w:id="8666"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67" w:author="dbecker" w:date="2015-11-09T14:22:00Z"/>
              </w:rPr>
            </w:pPr>
          </w:p>
        </w:tc>
        <w:tc>
          <w:tcPr>
            <w:tcW w:w="368" w:type="dxa"/>
            <w:tcBorders>
              <w:top w:val="nil"/>
              <w:left w:val="nil"/>
              <w:bottom w:val="nil"/>
              <w:right w:val="nil"/>
            </w:tcBorders>
            <w:shd w:val="clear" w:color="auto" w:fill="auto"/>
            <w:noWrap/>
            <w:vAlign w:val="bottom"/>
            <w:hideMark/>
            <w:tcPrChange w:id="8668"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69" w:author="dbecker" w:date="2015-11-09T14:22:00Z"/>
              </w:rPr>
            </w:pPr>
          </w:p>
        </w:tc>
        <w:tc>
          <w:tcPr>
            <w:tcW w:w="354" w:type="dxa"/>
            <w:tcBorders>
              <w:top w:val="nil"/>
              <w:left w:val="nil"/>
              <w:bottom w:val="nil"/>
              <w:right w:val="nil"/>
            </w:tcBorders>
            <w:shd w:val="clear" w:color="auto" w:fill="auto"/>
            <w:noWrap/>
            <w:vAlign w:val="bottom"/>
            <w:hideMark/>
            <w:tcPrChange w:id="8670"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71" w:author="dbecker" w:date="2015-11-09T14:22:00Z"/>
              </w:rPr>
            </w:pPr>
          </w:p>
        </w:tc>
        <w:tc>
          <w:tcPr>
            <w:tcW w:w="354" w:type="dxa"/>
            <w:tcBorders>
              <w:top w:val="nil"/>
              <w:left w:val="nil"/>
              <w:bottom w:val="nil"/>
              <w:right w:val="nil"/>
            </w:tcBorders>
            <w:shd w:val="clear" w:color="auto" w:fill="auto"/>
            <w:noWrap/>
            <w:vAlign w:val="bottom"/>
            <w:hideMark/>
            <w:tcPrChange w:id="8672"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73" w:author="dbecker" w:date="2015-11-09T14:22:00Z"/>
              </w:rPr>
            </w:pPr>
          </w:p>
        </w:tc>
        <w:tc>
          <w:tcPr>
            <w:tcW w:w="354" w:type="dxa"/>
            <w:tcBorders>
              <w:top w:val="nil"/>
              <w:left w:val="nil"/>
              <w:bottom w:val="nil"/>
              <w:right w:val="nil"/>
            </w:tcBorders>
            <w:shd w:val="clear" w:color="auto" w:fill="auto"/>
            <w:noWrap/>
            <w:vAlign w:val="bottom"/>
            <w:hideMark/>
            <w:tcPrChange w:id="8674"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75" w:author="dbecker" w:date="2015-11-09T14:22:00Z"/>
              </w:rPr>
            </w:pPr>
          </w:p>
        </w:tc>
      </w:tr>
      <w:tr w:rsidR="008216C3" w:rsidDel="00093998" w:rsidTr="00093998">
        <w:trPr>
          <w:trHeight w:val="315"/>
          <w:del w:id="8676" w:author="dbecker" w:date="2015-11-09T14:22:00Z"/>
          <w:trPrChange w:id="8677"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8678"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679" w:author="dbecker" w:date="2015-11-09T14:22:00Z"/>
              </w:rPr>
            </w:pPr>
          </w:p>
        </w:tc>
        <w:tc>
          <w:tcPr>
            <w:tcW w:w="276" w:type="dxa"/>
            <w:tcBorders>
              <w:top w:val="nil"/>
              <w:left w:val="nil"/>
              <w:bottom w:val="single" w:sz="4" w:space="0" w:color="auto"/>
              <w:right w:val="nil"/>
            </w:tcBorders>
            <w:shd w:val="clear" w:color="auto" w:fill="auto"/>
            <w:noWrap/>
            <w:vAlign w:val="bottom"/>
            <w:hideMark/>
            <w:tcPrChange w:id="8680"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681" w:author="dbecker" w:date="2015-11-09T14:22:00Z"/>
              </w:rPr>
            </w:pPr>
            <w:del w:id="8682" w:author="dbecker" w:date="2015-11-09T14:22:00Z">
              <w:r w:rsidDel="00093998">
                <w:delText> </w:delText>
              </w:r>
            </w:del>
          </w:p>
        </w:tc>
        <w:tc>
          <w:tcPr>
            <w:tcW w:w="276" w:type="dxa"/>
            <w:tcBorders>
              <w:top w:val="nil"/>
              <w:left w:val="nil"/>
              <w:bottom w:val="single" w:sz="4" w:space="0" w:color="auto"/>
              <w:right w:val="nil"/>
            </w:tcBorders>
            <w:shd w:val="clear" w:color="auto" w:fill="auto"/>
            <w:noWrap/>
            <w:vAlign w:val="bottom"/>
            <w:hideMark/>
            <w:tcPrChange w:id="8683" w:author="dbecker" w:date="2015-11-09T14:22:00Z">
              <w:tcPr>
                <w:tcW w:w="194" w:type="dxa"/>
                <w:tcBorders>
                  <w:top w:val="nil"/>
                  <w:left w:val="nil"/>
                  <w:bottom w:val="single" w:sz="4" w:space="0" w:color="auto"/>
                  <w:right w:val="nil"/>
                </w:tcBorders>
                <w:shd w:val="clear" w:color="auto" w:fill="auto"/>
                <w:noWrap/>
                <w:vAlign w:val="bottom"/>
                <w:hideMark/>
              </w:tcPr>
            </w:tcPrChange>
          </w:tcPr>
          <w:p w:rsidR="008216C3" w:rsidDel="00093998" w:rsidRDefault="008216C3">
            <w:pPr>
              <w:rPr>
                <w:del w:id="8684" w:author="dbecker" w:date="2015-11-09T14:22:00Z"/>
              </w:rPr>
            </w:pPr>
            <w:del w:id="8685" w:author="dbecker" w:date="2015-11-09T14:22:00Z">
              <w:r w:rsidDel="00093998">
                <w:delText> </w:delText>
              </w:r>
            </w:del>
          </w:p>
        </w:tc>
        <w:tc>
          <w:tcPr>
            <w:tcW w:w="968" w:type="dxa"/>
            <w:gridSpan w:val="2"/>
            <w:tcBorders>
              <w:top w:val="nil"/>
              <w:left w:val="nil"/>
              <w:bottom w:val="nil"/>
              <w:right w:val="nil"/>
            </w:tcBorders>
            <w:shd w:val="clear" w:color="auto" w:fill="auto"/>
            <w:noWrap/>
            <w:vAlign w:val="bottom"/>
            <w:hideMark/>
            <w:tcPrChange w:id="8686" w:author="dbecker" w:date="2015-11-09T14:22:00Z">
              <w:tcPr>
                <w:tcW w:w="886" w:type="dxa"/>
                <w:gridSpan w:val="2"/>
                <w:tcBorders>
                  <w:top w:val="nil"/>
                  <w:left w:val="nil"/>
                  <w:bottom w:val="nil"/>
                  <w:right w:val="nil"/>
                </w:tcBorders>
                <w:shd w:val="clear" w:color="auto" w:fill="auto"/>
                <w:noWrap/>
                <w:vAlign w:val="bottom"/>
                <w:hideMark/>
              </w:tcPr>
            </w:tcPrChange>
          </w:tcPr>
          <w:p w:rsidR="008216C3" w:rsidDel="00093998" w:rsidRDefault="008216C3">
            <w:pPr>
              <w:rPr>
                <w:del w:id="8687" w:author="dbecker" w:date="2015-11-09T14:22:00Z"/>
              </w:rPr>
            </w:pPr>
            <w:del w:id="8688" w:author="dbecker" w:date="2015-11-09T14:22:00Z">
              <w:r w:rsidDel="00093998">
                <w:delText>Other</w:delText>
              </w:r>
            </w:del>
          </w:p>
        </w:tc>
        <w:tc>
          <w:tcPr>
            <w:tcW w:w="1632" w:type="dxa"/>
            <w:tcBorders>
              <w:top w:val="nil"/>
              <w:left w:val="nil"/>
              <w:bottom w:val="nil"/>
              <w:right w:val="nil"/>
            </w:tcBorders>
            <w:shd w:val="clear" w:color="auto" w:fill="auto"/>
            <w:noWrap/>
            <w:vAlign w:val="bottom"/>
            <w:hideMark/>
            <w:tcPrChange w:id="8689"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8690" w:author="dbecker" w:date="2015-11-09T14:22:00Z"/>
                <w:rFonts w:ascii="Arial" w:hAnsi="Arial" w:cs="Arial"/>
                <w:sz w:val="20"/>
                <w:szCs w:val="20"/>
              </w:rPr>
            </w:pPr>
          </w:p>
        </w:tc>
        <w:tc>
          <w:tcPr>
            <w:tcW w:w="353" w:type="dxa"/>
            <w:tcBorders>
              <w:top w:val="nil"/>
              <w:left w:val="nil"/>
              <w:bottom w:val="nil"/>
              <w:right w:val="nil"/>
            </w:tcBorders>
            <w:shd w:val="clear" w:color="auto" w:fill="auto"/>
            <w:noWrap/>
            <w:vAlign w:val="bottom"/>
            <w:hideMark/>
            <w:tcPrChange w:id="8691"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692"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9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94"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69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96" w:author="dbecker" w:date="2015-11-09T14:22:00Z"/>
              </w:rPr>
            </w:pPr>
          </w:p>
        </w:tc>
        <w:tc>
          <w:tcPr>
            <w:tcW w:w="354" w:type="dxa"/>
            <w:tcBorders>
              <w:top w:val="nil"/>
              <w:left w:val="nil"/>
              <w:bottom w:val="nil"/>
              <w:right w:val="nil"/>
            </w:tcBorders>
            <w:shd w:val="clear" w:color="auto" w:fill="auto"/>
            <w:noWrap/>
            <w:vAlign w:val="bottom"/>
            <w:hideMark/>
            <w:tcPrChange w:id="869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698" w:author="dbecker" w:date="2015-11-09T14:22:00Z"/>
              </w:rPr>
            </w:pPr>
          </w:p>
        </w:tc>
        <w:tc>
          <w:tcPr>
            <w:tcW w:w="354" w:type="dxa"/>
            <w:tcBorders>
              <w:top w:val="nil"/>
              <w:left w:val="nil"/>
              <w:bottom w:val="nil"/>
              <w:right w:val="nil"/>
            </w:tcBorders>
            <w:shd w:val="clear" w:color="auto" w:fill="auto"/>
            <w:noWrap/>
            <w:vAlign w:val="bottom"/>
            <w:hideMark/>
            <w:tcPrChange w:id="869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00" w:author="dbecker" w:date="2015-11-09T14:22:00Z"/>
              </w:rPr>
            </w:pPr>
          </w:p>
        </w:tc>
        <w:tc>
          <w:tcPr>
            <w:tcW w:w="354" w:type="dxa"/>
            <w:tcBorders>
              <w:top w:val="nil"/>
              <w:left w:val="nil"/>
              <w:bottom w:val="nil"/>
              <w:right w:val="nil"/>
            </w:tcBorders>
            <w:shd w:val="clear" w:color="auto" w:fill="auto"/>
            <w:noWrap/>
            <w:vAlign w:val="bottom"/>
            <w:hideMark/>
            <w:tcPrChange w:id="870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02" w:author="dbecker" w:date="2015-11-09T14:22:00Z"/>
              </w:rPr>
            </w:pPr>
          </w:p>
        </w:tc>
        <w:tc>
          <w:tcPr>
            <w:tcW w:w="354" w:type="dxa"/>
            <w:tcBorders>
              <w:top w:val="nil"/>
              <w:left w:val="nil"/>
              <w:bottom w:val="nil"/>
              <w:right w:val="nil"/>
            </w:tcBorders>
            <w:shd w:val="clear" w:color="auto" w:fill="auto"/>
            <w:noWrap/>
            <w:vAlign w:val="bottom"/>
            <w:hideMark/>
            <w:tcPrChange w:id="870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04" w:author="dbecker" w:date="2015-11-09T14:22:00Z"/>
              </w:rPr>
            </w:pPr>
          </w:p>
        </w:tc>
        <w:tc>
          <w:tcPr>
            <w:tcW w:w="395" w:type="dxa"/>
            <w:tcBorders>
              <w:top w:val="nil"/>
              <w:left w:val="nil"/>
              <w:bottom w:val="nil"/>
              <w:right w:val="nil"/>
            </w:tcBorders>
            <w:shd w:val="clear" w:color="auto" w:fill="auto"/>
            <w:noWrap/>
            <w:vAlign w:val="bottom"/>
            <w:hideMark/>
            <w:tcPrChange w:id="870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06" w:author="dbecker" w:date="2015-11-09T14:22:00Z"/>
              </w:rPr>
            </w:pPr>
          </w:p>
        </w:tc>
        <w:tc>
          <w:tcPr>
            <w:tcW w:w="395" w:type="dxa"/>
            <w:tcBorders>
              <w:top w:val="nil"/>
              <w:left w:val="nil"/>
              <w:bottom w:val="nil"/>
              <w:right w:val="nil"/>
            </w:tcBorders>
            <w:shd w:val="clear" w:color="auto" w:fill="auto"/>
            <w:noWrap/>
            <w:vAlign w:val="bottom"/>
            <w:hideMark/>
            <w:tcPrChange w:id="870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08" w:author="dbecker" w:date="2015-11-09T14:22:00Z"/>
              </w:rPr>
            </w:pPr>
          </w:p>
        </w:tc>
        <w:tc>
          <w:tcPr>
            <w:tcW w:w="354" w:type="dxa"/>
            <w:tcBorders>
              <w:top w:val="nil"/>
              <w:left w:val="nil"/>
              <w:bottom w:val="nil"/>
              <w:right w:val="nil"/>
            </w:tcBorders>
            <w:shd w:val="clear" w:color="auto" w:fill="auto"/>
            <w:noWrap/>
            <w:vAlign w:val="bottom"/>
            <w:hideMark/>
            <w:tcPrChange w:id="870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10" w:author="dbecker" w:date="2015-11-09T14:22:00Z"/>
              </w:rPr>
            </w:pPr>
          </w:p>
        </w:tc>
        <w:tc>
          <w:tcPr>
            <w:tcW w:w="371" w:type="dxa"/>
            <w:tcBorders>
              <w:top w:val="nil"/>
              <w:left w:val="nil"/>
              <w:bottom w:val="nil"/>
              <w:right w:val="nil"/>
            </w:tcBorders>
            <w:shd w:val="clear" w:color="auto" w:fill="auto"/>
            <w:noWrap/>
            <w:vAlign w:val="bottom"/>
            <w:hideMark/>
            <w:tcPrChange w:id="8711"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712" w:author="dbecker" w:date="2015-11-09T14:22:00Z"/>
              </w:rPr>
            </w:pPr>
          </w:p>
        </w:tc>
        <w:tc>
          <w:tcPr>
            <w:tcW w:w="354" w:type="dxa"/>
            <w:tcBorders>
              <w:top w:val="nil"/>
              <w:left w:val="nil"/>
              <w:bottom w:val="nil"/>
              <w:right w:val="nil"/>
            </w:tcBorders>
            <w:shd w:val="clear" w:color="auto" w:fill="auto"/>
            <w:noWrap/>
            <w:vAlign w:val="bottom"/>
            <w:hideMark/>
            <w:tcPrChange w:id="871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14" w:author="dbecker" w:date="2015-11-09T14:22:00Z"/>
              </w:rPr>
            </w:pPr>
          </w:p>
        </w:tc>
        <w:tc>
          <w:tcPr>
            <w:tcW w:w="368" w:type="dxa"/>
            <w:tcBorders>
              <w:top w:val="nil"/>
              <w:left w:val="nil"/>
              <w:bottom w:val="nil"/>
              <w:right w:val="nil"/>
            </w:tcBorders>
            <w:shd w:val="clear" w:color="auto" w:fill="auto"/>
            <w:noWrap/>
            <w:vAlign w:val="bottom"/>
            <w:hideMark/>
            <w:tcPrChange w:id="871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16" w:author="dbecker" w:date="2015-11-09T14:22:00Z"/>
              </w:rPr>
            </w:pPr>
          </w:p>
        </w:tc>
        <w:tc>
          <w:tcPr>
            <w:tcW w:w="368" w:type="dxa"/>
            <w:tcBorders>
              <w:top w:val="nil"/>
              <w:left w:val="nil"/>
              <w:bottom w:val="nil"/>
              <w:right w:val="nil"/>
            </w:tcBorders>
            <w:shd w:val="clear" w:color="auto" w:fill="auto"/>
            <w:noWrap/>
            <w:vAlign w:val="bottom"/>
            <w:hideMark/>
            <w:tcPrChange w:id="871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18" w:author="dbecker" w:date="2015-11-09T14:22:00Z"/>
              </w:rPr>
            </w:pPr>
          </w:p>
        </w:tc>
        <w:tc>
          <w:tcPr>
            <w:tcW w:w="354" w:type="dxa"/>
            <w:tcBorders>
              <w:top w:val="nil"/>
              <w:left w:val="nil"/>
              <w:bottom w:val="nil"/>
              <w:right w:val="nil"/>
            </w:tcBorders>
            <w:shd w:val="clear" w:color="auto" w:fill="auto"/>
            <w:noWrap/>
            <w:vAlign w:val="bottom"/>
            <w:hideMark/>
            <w:tcPrChange w:id="871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20" w:author="dbecker" w:date="2015-11-09T14:22:00Z"/>
              </w:rPr>
            </w:pPr>
          </w:p>
        </w:tc>
        <w:tc>
          <w:tcPr>
            <w:tcW w:w="354" w:type="dxa"/>
            <w:tcBorders>
              <w:top w:val="nil"/>
              <w:left w:val="nil"/>
              <w:bottom w:val="nil"/>
              <w:right w:val="nil"/>
            </w:tcBorders>
            <w:shd w:val="clear" w:color="auto" w:fill="auto"/>
            <w:noWrap/>
            <w:vAlign w:val="bottom"/>
            <w:hideMark/>
            <w:tcPrChange w:id="872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22" w:author="dbecker" w:date="2015-11-09T14:22:00Z"/>
              </w:rPr>
            </w:pPr>
          </w:p>
        </w:tc>
        <w:tc>
          <w:tcPr>
            <w:tcW w:w="354" w:type="dxa"/>
            <w:tcBorders>
              <w:top w:val="nil"/>
              <w:left w:val="nil"/>
              <w:bottom w:val="nil"/>
              <w:right w:val="nil"/>
            </w:tcBorders>
            <w:shd w:val="clear" w:color="auto" w:fill="auto"/>
            <w:noWrap/>
            <w:vAlign w:val="bottom"/>
            <w:hideMark/>
            <w:tcPrChange w:id="872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24" w:author="dbecker" w:date="2015-11-09T14:22:00Z"/>
              </w:rPr>
            </w:pPr>
          </w:p>
        </w:tc>
      </w:tr>
      <w:tr w:rsidR="008216C3" w:rsidDel="00093998" w:rsidTr="00093998">
        <w:trPr>
          <w:trHeight w:val="315"/>
          <w:del w:id="8725" w:author="dbecker" w:date="2015-11-09T14:22:00Z"/>
          <w:trPrChange w:id="8726" w:author="dbecker" w:date="2015-11-09T14:22:00Z">
            <w:trPr>
              <w:trHeight w:val="315"/>
            </w:trPr>
          </w:trPrChange>
        </w:trPr>
        <w:tc>
          <w:tcPr>
            <w:tcW w:w="450" w:type="dxa"/>
            <w:tcBorders>
              <w:top w:val="nil"/>
              <w:left w:val="nil"/>
              <w:bottom w:val="nil"/>
              <w:right w:val="nil"/>
            </w:tcBorders>
            <w:shd w:val="clear" w:color="auto" w:fill="auto"/>
            <w:noWrap/>
            <w:vAlign w:val="bottom"/>
            <w:hideMark/>
            <w:tcPrChange w:id="8727" w:author="dbecker" w:date="2015-11-09T14:22:00Z">
              <w:tcPr>
                <w:tcW w:w="450" w:type="dxa"/>
                <w:tcBorders>
                  <w:top w:val="nil"/>
                  <w:left w:val="nil"/>
                  <w:bottom w:val="nil"/>
                  <w:right w:val="nil"/>
                </w:tcBorders>
                <w:shd w:val="clear" w:color="auto" w:fill="auto"/>
                <w:noWrap/>
                <w:vAlign w:val="bottom"/>
                <w:hideMark/>
              </w:tcPr>
            </w:tcPrChange>
          </w:tcPr>
          <w:p w:rsidR="008216C3" w:rsidDel="00093998" w:rsidRDefault="008216C3">
            <w:pPr>
              <w:rPr>
                <w:del w:id="8728" w:author="dbecker" w:date="2015-11-09T14:22:00Z"/>
              </w:rPr>
            </w:pPr>
          </w:p>
        </w:tc>
        <w:tc>
          <w:tcPr>
            <w:tcW w:w="276" w:type="dxa"/>
            <w:tcBorders>
              <w:top w:val="nil"/>
              <w:left w:val="nil"/>
              <w:bottom w:val="nil"/>
              <w:right w:val="nil"/>
            </w:tcBorders>
            <w:shd w:val="clear" w:color="auto" w:fill="auto"/>
            <w:noWrap/>
            <w:vAlign w:val="bottom"/>
            <w:hideMark/>
            <w:tcPrChange w:id="8729"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730"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731"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732" w:author="dbecker" w:date="2015-11-09T14:22:00Z"/>
                <w:rFonts w:ascii="Arial" w:hAnsi="Arial" w:cs="Arial"/>
                <w:sz w:val="20"/>
                <w:szCs w:val="20"/>
              </w:rPr>
            </w:pPr>
          </w:p>
        </w:tc>
        <w:tc>
          <w:tcPr>
            <w:tcW w:w="692" w:type="dxa"/>
            <w:tcBorders>
              <w:top w:val="nil"/>
              <w:left w:val="nil"/>
              <w:bottom w:val="nil"/>
              <w:right w:val="nil"/>
            </w:tcBorders>
            <w:shd w:val="clear" w:color="auto" w:fill="auto"/>
            <w:noWrap/>
            <w:vAlign w:val="bottom"/>
            <w:hideMark/>
            <w:tcPrChange w:id="8733" w:author="dbecker" w:date="2015-11-09T14:22:00Z">
              <w:tcPr>
                <w:tcW w:w="692" w:type="dxa"/>
                <w:tcBorders>
                  <w:top w:val="nil"/>
                  <w:left w:val="nil"/>
                  <w:bottom w:val="nil"/>
                  <w:right w:val="nil"/>
                </w:tcBorders>
                <w:shd w:val="clear" w:color="auto" w:fill="auto"/>
                <w:noWrap/>
                <w:vAlign w:val="bottom"/>
                <w:hideMark/>
              </w:tcPr>
            </w:tcPrChange>
          </w:tcPr>
          <w:p w:rsidR="008216C3" w:rsidDel="00093998" w:rsidRDefault="008216C3">
            <w:pPr>
              <w:rPr>
                <w:del w:id="8734" w:author="dbecker" w:date="2015-11-09T14:22:00Z"/>
                <w:rFonts w:ascii="Arial" w:hAnsi="Arial" w:cs="Arial"/>
                <w:sz w:val="20"/>
                <w:szCs w:val="20"/>
              </w:rPr>
            </w:pPr>
          </w:p>
        </w:tc>
        <w:tc>
          <w:tcPr>
            <w:tcW w:w="276" w:type="dxa"/>
            <w:tcBorders>
              <w:top w:val="nil"/>
              <w:left w:val="nil"/>
              <w:bottom w:val="nil"/>
              <w:right w:val="nil"/>
            </w:tcBorders>
            <w:shd w:val="clear" w:color="auto" w:fill="auto"/>
            <w:noWrap/>
            <w:vAlign w:val="bottom"/>
            <w:hideMark/>
            <w:tcPrChange w:id="8735" w:author="dbecker" w:date="2015-11-09T14:22:00Z">
              <w:tcPr>
                <w:tcW w:w="194" w:type="dxa"/>
                <w:tcBorders>
                  <w:top w:val="nil"/>
                  <w:left w:val="nil"/>
                  <w:bottom w:val="nil"/>
                  <w:right w:val="nil"/>
                </w:tcBorders>
                <w:shd w:val="clear" w:color="auto" w:fill="auto"/>
                <w:noWrap/>
                <w:vAlign w:val="bottom"/>
                <w:hideMark/>
              </w:tcPr>
            </w:tcPrChange>
          </w:tcPr>
          <w:p w:rsidR="008216C3" w:rsidDel="00093998" w:rsidRDefault="008216C3">
            <w:pPr>
              <w:rPr>
                <w:del w:id="8736" w:author="dbecker" w:date="2015-11-09T14:22:00Z"/>
                <w:rFonts w:ascii="Arial" w:hAnsi="Arial" w:cs="Arial"/>
                <w:sz w:val="20"/>
                <w:szCs w:val="20"/>
              </w:rPr>
            </w:pPr>
          </w:p>
        </w:tc>
        <w:tc>
          <w:tcPr>
            <w:tcW w:w="1632" w:type="dxa"/>
            <w:tcBorders>
              <w:top w:val="nil"/>
              <w:left w:val="nil"/>
              <w:bottom w:val="nil"/>
              <w:right w:val="nil"/>
            </w:tcBorders>
            <w:shd w:val="clear" w:color="auto" w:fill="auto"/>
            <w:noWrap/>
            <w:vAlign w:val="bottom"/>
            <w:hideMark/>
            <w:tcPrChange w:id="8737" w:author="dbecker" w:date="2015-11-09T14:22:00Z">
              <w:tcPr>
                <w:tcW w:w="1632" w:type="dxa"/>
                <w:tcBorders>
                  <w:top w:val="nil"/>
                  <w:left w:val="nil"/>
                  <w:bottom w:val="nil"/>
                  <w:right w:val="nil"/>
                </w:tcBorders>
                <w:shd w:val="clear" w:color="auto" w:fill="auto"/>
                <w:noWrap/>
                <w:vAlign w:val="bottom"/>
                <w:hideMark/>
              </w:tcPr>
            </w:tcPrChange>
          </w:tcPr>
          <w:p w:rsidR="008216C3" w:rsidDel="00093998" w:rsidRDefault="008216C3">
            <w:pPr>
              <w:rPr>
                <w:del w:id="8738" w:author="dbecker" w:date="2015-11-09T14:22:00Z"/>
                <w:rFonts w:ascii="Arial" w:hAnsi="Arial" w:cs="Arial"/>
                <w:sz w:val="20"/>
                <w:szCs w:val="20"/>
              </w:rPr>
            </w:pPr>
          </w:p>
        </w:tc>
        <w:tc>
          <w:tcPr>
            <w:tcW w:w="353" w:type="dxa"/>
            <w:tcBorders>
              <w:top w:val="nil"/>
              <w:left w:val="nil"/>
              <w:bottom w:val="nil"/>
              <w:right w:val="nil"/>
            </w:tcBorders>
            <w:shd w:val="clear" w:color="auto" w:fill="auto"/>
            <w:noWrap/>
            <w:vAlign w:val="bottom"/>
            <w:hideMark/>
            <w:tcPrChange w:id="8739" w:author="dbecker" w:date="2015-11-09T14:22:00Z">
              <w:tcPr>
                <w:tcW w:w="353" w:type="dxa"/>
                <w:tcBorders>
                  <w:top w:val="nil"/>
                  <w:left w:val="nil"/>
                  <w:bottom w:val="nil"/>
                  <w:right w:val="nil"/>
                </w:tcBorders>
                <w:shd w:val="clear" w:color="auto" w:fill="auto"/>
                <w:noWrap/>
                <w:vAlign w:val="bottom"/>
                <w:hideMark/>
              </w:tcPr>
            </w:tcPrChange>
          </w:tcPr>
          <w:p w:rsidR="008216C3" w:rsidDel="00093998" w:rsidRDefault="008216C3">
            <w:pPr>
              <w:rPr>
                <w:del w:id="8740"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74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42" w:author="dbecker" w:date="2015-11-09T14:22:00Z"/>
                <w:rFonts w:ascii="Arial" w:hAnsi="Arial" w:cs="Arial"/>
                <w:sz w:val="20"/>
                <w:szCs w:val="20"/>
              </w:rPr>
            </w:pPr>
          </w:p>
        </w:tc>
        <w:tc>
          <w:tcPr>
            <w:tcW w:w="354" w:type="dxa"/>
            <w:tcBorders>
              <w:top w:val="nil"/>
              <w:left w:val="nil"/>
              <w:bottom w:val="nil"/>
              <w:right w:val="nil"/>
            </w:tcBorders>
            <w:shd w:val="clear" w:color="auto" w:fill="auto"/>
            <w:noWrap/>
            <w:vAlign w:val="bottom"/>
            <w:hideMark/>
            <w:tcPrChange w:id="874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44" w:author="dbecker" w:date="2015-11-09T14:22:00Z"/>
              </w:rPr>
            </w:pPr>
          </w:p>
        </w:tc>
        <w:tc>
          <w:tcPr>
            <w:tcW w:w="354" w:type="dxa"/>
            <w:tcBorders>
              <w:top w:val="nil"/>
              <w:left w:val="nil"/>
              <w:bottom w:val="nil"/>
              <w:right w:val="nil"/>
            </w:tcBorders>
            <w:shd w:val="clear" w:color="auto" w:fill="auto"/>
            <w:noWrap/>
            <w:vAlign w:val="bottom"/>
            <w:hideMark/>
            <w:tcPrChange w:id="874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46" w:author="dbecker" w:date="2015-11-09T14:22:00Z"/>
              </w:rPr>
            </w:pPr>
          </w:p>
        </w:tc>
        <w:tc>
          <w:tcPr>
            <w:tcW w:w="354" w:type="dxa"/>
            <w:tcBorders>
              <w:top w:val="nil"/>
              <w:left w:val="nil"/>
              <w:bottom w:val="nil"/>
              <w:right w:val="nil"/>
            </w:tcBorders>
            <w:shd w:val="clear" w:color="auto" w:fill="auto"/>
            <w:noWrap/>
            <w:vAlign w:val="bottom"/>
            <w:hideMark/>
            <w:tcPrChange w:id="874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48" w:author="dbecker" w:date="2015-11-09T14:22:00Z"/>
              </w:rPr>
            </w:pPr>
          </w:p>
        </w:tc>
        <w:tc>
          <w:tcPr>
            <w:tcW w:w="354" w:type="dxa"/>
            <w:tcBorders>
              <w:top w:val="nil"/>
              <w:left w:val="nil"/>
              <w:bottom w:val="nil"/>
              <w:right w:val="nil"/>
            </w:tcBorders>
            <w:shd w:val="clear" w:color="auto" w:fill="auto"/>
            <w:noWrap/>
            <w:vAlign w:val="bottom"/>
            <w:hideMark/>
            <w:tcPrChange w:id="874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50" w:author="dbecker" w:date="2015-11-09T14:22:00Z"/>
              </w:rPr>
            </w:pPr>
          </w:p>
        </w:tc>
        <w:tc>
          <w:tcPr>
            <w:tcW w:w="354" w:type="dxa"/>
            <w:tcBorders>
              <w:top w:val="nil"/>
              <w:left w:val="nil"/>
              <w:bottom w:val="nil"/>
              <w:right w:val="nil"/>
            </w:tcBorders>
            <w:shd w:val="clear" w:color="auto" w:fill="auto"/>
            <w:noWrap/>
            <w:vAlign w:val="bottom"/>
            <w:hideMark/>
            <w:tcPrChange w:id="875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52" w:author="dbecker" w:date="2015-11-09T14:22:00Z"/>
              </w:rPr>
            </w:pPr>
          </w:p>
        </w:tc>
        <w:tc>
          <w:tcPr>
            <w:tcW w:w="395" w:type="dxa"/>
            <w:tcBorders>
              <w:top w:val="nil"/>
              <w:left w:val="nil"/>
              <w:bottom w:val="nil"/>
              <w:right w:val="nil"/>
            </w:tcBorders>
            <w:shd w:val="clear" w:color="auto" w:fill="auto"/>
            <w:noWrap/>
            <w:vAlign w:val="bottom"/>
            <w:hideMark/>
            <w:tcPrChange w:id="875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54" w:author="dbecker" w:date="2015-11-09T14:22:00Z"/>
              </w:rPr>
            </w:pPr>
          </w:p>
        </w:tc>
        <w:tc>
          <w:tcPr>
            <w:tcW w:w="395" w:type="dxa"/>
            <w:tcBorders>
              <w:top w:val="nil"/>
              <w:left w:val="nil"/>
              <w:bottom w:val="nil"/>
              <w:right w:val="nil"/>
            </w:tcBorders>
            <w:shd w:val="clear" w:color="auto" w:fill="auto"/>
            <w:noWrap/>
            <w:vAlign w:val="bottom"/>
            <w:hideMark/>
            <w:tcPrChange w:id="875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56" w:author="dbecker" w:date="2015-11-09T14:22:00Z"/>
              </w:rPr>
            </w:pPr>
          </w:p>
        </w:tc>
        <w:tc>
          <w:tcPr>
            <w:tcW w:w="354" w:type="dxa"/>
            <w:tcBorders>
              <w:top w:val="nil"/>
              <w:left w:val="nil"/>
              <w:bottom w:val="nil"/>
              <w:right w:val="nil"/>
            </w:tcBorders>
            <w:shd w:val="clear" w:color="auto" w:fill="auto"/>
            <w:noWrap/>
            <w:vAlign w:val="bottom"/>
            <w:hideMark/>
            <w:tcPrChange w:id="875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58" w:author="dbecker" w:date="2015-11-09T14:22:00Z"/>
              </w:rPr>
            </w:pPr>
          </w:p>
        </w:tc>
        <w:tc>
          <w:tcPr>
            <w:tcW w:w="371" w:type="dxa"/>
            <w:tcBorders>
              <w:top w:val="nil"/>
              <w:left w:val="nil"/>
              <w:bottom w:val="nil"/>
              <w:right w:val="nil"/>
            </w:tcBorders>
            <w:shd w:val="clear" w:color="auto" w:fill="auto"/>
            <w:noWrap/>
            <w:vAlign w:val="bottom"/>
            <w:hideMark/>
            <w:tcPrChange w:id="8759" w:author="dbecker" w:date="2015-11-09T14:22:00Z">
              <w:tcPr>
                <w:tcW w:w="371" w:type="dxa"/>
                <w:tcBorders>
                  <w:top w:val="nil"/>
                  <w:left w:val="nil"/>
                  <w:bottom w:val="nil"/>
                  <w:right w:val="nil"/>
                </w:tcBorders>
                <w:shd w:val="clear" w:color="auto" w:fill="auto"/>
                <w:noWrap/>
                <w:vAlign w:val="bottom"/>
                <w:hideMark/>
              </w:tcPr>
            </w:tcPrChange>
          </w:tcPr>
          <w:p w:rsidR="008216C3" w:rsidDel="00093998" w:rsidRDefault="008216C3">
            <w:pPr>
              <w:rPr>
                <w:del w:id="8760" w:author="dbecker" w:date="2015-11-09T14:22:00Z"/>
              </w:rPr>
            </w:pPr>
          </w:p>
        </w:tc>
        <w:tc>
          <w:tcPr>
            <w:tcW w:w="354" w:type="dxa"/>
            <w:tcBorders>
              <w:top w:val="nil"/>
              <w:left w:val="nil"/>
              <w:bottom w:val="nil"/>
              <w:right w:val="nil"/>
            </w:tcBorders>
            <w:shd w:val="clear" w:color="auto" w:fill="auto"/>
            <w:noWrap/>
            <w:vAlign w:val="bottom"/>
            <w:hideMark/>
            <w:tcPrChange w:id="876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62" w:author="dbecker" w:date="2015-11-09T14:22:00Z"/>
              </w:rPr>
            </w:pPr>
          </w:p>
        </w:tc>
        <w:tc>
          <w:tcPr>
            <w:tcW w:w="368" w:type="dxa"/>
            <w:tcBorders>
              <w:top w:val="nil"/>
              <w:left w:val="nil"/>
              <w:bottom w:val="nil"/>
              <w:right w:val="nil"/>
            </w:tcBorders>
            <w:shd w:val="clear" w:color="auto" w:fill="auto"/>
            <w:noWrap/>
            <w:vAlign w:val="bottom"/>
            <w:hideMark/>
            <w:tcPrChange w:id="8763"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64" w:author="dbecker" w:date="2015-11-09T14:22:00Z"/>
              </w:rPr>
            </w:pPr>
          </w:p>
        </w:tc>
        <w:tc>
          <w:tcPr>
            <w:tcW w:w="368" w:type="dxa"/>
            <w:tcBorders>
              <w:top w:val="nil"/>
              <w:left w:val="nil"/>
              <w:bottom w:val="nil"/>
              <w:right w:val="nil"/>
            </w:tcBorders>
            <w:shd w:val="clear" w:color="auto" w:fill="auto"/>
            <w:noWrap/>
            <w:vAlign w:val="bottom"/>
            <w:hideMark/>
            <w:tcPrChange w:id="8765"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66" w:author="dbecker" w:date="2015-11-09T14:22:00Z"/>
              </w:rPr>
            </w:pPr>
          </w:p>
        </w:tc>
        <w:tc>
          <w:tcPr>
            <w:tcW w:w="354" w:type="dxa"/>
            <w:tcBorders>
              <w:top w:val="nil"/>
              <w:left w:val="nil"/>
              <w:bottom w:val="nil"/>
              <w:right w:val="nil"/>
            </w:tcBorders>
            <w:shd w:val="clear" w:color="auto" w:fill="auto"/>
            <w:noWrap/>
            <w:vAlign w:val="bottom"/>
            <w:hideMark/>
            <w:tcPrChange w:id="8767"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68" w:author="dbecker" w:date="2015-11-09T14:22:00Z"/>
              </w:rPr>
            </w:pPr>
          </w:p>
        </w:tc>
        <w:tc>
          <w:tcPr>
            <w:tcW w:w="354" w:type="dxa"/>
            <w:tcBorders>
              <w:top w:val="nil"/>
              <w:left w:val="nil"/>
              <w:bottom w:val="nil"/>
              <w:right w:val="nil"/>
            </w:tcBorders>
            <w:shd w:val="clear" w:color="auto" w:fill="auto"/>
            <w:noWrap/>
            <w:vAlign w:val="bottom"/>
            <w:hideMark/>
            <w:tcPrChange w:id="8769"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70" w:author="dbecker" w:date="2015-11-09T14:22:00Z"/>
              </w:rPr>
            </w:pPr>
          </w:p>
        </w:tc>
        <w:tc>
          <w:tcPr>
            <w:tcW w:w="354" w:type="dxa"/>
            <w:tcBorders>
              <w:top w:val="nil"/>
              <w:left w:val="nil"/>
              <w:bottom w:val="nil"/>
              <w:right w:val="nil"/>
            </w:tcBorders>
            <w:shd w:val="clear" w:color="auto" w:fill="auto"/>
            <w:noWrap/>
            <w:vAlign w:val="bottom"/>
            <w:hideMark/>
            <w:tcPrChange w:id="8771" w:author="dbecker" w:date="2015-11-09T14:22:00Z">
              <w:tcPr>
                <w:tcW w:w="354" w:type="dxa"/>
                <w:tcBorders>
                  <w:top w:val="nil"/>
                  <w:left w:val="nil"/>
                  <w:bottom w:val="nil"/>
                  <w:right w:val="nil"/>
                </w:tcBorders>
                <w:shd w:val="clear" w:color="auto" w:fill="auto"/>
                <w:noWrap/>
                <w:vAlign w:val="bottom"/>
                <w:hideMark/>
              </w:tcPr>
            </w:tcPrChange>
          </w:tcPr>
          <w:p w:rsidR="008216C3" w:rsidDel="00093998" w:rsidRDefault="008216C3">
            <w:pPr>
              <w:rPr>
                <w:del w:id="8772" w:author="dbecker" w:date="2015-11-09T14:22:00Z"/>
              </w:rPr>
            </w:pPr>
          </w:p>
        </w:tc>
      </w:tr>
    </w:tbl>
    <w:p w:rsidR="008216C3" w:rsidDel="00093998" w:rsidRDefault="008216C3" w:rsidP="0099786C">
      <w:pPr>
        <w:rPr>
          <w:del w:id="8773" w:author="dbecker" w:date="2015-11-09T14:22:00Z"/>
          <w:rFonts w:ascii="Arial" w:hAnsi="Arial" w:cs="Arial"/>
          <w:sz w:val="20"/>
          <w:szCs w:val="20"/>
        </w:rPr>
      </w:pPr>
    </w:p>
    <w:p w:rsidR="006527E0" w:rsidDel="00093998" w:rsidRDefault="006527E0" w:rsidP="006527E0">
      <w:pPr>
        <w:rPr>
          <w:del w:id="8774" w:author="dbecker" w:date="2015-11-09T14:22:00Z"/>
        </w:rPr>
      </w:pPr>
    </w:p>
    <w:p w:rsidR="006527E0" w:rsidRPr="006527E0" w:rsidDel="00093998" w:rsidRDefault="006527E0" w:rsidP="006527E0">
      <w:pPr>
        <w:rPr>
          <w:del w:id="8775" w:author="dbecker" w:date="2015-11-09T14:22:00Z"/>
        </w:rPr>
      </w:pPr>
    </w:p>
    <w:p w:rsidR="006527E0" w:rsidDel="00093998" w:rsidRDefault="006527E0" w:rsidP="006527E0">
      <w:pPr>
        <w:ind w:left="1845"/>
        <w:rPr>
          <w:del w:id="8776" w:author="dbecker" w:date="2015-11-09T14:22:00Z"/>
        </w:rPr>
      </w:pPr>
    </w:p>
    <w:p w:rsidR="008216C3" w:rsidDel="00093998" w:rsidRDefault="008216C3" w:rsidP="006527E0">
      <w:pPr>
        <w:ind w:left="1845"/>
        <w:rPr>
          <w:del w:id="8777" w:author="dbecker" w:date="2015-11-09T14:22:00Z"/>
        </w:rPr>
      </w:pPr>
    </w:p>
    <w:p w:rsidR="008216C3" w:rsidDel="00093998" w:rsidRDefault="008216C3" w:rsidP="006527E0">
      <w:pPr>
        <w:ind w:left="1845"/>
        <w:rPr>
          <w:del w:id="8778" w:author="dbecker" w:date="2015-11-09T14:22:00Z"/>
        </w:rPr>
      </w:pPr>
    </w:p>
    <w:p w:rsidR="008216C3" w:rsidDel="00093998" w:rsidRDefault="008216C3" w:rsidP="006527E0">
      <w:pPr>
        <w:ind w:left="1845"/>
        <w:rPr>
          <w:del w:id="8779" w:author="dbecker" w:date="2015-11-09T14:22:00Z"/>
        </w:rPr>
      </w:pPr>
    </w:p>
    <w:p w:rsidR="008216C3" w:rsidDel="00093998" w:rsidRDefault="008216C3" w:rsidP="006527E0">
      <w:pPr>
        <w:ind w:left="1845"/>
        <w:rPr>
          <w:del w:id="8780" w:author="dbecker" w:date="2015-11-09T14:22:00Z"/>
        </w:rPr>
      </w:pPr>
    </w:p>
    <w:p w:rsidR="008216C3" w:rsidDel="00093998" w:rsidRDefault="008216C3" w:rsidP="006527E0">
      <w:pPr>
        <w:ind w:left="1845"/>
        <w:rPr>
          <w:del w:id="8781" w:author="dbecker" w:date="2015-11-09T14:22:00Z"/>
        </w:rPr>
      </w:pPr>
    </w:p>
    <w:p w:rsidR="008216C3" w:rsidDel="00093998" w:rsidRDefault="008216C3" w:rsidP="006527E0">
      <w:pPr>
        <w:ind w:left="1845"/>
        <w:rPr>
          <w:del w:id="8782" w:author="dbecker" w:date="2015-11-09T14:22:00Z"/>
        </w:rPr>
      </w:pPr>
    </w:p>
    <w:p w:rsidR="008216C3" w:rsidDel="00093998" w:rsidRDefault="008216C3" w:rsidP="006527E0">
      <w:pPr>
        <w:ind w:left="1845"/>
        <w:rPr>
          <w:del w:id="8783" w:author="dbecker" w:date="2015-11-09T14:22:00Z"/>
        </w:rPr>
      </w:pPr>
    </w:p>
    <w:p w:rsidR="008216C3" w:rsidRDefault="008216C3" w:rsidP="006527E0">
      <w:pPr>
        <w:ind w:left="1845"/>
        <w:rPr>
          <w:ins w:id="8784" w:author="dbecker" w:date="2015-10-30T16:07:00Z"/>
        </w:rPr>
      </w:pPr>
    </w:p>
    <w:p w:rsidR="001D246F" w:rsidRPr="001D246F" w:rsidRDefault="001D246F" w:rsidP="001D246F">
      <w:pPr>
        <w:spacing w:after="200"/>
        <w:jc w:val="center"/>
        <w:rPr>
          <w:ins w:id="8785" w:author="dbecker" w:date="2015-10-30T16:09:00Z"/>
          <w:rFonts w:asciiTheme="minorHAnsi" w:eastAsiaTheme="minorHAnsi" w:hAnsiTheme="minorHAnsi" w:cstheme="minorBidi"/>
          <w:b/>
          <w:sz w:val="28"/>
          <w:szCs w:val="28"/>
          <w:u w:val="single"/>
        </w:rPr>
      </w:pPr>
      <w:ins w:id="8786" w:author="dbecker" w:date="2015-10-30T16:09:00Z">
        <w:r w:rsidRPr="001D246F">
          <w:rPr>
            <w:rFonts w:asciiTheme="minorHAnsi" w:eastAsiaTheme="minorHAnsi" w:hAnsiTheme="minorHAnsi" w:cstheme="minorBidi"/>
            <w:b/>
            <w:sz w:val="28"/>
            <w:szCs w:val="28"/>
            <w:u w:val="single"/>
          </w:rPr>
          <w:t>Local Transportation Request from Special Facilities/Individuals</w:t>
        </w:r>
      </w:ins>
    </w:p>
    <w:p w:rsidR="001D246F" w:rsidRPr="001D246F" w:rsidRDefault="001D246F" w:rsidP="001D246F">
      <w:pPr>
        <w:spacing w:after="200"/>
        <w:rPr>
          <w:ins w:id="8787" w:author="dbecker" w:date="2015-10-30T16:09:00Z"/>
          <w:rFonts w:asciiTheme="minorHAnsi" w:eastAsiaTheme="minorHAnsi" w:hAnsiTheme="minorHAnsi" w:cstheme="minorBidi"/>
          <w:sz w:val="18"/>
          <w:szCs w:val="18"/>
          <w:rPrChange w:id="8788" w:author="dbecker" w:date="2015-10-30T16:09:00Z">
            <w:rPr>
              <w:ins w:id="8789" w:author="dbecker" w:date="2015-10-30T16:09:00Z"/>
              <w:rFonts w:asciiTheme="minorHAnsi" w:eastAsiaTheme="minorHAnsi" w:hAnsiTheme="minorHAnsi" w:cstheme="minorBidi"/>
              <w:b/>
              <w:sz w:val="28"/>
              <w:szCs w:val="28"/>
              <w:u w:val="single"/>
            </w:rPr>
          </w:rPrChange>
        </w:rPr>
      </w:pPr>
      <w:ins w:id="8790" w:author="dbecker" w:date="2015-10-30T16:09:00Z">
        <w:r>
          <w:rPr>
            <w:rFonts w:asciiTheme="minorHAnsi" w:eastAsiaTheme="minorHAnsi" w:hAnsiTheme="minorHAnsi" w:cstheme="minorBidi"/>
            <w:sz w:val="18"/>
            <w:szCs w:val="18"/>
          </w:rPr>
          <w:t>10/15</w:t>
        </w:r>
      </w:ins>
    </w:p>
    <w:p w:rsidR="001D246F" w:rsidRPr="001D246F" w:rsidRDefault="00093998" w:rsidP="001D246F">
      <w:pPr>
        <w:spacing w:after="200"/>
        <w:rPr>
          <w:ins w:id="8791" w:author="dbecker" w:date="2015-10-30T16:09:00Z"/>
          <w:rFonts w:asciiTheme="minorHAnsi" w:eastAsiaTheme="minorHAnsi" w:hAnsiTheme="minorHAnsi" w:cstheme="minorBidi"/>
          <w:b/>
          <w:sz w:val="28"/>
          <w:szCs w:val="28"/>
        </w:rPr>
      </w:pPr>
      <w:ins w:id="8792" w:author="dbecker" w:date="2015-11-09T14:23:00Z">
        <w:r>
          <w:rPr>
            <w:rFonts w:asciiTheme="minorHAnsi" w:eastAsiaTheme="minorHAnsi" w:hAnsiTheme="minorHAnsi" w:cstheme="minorBidi"/>
            <w:b/>
            <w:sz w:val="28"/>
            <w:szCs w:val="28"/>
          </w:rPr>
          <w:t>Community</w:t>
        </w:r>
      </w:ins>
      <w:ins w:id="8793" w:author="dbecker" w:date="2015-10-30T16:09:00Z">
        <w:r w:rsidR="001D246F" w:rsidRPr="001D246F">
          <w:rPr>
            <w:rFonts w:asciiTheme="minorHAnsi" w:eastAsiaTheme="minorHAnsi" w:hAnsiTheme="minorHAnsi" w:cstheme="minorBidi"/>
            <w:b/>
            <w:sz w:val="28"/>
            <w:szCs w:val="28"/>
          </w:rPr>
          <w:t>: ______________________________________________________</w:t>
        </w:r>
      </w:ins>
    </w:p>
    <w:p w:rsidR="001D246F" w:rsidRPr="001D246F" w:rsidRDefault="001D246F" w:rsidP="001D246F">
      <w:pPr>
        <w:spacing w:after="200"/>
        <w:rPr>
          <w:ins w:id="8794" w:author="dbecker" w:date="2015-10-30T16:09:00Z"/>
          <w:rFonts w:asciiTheme="minorHAnsi" w:eastAsiaTheme="minorHAnsi" w:hAnsiTheme="minorHAnsi" w:cstheme="minorBidi"/>
          <w:b/>
          <w:sz w:val="28"/>
          <w:szCs w:val="28"/>
        </w:rPr>
      </w:pPr>
      <w:ins w:id="8795" w:author="dbecker" w:date="2015-10-30T16:09:00Z">
        <w:r w:rsidRPr="001D246F">
          <w:rPr>
            <w:rFonts w:asciiTheme="minorHAnsi" w:eastAsiaTheme="minorHAnsi" w:hAnsiTheme="minorHAnsi" w:cstheme="minorBidi"/>
            <w:b/>
            <w:sz w:val="28"/>
            <w:szCs w:val="28"/>
          </w:rPr>
          <w:t>Person Taking Request: _______________________________________</w:t>
        </w:r>
      </w:ins>
      <w:ins w:id="8796" w:author="dbecker" w:date="2015-11-09T14:23:00Z">
        <w:r w:rsidR="00093998">
          <w:rPr>
            <w:rFonts w:asciiTheme="minorHAnsi" w:eastAsiaTheme="minorHAnsi" w:hAnsiTheme="minorHAnsi" w:cstheme="minorBidi"/>
            <w:b/>
            <w:sz w:val="28"/>
            <w:szCs w:val="28"/>
          </w:rPr>
          <w:t>_____</w:t>
        </w:r>
      </w:ins>
      <w:ins w:id="8797" w:author="dbecker" w:date="2015-10-30T16:09:00Z">
        <w:r w:rsidRPr="001D246F">
          <w:rPr>
            <w:rFonts w:asciiTheme="minorHAnsi" w:eastAsiaTheme="minorHAnsi" w:hAnsiTheme="minorHAnsi" w:cstheme="minorBidi"/>
            <w:b/>
            <w:sz w:val="28"/>
            <w:szCs w:val="28"/>
          </w:rPr>
          <w:t>_</w:t>
        </w:r>
      </w:ins>
    </w:p>
    <w:p w:rsidR="001D246F" w:rsidRPr="001D246F" w:rsidRDefault="001D246F" w:rsidP="001D246F">
      <w:pPr>
        <w:spacing w:after="200"/>
        <w:rPr>
          <w:ins w:id="8798" w:author="dbecker" w:date="2015-10-30T16:09:00Z"/>
          <w:rFonts w:asciiTheme="minorHAnsi" w:eastAsiaTheme="minorHAnsi" w:hAnsiTheme="minorHAnsi" w:cstheme="minorBidi"/>
          <w:b/>
          <w:sz w:val="28"/>
          <w:szCs w:val="28"/>
        </w:rPr>
      </w:pPr>
      <w:ins w:id="8799" w:author="dbecker" w:date="2015-10-30T16:09:00Z">
        <w:r w:rsidRPr="001D246F">
          <w:rPr>
            <w:rFonts w:asciiTheme="minorHAnsi" w:eastAsiaTheme="minorHAnsi" w:hAnsiTheme="minorHAnsi" w:cstheme="minorBidi"/>
            <w:b/>
            <w:sz w:val="28"/>
            <w:szCs w:val="28"/>
          </w:rPr>
          <w:t>Name of Facility</w:t>
        </w:r>
      </w:ins>
      <w:ins w:id="8800" w:author="dbecker" w:date="2015-11-09T14:23:00Z">
        <w:r w:rsidR="00093998">
          <w:rPr>
            <w:rFonts w:asciiTheme="minorHAnsi" w:eastAsiaTheme="minorHAnsi" w:hAnsiTheme="minorHAnsi" w:cstheme="minorBidi"/>
            <w:b/>
            <w:sz w:val="28"/>
            <w:szCs w:val="28"/>
          </w:rPr>
          <w:t>/Person</w:t>
        </w:r>
      </w:ins>
      <w:ins w:id="8801" w:author="dbecker" w:date="2015-10-30T16:09:00Z">
        <w:r w:rsidRPr="001D246F">
          <w:rPr>
            <w:rFonts w:asciiTheme="minorHAnsi" w:eastAsiaTheme="minorHAnsi" w:hAnsiTheme="minorHAnsi" w:cstheme="minorBidi"/>
            <w:b/>
            <w:sz w:val="28"/>
            <w:szCs w:val="28"/>
          </w:rPr>
          <w:t>: ____________________________________________</w:t>
        </w:r>
      </w:ins>
    </w:p>
    <w:p w:rsidR="001D246F" w:rsidRPr="001D246F" w:rsidRDefault="001D246F" w:rsidP="001D246F">
      <w:pPr>
        <w:spacing w:after="200"/>
        <w:rPr>
          <w:ins w:id="8802" w:author="dbecker" w:date="2015-10-30T16:09:00Z"/>
          <w:rFonts w:asciiTheme="minorHAnsi" w:eastAsiaTheme="minorHAnsi" w:hAnsiTheme="minorHAnsi" w:cstheme="minorBidi"/>
          <w:b/>
          <w:sz w:val="28"/>
          <w:szCs w:val="28"/>
        </w:rPr>
      </w:pPr>
      <w:ins w:id="8803" w:author="dbecker" w:date="2015-10-30T16:09:00Z">
        <w:r w:rsidRPr="001D246F">
          <w:rPr>
            <w:rFonts w:asciiTheme="minorHAnsi" w:eastAsiaTheme="minorHAnsi" w:hAnsiTheme="minorHAnsi" w:cstheme="minorBidi"/>
            <w:b/>
            <w:sz w:val="28"/>
            <w:szCs w:val="28"/>
          </w:rPr>
          <w:t>Address: _________________________________________________</w:t>
        </w:r>
      </w:ins>
      <w:ins w:id="8804" w:author="dbecker" w:date="2015-11-09T14:23:00Z">
        <w:r w:rsidR="00093998">
          <w:rPr>
            <w:rFonts w:asciiTheme="minorHAnsi" w:eastAsiaTheme="minorHAnsi" w:hAnsiTheme="minorHAnsi" w:cstheme="minorBidi"/>
            <w:b/>
            <w:sz w:val="28"/>
            <w:szCs w:val="28"/>
          </w:rPr>
          <w:t>____</w:t>
        </w:r>
      </w:ins>
      <w:ins w:id="8805" w:author="dbecker" w:date="2015-10-30T16:09:00Z">
        <w:r w:rsidRPr="001D246F">
          <w:rPr>
            <w:rFonts w:asciiTheme="minorHAnsi" w:eastAsiaTheme="minorHAnsi" w:hAnsiTheme="minorHAnsi" w:cstheme="minorBidi"/>
            <w:b/>
            <w:sz w:val="28"/>
            <w:szCs w:val="28"/>
          </w:rPr>
          <w:t>____</w:t>
        </w:r>
      </w:ins>
    </w:p>
    <w:p w:rsidR="001D246F" w:rsidRPr="001D246F" w:rsidRDefault="001D246F" w:rsidP="001D246F">
      <w:pPr>
        <w:spacing w:after="200"/>
        <w:rPr>
          <w:ins w:id="8806" w:author="dbecker" w:date="2015-10-30T16:09:00Z"/>
          <w:rFonts w:asciiTheme="minorHAnsi" w:eastAsiaTheme="minorHAnsi" w:hAnsiTheme="minorHAnsi" w:cstheme="minorBidi"/>
          <w:b/>
          <w:sz w:val="28"/>
          <w:szCs w:val="28"/>
        </w:rPr>
      </w:pPr>
      <w:ins w:id="8807" w:author="dbecker" w:date="2015-10-30T16:09:00Z">
        <w:r w:rsidRPr="001D246F">
          <w:rPr>
            <w:rFonts w:asciiTheme="minorHAnsi" w:eastAsiaTheme="minorHAnsi" w:hAnsiTheme="minorHAnsi" w:cstheme="minorBidi"/>
            <w:b/>
            <w:sz w:val="28"/>
            <w:szCs w:val="28"/>
          </w:rPr>
          <w:tab/>
          <w:t xml:space="preserve">    _______________________________________________</w:t>
        </w:r>
      </w:ins>
      <w:ins w:id="8808" w:author="dbecker" w:date="2015-11-09T14:24:00Z">
        <w:r w:rsidR="00093998">
          <w:rPr>
            <w:rFonts w:asciiTheme="minorHAnsi" w:eastAsiaTheme="minorHAnsi" w:hAnsiTheme="minorHAnsi" w:cstheme="minorBidi"/>
            <w:b/>
            <w:sz w:val="28"/>
            <w:szCs w:val="28"/>
          </w:rPr>
          <w:t>____</w:t>
        </w:r>
      </w:ins>
      <w:ins w:id="8809" w:author="dbecker" w:date="2015-10-30T16:09:00Z">
        <w:r w:rsidRPr="001D246F">
          <w:rPr>
            <w:rFonts w:asciiTheme="minorHAnsi" w:eastAsiaTheme="minorHAnsi" w:hAnsiTheme="minorHAnsi" w:cstheme="minorBidi"/>
            <w:b/>
            <w:sz w:val="28"/>
            <w:szCs w:val="28"/>
          </w:rPr>
          <w:t>_______</w:t>
        </w:r>
      </w:ins>
    </w:p>
    <w:p w:rsidR="001D246F" w:rsidRPr="001D246F" w:rsidRDefault="001D246F" w:rsidP="001D246F">
      <w:pPr>
        <w:spacing w:after="200"/>
        <w:rPr>
          <w:ins w:id="8810" w:author="dbecker" w:date="2015-10-30T16:09:00Z"/>
          <w:rFonts w:asciiTheme="minorHAnsi" w:eastAsiaTheme="minorHAnsi" w:hAnsiTheme="minorHAnsi" w:cstheme="minorBidi"/>
          <w:b/>
          <w:sz w:val="28"/>
          <w:szCs w:val="28"/>
        </w:rPr>
      </w:pPr>
      <w:ins w:id="8811" w:author="dbecker" w:date="2015-10-30T16:09:00Z">
        <w:r w:rsidRPr="001D246F">
          <w:rPr>
            <w:rFonts w:asciiTheme="minorHAnsi" w:eastAsiaTheme="minorHAnsi" w:hAnsiTheme="minorHAnsi" w:cstheme="minorBidi"/>
            <w:b/>
            <w:sz w:val="28"/>
            <w:szCs w:val="28"/>
          </w:rPr>
          <w:t>Contact Name/Phone Number: _______________</w:t>
        </w:r>
      </w:ins>
      <w:ins w:id="8812" w:author="dbecker" w:date="2015-11-09T14:23:00Z">
        <w:r w:rsidR="00093998">
          <w:rPr>
            <w:rFonts w:asciiTheme="minorHAnsi" w:eastAsiaTheme="minorHAnsi" w:hAnsiTheme="minorHAnsi" w:cstheme="minorBidi"/>
            <w:b/>
            <w:sz w:val="28"/>
            <w:szCs w:val="28"/>
          </w:rPr>
          <w:t>__________</w:t>
        </w:r>
      </w:ins>
      <w:ins w:id="8813" w:author="dbecker" w:date="2015-10-30T16:09:00Z">
        <w:r w:rsidRPr="001D246F">
          <w:rPr>
            <w:rFonts w:asciiTheme="minorHAnsi" w:eastAsiaTheme="minorHAnsi" w:hAnsiTheme="minorHAnsi" w:cstheme="minorBidi"/>
            <w:b/>
            <w:sz w:val="28"/>
            <w:szCs w:val="28"/>
          </w:rPr>
          <w:t>______________</w:t>
        </w:r>
      </w:ins>
    </w:p>
    <w:p w:rsidR="001D246F" w:rsidRPr="001D246F" w:rsidRDefault="001D246F" w:rsidP="001D246F">
      <w:pPr>
        <w:spacing w:after="200"/>
        <w:rPr>
          <w:ins w:id="8814" w:author="dbecker" w:date="2015-10-30T16:09:00Z"/>
          <w:rFonts w:asciiTheme="minorHAnsi" w:eastAsiaTheme="minorHAnsi" w:hAnsiTheme="minorHAnsi" w:cstheme="minorBidi"/>
          <w:b/>
          <w:sz w:val="28"/>
          <w:szCs w:val="28"/>
        </w:rPr>
      </w:pPr>
      <w:ins w:id="8815" w:author="dbecker" w:date="2015-10-30T16:09:00Z">
        <w:r w:rsidRPr="001D246F">
          <w:rPr>
            <w:rFonts w:asciiTheme="minorHAnsi" w:eastAsiaTheme="minorHAnsi" w:hAnsiTheme="minorHAnsi" w:cstheme="minorBidi"/>
            <w:b/>
            <w:sz w:val="28"/>
            <w:szCs w:val="28"/>
          </w:rPr>
          <w:t>_________________________________________________________</w:t>
        </w:r>
      </w:ins>
      <w:ins w:id="8816" w:author="dbecker" w:date="2015-11-09T14:24:00Z">
        <w:r w:rsidR="00093998">
          <w:rPr>
            <w:rFonts w:asciiTheme="minorHAnsi" w:eastAsiaTheme="minorHAnsi" w:hAnsiTheme="minorHAnsi" w:cstheme="minorBidi"/>
            <w:b/>
            <w:sz w:val="28"/>
            <w:szCs w:val="28"/>
          </w:rPr>
          <w:t>___</w:t>
        </w:r>
      </w:ins>
      <w:ins w:id="8817" w:author="dbecker" w:date="2015-10-30T16:09:00Z">
        <w:r w:rsidRPr="001D246F">
          <w:rPr>
            <w:rFonts w:asciiTheme="minorHAnsi" w:eastAsiaTheme="minorHAnsi" w:hAnsiTheme="minorHAnsi" w:cstheme="minorBidi"/>
            <w:b/>
            <w:sz w:val="28"/>
            <w:szCs w:val="28"/>
          </w:rPr>
          <w:t>_____</w:t>
        </w:r>
      </w:ins>
    </w:p>
    <w:p w:rsidR="001D246F" w:rsidRPr="001D246F" w:rsidRDefault="001D246F" w:rsidP="001D246F">
      <w:pPr>
        <w:spacing w:after="200"/>
        <w:rPr>
          <w:ins w:id="8818" w:author="dbecker" w:date="2015-10-30T16:09:00Z"/>
          <w:rFonts w:asciiTheme="minorHAnsi" w:eastAsiaTheme="minorHAnsi" w:hAnsiTheme="minorHAnsi" w:cstheme="minorBidi"/>
          <w:b/>
          <w:sz w:val="28"/>
          <w:szCs w:val="28"/>
        </w:rPr>
      </w:pPr>
    </w:p>
    <w:p w:rsidR="001D246F" w:rsidRPr="001D246F" w:rsidRDefault="001D246F" w:rsidP="001D246F">
      <w:pPr>
        <w:spacing w:after="200"/>
        <w:rPr>
          <w:ins w:id="8819" w:author="dbecker" w:date="2015-10-30T16:09:00Z"/>
          <w:rFonts w:asciiTheme="minorHAnsi" w:eastAsiaTheme="minorHAnsi" w:hAnsiTheme="minorHAnsi" w:cstheme="minorBidi"/>
          <w:b/>
          <w:sz w:val="28"/>
          <w:szCs w:val="28"/>
        </w:rPr>
      </w:pPr>
      <w:ins w:id="8820" w:author="dbecker" w:date="2015-10-30T16:09:00Z">
        <w:r w:rsidRPr="001D246F">
          <w:rPr>
            <w:rFonts w:asciiTheme="minorHAnsi" w:eastAsiaTheme="minorHAnsi" w:hAnsiTheme="minorHAnsi" w:cstheme="minorBidi"/>
            <w:b/>
            <w:sz w:val="28"/>
            <w:szCs w:val="28"/>
          </w:rPr>
          <w:t xml:space="preserve">Type of Facility (Circle):      School      Day Care        Other   </w:t>
        </w:r>
      </w:ins>
      <w:ins w:id="8821" w:author="dbecker" w:date="2015-11-09T14:24:00Z">
        <w:r w:rsidR="00093998">
          <w:rPr>
            <w:rFonts w:asciiTheme="minorHAnsi" w:eastAsiaTheme="minorHAnsi" w:hAnsiTheme="minorHAnsi" w:cstheme="minorBidi"/>
            <w:b/>
            <w:sz w:val="28"/>
            <w:szCs w:val="28"/>
          </w:rPr>
          <w:t xml:space="preserve">  Individual</w:t>
        </w:r>
      </w:ins>
      <w:ins w:id="8822" w:author="dbecker" w:date="2015-10-30T16:09:00Z">
        <w:r w:rsidRPr="001D246F">
          <w:rPr>
            <w:rFonts w:asciiTheme="minorHAnsi" w:eastAsiaTheme="minorHAnsi" w:hAnsiTheme="minorHAnsi" w:cstheme="minorBidi"/>
            <w:b/>
            <w:sz w:val="28"/>
            <w:szCs w:val="28"/>
          </w:rPr>
          <w:t xml:space="preserve">       </w:t>
        </w:r>
      </w:ins>
    </w:p>
    <w:p w:rsidR="001D246F" w:rsidRPr="001D246F" w:rsidRDefault="001D246F" w:rsidP="001D246F">
      <w:pPr>
        <w:spacing w:after="200"/>
        <w:rPr>
          <w:ins w:id="8823" w:author="dbecker" w:date="2015-10-30T16:09:00Z"/>
          <w:rFonts w:asciiTheme="minorHAnsi" w:eastAsiaTheme="minorHAnsi" w:hAnsiTheme="minorHAnsi" w:cstheme="minorBidi"/>
          <w:b/>
          <w:sz w:val="28"/>
          <w:szCs w:val="28"/>
        </w:rPr>
      </w:pPr>
    </w:p>
    <w:p w:rsidR="001D246F" w:rsidRPr="001D246F" w:rsidRDefault="001D246F" w:rsidP="001D246F">
      <w:pPr>
        <w:spacing w:after="200"/>
        <w:rPr>
          <w:ins w:id="8824" w:author="dbecker" w:date="2015-10-30T16:09:00Z"/>
          <w:rFonts w:asciiTheme="minorHAnsi" w:eastAsiaTheme="minorHAnsi" w:hAnsiTheme="minorHAnsi" w:cstheme="minorBidi"/>
          <w:b/>
          <w:sz w:val="28"/>
          <w:szCs w:val="28"/>
        </w:rPr>
      </w:pPr>
      <w:ins w:id="8825" w:author="dbecker" w:date="2015-10-30T16:09:00Z">
        <w:r w:rsidRPr="001D246F">
          <w:rPr>
            <w:rFonts w:asciiTheme="minorHAnsi" w:eastAsiaTheme="minorHAnsi" w:hAnsiTheme="minorHAnsi" w:cstheme="minorBidi"/>
            <w:b/>
            <w:sz w:val="28"/>
            <w:szCs w:val="28"/>
          </w:rPr>
          <w:t>Number of Individuals to be Transported:  (Unable to meet Route Busses)</w:t>
        </w:r>
      </w:ins>
    </w:p>
    <w:p w:rsidR="001D246F" w:rsidRPr="001D246F" w:rsidRDefault="001D246F" w:rsidP="001D246F">
      <w:pPr>
        <w:spacing w:after="200"/>
        <w:rPr>
          <w:ins w:id="8826" w:author="dbecker" w:date="2015-10-30T16:09:00Z"/>
          <w:rFonts w:asciiTheme="minorHAnsi" w:eastAsiaTheme="minorHAnsi" w:hAnsiTheme="minorHAnsi" w:cstheme="minorBidi"/>
          <w:b/>
          <w:sz w:val="28"/>
          <w:szCs w:val="28"/>
        </w:rPr>
      </w:pPr>
      <w:ins w:id="8827" w:author="dbecker" w:date="2015-10-30T16:09:00Z">
        <w:r w:rsidRPr="001D246F">
          <w:rPr>
            <w:rFonts w:asciiTheme="minorHAnsi" w:eastAsiaTheme="minorHAnsi" w:hAnsiTheme="minorHAnsi" w:cstheme="minorBidi"/>
            <w:b/>
            <w:sz w:val="28"/>
            <w:szCs w:val="28"/>
          </w:rPr>
          <w:t>________</w:t>
        </w:r>
        <w:r w:rsidRPr="001D246F">
          <w:rPr>
            <w:rFonts w:asciiTheme="minorHAnsi" w:eastAsiaTheme="minorHAnsi" w:hAnsiTheme="minorHAnsi" w:cstheme="minorBidi"/>
            <w:b/>
            <w:sz w:val="28"/>
            <w:szCs w:val="28"/>
          </w:rPr>
          <w:tab/>
          <w:t>Ambulatory</w:t>
        </w:r>
      </w:ins>
    </w:p>
    <w:p w:rsidR="001D246F" w:rsidRPr="001D246F" w:rsidRDefault="001D246F" w:rsidP="001D246F">
      <w:pPr>
        <w:spacing w:after="200"/>
        <w:rPr>
          <w:ins w:id="8828" w:author="dbecker" w:date="2015-10-30T16:09:00Z"/>
          <w:rFonts w:asciiTheme="minorHAnsi" w:eastAsiaTheme="minorHAnsi" w:hAnsiTheme="minorHAnsi" w:cstheme="minorBidi"/>
          <w:b/>
          <w:sz w:val="28"/>
          <w:szCs w:val="28"/>
        </w:rPr>
      </w:pPr>
      <w:ins w:id="8829" w:author="dbecker" w:date="2015-10-30T16:09:00Z">
        <w:r w:rsidRPr="001D246F">
          <w:rPr>
            <w:rFonts w:asciiTheme="minorHAnsi" w:eastAsiaTheme="minorHAnsi" w:hAnsiTheme="minorHAnsi" w:cstheme="minorBidi"/>
            <w:b/>
            <w:sz w:val="28"/>
            <w:szCs w:val="28"/>
          </w:rPr>
          <w:t>________</w:t>
        </w:r>
        <w:r w:rsidRPr="001D246F">
          <w:rPr>
            <w:rFonts w:asciiTheme="minorHAnsi" w:eastAsiaTheme="minorHAnsi" w:hAnsiTheme="minorHAnsi" w:cstheme="minorBidi"/>
            <w:b/>
            <w:sz w:val="28"/>
            <w:szCs w:val="28"/>
          </w:rPr>
          <w:tab/>
          <w:t>Wheelchair/Limited Mobility</w:t>
        </w:r>
      </w:ins>
    </w:p>
    <w:p w:rsidR="001D246F" w:rsidRPr="001D246F" w:rsidRDefault="001D246F" w:rsidP="001D246F">
      <w:pPr>
        <w:spacing w:after="200"/>
        <w:rPr>
          <w:ins w:id="8830" w:author="dbecker" w:date="2015-10-30T16:09:00Z"/>
          <w:rFonts w:asciiTheme="minorHAnsi" w:eastAsiaTheme="minorHAnsi" w:hAnsiTheme="minorHAnsi" w:cstheme="minorBidi"/>
          <w:b/>
          <w:sz w:val="28"/>
          <w:szCs w:val="28"/>
        </w:rPr>
      </w:pPr>
      <w:ins w:id="8831" w:author="dbecker" w:date="2015-10-30T16:09:00Z">
        <w:r w:rsidRPr="001D246F">
          <w:rPr>
            <w:rFonts w:asciiTheme="minorHAnsi" w:eastAsiaTheme="minorHAnsi" w:hAnsiTheme="minorHAnsi" w:cstheme="minorBidi"/>
            <w:b/>
            <w:sz w:val="28"/>
            <w:szCs w:val="28"/>
          </w:rPr>
          <w:t>________</w:t>
        </w:r>
        <w:r w:rsidRPr="001D246F">
          <w:rPr>
            <w:rFonts w:asciiTheme="minorHAnsi" w:eastAsiaTheme="minorHAnsi" w:hAnsiTheme="minorHAnsi" w:cstheme="minorBidi"/>
            <w:b/>
            <w:sz w:val="28"/>
            <w:szCs w:val="28"/>
          </w:rPr>
          <w:tab/>
          <w:t>Stretchered and/or Life Support</w:t>
        </w:r>
      </w:ins>
    </w:p>
    <w:p w:rsidR="001D246F" w:rsidRPr="001D246F" w:rsidRDefault="001D246F" w:rsidP="001D246F">
      <w:pPr>
        <w:spacing w:after="200"/>
        <w:rPr>
          <w:ins w:id="8832" w:author="dbecker" w:date="2015-10-30T16:09:00Z"/>
          <w:rFonts w:asciiTheme="minorHAnsi" w:eastAsiaTheme="minorHAnsi" w:hAnsiTheme="minorHAnsi" w:cstheme="minorBidi"/>
          <w:b/>
          <w:sz w:val="28"/>
          <w:szCs w:val="28"/>
        </w:rPr>
      </w:pPr>
      <w:ins w:id="8833" w:author="dbecker" w:date="2015-10-30T16:09:00Z">
        <w:r w:rsidRPr="001D246F">
          <w:rPr>
            <w:rFonts w:asciiTheme="minorHAnsi" w:eastAsiaTheme="minorHAnsi" w:hAnsiTheme="minorHAnsi" w:cstheme="minorBidi"/>
            <w:b/>
            <w:noProof/>
            <w:sz w:val="28"/>
            <w:szCs w:val="28"/>
          </w:rPr>
          <mc:AlternateContent>
            <mc:Choice Requires="wps">
              <w:drawing>
                <wp:anchor distT="0" distB="0" distL="114300" distR="114300" simplePos="0" relativeHeight="251659776" behindDoc="0" locked="0" layoutInCell="1" allowOverlap="1" wp14:anchorId="0DCE7215" wp14:editId="43FB3684">
                  <wp:simplePos x="0" y="0"/>
                  <wp:positionH relativeFrom="column">
                    <wp:posOffset>-71120</wp:posOffset>
                  </wp:positionH>
                  <wp:positionV relativeFrom="paragraph">
                    <wp:posOffset>123190</wp:posOffset>
                  </wp:positionV>
                  <wp:extent cx="6257925" cy="2476500"/>
                  <wp:effectExtent l="0" t="0" r="28575" b="19050"/>
                  <wp:wrapNone/>
                  <wp:docPr id="544" name="Text Box 544"/>
                  <wp:cNvGraphicFramePr/>
                  <a:graphic xmlns:a="http://schemas.openxmlformats.org/drawingml/2006/main">
                    <a:graphicData uri="http://schemas.microsoft.com/office/word/2010/wordprocessingShape">
                      <wps:wsp>
                        <wps:cNvSpPr txBox="1"/>
                        <wps:spPr>
                          <a:xfrm>
                            <a:off x="0" y="0"/>
                            <a:ext cx="6257925" cy="2476500"/>
                          </a:xfrm>
                          <a:prstGeom prst="rect">
                            <a:avLst/>
                          </a:prstGeom>
                          <a:solidFill>
                            <a:sysClr val="window" lastClr="FFFFFF"/>
                          </a:solidFill>
                          <a:ln w="6350">
                            <a:solidFill>
                              <a:prstClr val="black"/>
                            </a:solidFill>
                          </a:ln>
                          <a:effectLst/>
                        </wps:spPr>
                        <wps:txbx>
                          <w:txbxContent>
                            <w:p w:rsidR="00BB0AF3" w:rsidRPr="0064232E" w:rsidRDefault="00BB0AF3" w:rsidP="001D246F">
                              <w:pPr>
                                <w:pBdr>
                                  <w:top w:val="single" w:sz="4" w:space="1" w:color="auto"/>
                                  <w:left w:val="single" w:sz="4" w:space="4" w:color="auto"/>
                                  <w:bottom w:val="single" w:sz="4" w:space="1" w:color="auto"/>
                                  <w:right w:val="single" w:sz="4" w:space="4" w:color="auto"/>
                                </w:pBdr>
                                <w:rPr>
                                  <w:b/>
                                </w:rPr>
                              </w:pPr>
                              <w:r>
                                <w:rPr>
                                  <w:b/>
                                </w:rPr>
                                <w:t>Special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44" o:spid="_x0000_s1043" type="#_x0000_t202" style="position:absolute;margin-left:-5.6pt;margin-top:9.7pt;width:492.75pt;height:19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" fillcolor="window" strokeweight=".5pt">
                  <v:textbox>
                    <w:txbxContent>
                      <w:p w:rsidR="00BB0AF3" w:rsidRPr="0064232E" w:rsidRDefault="00BB0AF3" w:rsidP="001D246F">
                        <w:pPr>
                          <w:pBdr>
                            <w:top w:val="single" w:sz="4" w:space="1" w:color="auto"/>
                            <w:left w:val="single" w:sz="4" w:space="4" w:color="auto"/>
                            <w:bottom w:val="single" w:sz="4" w:space="1" w:color="auto"/>
                            <w:right w:val="single" w:sz="4" w:space="4" w:color="auto"/>
                          </w:pBdr>
                          <w:rPr>
                            <w:b/>
                          </w:rPr>
                        </w:pPr>
                        <w:r>
                          <w:rPr>
                            <w:b/>
                          </w:rPr>
                          <w:t>Special Notes:</w:t>
                        </w:r>
                      </w:p>
                    </w:txbxContent>
                  </v:textbox>
                </v:shape>
              </w:pict>
            </mc:Fallback>
          </mc:AlternateContent>
        </w:r>
      </w:ins>
    </w:p>
    <w:p w:rsidR="001D246F" w:rsidRPr="001D246F" w:rsidRDefault="001D246F" w:rsidP="001D246F">
      <w:pPr>
        <w:spacing w:after="200"/>
        <w:rPr>
          <w:ins w:id="8834" w:author="dbecker" w:date="2015-10-30T16:09:00Z"/>
          <w:rFonts w:asciiTheme="minorHAnsi" w:eastAsiaTheme="minorHAnsi" w:hAnsiTheme="minorHAnsi" w:cstheme="minorBidi"/>
          <w:b/>
          <w:sz w:val="28"/>
          <w:szCs w:val="28"/>
        </w:rPr>
      </w:pPr>
    </w:p>
    <w:p w:rsidR="001D246F" w:rsidRDefault="001D246F" w:rsidP="006527E0">
      <w:pPr>
        <w:ind w:left="1845"/>
      </w:pPr>
    </w:p>
    <w:p w:rsidR="001D246F" w:rsidRDefault="001D246F" w:rsidP="002213A1">
      <w:pPr>
        <w:pStyle w:val="Heading3"/>
        <w:rPr>
          <w:ins w:id="8835" w:author="dbecker" w:date="2015-10-30T16:09:00Z"/>
          <w:sz w:val="20"/>
          <w:szCs w:val="20"/>
          <w:u w:val="single"/>
        </w:rPr>
      </w:pPr>
      <w:bookmarkStart w:id="8836" w:name="_Toc431372854"/>
    </w:p>
    <w:p w:rsidR="001D246F" w:rsidRDefault="001D246F" w:rsidP="002213A1">
      <w:pPr>
        <w:pStyle w:val="Heading3"/>
        <w:rPr>
          <w:ins w:id="8837" w:author="dbecker" w:date="2015-10-30T16:09:00Z"/>
          <w:sz w:val="20"/>
          <w:szCs w:val="20"/>
          <w:u w:val="single"/>
        </w:rPr>
      </w:pPr>
    </w:p>
    <w:p w:rsidR="001D246F" w:rsidRDefault="001D246F" w:rsidP="002213A1">
      <w:pPr>
        <w:pStyle w:val="Heading3"/>
        <w:rPr>
          <w:ins w:id="8838" w:author="dbecker" w:date="2015-10-30T16:09:00Z"/>
          <w:sz w:val="20"/>
          <w:szCs w:val="20"/>
          <w:u w:val="single"/>
        </w:rPr>
      </w:pPr>
    </w:p>
    <w:p w:rsidR="001D246F" w:rsidRDefault="001D246F" w:rsidP="002213A1">
      <w:pPr>
        <w:pStyle w:val="Heading3"/>
        <w:rPr>
          <w:ins w:id="8839" w:author="dbecker" w:date="2015-10-30T16:10:00Z"/>
          <w:sz w:val="20"/>
          <w:szCs w:val="20"/>
          <w:u w:val="single"/>
        </w:rPr>
      </w:pPr>
      <w:ins w:id="8840" w:author="dbecker" w:date="2015-10-30T16:10:00Z">
        <w:r>
          <w:rPr>
            <w:sz w:val="20"/>
            <w:szCs w:val="20"/>
            <w:u w:val="single"/>
          </w:rPr>
          <w:t xml:space="preserve"> </w:t>
        </w:r>
      </w:ins>
    </w:p>
    <w:p w:rsidR="001D246F" w:rsidRPr="001D246F" w:rsidRDefault="001D246F">
      <w:pPr>
        <w:rPr>
          <w:ins w:id="8841" w:author="dbecker" w:date="2015-10-30T16:10:00Z"/>
          <w:rPrChange w:id="8842" w:author="dbecker" w:date="2015-10-30T16:10:00Z">
            <w:rPr>
              <w:ins w:id="8843" w:author="dbecker" w:date="2015-10-30T16:10:00Z"/>
              <w:sz w:val="20"/>
              <w:szCs w:val="20"/>
              <w:u w:val="single"/>
            </w:rPr>
          </w:rPrChange>
        </w:rPr>
        <w:pPrChange w:id="8844" w:author="dbecker" w:date="2015-10-30T16:10:00Z">
          <w:pPr>
            <w:pStyle w:val="Heading3"/>
          </w:pPr>
        </w:pPrChange>
      </w:pPr>
    </w:p>
    <w:p w:rsidR="008216C3" w:rsidRPr="002213A1" w:rsidRDefault="008216C3" w:rsidP="002213A1">
      <w:pPr>
        <w:pStyle w:val="Heading3"/>
        <w:rPr>
          <w:sz w:val="20"/>
          <w:szCs w:val="20"/>
          <w:u w:val="single"/>
        </w:rPr>
      </w:pPr>
      <w:r w:rsidRPr="002213A1">
        <w:rPr>
          <w:sz w:val="20"/>
          <w:szCs w:val="20"/>
          <w:u w:val="single"/>
        </w:rPr>
        <w:t>Form 120A – Chronological Event Log</w:t>
      </w:r>
      <w:bookmarkEnd w:id="8836"/>
    </w:p>
    <w:tbl>
      <w:tblPr>
        <w:tblW w:w="8620" w:type="dxa"/>
        <w:tblInd w:w="93" w:type="dxa"/>
        <w:tblLook w:val="04A0" w:firstRow="1" w:lastRow="0" w:firstColumn="1" w:lastColumn="0" w:noHBand="0" w:noVBand="1"/>
      </w:tblPr>
      <w:tblGrid>
        <w:gridCol w:w="1480"/>
        <w:gridCol w:w="1060"/>
        <w:gridCol w:w="1060"/>
        <w:gridCol w:w="1060"/>
        <w:gridCol w:w="1320"/>
        <w:gridCol w:w="1320"/>
        <w:gridCol w:w="1320"/>
      </w:tblGrid>
      <w:tr w:rsidR="008216C3" w:rsidTr="008216C3">
        <w:trPr>
          <w:trHeight w:val="315"/>
        </w:trPr>
        <w:tc>
          <w:tcPr>
            <w:tcW w:w="1480" w:type="dxa"/>
            <w:tcBorders>
              <w:top w:val="nil"/>
              <w:left w:val="nil"/>
              <w:bottom w:val="nil"/>
              <w:right w:val="nil"/>
            </w:tcBorders>
            <w:shd w:val="clear" w:color="auto" w:fill="auto"/>
            <w:noWrap/>
            <w:vAlign w:val="bottom"/>
            <w:hideMark/>
          </w:tcPr>
          <w:p w:rsidR="008216C3" w:rsidRDefault="008216C3"/>
        </w:tc>
        <w:tc>
          <w:tcPr>
            <w:tcW w:w="1060" w:type="dxa"/>
            <w:tcBorders>
              <w:top w:val="nil"/>
              <w:left w:val="nil"/>
              <w:bottom w:val="nil"/>
              <w:right w:val="nil"/>
            </w:tcBorders>
            <w:shd w:val="clear" w:color="auto" w:fill="auto"/>
            <w:noWrap/>
            <w:vAlign w:val="bottom"/>
            <w:hideMark/>
          </w:tcPr>
          <w:p w:rsidR="008216C3" w:rsidRDefault="008216C3"/>
        </w:tc>
        <w:tc>
          <w:tcPr>
            <w:tcW w:w="1060" w:type="dxa"/>
            <w:tcBorders>
              <w:top w:val="nil"/>
              <w:left w:val="nil"/>
              <w:bottom w:val="nil"/>
              <w:right w:val="nil"/>
            </w:tcBorders>
            <w:shd w:val="clear" w:color="auto" w:fill="auto"/>
            <w:noWrap/>
            <w:vAlign w:val="bottom"/>
            <w:hideMark/>
          </w:tcPr>
          <w:p w:rsidR="008216C3" w:rsidRDefault="008216C3">
            <w:pPr>
              <w:rPr>
                <w:rFonts w:ascii="Arial" w:hAnsi="Arial" w:cs="Arial"/>
                <w:sz w:val="20"/>
                <w:szCs w:val="20"/>
              </w:rPr>
            </w:pPr>
          </w:p>
        </w:tc>
        <w:tc>
          <w:tcPr>
            <w:tcW w:w="1060" w:type="dxa"/>
            <w:tcBorders>
              <w:top w:val="nil"/>
              <w:left w:val="nil"/>
              <w:bottom w:val="nil"/>
              <w:right w:val="nil"/>
            </w:tcBorders>
            <w:shd w:val="clear" w:color="auto" w:fill="auto"/>
            <w:noWrap/>
            <w:vAlign w:val="bottom"/>
            <w:hideMark/>
          </w:tcPr>
          <w:p w:rsidR="008216C3" w:rsidRDefault="008216C3">
            <w:pPr>
              <w:rPr>
                <w:rFonts w:ascii="Arial" w:hAnsi="Arial" w:cs="Arial"/>
                <w:sz w:val="20"/>
                <w:szCs w:val="20"/>
              </w:rPr>
            </w:pPr>
          </w:p>
        </w:tc>
        <w:tc>
          <w:tcPr>
            <w:tcW w:w="3960" w:type="dxa"/>
            <w:gridSpan w:val="3"/>
            <w:tcBorders>
              <w:top w:val="nil"/>
              <w:left w:val="nil"/>
              <w:bottom w:val="nil"/>
              <w:right w:val="nil"/>
            </w:tcBorders>
            <w:shd w:val="clear" w:color="auto" w:fill="auto"/>
            <w:noWrap/>
            <w:vAlign w:val="bottom"/>
            <w:hideMark/>
          </w:tcPr>
          <w:p w:rsidR="008216C3" w:rsidRDefault="008216C3">
            <w:r>
              <w:t>Page _____ Of _____ Pages</w:t>
            </w:r>
          </w:p>
        </w:tc>
      </w:tr>
      <w:tr w:rsidR="008216C3" w:rsidTr="008216C3">
        <w:trPr>
          <w:trHeight w:val="402"/>
        </w:trPr>
        <w:tc>
          <w:tcPr>
            <w:tcW w:w="1480" w:type="dxa"/>
            <w:tcBorders>
              <w:top w:val="single" w:sz="4" w:space="0" w:color="auto"/>
              <w:left w:val="single" w:sz="4" w:space="0" w:color="auto"/>
              <w:bottom w:val="single" w:sz="4" w:space="0" w:color="auto"/>
              <w:right w:val="nil"/>
            </w:tcBorders>
            <w:shd w:val="clear" w:color="auto" w:fill="auto"/>
            <w:noWrap/>
            <w:vAlign w:val="bottom"/>
            <w:hideMark/>
          </w:tcPr>
          <w:p w:rsidR="008216C3" w:rsidRDefault="008216C3">
            <w:r>
              <w:t>Position:</w:t>
            </w:r>
          </w:p>
        </w:tc>
        <w:tc>
          <w:tcPr>
            <w:tcW w:w="1060" w:type="dxa"/>
            <w:tcBorders>
              <w:top w:val="single" w:sz="4" w:space="0" w:color="auto"/>
              <w:left w:val="nil"/>
              <w:bottom w:val="single" w:sz="4" w:space="0" w:color="auto"/>
              <w:right w:val="nil"/>
            </w:tcBorders>
            <w:shd w:val="clear" w:color="auto" w:fill="auto"/>
            <w:noWrap/>
            <w:vAlign w:val="bottom"/>
            <w:hideMark/>
          </w:tcPr>
          <w:p w:rsidR="008216C3" w:rsidRDefault="008216C3">
            <w:r>
              <w:t> </w:t>
            </w:r>
          </w:p>
        </w:tc>
        <w:tc>
          <w:tcPr>
            <w:tcW w:w="1060" w:type="dxa"/>
            <w:tcBorders>
              <w:top w:val="single" w:sz="4" w:space="0" w:color="auto"/>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single" w:sz="4" w:space="0" w:color="auto"/>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single" w:sz="4" w:space="0" w:color="auto"/>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single" w:sz="4" w:space="0" w:color="auto"/>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79"/>
        </w:trPr>
        <w:tc>
          <w:tcPr>
            <w:tcW w:w="1480" w:type="dxa"/>
            <w:tcBorders>
              <w:top w:val="nil"/>
              <w:left w:val="single" w:sz="4" w:space="0" w:color="auto"/>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nil"/>
            </w:tcBorders>
            <w:shd w:val="clear" w:color="auto" w:fill="auto"/>
            <w:noWrap/>
            <w:vAlign w:val="bottom"/>
            <w:hideMark/>
          </w:tcPr>
          <w:p w:rsidR="008216C3" w:rsidRDefault="008216C3">
            <w:r>
              <w:t>Name:</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79"/>
        </w:trPr>
        <w:tc>
          <w:tcPr>
            <w:tcW w:w="1480" w:type="dxa"/>
            <w:tcBorders>
              <w:top w:val="nil"/>
              <w:left w:val="single" w:sz="4" w:space="0" w:color="auto"/>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nil"/>
            </w:tcBorders>
            <w:shd w:val="clear" w:color="auto" w:fill="auto"/>
            <w:noWrap/>
            <w:vAlign w:val="bottom"/>
            <w:hideMark/>
          </w:tcPr>
          <w:p w:rsidR="008216C3" w:rsidRDefault="008216C3">
            <w:r>
              <w:t>Date:</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79"/>
        </w:trPr>
        <w:tc>
          <w:tcPr>
            <w:tcW w:w="1480" w:type="dxa"/>
            <w:tcBorders>
              <w:top w:val="nil"/>
              <w:left w:val="single" w:sz="4" w:space="0" w:color="auto"/>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2540" w:type="dxa"/>
            <w:gridSpan w:val="2"/>
            <w:tcBorders>
              <w:top w:val="single" w:sz="4" w:space="0" w:color="auto"/>
              <w:left w:val="single" w:sz="4" w:space="0" w:color="auto"/>
              <w:bottom w:val="single" w:sz="4" w:space="0" w:color="auto"/>
              <w:right w:val="nil"/>
            </w:tcBorders>
            <w:shd w:val="clear" w:color="auto" w:fill="auto"/>
            <w:noWrap/>
            <w:vAlign w:val="bottom"/>
            <w:hideMark/>
          </w:tcPr>
          <w:p w:rsidR="008216C3" w:rsidRDefault="008216C3">
            <w:r>
              <w:t>Assigned Facility:</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79"/>
        </w:trPr>
        <w:tc>
          <w:tcPr>
            <w:tcW w:w="1480" w:type="dxa"/>
            <w:tcBorders>
              <w:top w:val="nil"/>
              <w:left w:val="single" w:sz="4" w:space="0" w:color="auto"/>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630"/>
        </w:trPr>
        <w:tc>
          <w:tcPr>
            <w:tcW w:w="1480" w:type="dxa"/>
            <w:tcBorders>
              <w:top w:val="nil"/>
              <w:left w:val="single" w:sz="4" w:space="0" w:color="auto"/>
              <w:bottom w:val="single" w:sz="4" w:space="0" w:color="auto"/>
              <w:right w:val="single" w:sz="4" w:space="0" w:color="auto"/>
            </w:tcBorders>
            <w:shd w:val="clear" w:color="auto" w:fill="auto"/>
            <w:vAlign w:val="bottom"/>
            <w:hideMark/>
          </w:tcPr>
          <w:p w:rsidR="008216C3" w:rsidRDefault="008216C3">
            <w:pPr>
              <w:jc w:val="center"/>
            </w:pPr>
            <w:r>
              <w:t>Time am/pm</w:t>
            </w:r>
          </w:p>
        </w:tc>
        <w:tc>
          <w:tcPr>
            <w:tcW w:w="7140"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216C3" w:rsidRDefault="008216C3">
            <w:pPr>
              <w:jc w:val="center"/>
            </w:pPr>
            <w:r>
              <w:t>Activity</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r w:rsidR="008216C3" w:rsidTr="008216C3">
        <w:trPr>
          <w:trHeight w:val="402"/>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06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nil"/>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c>
          <w:tcPr>
            <w:tcW w:w="1320" w:type="dxa"/>
            <w:tcBorders>
              <w:top w:val="nil"/>
              <w:left w:val="nil"/>
              <w:bottom w:val="single" w:sz="4" w:space="0" w:color="auto"/>
              <w:right w:val="single" w:sz="4" w:space="0" w:color="auto"/>
            </w:tcBorders>
            <w:shd w:val="clear" w:color="auto" w:fill="auto"/>
            <w:noWrap/>
            <w:vAlign w:val="bottom"/>
            <w:hideMark/>
          </w:tcPr>
          <w:p w:rsidR="008216C3" w:rsidRDefault="008216C3">
            <w:pPr>
              <w:rPr>
                <w:rFonts w:ascii="Arial" w:hAnsi="Arial" w:cs="Arial"/>
                <w:sz w:val="20"/>
                <w:szCs w:val="20"/>
              </w:rPr>
            </w:pPr>
            <w:r>
              <w:rPr>
                <w:rFonts w:ascii="Arial" w:hAnsi="Arial" w:cs="Arial"/>
                <w:sz w:val="20"/>
                <w:szCs w:val="20"/>
              </w:rPr>
              <w:t> </w:t>
            </w:r>
          </w:p>
        </w:tc>
      </w:tr>
    </w:tbl>
    <w:p w:rsidR="00A3424D" w:rsidRDefault="00A3424D">
      <w:pPr>
        <w:sectPr w:rsidR="00A3424D" w:rsidSect="002213A1">
          <w:headerReference w:type="even" r:id="rId42"/>
          <w:headerReference w:type="default" r:id="rId43"/>
          <w:headerReference w:type="first" r:id="rId44"/>
          <w:pgSz w:w="12240" w:h="15840" w:code="1"/>
          <w:pgMar w:top="1440" w:right="1008" w:bottom="1440" w:left="1267" w:header="720" w:footer="720" w:gutter="0"/>
          <w:cols w:space="720"/>
          <w:docGrid w:linePitch="360"/>
        </w:sectPr>
      </w:pPr>
    </w:p>
    <w:p w:rsidR="00A3424D" w:rsidRPr="002213A1" w:rsidRDefault="00A3424D" w:rsidP="002213A1">
      <w:pPr>
        <w:pStyle w:val="Heading3"/>
        <w:rPr>
          <w:sz w:val="20"/>
          <w:szCs w:val="20"/>
          <w:u w:val="single"/>
        </w:rPr>
      </w:pPr>
      <w:bookmarkStart w:id="8845" w:name="_Toc431372855"/>
      <w:r w:rsidRPr="002213A1">
        <w:rPr>
          <w:sz w:val="20"/>
          <w:szCs w:val="20"/>
          <w:u w:val="single"/>
        </w:rPr>
        <w:t>Form 120L – Dosimetry Log Sheet</w:t>
      </w:r>
      <w:bookmarkEnd w:id="8845"/>
    </w:p>
    <w:tbl>
      <w:tblPr>
        <w:tblW w:w="13620" w:type="dxa"/>
        <w:tblCellMar>
          <w:left w:w="0" w:type="dxa"/>
          <w:right w:w="0" w:type="dxa"/>
        </w:tblCellMar>
        <w:tblLook w:val="04A0" w:firstRow="1" w:lastRow="0" w:firstColumn="1" w:lastColumn="0" w:noHBand="0" w:noVBand="1"/>
      </w:tblPr>
      <w:tblGrid>
        <w:gridCol w:w="4360"/>
        <w:gridCol w:w="1580"/>
        <w:gridCol w:w="1120"/>
        <w:gridCol w:w="1120"/>
        <w:gridCol w:w="1120"/>
        <w:gridCol w:w="920"/>
        <w:gridCol w:w="1120"/>
        <w:gridCol w:w="1120"/>
        <w:gridCol w:w="1160"/>
      </w:tblGrid>
      <w:tr w:rsidR="00A3424D" w:rsidTr="00A3424D">
        <w:trPr>
          <w:trHeight w:val="402"/>
        </w:trPr>
        <w:tc>
          <w:tcPr>
            <w:tcW w:w="4360" w:type="dxa"/>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vAlign w:val="bottom"/>
            <w:hideMark/>
          </w:tcPr>
          <w:p w:rsidR="00A3424D" w:rsidRDefault="00A3424D">
            <w:r>
              <w:t>Date:</w:t>
            </w:r>
          </w:p>
        </w:tc>
        <w:tc>
          <w:tcPr>
            <w:tcW w:w="15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A3424D" w:rsidRDefault="00A3424D">
            <w:r>
              <w:t> </w:t>
            </w:r>
          </w:p>
        </w:tc>
        <w:tc>
          <w:tcPr>
            <w:tcW w:w="11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A3424D" w:rsidRDefault="00A3424D">
            <w:r>
              <w:t> </w:t>
            </w:r>
          </w:p>
        </w:tc>
        <w:tc>
          <w:tcPr>
            <w:tcW w:w="112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c>
          <w:tcPr>
            <w:tcW w:w="4280" w:type="dxa"/>
            <w:gridSpan w:val="4"/>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vAlign w:val="bottom"/>
            <w:hideMark/>
          </w:tcPr>
          <w:p w:rsidR="00A3424D" w:rsidRDefault="00A3424D">
            <w:r>
              <w:t>Page ________of ________ Pages</w:t>
            </w:r>
          </w:p>
        </w:tc>
        <w:tc>
          <w:tcPr>
            <w:tcW w:w="11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r>
      <w:tr w:rsidR="00A3424D" w:rsidTr="00A3424D">
        <w:trPr>
          <w:trHeight w:val="315"/>
        </w:trPr>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c>
          <w:tcPr>
            <w:tcW w:w="0" w:type="auto"/>
            <w:gridSpan w:val="3"/>
            <w:tcBorders>
              <w:top w:val="single" w:sz="4" w:space="0" w:color="auto"/>
              <w:left w:val="single" w:sz="4" w:space="0" w:color="auto"/>
              <w:bottom w:val="single" w:sz="4" w:space="0" w:color="auto"/>
              <w:right w:val="single" w:sz="4" w:space="0" w:color="000000"/>
            </w:tcBorders>
            <w:shd w:val="clear" w:color="auto" w:fill="auto"/>
            <w:noWrap/>
            <w:tcMar>
              <w:top w:w="15" w:type="dxa"/>
              <w:left w:w="15" w:type="dxa"/>
              <w:bottom w:w="0" w:type="dxa"/>
              <w:right w:w="15" w:type="dxa"/>
            </w:tcMar>
            <w:vAlign w:val="bottom"/>
            <w:hideMark/>
          </w:tcPr>
          <w:p w:rsidR="00A3424D" w:rsidRDefault="00A3424D">
            <w:pPr>
              <w:jc w:val="center"/>
            </w:pPr>
            <w:r>
              <w:t>Dosimetry Issued</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A3424D" w:rsidRDefault="00A3424D">
            <w:r>
              <w:t> </w:t>
            </w:r>
          </w:p>
        </w:tc>
      </w:tr>
      <w:tr w:rsidR="00A3424D" w:rsidTr="00A3424D">
        <w:trPr>
          <w:trHeight w:val="1515"/>
        </w:trPr>
        <w:tc>
          <w:tcPr>
            <w:tcW w:w="43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rsidR="00A3424D" w:rsidRDefault="00A3424D">
            <w:pPr>
              <w:jc w:val="center"/>
            </w:pPr>
            <w:r>
              <w:t>Name</w:t>
            </w:r>
          </w:p>
        </w:tc>
        <w:tc>
          <w:tcPr>
            <w:tcW w:w="15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rsidR="00A3424D" w:rsidRDefault="00A3424D">
            <w:pPr>
              <w:jc w:val="center"/>
            </w:pPr>
            <w:r>
              <w:t>SSN</w:t>
            </w:r>
          </w:p>
        </w:tc>
        <w:tc>
          <w:tcPr>
            <w:tcW w:w="1120" w:type="dxa"/>
            <w:tcBorders>
              <w:top w:val="nil"/>
              <w:left w:val="nil"/>
              <w:bottom w:val="single" w:sz="4" w:space="0" w:color="auto"/>
              <w:right w:val="single" w:sz="4" w:space="0" w:color="auto"/>
            </w:tcBorders>
            <w:shd w:val="clear" w:color="auto" w:fill="auto"/>
            <w:tcMar>
              <w:top w:w="15" w:type="dxa"/>
              <w:left w:w="15" w:type="dxa"/>
              <w:bottom w:w="0" w:type="dxa"/>
              <w:right w:w="15" w:type="dxa"/>
            </w:tcMar>
            <w:textDirection w:val="btLr"/>
            <w:vAlign w:val="bottom"/>
            <w:hideMark/>
          </w:tcPr>
          <w:p w:rsidR="00A3424D" w:rsidRDefault="00A3424D">
            <w:pPr>
              <w:jc w:val="center"/>
            </w:pPr>
            <w:r>
              <w:t>0 - 200 mR Dosimeter (Serial #)</w:t>
            </w:r>
          </w:p>
        </w:tc>
        <w:tc>
          <w:tcPr>
            <w:tcW w:w="1120" w:type="dxa"/>
            <w:tcBorders>
              <w:top w:val="nil"/>
              <w:left w:val="nil"/>
              <w:bottom w:val="single" w:sz="4" w:space="0" w:color="auto"/>
              <w:right w:val="single" w:sz="4" w:space="0" w:color="auto"/>
            </w:tcBorders>
            <w:shd w:val="clear" w:color="auto" w:fill="auto"/>
            <w:tcMar>
              <w:top w:w="15" w:type="dxa"/>
              <w:left w:w="15" w:type="dxa"/>
              <w:bottom w:w="0" w:type="dxa"/>
              <w:right w:w="15" w:type="dxa"/>
            </w:tcMar>
            <w:textDirection w:val="btLr"/>
            <w:vAlign w:val="bottom"/>
            <w:hideMark/>
          </w:tcPr>
          <w:p w:rsidR="00A3424D" w:rsidRDefault="00A3424D">
            <w:pPr>
              <w:jc w:val="center"/>
            </w:pPr>
            <w:r>
              <w:t>0 - 20 R Dosimeter (Serial #)</w:t>
            </w:r>
          </w:p>
        </w:tc>
        <w:tc>
          <w:tcPr>
            <w:tcW w:w="1120" w:type="dxa"/>
            <w:tcBorders>
              <w:top w:val="nil"/>
              <w:left w:val="nil"/>
              <w:bottom w:val="single" w:sz="4" w:space="0" w:color="auto"/>
              <w:right w:val="single" w:sz="4" w:space="0" w:color="auto"/>
            </w:tcBorders>
            <w:shd w:val="clear" w:color="auto" w:fill="auto"/>
            <w:tcMar>
              <w:top w:w="15" w:type="dxa"/>
              <w:left w:w="15" w:type="dxa"/>
              <w:bottom w:w="0" w:type="dxa"/>
              <w:right w:w="15" w:type="dxa"/>
            </w:tcMar>
            <w:textDirection w:val="btLr"/>
            <w:vAlign w:val="bottom"/>
            <w:hideMark/>
          </w:tcPr>
          <w:p w:rsidR="00A3424D" w:rsidRDefault="00A3424D">
            <w:pPr>
              <w:jc w:val="center"/>
            </w:pPr>
            <w:r>
              <w:t xml:space="preserve">TLD </w:t>
            </w:r>
            <w:r>
              <w:br/>
              <w:t>(Serial #)</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textDirection w:val="btLr"/>
            <w:vAlign w:val="bottom"/>
            <w:hideMark/>
          </w:tcPr>
          <w:p w:rsidR="00A3424D" w:rsidRDefault="00A3424D">
            <w:pPr>
              <w:jc w:val="center"/>
            </w:pPr>
            <w:r>
              <w:t>Equipment Issued</w:t>
            </w:r>
          </w:p>
        </w:tc>
        <w:tc>
          <w:tcPr>
            <w:tcW w:w="1120" w:type="dxa"/>
            <w:tcBorders>
              <w:top w:val="nil"/>
              <w:left w:val="nil"/>
              <w:bottom w:val="single" w:sz="4" w:space="0" w:color="auto"/>
              <w:right w:val="single" w:sz="4" w:space="0" w:color="auto"/>
            </w:tcBorders>
            <w:shd w:val="clear" w:color="auto" w:fill="auto"/>
            <w:tcMar>
              <w:top w:w="15" w:type="dxa"/>
              <w:left w:w="15" w:type="dxa"/>
              <w:bottom w:w="0" w:type="dxa"/>
              <w:right w:w="15" w:type="dxa"/>
            </w:tcMar>
            <w:textDirection w:val="btLr"/>
            <w:vAlign w:val="bottom"/>
            <w:hideMark/>
          </w:tcPr>
          <w:p w:rsidR="00A3424D" w:rsidRDefault="00A3424D">
            <w:pPr>
              <w:jc w:val="center"/>
            </w:pPr>
            <w:r>
              <w:t>Date Issued</w:t>
            </w:r>
          </w:p>
        </w:tc>
        <w:tc>
          <w:tcPr>
            <w:tcW w:w="1120" w:type="dxa"/>
            <w:tcBorders>
              <w:top w:val="nil"/>
              <w:left w:val="nil"/>
              <w:bottom w:val="single" w:sz="4" w:space="0" w:color="auto"/>
              <w:right w:val="single" w:sz="4" w:space="0" w:color="auto"/>
            </w:tcBorders>
            <w:shd w:val="clear" w:color="auto" w:fill="auto"/>
            <w:tcMar>
              <w:top w:w="15" w:type="dxa"/>
              <w:left w:w="15" w:type="dxa"/>
              <w:bottom w:w="0" w:type="dxa"/>
              <w:right w:w="15" w:type="dxa"/>
            </w:tcMar>
            <w:textDirection w:val="btLr"/>
            <w:vAlign w:val="bottom"/>
            <w:hideMark/>
          </w:tcPr>
          <w:p w:rsidR="00A3424D" w:rsidRDefault="00A3424D">
            <w:pPr>
              <w:jc w:val="center"/>
            </w:pPr>
            <w:r>
              <w:t>Date Returned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jc w:val="center"/>
            </w:pPr>
            <w:r>
              <w:t>Initials</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r w:rsidR="00A3424D" w:rsidTr="00A3424D">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A3424D" w:rsidRDefault="00A3424D">
            <w:pPr>
              <w:rPr>
                <w:rFonts w:ascii="Arial" w:hAnsi="Arial" w:cs="Arial"/>
                <w:sz w:val="20"/>
                <w:szCs w:val="20"/>
              </w:rPr>
            </w:pPr>
            <w:r>
              <w:rPr>
                <w:rFonts w:ascii="Arial" w:hAnsi="Arial" w:cs="Arial"/>
                <w:sz w:val="20"/>
                <w:szCs w:val="20"/>
              </w:rPr>
              <w:t> </w:t>
            </w:r>
          </w:p>
        </w:tc>
      </w:tr>
    </w:tbl>
    <w:p w:rsidR="00394167" w:rsidRDefault="00A3424D">
      <w:pPr>
        <w:sectPr w:rsidR="00394167" w:rsidSect="002213A1">
          <w:pgSz w:w="15840" w:h="12240" w:orient="landscape" w:code="1"/>
          <w:pgMar w:top="1267" w:right="1440" w:bottom="1008" w:left="1440" w:header="720" w:footer="720" w:gutter="0"/>
          <w:cols w:space="720"/>
          <w:docGrid w:linePitch="360"/>
        </w:sectPr>
      </w:pPr>
      <w:r>
        <w:t xml:space="preserve"> </w:t>
      </w:r>
    </w:p>
    <w:p w:rsidR="008216C3" w:rsidRPr="002213A1" w:rsidRDefault="008216C3" w:rsidP="002213A1">
      <w:pPr>
        <w:pStyle w:val="Heading3"/>
        <w:rPr>
          <w:sz w:val="20"/>
          <w:szCs w:val="20"/>
          <w:u w:val="single"/>
        </w:rPr>
      </w:pPr>
      <w:r w:rsidRPr="002213A1">
        <w:rPr>
          <w:sz w:val="20"/>
          <w:szCs w:val="20"/>
          <w:u w:val="single"/>
        </w:rPr>
        <w:t xml:space="preserve"> </w:t>
      </w:r>
      <w:bookmarkStart w:id="8846" w:name="_Toc431372856"/>
      <w:r w:rsidR="00625C2B" w:rsidRPr="002213A1">
        <w:rPr>
          <w:sz w:val="20"/>
          <w:szCs w:val="20"/>
          <w:u w:val="single"/>
        </w:rPr>
        <w:t>Form 120R – Local Transportation Staging Area Vehicle Log</w:t>
      </w:r>
      <w:bookmarkEnd w:id="8846"/>
    </w:p>
    <w:tbl>
      <w:tblPr>
        <w:tblW w:w="9080" w:type="dxa"/>
        <w:tblInd w:w="93" w:type="dxa"/>
        <w:tblLook w:val="04A0" w:firstRow="1" w:lastRow="0" w:firstColumn="1" w:lastColumn="0" w:noHBand="0" w:noVBand="1"/>
      </w:tblPr>
      <w:tblGrid>
        <w:gridCol w:w="1700"/>
        <w:gridCol w:w="1660"/>
        <w:gridCol w:w="4060"/>
        <w:gridCol w:w="1660"/>
      </w:tblGrid>
      <w:tr w:rsidR="00625C2B" w:rsidTr="00625C2B">
        <w:trPr>
          <w:trHeight w:val="405"/>
        </w:trPr>
        <w:tc>
          <w:tcPr>
            <w:tcW w:w="1700" w:type="dxa"/>
            <w:tcBorders>
              <w:top w:val="single" w:sz="4" w:space="0" w:color="auto"/>
              <w:left w:val="single" w:sz="4" w:space="0" w:color="auto"/>
              <w:bottom w:val="single" w:sz="4" w:space="0" w:color="auto"/>
              <w:right w:val="nil"/>
            </w:tcBorders>
            <w:shd w:val="clear" w:color="auto" w:fill="auto"/>
            <w:noWrap/>
            <w:vAlign w:val="bottom"/>
            <w:hideMark/>
          </w:tcPr>
          <w:p w:rsidR="00625C2B" w:rsidRDefault="00625C2B">
            <w:r>
              <w:t>Town:</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single" w:sz="4" w:space="0" w:color="auto"/>
              <w:left w:val="nil"/>
              <w:bottom w:val="single" w:sz="4" w:space="0" w:color="auto"/>
              <w:right w:val="nil"/>
            </w:tcBorders>
            <w:shd w:val="clear" w:color="auto" w:fill="auto"/>
            <w:noWrap/>
            <w:vAlign w:val="bottom"/>
            <w:hideMark/>
          </w:tcPr>
          <w:p w:rsidR="00625C2B" w:rsidRDefault="00625C2B">
            <w:pPr>
              <w:jc w:val="center"/>
            </w:pPr>
            <w:r>
              <w:t>Page ________ of ________ Pages</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1260"/>
        </w:trPr>
        <w:tc>
          <w:tcPr>
            <w:tcW w:w="1700" w:type="dxa"/>
            <w:tcBorders>
              <w:top w:val="nil"/>
              <w:left w:val="single" w:sz="4" w:space="0" w:color="auto"/>
              <w:bottom w:val="single" w:sz="4" w:space="0" w:color="auto"/>
              <w:right w:val="single" w:sz="4" w:space="0" w:color="auto"/>
            </w:tcBorders>
            <w:shd w:val="clear" w:color="auto" w:fill="auto"/>
            <w:vAlign w:val="bottom"/>
            <w:hideMark/>
          </w:tcPr>
          <w:p w:rsidR="00625C2B" w:rsidRDefault="00625C2B">
            <w:pPr>
              <w:jc w:val="center"/>
            </w:pPr>
            <w:r>
              <w:t xml:space="preserve">Time Vehicle Arrived </w:t>
            </w:r>
            <w:r>
              <w:br/>
              <w:t>At Local TSA</w:t>
            </w:r>
          </w:p>
        </w:tc>
        <w:tc>
          <w:tcPr>
            <w:tcW w:w="1660" w:type="dxa"/>
            <w:tcBorders>
              <w:top w:val="nil"/>
              <w:left w:val="nil"/>
              <w:bottom w:val="single" w:sz="4" w:space="0" w:color="auto"/>
              <w:right w:val="single" w:sz="4" w:space="0" w:color="auto"/>
            </w:tcBorders>
            <w:shd w:val="clear" w:color="auto" w:fill="auto"/>
            <w:vAlign w:val="bottom"/>
            <w:hideMark/>
          </w:tcPr>
          <w:p w:rsidR="00625C2B" w:rsidRDefault="00625C2B">
            <w:pPr>
              <w:jc w:val="center"/>
            </w:pPr>
            <w:r>
              <w:t xml:space="preserve">Vehicle No. Assigned </w:t>
            </w:r>
            <w:r>
              <w:br/>
              <w:t>(By State TSA)</w:t>
            </w:r>
          </w:p>
        </w:tc>
        <w:tc>
          <w:tcPr>
            <w:tcW w:w="4060" w:type="dxa"/>
            <w:tcBorders>
              <w:top w:val="nil"/>
              <w:left w:val="nil"/>
              <w:bottom w:val="single" w:sz="4" w:space="0" w:color="auto"/>
              <w:right w:val="single" w:sz="4" w:space="0" w:color="auto"/>
            </w:tcBorders>
            <w:shd w:val="clear" w:color="auto" w:fill="auto"/>
            <w:vAlign w:val="bottom"/>
            <w:hideMark/>
          </w:tcPr>
          <w:p w:rsidR="00625C2B" w:rsidRDefault="00625C2B">
            <w:pPr>
              <w:jc w:val="center"/>
            </w:pPr>
            <w:r>
              <w:t>Vehicle Assignment:</w:t>
            </w:r>
            <w:r>
              <w:br/>
              <w:t xml:space="preserve"> Facility (School, Day Care Center, Hospital, Nursing Home) / Bus Route / </w:t>
            </w:r>
            <w:del w:id="8847" w:author="dbecker" w:date="2016-01-07T13:24:00Z">
              <w:r w:rsidDel="001A235C">
                <w:delText>Special Needs</w:delText>
              </w:r>
            </w:del>
            <w:ins w:id="8848" w:author="dbecker" w:date="2016-01-07T13:24:00Z">
              <w:r w:rsidR="001A235C">
                <w:t>Access/functional needs</w:t>
              </w:r>
            </w:ins>
            <w:r>
              <w:t xml:space="preserve"> Individual</w:t>
            </w:r>
          </w:p>
        </w:tc>
        <w:tc>
          <w:tcPr>
            <w:tcW w:w="1660" w:type="dxa"/>
            <w:tcBorders>
              <w:top w:val="nil"/>
              <w:left w:val="nil"/>
              <w:bottom w:val="single" w:sz="4" w:space="0" w:color="auto"/>
              <w:right w:val="single" w:sz="4" w:space="0" w:color="auto"/>
            </w:tcBorders>
            <w:shd w:val="clear" w:color="auto" w:fill="auto"/>
            <w:vAlign w:val="bottom"/>
            <w:hideMark/>
          </w:tcPr>
          <w:p w:rsidR="00625C2B" w:rsidRDefault="00625C2B">
            <w:pPr>
              <w:jc w:val="center"/>
            </w:pPr>
            <w:r>
              <w:t xml:space="preserve">Time Vehicle Departed </w:t>
            </w:r>
            <w:r>
              <w:br/>
              <w:t>From Local TSA</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39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r w:rsidR="00625C2B" w:rsidTr="00625C2B">
        <w:trPr>
          <w:trHeight w:val="402"/>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40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c>
          <w:tcPr>
            <w:tcW w:w="1660" w:type="dxa"/>
            <w:tcBorders>
              <w:top w:val="nil"/>
              <w:left w:val="nil"/>
              <w:bottom w:val="single" w:sz="4" w:space="0" w:color="auto"/>
              <w:right w:val="single" w:sz="4" w:space="0" w:color="auto"/>
            </w:tcBorders>
            <w:shd w:val="clear" w:color="auto" w:fill="auto"/>
            <w:noWrap/>
            <w:vAlign w:val="bottom"/>
            <w:hideMark/>
          </w:tcPr>
          <w:p w:rsidR="00625C2B" w:rsidRDefault="00625C2B">
            <w:r>
              <w:t> </w:t>
            </w:r>
          </w:p>
        </w:tc>
      </w:tr>
    </w:tbl>
    <w:p w:rsidR="00625C2B" w:rsidRDefault="00625C2B"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Default="004848E9" w:rsidP="002213A1">
      <w:pPr>
        <w:rPr>
          <w:rFonts w:ascii="Arial" w:hAnsi="Arial" w:cs="Arial"/>
          <w:b/>
          <w:sz w:val="20"/>
          <w:u w:val="single"/>
        </w:rPr>
      </w:pPr>
    </w:p>
    <w:p w:rsidR="004848E9" w:rsidRPr="002213A1" w:rsidRDefault="004848E9" w:rsidP="002213A1">
      <w:pPr>
        <w:pStyle w:val="Heading3"/>
        <w:rPr>
          <w:u w:val="single"/>
        </w:rPr>
      </w:pPr>
      <w:bookmarkStart w:id="8849" w:name="_Toc431372857"/>
      <w:r w:rsidRPr="002213A1">
        <w:rPr>
          <w:sz w:val="20"/>
          <w:u w:val="single"/>
        </w:rPr>
        <w:t xml:space="preserve">Form 135A – </w:t>
      </w:r>
      <w:r w:rsidR="00F170CF" w:rsidRPr="007350FB">
        <w:rPr>
          <w:sz w:val="20"/>
          <w:szCs w:val="20"/>
          <w:u w:val="single"/>
        </w:rPr>
        <w:t>Potassium Iodide Acknowledgement Form</w:t>
      </w:r>
      <w:bookmarkEnd w:id="8849"/>
    </w:p>
    <w:p w:rsidR="004848E9" w:rsidRDefault="004848E9" w:rsidP="002213A1">
      <w:pPr>
        <w:rPr>
          <w:rFonts w:ascii="Arial" w:hAnsi="Arial" w:cs="Arial"/>
          <w:b/>
          <w:sz w:val="20"/>
          <w:u w:val="single"/>
        </w:rPr>
      </w:pPr>
    </w:p>
    <w:p w:rsidR="004848E9" w:rsidRPr="000131B9" w:rsidRDefault="004848E9" w:rsidP="003B7B2F">
      <w:pPr>
        <w:pStyle w:val="ListParagraph"/>
        <w:numPr>
          <w:ilvl w:val="0"/>
          <w:numId w:val="95"/>
        </w:numPr>
        <w:spacing w:after="200" w:line="360" w:lineRule="auto"/>
      </w:pPr>
      <w:r w:rsidRPr="000131B9">
        <w:rPr>
          <w:u w:val="single"/>
        </w:rPr>
        <w:t>Agreement</w:t>
      </w:r>
      <w:r w:rsidRPr="000131B9">
        <w:t>:</w:t>
      </w:r>
    </w:p>
    <w:p w:rsidR="004848E9" w:rsidRPr="000131B9" w:rsidRDefault="004848E9" w:rsidP="004848E9">
      <w:pPr>
        <w:pStyle w:val="ListParagraph"/>
        <w:spacing w:line="360" w:lineRule="auto"/>
      </w:pPr>
      <w:r w:rsidRPr="000131B9">
        <w:t xml:space="preserve">I agree that I </w:t>
      </w:r>
      <w:r w:rsidRPr="000131B9">
        <w:rPr>
          <w:u w:val="single"/>
        </w:rPr>
        <w:t>will not</w:t>
      </w:r>
      <w:r w:rsidRPr="000131B9">
        <w:t xml:space="preserve"> take my first daily dose of </w:t>
      </w:r>
      <w:r>
        <w:t>Potassium Iodide (</w:t>
      </w:r>
      <w:r w:rsidRPr="000131B9">
        <w:t>KI</w:t>
      </w:r>
      <w:r>
        <w:t>)</w:t>
      </w:r>
      <w:r w:rsidRPr="000131B9">
        <w:t xml:space="preserve"> until I receive official instructions to do so.  If instructed to do so, I understand that in order to obtain maximum protection for the thyroid, I will take 130 milligrams </w:t>
      </w:r>
      <w:r>
        <w:t xml:space="preserve">(one dose) </w:t>
      </w:r>
      <w:r w:rsidRPr="000131B9">
        <w:t>per day of the thyroid blocking agent as instructed.</w:t>
      </w:r>
    </w:p>
    <w:p w:rsidR="004848E9" w:rsidRDefault="004848E9" w:rsidP="004848E9">
      <w:pPr>
        <w:pStyle w:val="ListParagraph"/>
        <w:spacing w:line="360" w:lineRule="auto"/>
      </w:pPr>
    </w:p>
    <w:p w:rsidR="004848E9" w:rsidRPr="000131B9" w:rsidRDefault="004848E9" w:rsidP="003B7B2F">
      <w:pPr>
        <w:pStyle w:val="ListParagraph"/>
        <w:numPr>
          <w:ilvl w:val="0"/>
          <w:numId w:val="95"/>
        </w:numPr>
        <w:spacing w:after="200" w:line="360" w:lineRule="auto"/>
      </w:pPr>
      <w:r w:rsidRPr="00F464F7">
        <w:rPr>
          <w:u w:val="single"/>
        </w:rPr>
        <w:t>Drug Use Acknowledgement</w:t>
      </w:r>
      <w:r w:rsidRPr="000131B9">
        <w:t>:</w:t>
      </w:r>
    </w:p>
    <w:p w:rsidR="004848E9" w:rsidRDefault="004848E9" w:rsidP="004848E9">
      <w:pPr>
        <w:pStyle w:val="ListParagraph"/>
        <w:spacing w:line="360" w:lineRule="auto"/>
      </w:pPr>
      <w:r w:rsidRPr="000131B9">
        <w:t>I have been informed that this drug will block the absorption of radioiodine by my thyroid and thereby reduce the exposure to radiation of the thyroid; that Potassium Iodide does not reduce the uptake of other radioactive materials by the body; nor does it provide protection against exposure from external radiation.</w:t>
      </w:r>
    </w:p>
    <w:p w:rsidR="004848E9" w:rsidRPr="000131B9" w:rsidRDefault="004848E9" w:rsidP="004848E9">
      <w:pPr>
        <w:pStyle w:val="ListParagraph"/>
        <w:spacing w:line="360" w:lineRule="auto"/>
      </w:pPr>
    </w:p>
    <w:p w:rsidR="004848E9" w:rsidRDefault="004848E9" w:rsidP="003B7B2F">
      <w:pPr>
        <w:pStyle w:val="ListParagraph"/>
        <w:numPr>
          <w:ilvl w:val="0"/>
          <w:numId w:val="95"/>
        </w:numPr>
        <w:spacing w:line="360" w:lineRule="auto"/>
      </w:pPr>
      <w:r w:rsidRPr="00F464F7">
        <w:rPr>
          <w:u w:val="single"/>
        </w:rPr>
        <w:t>Drug Allergic Reaction Awareness Notice</w:t>
      </w:r>
      <w:r w:rsidRPr="000131B9">
        <w:t>:</w:t>
      </w:r>
    </w:p>
    <w:p w:rsidR="004848E9" w:rsidRDefault="004848E9" w:rsidP="004848E9">
      <w:pPr>
        <w:spacing w:line="360" w:lineRule="auto"/>
        <w:ind w:left="720"/>
      </w:pPr>
      <w:r w:rsidRPr="000131B9">
        <w:t>I have been told that if I am allergic to Iodine that I should not take Potassium Iodide.</w:t>
      </w:r>
    </w:p>
    <w:p w:rsidR="004848E9" w:rsidRDefault="004848E9" w:rsidP="004848E9">
      <w:pPr>
        <w:spacing w:line="360" w:lineRule="auto"/>
        <w:ind w:left="720"/>
      </w:pPr>
    </w:p>
    <w:p w:rsidR="004848E9" w:rsidRDefault="004848E9" w:rsidP="003B7B2F">
      <w:pPr>
        <w:pStyle w:val="ListParagraph"/>
        <w:numPr>
          <w:ilvl w:val="0"/>
          <w:numId w:val="95"/>
        </w:numPr>
        <w:spacing w:line="360" w:lineRule="auto"/>
      </w:pPr>
      <w:r w:rsidRPr="00F464F7">
        <w:t xml:space="preserve">I understand that if I choose not to take KI at the time it is recommended, I should report my decision to my RADEF Officer or supervisor as soon as possible. The RADEF Officer or supervisor will determine if a replacement is needed.  </w:t>
      </w:r>
    </w:p>
    <w:p w:rsidR="004848E9" w:rsidRPr="00F464F7" w:rsidRDefault="004848E9" w:rsidP="004848E9">
      <w:pPr>
        <w:pStyle w:val="ListParagraph"/>
        <w:spacing w:line="360" w:lineRule="auto"/>
      </w:pPr>
    </w:p>
    <w:p w:rsidR="004848E9" w:rsidRPr="000131B9" w:rsidRDefault="004848E9" w:rsidP="004848E9">
      <w:pPr>
        <w:spacing w:line="360" w:lineRule="auto"/>
        <w:ind w:left="720"/>
      </w:pPr>
      <w:r w:rsidRPr="000131B9">
        <w:t>By my signature below, I hereby agree to the terms and conditions of this user agreement.</w:t>
      </w:r>
    </w:p>
    <w:p w:rsidR="004848E9" w:rsidRPr="000131B9" w:rsidRDefault="004848E9" w:rsidP="004848E9">
      <w:pPr>
        <w:spacing w:line="360" w:lineRule="auto"/>
        <w:ind w:left="720"/>
      </w:pPr>
      <w:r>
        <w:tab/>
      </w:r>
      <w:r>
        <w:tab/>
      </w:r>
      <w:r>
        <w:tab/>
      </w:r>
      <w:r>
        <w:tab/>
      </w:r>
      <w:r>
        <w:tab/>
      </w:r>
      <w:r w:rsidRPr="000131B9">
        <w:t>SIGNATURE _____________________________</w:t>
      </w:r>
    </w:p>
    <w:p w:rsidR="004848E9" w:rsidRPr="000131B9" w:rsidRDefault="004848E9" w:rsidP="004848E9">
      <w:pPr>
        <w:spacing w:line="360" w:lineRule="auto"/>
        <w:ind w:left="720"/>
      </w:pPr>
      <w:r w:rsidRPr="000131B9">
        <w:tab/>
      </w:r>
      <w:r w:rsidRPr="000131B9">
        <w:tab/>
      </w:r>
      <w:r w:rsidRPr="000131B9">
        <w:tab/>
      </w:r>
      <w:r w:rsidRPr="000131B9">
        <w:tab/>
      </w:r>
      <w:r w:rsidRPr="000131B9">
        <w:tab/>
        <w:t>DATE__________________________________</w:t>
      </w:r>
    </w:p>
    <w:p w:rsidR="004848E9" w:rsidRDefault="004848E9"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Default="003A29C4" w:rsidP="002213A1">
      <w:pPr>
        <w:rPr>
          <w:rFonts w:ascii="Arial" w:hAnsi="Arial" w:cs="Arial"/>
          <w:b/>
          <w:sz w:val="20"/>
          <w:u w:val="single"/>
        </w:rPr>
      </w:pPr>
    </w:p>
    <w:p w:rsidR="003A29C4" w:rsidRPr="002213A1" w:rsidDel="00093998" w:rsidRDefault="00C57792" w:rsidP="002213A1">
      <w:pPr>
        <w:pStyle w:val="Heading3"/>
        <w:rPr>
          <w:del w:id="8850" w:author="dbecker" w:date="2015-11-09T14:27:00Z"/>
          <w:sz w:val="20"/>
          <w:szCs w:val="20"/>
          <w:u w:val="single"/>
        </w:rPr>
      </w:pPr>
      <w:bookmarkStart w:id="8851" w:name="_Toc431372858"/>
      <w:del w:id="8852" w:author="dbecker" w:date="2015-11-09T14:27:00Z">
        <w:r w:rsidRPr="002213A1" w:rsidDel="00093998">
          <w:rPr>
            <w:sz w:val="20"/>
            <w:szCs w:val="20"/>
            <w:u w:val="single"/>
          </w:rPr>
          <w:delText>Form 210D – Potassium Iodide (KI) Authorization Worksheet</w:delText>
        </w:r>
        <w:bookmarkEnd w:id="8851"/>
      </w:del>
    </w:p>
    <w:p w:rsidR="00C57792" w:rsidDel="00093998" w:rsidRDefault="00C57792" w:rsidP="00C57792">
      <w:pPr>
        <w:spacing w:line="360" w:lineRule="auto"/>
        <w:jc w:val="both"/>
        <w:rPr>
          <w:del w:id="8853" w:author="dbecker" w:date="2015-11-09T14:27:00Z"/>
        </w:rPr>
      </w:pPr>
    </w:p>
    <w:p w:rsidR="00C57792" w:rsidDel="00093998" w:rsidRDefault="00C57792" w:rsidP="00C57792">
      <w:pPr>
        <w:spacing w:line="360" w:lineRule="auto"/>
        <w:jc w:val="both"/>
        <w:rPr>
          <w:del w:id="8854" w:author="dbecker" w:date="2015-11-09T14:27:00Z"/>
        </w:rPr>
      </w:pPr>
      <w:del w:id="8855" w:author="dbecker" w:date="2015-11-09T14:27:00Z">
        <w:r w:rsidDel="00093998">
          <w:delText>For use by New Hampshire Division of Public Health Services, Health Physicist to request formal approval for the authorized use of Potassium Iodide (KI) tablets.  Formal approval is indicated by the instructions and signature of the Director of the Division of Public Health Services (or designee).</w:delText>
        </w:r>
      </w:del>
    </w:p>
    <w:p w:rsidR="00C57792" w:rsidDel="00093998" w:rsidRDefault="00C57792" w:rsidP="00C57792">
      <w:pPr>
        <w:jc w:val="both"/>
        <w:rPr>
          <w:del w:id="8856" w:author="dbecker" w:date="2015-11-09T14:27:00Z"/>
        </w:rPr>
      </w:pPr>
    </w:p>
    <w:p w:rsidR="00C57792" w:rsidDel="00093998" w:rsidRDefault="00C57792" w:rsidP="00C57792">
      <w:pPr>
        <w:jc w:val="both"/>
        <w:rPr>
          <w:del w:id="8857" w:author="dbecker" w:date="2015-11-09T14:27:00Z"/>
        </w:rPr>
      </w:pPr>
      <w:del w:id="8858" w:author="dbecker" w:date="2015-11-09T14:27:00Z">
        <w:r w:rsidDel="00093998">
          <w:delText>[  ]</w:delText>
        </w:r>
        <w:r w:rsidDel="00093998">
          <w:tab/>
          <w:delText>Request is for any emergency worker entering or within 10 miles of the plant.</w:delText>
        </w:r>
      </w:del>
    </w:p>
    <w:p w:rsidR="00C57792" w:rsidDel="00093998" w:rsidRDefault="00C57792" w:rsidP="00C57792">
      <w:pPr>
        <w:jc w:val="both"/>
        <w:rPr>
          <w:del w:id="8859" w:author="dbecker" w:date="2015-11-09T14:27:00Z"/>
        </w:rPr>
      </w:pPr>
    </w:p>
    <w:p w:rsidR="00C57792" w:rsidDel="00093998" w:rsidRDefault="00C57792" w:rsidP="00C57792">
      <w:pPr>
        <w:spacing w:line="360" w:lineRule="auto"/>
        <w:jc w:val="both"/>
        <w:rPr>
          <w:del w:id="8860" w:author="dbecker" w:date="2015-11-09T14:27:00Z"/>
        </w:rPr>
      </w:pPr>
      <w:del w:id="8861" w:author="dbecker" w:date="2015-11-09T14:27:00Z">
        <w:r w:rsidDel="00093998">
          <w:delText>[  ]</w:delText>
        </w:r>
        <w:r w:rsidDel="00093998">
          <w:tab/>
          <w:delText>Request is for these specific personnel only:____________________________________</w:delText>
        </w:r>
      </w:del>
    </w:p>
    <w:p w:rsidR="00C57792" w:rsidDel="00093998" w:rsidRDefault="00C57792" w:rsidP="00C57792">
      <w:pPr>
        <w:jc w:val="both"/>
        <w:rPr>
          <w:del w:id="8862" w:author="dbecker" w:date="2015-11-09T14:27:00Z"/>
        </w:rPr>
      </w:pPr>
      <w:del w:id="8863" w:author="dbecker" w:date="2015-11-09T14:27:00Z">
        <w:r w:rsidDel="00093998">
          <w:tab/>
          <w:delText>_______________________________________________________________________</w:delText>
        </w:r>
      </w:del>
    </w:p>
    <w:p w:rsidR="00C57792" w:rsidDel="00093998" w:rsidRDefault="00C57792" w:rsidP="00C57792">
      <w:pPr>
        <w:jc w:val="both"/>
        <w:rPr>
          <w:del w:id="8864" w:author="dbecker" w:date="2015-11-09T14:27:00Z"/>
        </w:rPr>
      </w:pPr>
    </w:p>
    <w:p w:rsidR="00C57792" w:rsidDel="00093998" w:rsidRDefault="00C57792" w:rsidP="00C57792">
      <w:pPr>
        <w:spacing w:line="360" w:lineRule="auto"/>
        <w:jc w:val="both"/>
        <w:rPr>
          <w:del w:id="8865" w:author="dbecker" w:date="2015-11-09T14:27:00Z"/>
        </w:rPr>
      </w:pPr>
      <w:del w:id="8866" w:author="dbecker" w:date="2015-11-09T14:27:00Z">
        <w:r w:rsidDel="00093998">
          <w:delText>[  ]</w:delText>
        </w:r>
        <w:r w:rsidDel="00093998">
          <w:tab/>
          <w:delText>Discontinue authorization to emergency workers as conditions no longer warrant use.</w:delText>
        </w:r>
      </w:del>
    </w:p>
    <w:p w:rsidR="00C57792" w:rsidDel="00093998" w:rsidRDefault="00C57792" w:rsidP="00C57792">
      <w:pPr>
        <w:spacing w:line="360" w:lineRule="auto"/>
        <w:jc w:val="both"/>
        <w:rPr>
          <w:del w:id="8867" w:author="dbecker" w:date="2015-11-09T14:27:00Z"/>
        </w:rPr>
      </w:pPr>
    </w:p>
    <w:p w:rsidR="00C57792" w:rsidDel="00093998" w:rsidRDefault="00C57792" w:rsidP="00C57792">
      <w:pPr>
        <w:spacing w:line="360" w:lineRule="auto"/>
        <w:jc w:val="both"/>
        <w:rPr>
          <w:del w:id="8868" w:author="dbecker" w:date="2015-11-09T14:27:00Z"/>
        </w:rPr>
      </w:pPr>
      <w:del w:id="8869" w:author="dbecker" w:date="2015-11-09T14:27:00Z">
        <w:r w:rsidDel="00093998">
          <w:delText xml:space="preserve">Calculated thyroid absorbed dose to the above individuals is (projected to) (has exceeded) </w:delText>
        </w:r>
      </w:del>
    </w:p>
    <w:p w:rsidR="00C57792" w:rsidDel="00093998" w:rsidRDefault="00C57792" w:rsidP="00C57792">
      <w:pPr>
        <w:spacing w:line="360" w:lineRule="auto"/>
        <w:jc w:val="both"/>
        <w:rPr>
          <w:del w:id="8870" w:author="dbecker" w:date="2015-11-09T14:27:00Z"/>
        </w:rPr>
      </w:pPr>
      <w:del w:id="8871" w:author="dbecker" w:date="2015-11-09T14:27:00Z">
        <w:r w:rsidDel="00093998">
          <w:delText>5 REM based on _</w:delText>
        </w:r>
        <w:r w:rsidDel="00093998">
          <w:softHyphen/>
        </w:r>
        <w:r w:rsidDel="00093998">
          <w:softHyphen/>
          <w:delText>______________________________________________________________</w:delText>
        </w:r>
      </w:del>
    </w:p>
    <w:p w:rsidR="00C57792" w:rsidDel="00093998" w:rsidRDefault="00C57792" w:rsidP="00C57792">
      <w:pPr>
        <w:spacing w:line="360" w:lineRule="auto"/>
        <w:jc w:val="both"/>
        <w:rPr>
          <w:del w:id="8872" w:author="dbecker" w:date="2015-11-09T14:27:00Z"/>
        </w:rPr>
      </w:pPr>
      <w:del w:id="8873" w:author="dbecker" w:date="2015-11-09T14:27:00Z">
        <w:r w:rsidDel="00093998">
          <w:delText>_____________________________________________________________________________</w:delText>
        </w:r>
      </w:del>
    </w:p>
    <w:p w:rsidR="00C57792" w:rsidDel="00093998" w:rsidRDefault="00C57792" w:rsidP="00C57792">
      <w:pPr>
        <w:tabs>
          <w:tab w:val="left" w:pos="4680"/>
        </w:tabs>
        <w:spacing w:line="360" w:lineRule="auto"/>
        <w:jc w:val="both"/>
        <w:rPr>
          <w:del w:id="8874" w:author="dbecker" w:date="2015-11-09T14:27:00Z"/>
        </w:rPr>
      </w:pPr>
      <w:del w:id="8875" w:author="dbecker" w:date="2015-11-09T14:27:00Z">
        <w:r w:rsidDel="00093998">
          <w:delText xml:space="preserve">Time/Date of request: </w:delText>
        </w:r>
        <w:r w:rsidDel="00093998">
          <w:rPr>
            <w:u w:val="single"/>
          </w:rPr>
          <w:tab/>
        </w:r>
        <w:r w:rsidDel="00093998">
          <w:tab/>
          <w:delText>Signature:___________________________</w:delText>
        </w:r>
      </w:del>
    </w:p>
    <w:p w:rsidR="00C57792" w:rsidDel="00093998" w:rsidRDefault="00C57792" w:rsidP="00C57792">
      <w:pPr>
        <w:spacing w:line="360" w:lineRule="auto"/>
        <w:jc w:val="both"/>
        <w:rPr>
          <w:del w:id="8876" w:author="dbecker" w:date="2015-11-09T14:27:00Z"/>
          <w:noProof/>
        </w:rPr>
      </w:pPr>
      <w:del w:id="8877" w:author="dbecker" w:date="2015-11-09T14:27:00Z">
        <w:r w:rsidDel="00093998">
          <w:tab/>
        </w:r>
        <w:r w:rsidDel="00093998">
          <w:tab/>
        </w:r>
        <w:r w:rsidDel="00093998">
          <w:tab/>
        </w:r>
        <w:r w:rsidDel="00093998">
          <w:tab/>
        </w:r>
        <w:r w:rsidDel="00093998">
          <w:tab/>
        </w:r>
        <w:r w:rsidDel="00093998">
          <w:tab/>
        </w:r>
        <w:r w:rsidDel="00093998">
          <w:tab/>
          <w:delText>RERP Title</w:delText>
        </w:r>
        <w:r w:rsidDel="00093998">
          <w:rPr>
            <w:noProof/>
          </w:rPr>
          <w:delText>:_________________________</w:delText>
        </w:r>
      </w:del>
    </w:p>
    <w:p w:rsidR="00C57792" w:rsidDel="00093998" w:rsidRDefault="00C57792" w:rsidP="00C57792">
      <w:pPr>
        <w:jc w:val="both"/>
        <w:rPr>
          <w:del w:id="8878" w:author="dbecker" w:date="2015-11-09T14:27:00Z"/>
          <w:noProof/>
        </w:rPr>
      </w:pPr>
    </w:p>
    <w:p w:rsidR="00C57792" w:rsidDel="00093998" w:rsidRDefault="00C57792" w:rsidP="00C57792">
      <w:pPr>
        <w:jc w:val="both"/>
        <w:rPr>
          <w:del w:id="8879" w:author="dbecker" w:date="2015-11-09T14:27:00Z"/>
          <w:noProof/>
        </w:rPr>
      </w:pPr>
      <w:del w:id="8880" w:author="dbecker" w:date="2015-11-09T14:27:00Z">
        <w:r w:rsidDel="00093998">
          <w:rPr>
            <w:noProof/>
          </w:rPr>
          <w:delText>(Approval) (Disapproval)</w:delText>
        </w:r>
      </w:del>
    </w:p>
    <w:p w:rsidR="00C57792" w:rsidDel="00093998" w:rsidRDefault="00C57792" w:rsidP="00C57792">
      <w:pPr>
        <w:jc w:val="both"/>
        <w:rPr>
          <w:del w:id="8881" w:author="dbecker" w:date="2015-11-09T14:27:00Z"/>
          <w:noProof/>
        </w:rPr>
      </w:pPr>
    </w:p>
    <w:p w:rsidR="00C57792" w:rsidDel="00093998" w:rsidRDefault="00C57792" w:rsidP="00C57792">
      <w:pPr>
        <w:spacing w:line="360" w:lineRule="auto"/>
        <w:jc w:val="both"/>
        <w:rPr>
          <w:del w:id="8882" w:author="dbecker" w:date="2015-11-09T14:27:00Z"/>
          <w:noProof/>
        </w:rPr>
      </w:pPr>
      <w:del w:id="8883" w:author="dbecker" w:date="2015-11-09T14:27:00Z">
        <w:r w:rsidDel="00093998">
          <w:rPr>
            <w:noProof/>
          </w:rPr>
          <w:delText>Special Instructions:_____________________________________________________________</w:delText>
        </w:r>
      </w:del>
    </w:p>
    <w:p w:rsidR="00C57792" w:rsidDel="00093998" w:rsidRDefault="00C57792" w:rsidP="00C57792">
      <w:pPr>
        <w:spacing w:line="360" w:lineRule="auto"/>
        <w:jc w:val="both"/>
        <w:rPr>
          <w:del w:id="8884" w:author="dbecker" w:date="2015-11-09T14:27:00Z"/>
          <w:noProof/>
        </w:rPr>
      </w:pPr>
      <w:del w:id="8885" w:author="dbecker" w:date="2015-11-09T14:27:00Z">
        <w:r w:rsidDel="00093998">
          <w:rPr>
            <w:noProof/>
          </w:rPr>
          <w:delText>_____________________________________________________________________________</w:delText>
        </w:r>
      </w:del>
    </w:p>
    <w:p w:rsidR="00C57792" w:rsidRPr="009A491A" w:rsidDel="00093998" w:rsidRDefault="00C57792" w:rsidP="00C57792">
      <w:pPr>
        <w:jc w:val="both"/>
        <w:rPr>
          <w:del w:id="8886" w:author="dbecker" w:date="2015-11-09T14:27:00Z"/>
        </w:rPr>
      </w:pPr>
    </w:p>
    <w:p w:rsidR="00C57792" w:rsidDel="00093998" w:rsidRDefault="00C57792" w:rsidP="00C57792">
      <w:pPr>
        <w:spacing w:line="360" w:lineRule="auto"/>
        <w:jc w:val="both"/>
        <w:rPr>
          <w:del w:id="8887" w:author="dbecker" w:date="2015-11-09T14:27:00Z"/>
        </w:rPr>
      </w:pPr>
      <w:del w:id="8888" w:author="dbecker" w:date="2015-11-09T14:27:00Z">
        <w:r w:rsidDel="00093998">
          <w:delText>Director of Division of Public Health Services (or designee)</w:delText>
        </w:r>
      </w:del>
    </w:p>
    <w:p w:rsidR="00C57792" w:rsidRPr="00F07FFA" w:rsidDel="00093998" w:rsidRDefault="00C57792" w:rsidP="00C57792">
      <w:pPr>
        <w:tabs>
          <w:tab w:val="left" w:pos="4680"/>
        </w:tabs>
        <w:spacing w:line="360" w:lineRule="auto"/>
        <w:jc w:val="both"/>
        <w:rPr>
          <w:del w:id="8889" w:author="dbecker" w:date="2015-11-09T14:27:00Z"/>
          <w:u w:val="single"/>
        </w:rPr>
      </w:pPr>
      <w:del w:id="8890" w:author="dbecker" w:date="2015-11-09T14:27:00Z">
        <w:r w:rsidDel="00093998">
          <w:delText xml:space="preserve">Time/Date: </w:delText>
        </w:r>
        <w:r w:rsidDel="00093998">
          <w:rPr>
            <w:u w:val="single"/>
          </w:rPr>
          <w:tab/>
        </w:r>
      </w:del>
    </w:p>
    <w:p w:rsidR="00C57792" w:rsidDel="00093998" w:rsidRDefault="00C57792" w:rsidP="00C57792">
      <w:pPr>
        <w:tabs>
          <w:tab w:val="left" w:pos="4680"/>
        </w:tabs>
        <w:spacing w:line="360" w:lineRule="auto"/>
        <w:jc w:val="both"/>
        <w:rPr>
          <w:del w:id="8891" w:author="dbecker" w:date="2015-11-09T14:27:00Z"/>
        </w:rPr>
      </w:pPr>
      <w:del w:id="8892" w:author="dbecker" w:date="2015-11-09T14:27:00Z">
        <w:r w:rsidDel="00093998">
          <w:delText xml:space="preserve">Printed Name: </w:delText>
        </w:r>
        <w:r w:rsidDel="00093998">
          <w:rPr>
            <w:u w:val="single"/>
          </w:rPr>
          <w:tab/>
        </w:r>
        <w:r w:rsidDel="00093998">
          <w:tab/>
          <w:delText>Signature:___________________________</w:delText>
        </w:r>
      </w:del>
    </w:p>
    <w:p w:rsidR="00C57792" w:rsidDel="00093998" w:rsidRDefault="00C57792" w:rsidP="00C57792">
      <w:pPr>
        <w:jc w:val="both"/>
        <w:rPr>
          <w:del w:id="8893" w:author="dbecker" w:date="2015-11-09T14:27:00Z"/>
        </w:rPr>
      </w:pPr>
    </w:p>
    <w:p w:rsidR="00C57792" w:rsidDel="00093998" w:rsidRDefault="00C57792" w:rsidP="00C57792">
      <w:pPr>
        <w:spacing w:line="360" w:lineRule="auto"/>
        <w:jc w:val="both"/>
        <w:rPr>
          <w:del w:id="8894" w:author="dbecker" w:date="2015-11-09T14:27:00Z"/>
        </w:rPr>
      </w:pPr>
      <w:del w:id="8895" w:author="dbecker" w:date="2015-11-09T14:27:00Z">
        <w:r w:rsidDel="00093998">
          <w:delText xml:space="preserve">For Director of Division of Public Health Services (or designee):  Once approved, advise Director of NH HSEM to have all NH emergency workers notified immediately, notify originator and provide original to </w:delText>
        </w:r>
        <w:smartTag w:uri="urn:schemas-microsoft-com:office:smarttags" w:element="stockticker">
          <w:r w:rsidDel="00093998">
            <w:delText>EOC</w:delText>
          </w:r>
        </w:smartTag>
        <w:r w:rsidDel="00093998">
          <w:delText xml:space="preserve"> RHTA.</w:delText>
        </w:r>
      </w:del>
    </w:p>
    <w:p w:rsidR="00C57792" w:rsidDel="00093998" w:rsidRDefault="00C57792" w:rsidP="00C57792">
      <w:pPr>
        <w:jc w:val="both"/>
        <w:rPr>
          <w:del w:id="8896" w:author="dbecker" w:date="2015-11-09T14:27:00Z"/>
        </w:rPr>
      </w:pPr>
    </w:p>
    <w:p w:rsidR="00C57792" w:rsidDel="00093998" w:rsidRDefault="00C57792" w:rsidP="00C57792">
      <w:pPr>
        <w:jc w:val="both"/>
        <w:rPr>
          <w:del w:id="8897" w:author="dbecker" w:date="2015-11-09T14:27:00Z"/>
        </w:rPr>
      </w:pPr>
      <w:del w:id="8898" w:author="dbecker" w:date="2015-11-09T14:27:00Z">
        <w:r w:rsidDel="00093998">
          <w:delText>Forward this part only for approval.</w:delText>
        </w:r>
      </w:del>
    </w:p>
    <w:p w:rsidR="00C57792" w:rsidDel="00093998" w:rsidRDefault="00C57792" w:rsidP="00C57792">
      <w:pPr>
        <w:jc w:val="both"/>
        <w:rPr>
          <w:del w:id="8899" w:author="dbecker" w:date="2015-11-09T14:27:00Z"/>
        </w:rPr>
        <w:sectPr w:rsidR="00C57792" w:rsidDel="00093998" w:rsidSect="002213A1">
          <w:headerReference w:type="even" r:id="rId45"/>
          <w:footerReference w:type="default" r:id="rId46"/>
          <w:headerReference w:type="first" r:id="rId47"/>
          <w:pgSz w:w="12240" w:h="15840"/>
          <w:pgMar w:top="1440" w:right="720" w:bottom="1440" w:left="1440" w:header="720" w:footer="518" w:gutter="0"/>
          <w:cols w:space="720"/>
        </w:sectPr>
      </w:pPr>
    </w:p>
    <w:p w:rsidR="00C57792" w:rsidDel="00093998" w:rsidRDefault="00C57792" w:rsidP="00C57792">
      <w:pPr>
        <w:spacing w:line="360" w:lineRule="auto"/>
        <w:jc w:val="both"/>
        <w:rPr>
          <w:del w:id="8900" w:author="dbecker" w:date="2015-11-09T14:27:00Z"/>
        </w:rPr>
      </w:pPr>
      <w:del w:id="8901" w:author="dbecker" w:date="2015-11-09T14:27:00Z">
        <w:r w:rsidDel="00093998">
          <w:tab/>
          <w:delText>Nomagraph use is not required but is a New Hampshire approved method of calculating a thyroid dose during emergencies.</w:delText>
        </w:r>
      </w:del>
    </w:p>
    <w:p w:rsidR="00C57792" w:rsidDel="00093998" w:rsidRDefault="00C57792" w:rsidP="00C57792">
      <w:pPr>
        <w:spacing w:line="360" w:lineRule="auto"/>
        <w:jc w:val="both"/>
        <w:rPr>
          <w:del w:id="8902" w:author="dbecker" w:date="2015-11-09T14:27:00Z"/>
        </w:rPr>
      </w:pPr>
    </w:p>
    <w:p w:rsidR="00C57792" w:rsidDel="00093998" w:rsidRDefault="00C57792" w:rsidP="003B7B2F">
      <w:pPr>
        <w:numPr>
          <w:ilvl w:val="0"/>
          <w:numId w:val="83"/>
        </w:numPr>
        <w:spacing w:line="360" w:lineRule="auto"/>
        <w:ind w:left="720" w:hanging="720"/>
        <w:jc w:val="both"/>
        <w:rPr>
          <w:del w:id="8903" w:author="dbecker" w:date="2015-11-09T14:27:00Z"/>
        </w:rPr>
      </w:pPr>
      <w:del w:id="8904" w:author="dbecker" w:date="2015-11-09T14:27:00Z">
        <w:r w:rsidDel="00093998">
          <w:delText>I-131 concentration in the affected area:__________________uCi/cc.</w:delText>
        </w:r>
      </w:del>
    </w:p>
    <w:p w:rsidR="00C57792" w:rsidDel="00093998" w:rsidRDefault="00C57792" w:rsidP="00C57792">
      <w:pPr>
        <w:spacing w:line="360" w:lineRule="auto"/>
        <w:jc w:val="both"/>
        <w:rPr>
          <w:del w:id="8905" w:author="dbecker" w:date="2015-11-09T14:27:00Z"/>
        </w:rPr>
      </w:pPr>
    </w:p>
    <w:p w:rsidR="00C57792" w:rsidDel="00093998" w:rsidRDefault="00C57792" w:rsidP="003B7B2F">
      <w:pPr>
        <w:numPr>
          <w:ilvl w:val="0"/>
          <w:numId w:val="83"/>
        </w:numPr>
        <w:spacing w:line="360" w:lineRule="auto"/>
        <w:ind w:left="720" w:hanging="720"/>
        <w:jc w:val="both"/>
        <w:rPr>
          <w:del w:id="8906" w:author="dbecker" w:date="2015-11-09T14:27:00Z"/>
        </w:rPr>
      </w:pPr>
      <w:del w:id="8907" w:author="dbecker" w:date="2015-11-09T14:27:00Z">
        <w:r w:rsidDel="00093998">
          <w:delText>Protection factor from list below:_______________________.</w:delText>
        </w:r>
      </w:del>
    </w:p>
    <w:p w:rsidR="00C57792" w:rsidDel="00093998" w:rsidRDefault="00C57792" w:rsidP="00C57792">
      <w:pPr>
        <w:spacing w:line="360" w:lineRule="auto"/>
        <w:ind w:left="720" w:hanging="720"/>
        <w:jc w:val="both"/>
        <w:rPr>
          <w:del w:id="8908" w:author="dbecker" w:date="2015-11-09T14:27:00Z"/>
        </w:rPr>
      </w:pPr>
      <w:del w:id="8909" w:author="dbecker" w:date="2015-11-09T14:27:00Z">
        <w:r w:rsidDel="00093998">
          <w:tab/>
          <w:delText>Enter “1” for no protection factor (anyone without respirator listed below)</w:delText>
        </w:r>
      </w:del>
    </w:p>
    <w:p w:rsidR="00C57792" w:rsidDel="00093998" w:rsidRDefault="00C57792" w:rsidP="00C57792">
      <w:pPr>
        <w:spacing w:line="360" w:lineRule="auto"/>
        <w:ind w:left="720" w:hanging="720"/>
        <w:jc w:val="both"/>
        <w:rPr>
          <w:del w:id="8910" w:author="dbecker" w:date="2015-11-09T14:27:00Z"/>
        </w:rPr>
      </w:pPr>
      <w:del w:id="8911" w:author="dbecker" w:date="2015-11-09T14:27:00Z">
        <w:r w:rsidDel="00093998">
          <w:tab/>
          <w:delText>Full facepiece, pressure demand (always positive pressure)</w:delText>
        </w:r>
        <w:r w:rsidDel="00093998">
          <w:tab/>
        </w:r>
        <w:r w:rsidDel="00093998">
          <w:tab/>
          <w:delText>Factor is: 2000</w:delText>
        </w:r>
      </w:del>
    </w:p>
    <w:p w:rsidR="00C57792" w:rsidDel="00093998" w:rsidRDefault="00C57792" w:rsidP="00C57792">
      <w:pPr>
        <w:spacing w:line="360" w:lineRule="auto"/>
        <w:ind w:left="720" w:hanging="720"/>
        <w:jc w:val="both"/>
        <w:rPr>
          <w:del w:id="8912" w:author="dbecker" w:date="2015-11-09T14:27:00Z"/>
        </w:rPr>
      </w:pPr>
      <w:del w:id="8913" w:author="dbecker" w:date="2015-11-09T14:27:00Z">
        <w:r w:rsidDel="00093998">
          <w:tab/>
          <w:delText>Full facepiece, continuous flow</w:delText>
        </w:r>
        <w:r w:rsidDel="00093998">
          <w:tab/>
        </w:r>
        <w:r w:rsidDel="00093998">
          <w:tab/>
        </w:r>
        <w:r w:rsidDel="00093998">
          <w:tab/>
        </w:r>
        <w:r w:rsidDel="00093998">
          <w:tab/>
        </w:r>
        <w:r w:rsidDel="00093998">
          <w:tab/>
          <w:delText>Factor is: 2000</w:delText>
        </w:r>
      </w:del>
    </w:p>
    <w:p w:rsidR="00C57792" w:rsidDel="00093998" w:rsidRDefault="00C57792" w:rsidP="00C57792">
      <w:pPr>
        <w:spacing w:line="360" w:lineRule="auto"/>
        <w:ind w:left="720" w:hanging="720"/>
        <w:jc w:val="both"/>
        <w:rPr>
          <w:del w:id="8914" w:author="dbecker" w:date="2015-11-09T14:27:00Z"/>
        </w:rPr>
      </w:pPr>
      <w:del w:id="8915" w:author="dbecker" w:date="2015-11-09T14:27:00Z">
        <w:r w:rsidDel="00093998">
          <w:tab/>
          <w:delText>Half mask facepiece, continuous flow</w:delText>
        </w:r>
        <w:r w:rsidDel="00093998">
          <w:tab/>
        </w:r>
        <w:r w:rsidDel="00093998">
          <w:tab/>
        </w:r>
        <w:r w:rsidDel="00093998">
          <w:tab/>
        </w:r>
        <w:r w:rsidDel="00093998">
          <w:tab/>
          <w:delText>Factor is: 1000</w:delText>
        </w:r>
      </w:del>
    </w:p>
    <w:p w:rsidR="00C57792" w:rsidDel="00093998" w:rsidRDefault="00C57792" w:rsidP="00C57792">
      <w:pPr>
        <w:spacing w:line="360" w:lineRule="auto"/>
        <w:ind w:left="720" w:hanging="720"/>
        <w:jc w:val="both"/>
        <w:rPr>
          <w:del w:id="8916" w:author="dbecker" w:date="2015-11-09T14:27:00Z"/>
        </w:rPr>
      </w:pPr>
    </w:p>
    <w:p w:rsidR="00C57792" w:rsidDel="00093998" w:rsidRDefault="00C57792" w:rsidP="003B7B2F">
      <w:pPr>
        <w:numPr>
          <w:ilvl w:val="0"/>
          <w:numId w:val="84"/>
        </w:numPr>
        <w:spacing w:line="360" w:lineRule="auto"/>
        <w:ind w:left="720" w:hanging="720"/>
        <w:jc w:val="both"/>
        <w:rPr>
          <w:del w:id="8917" w:author="dbecker" w:date="2015-11-09T14:27:00Z"/>
        </w:rPr>
      </w:pPr>
      <w:del w:id="8918" w:author="dbecker" w:date="2015-11-09T14:27:00Z">
        <w:r w:rsidDel="00093998">
          <w:delText>Inhaled concentration equals item 1 divided by item 2.</w:delText>
        </w:r>
      </w:del>
    </w:p>
    <w:p w:rsidR="00C57792" w:rsidDel="00093998" w:rsidRDefault="00C57792" w:rsidP="00C57792">
      <w:pPr>
        <w:spacing w:line="360" w:lineRule="auto"/>
        <w:jc w:val="both"/>
        <w:rPr>
          <w:del w:id="8919" w:author="dbecker" w:date="2015-11-09T14:27:00Z"/>
        </w:rPr>
      </w:pPr>
    </w:p>
    <w:p w:rsidR="00C57792" w:rsidRPr="00F07FFA" w:rsidDel="00093998" w:rsidRDefault="00C57792" w:rsidP="003B7B2F">
      <w:pPr>
        <w:numPr>
          <w:ilvl w:val="0"/>
          <w:numId w:val="85"/>
        </w:numPr>
        <w:spacing w:line="360" w:lineRule="auto"/>
        <w:ind w:left="720" w:hanging="720"/>
        <w:jc w:val="both"/>
        <w:rPr>
          <w:del w:id="8920" w:author="dbecker" w:date="2015-11-09T14:27:00Z"/>
        </w:rPr>
      </w:pPr>
      <w:del w:id="8921" w:author="dbecker" w:date="2015-11-09T14:27:00Z">
        <w:r w:rsidDel="00093998">
          <w:delText>Length of time individual(s) will be or was in the affected area = _______ minutes.</w:delText>
        </w:r>
      </w:del>
    </w:p>
    <w:p w:rsidR="00C57792" w:rsidDel="00093998" w:rsidRDefault="00C57792" w:rsidP="00C57792">
      <w:pPr>
        <w:spacing w:line="360" w:lineRule="auto"/>
        <w:jc w:val="both"/>
        <w:rPr>
          <w:del w:id="8922" w:author="dbecker" w:date="2015-11-09T14:27:00Z"/>
        </w:rPr>
      </w:pPr>
    </w:p>
    <w:p w:rsidR="00C57792" w:rsidRPr="00FF35D2" w:rsidDel="00093998" w:rsidRDefault="00C57792" w:rsidP="003B7B2F">
      <w:pPr>
        <w:numPr>
          <w:ilvl w:val="0"/>
          <w:numId w:val="85"/>
        </w:numPr>
        <w:spacing w:line="360" w:lineRule="auto"/>
        <w:ind w:left="720" w:hanging="720"/>
        <w:jc w:val="both"/>
        <w:rPr>
          <w:del w:id="8923" w:author="dbecker" w:date="2015-11-09T14:27:00Z"/>
        </w:rPr>
      </w:pPr>
      <w:del w:id="8924" w:author="dbecker" w:date="2015-11-09T14:27:00Z">
        <w:r w:rsidDel="00093998">
          <w:delText>Find the inhaled concentration (3) on the horizontal axis, find the length of exposure (4) on the vertical axis.  Note if the intersect is above or below the 5 REM line.</w:delText>
        </w:r>
      </w:del>
    </w:p>
    <w:p w:rsidR="00C57792" w:rsidDel="00093998" w:rsidRDefault="00C57792" w:rsidP="00C57792">
      <w:pPr>
        <w:spacing w:line="360" w:lineRule="auto"/>
        <w:jc w:val="both"/>
        <w:rPr>
          <w:del w:id="8925" w:author="dbecker" w:date="2015-11-09T14:27:00Z"/>
        </w:rPr>
      </w:pPr>
    </w:p>
    <w:p w:rsidR="00C57792" w:rsidDel="00093998" w:rsidRDefault="00C57792" w:rsidP="002213A1">
      <w:pPr>
        <w:rPr>
          <w:del w:id="8926" w:author="dbecker" w:date="2015-11-09T14:27:00Z"/>
          <w:rFonts w:ascii="Arial" w:hAnsi="Arial" w:cs="Arial"/>
          <w:b/>
          <w:sz w:val="20"/>
          <w:u w:val="single"/>
        </w:rPr>
      </w:pPr>
    </w:p>
    <w:p w:rsidR="003930D2" w:rsidDel="00093998" w:rsidRDefault="003930D2" w:rsidP="002213A1">
      <w:pPr>
        <w:rPr>
          <w:del w:id="8927" w:author="dbecker" w:date="2015-11-09T14:27:00Z"/>
          <w:rFonts w:ascii="Arial" w:hAnsi="Arial" w:cs="Arial"/>
          <w:b/>
          <w:sz w:val="20"/>
          <w:u w:val="single"/>
        </w:rPr>
      </w:pPr>
    </w:p>
    <w:p w:rsidR="003930D2" w:rsidDel="00093998" w:rsidRDefault="003930D2" w:rsidP="002213A1">
      <w:pPr>
        <w:rPr>
          <w:del w:id="8928" w:author="dbecker" w:date="2015-11-09T14:27:00Z"/>
          <w:rFonts w:ascii="Arial" w:hAnsi="Arial" w:cs="Arial"/>
          <w:b/>
          <w:sz w:val="20"/>
          <w:u w:val="single"/>
        </w:rPr>
      </w:pPr>
    </w:p>
    <w:p w:rsidR="003930D2" w:rsidDel="00093998" w:rsidRDefault="003930D2" w:rsidP="002213A1">
      <w:pPr>
        <w:rPr>
          <w:del w:id="8929" w:author="dbecker" w:date="2015-11-09T14:27:00Z"/>
          <w:rFonts w:ascii="Arial" w:hAnsi="Arial" w:cs="Arial"/>
          <w:b/>
          <w:sz w:val="20"/>
          <w:u w:val="single"/>
        </w:rPr>
      </w:pPr>
    </w:p>
    <w:p w:rsidR="003930D2" w:rsidDel="00093998" w:rsidRDefault="003930D2" w:rsidP="002213A1">
      <w:pPr>
        <w:rPr>
          <w:del w:id="8930" w:author="dbecker" w:date="2015-11-09T14:27:00Z"/>
          <w:rFonts w:ascii="Arial" w:hAnsi="Arial" w:cs="Arial"/>
          <w:b/>
          <w:sz w:val="20"/>
          <w:u w:val="single"/>
        </w:rPr>
      </w:pPr>
    </w:p>
    <w:p w:rsidR="003930D2" w:rsidDel="00093998" w:rsidRDefault="003930D2" w:rsidP="002213A1">
      <w:pPr>
        <w:rPr>
          <w:del w:id="8931" w:author="dbecker" w:date="2015-11-09T14:27:00Z"/>
          <w:rFonts w:ascii="Arial" w:hAnsi="Arial" w:cs="Arial"/>
          <w:b/>
          <w:sz w:val="20"/>
          <w:u w:val="single"/>
        </w:rPr>
      </w:pPr>
    </w:p>
    <w:p w:rsidR="003930D2" w:rsidDel="00093998" w:rsidRDefault="003930D2" w:rsidP="002213A1">
      <w:pPr>
        <w:rPr>
          <w:del w:id="8932" w:author="dbecker" w:date="2015-11-09T14:27:00Z"/>
          <w:rFonts w:ascii="Arial" w:hAnsi="Arial" w:cs="Arial"/>
          <w:b/>
          <w:sz w:val="20"/>
          <w:u w:val="single"/>
        </w:rPr>
      </w:pPr>
    </w:p>
    <w:p w:rsidR="003930D2" w:rsidDel="00093998" w:rsidRDefault="003930D2" w:rsidP="002213A1">
      <w:pPr>
        <w:rPr>
          <w:del w:id="8933" w:author="dbecker" w:date="2015-11-09T14:27:00Z"/>
          <w:rFonts w:ascii="Arial" w:hAnsi="Arial" w:cs="Arial"/>
          <w:b/>
          <w:sz w:val="20"/>
          <w:u w:val="single"/>
        </w:rPr>
      </w:pPr>
    </w:p>
    <w:p w:rsidR="003930D2" w:rsidDel="00093998" w:rsidRDefault="003930D2" w:rsidP="002213A1">
      <w:pPr>
        <w:rPr>
          <w:del w:id="8934" w:author="dbecker" w:date="2015-11-09T14:27:00Z"/>
          <w:rFonts w:ascii="Arial" w:hAnsi="Arial" w:cs="Arial"/>
          <w:b/>
          <w:sz w:val="20"/>
          <w:u w:val="single"/>
        </w:rPr>
      </w:pPr>
    </w:p>
    <w:p w:rsidR="003930D2" w:rsidDel="00093998" w:rsidRDefault="003930D2" w:rsidP="002213A1">
      <w:pPr>
        <w:rPr>
          <w:del w:id="8935" w:author="dbecker" w:date="2015-11-09T14:27:00Z"/>
          <w:rFonts w:ascii="Arial" w:hAnsi="Arial" w:cs="Arial"/>
          <w:b/>
          <w:sz w:val="20"/>
          <w:u w:val="single"/>
        </w:rPr>
      </w:pPr>
    </w:p>
    <w:p w:rsidR="003930D2" w:rsidDel="00093998" w:rsidRDefault="003930D2" w:rsidP="002213A1">
      <w:pPr>
        <w:rPr>
          <w:del w:id="8936" w:author="dbecker" w:date="2015-11-09T14:27:00Z"/>
          <w:rFonts w:ascii="Arial" w:hAnsi="Arial" w:cs="Arial"/>
          <w:b/>
          <w:sz w:val="20"/>
          <w:u w:val="single"/>
        </w:rPr>
      </w:pPr>
    </w:p>
    <w:p w:rsidR="003930D2" w:rsidDel="00093998" w:rsidRDefault="003930D2" w:rsidP="002213A1">
      <w:pPr>
        <w:rPr>
          <w:del w:id="8937" w:author="dbecker" w:date="2015-11-09T14:27:00Z"/>
          <w:rFonts w:ascii="Arial" w:hAnsi="Arial" w:cs="Arial"/>
          <w:b/>
          <w:sz w:val="20"/>
          <w:u w:val="single"/>
        </w:rPr>
      </w:pPr>
    </w:p>
    <w:p w:rsidR="003930D2" w:rsidDel="00093998" w:rsidRDefault="003930D2" w:rsidP="002213A1">
      <w:pPr>
        <w:rPr>
          <w:del w:id="8938" w:author="dbecker" w:date="2015-11-09T14:27:00Z"/>
          <w:rFonts w:ascii="Arial" w:hAnsi="Arial" w:cs="Arial"/>
          <w:b/>
          <w:sz w:val="20"/>
          <w:u w:val="single"/>
        </w:rPr>
      </w:pPr>
    </w:p>
    <w:p w:rsidR="003930D2" w:rsidDel="00093998" w:rsidRDefault="003930D2" w:rsidP="002213A1">
      <w:pPr>
        <w:rPr>
          <w:del w:id="8939" w:author="dbecker" w:date="2015-11-09T14:27:00Z"/>
          <w:rFonts w:ascii="Arial" w:hAnsi="Arial" w:cs="Arial"/>
          <w:b/>
          <w:sz w:val="20"/>
          <w:u w:val="single"/>
        </w:rPr>
      </w:pPr>
    </w:p>
    <w:p w:rsidR="003930D2" w:rsidDel="00093998" w:rsidRDefault="003930D2" w:rsidP="002213A1">
      <w:pPr>
        <w:rPr>
          <w:del w:id="8940" w:author="dbecker" w:date="2015-11-09T14:27:00Z"/>
          <w:rFonts w:ascii="Arial" w:hAnsi="Arial" w:cs="Arial"/>
          <w:b/>
          <w:sz w:val="20"/>
          <w:u w:val="single"/>
        </w:rPr>
      </w:pPr>
    </w:p>
    <w:p w:rsidR="003930D2" w:rsidDel="00093998" w:rsidRDefault="003930D2" w:rsidP="002213A1">
      <w:pPr>
        <w:rPr>
          <w:del w:id="8941" w:author="dbecker" w:date="2015-11-09T14:27:00Z"/>
          <w:rFonts w:ascii="Arial" w:hAnsi="Arial" w:cs="Arial"/>
          <w:b/>
          <w:sz w:val="20"/>
          <w:u w:val="single"/>
        </w:rPr>
      </w:pPr>
    </w:p>
    <w:p w:rsidR="003930D2" w:rsidDel="00093998" w:rsidRDefault="003930D2" w:rsidP="002213A1">
      <w:pPr>
        <w:rPr>
          <w:del w:id="8942" w:author="dbecker" w:date="2015-11-09T14:27:00Z"/>
          <w:rFonts w:ascii="Arial" w:hAnsi="Arial" w:cs="Arial"/>
          <w:b/>
          <w:sz w:val="20"/>
          <w:u w:val="single"/>
        </w:rPr>
      </w:pPr>
    </w:p>
    <w:p w:rsidR="003930D2" w:rsidDel="00093998" w:rsidRDefault="003930D2" w:rsidP="002213A1">
      <w:pPr>
        <w:rPr>
          <w:del w:id="8943" w:author="dbecker" w:date="2015-11-09T14:27:00Z"/>
          <w:rFonts w:ascii="Arial" w:hAnsi="Arial" w:cs="Arial"/>
          <w:b/>
          <w:sz w:val="20"/>
          <w:u w:val="single"/>
        </w:rPr>
      </w:pPr>
    </w:p>
    <w:p w:rsidR="003930D2" w:rsidDel="00093998" w:rsidRDefault="003930D2" w:rsidP="002213A1">
      <w:pPr>
        <w:rPr>
          <w:del w:id="8944" w:author="dbecker" w:date="2015-11-09T14:27:00Z"/>
          <w:rFonts w:ascii="Arial" w:hAnsi="Arial" w:cs="Arial"/>
          <w:b/>
          <w:sz w:val="20"/>
          <w:u w:val="single"/>
        </w:rPr>
      </w:pPr>
    </w:p>
    <w:p w:rsidR="003930D2" w:rsidDel="00093998" w:rsidRDefault="003930D2" w:rsidP="002213A1">
      <w:pPr>
        <w:rPr>
          <w:del w:id="8945" w:author="dbecker" w:date="2015-11-09T14:27:00Z"/>
          <w:rFonts w:ascii="Arial" w:hAnsi="Arial" w:cs="Arial"/>
          <w:b/>
          <w:sz w:val="20"/>
          <w:u w:val="single"/>
        </w:rPr>
      </w:pPr>
    </w:p>
    <w:p w:rsidR="003930D2" w:rsidDel="00093998" w:rsidRDefault="003930D2" w:rsidP="002213A1">
      <w:pPr>
        <w:rPr>
          <w:del w:id="8946" w:author="dbecker" w:date="2015-11-09T14:27:00Z"/>
          <w:rFonts w:ascii="Arial" w:hAnsi="Arial" w:cs="Arial"/>
          <w:b/>
          <w:sz w:val="20"/>
          <w:u w:val="single"/>
        </w:rPr>
      </w:pPr>
    </w:p>
    <w:p w:rsidR="003930D2" w:rsidDel="00093998" w:rsidRDefault="003930D2" w:rsidP="002213A1">
      <w:pPr>
        <w:rPr>
          <w:del w:id="8947" w:author="dbecker" w:date="2015-11-09T14:27:00Z"/>
          <w:rFonts w:ascii="Arial" w:hAnsi="Arial" w:cs="Arial"/>
          <w:b/>
          <w:sz w:val="20"/>
          <w:u w:val="single"/>
        </w:rPr>
      </w:pPr>
    </w:p>
    <w:p w:rsidR="003930D2" w:rsidDel="00093998" w:rsidRDefault="003930D2" w:rsidP="002213A1">
      <w:pPr>
        <w:rPr>
          <w:del w:id="8948" w:author="dbecker" w:date="2015-11-09T14:27:00Z"/>
          <w:rFonts w:ascii="Arial" w:hAnsi="Arial" w:cs="Arial"/>
          <w:b/>
          <w:sz w:val="20"/>
          <w:u w:val="single"/>
        </w:rPr>
      </w:pPr>
    </w:p>
    <w:p w:rsidR="003930D2" w:rsidRDefault="003930D2" w:rsidP="002213A1">
      <w:r>
        <w:object w:dxaOrig="14411" w:dyaOrig="10892">
          <v:shape id="_x0000_i1034" type="#_x0000_t75" style="width:520.25pt;height:355.6pt" o:ole="">
            <v:imagedata r:id="rId48" o:title=""/>
          </v:shape>
          <o:OLEObject Type="Embed" ProgID="SigmaPlotGraphicObject.4" ShapeID="_x0000_i1034" DrawAspect="Content" ObjectID="_1514794458" r:id="rId49"/>
        </w:object>
      </w:r>
    </w:p>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Default="003930D2" w:rsidP="002213A1"/>
    <w:p w:rsidR="003930D2" w:rsidRPr="002213A1" w:rsidRDefault="000C0EA6" w:rsidP="002213A1">
      <w:pPr>
        <w:pStyle w:val="Heading3"/>
        <w:rPr>
          <w:sz w:val="20"/>
          <w:szCs w:val="20"/>
          <w:u w:val="single"/>
        </w:rPr>
      </w:pPr>
      <w:bookmarkStart w:id="8949" w:name="_Toc431372859"/>
      <w:r w:rsidRPr="002213A1">
        <w:rPr>
          <w:sz w:val="20"/>
          <w:szCs w:val="20"/>
          <w:u w:val="single"/>
        </w:rPr>
        <w:t>Form 300A (SS) – Emergency Worker Cumulative Exposure Report</w:t>
      </w:r>
      <w:bookmarkEnd w:id="8949"/>
    </w:p>
    <w:tbl>
      <w:tblPr>
        <w:tblW w:w="9560" w:type="dxa"/>
        <w:tblInd w:w="93" w:type="dxa"/>
        <w:tblLook w:val="04A0" w:firstRow="1" w:lastRow="0" w:firstColumn="1" w:lastColumn="0" w:noHBand="0" w:noVBand="1"/>
      </w:tblPr>
      <w:tblGrid>
        <w:gridCol w:w="3200"/>
        <w:gridCol w:w="920"/>
        <w:gridCol w:w="780"/>
        <w:gridCol w:w="800"/>
        <w:gridCol w:w="800"/>
        <w:gridCol w:w="820"/>
        <w:gridCol w:w="800"/>
        <w:gridCol w:w="1440"/>
      </w:tblGrid>
      <w:tr w:rsidR="000C0EA6" w:rsidTr="000C0EA6">
        <w:trPr>
          <w:trHeight w:val="402"/>
        </w:trPr>
        <w:tc>
          <w:tcPr>
            <w:tcW w:w="3200" w:type="dxa"/>
            <w:tcBorders>
              <w:top w:val="single" w:sz="4" w:space="0" w:color="auto"/>
              <w:left w:val="single" w:sz="4" w:space="0" w:color="auto"/>
              <w:bottom w:val="single" w:sz="4" w:space="0" w:color="auto"/>
              <w:right w:val="nil"/>
            </w:tcBorders>
            <w:shd w:val="clear" w:color="auto" w:fill="auto"/>
            <w:noWrap/>
            <w:vAlign w:val="bottom"/>
            <w:hideMark/>
          </w:tcPr>
          <w:p w:rsidR="000C0EA6" w:rsidRDefault="000C0EA6">
            <w:r>
              <w:t>Date:</w:t>
            </w:r>
          </w:p>
        </w:tc>
        <w:tc>
          <w:tcPr>
            <w:tcW w:w="920" w:type="dxa"/>
            <w:tcBorders>
              <w:top w:val="single" w:sz="4" w:space="0" w:color="auto"/>
              <w:left w:val="nil"/>
              <w:bottom w:val="single" w:sz="4" w:space="0" w:color="auto"/>
              <w:right w:val="nil"/>
            </w:tcBorders>
            <w:shd w:val="clear" w:color="auto" w:fill="auto"/>
            <w:noWrap/>
            <w:vAlign w:val="bottom"/>
            <w:hideMark/>
          </w:tcPr>
          <w:p w:rsidR="000C0EA6" w:rsidRDefault="000C0EA6">
            <w:r>
              <w:t> </w:t>
            </w:r>
          </w:p>
        </w:tc>
        <w:tc>
          <w:tcPr>
            <w:tcW w:w="780" w:type="dxa"/>
            <w:tcBorders>
              <w:top w:val="single" w:sz="4" w:space="0" w:color="auto"/>
              <w:left w:val="nil"/>
              <w:bottom w:val="single" w:sz="4" w:space="0" w:color="auto"/>
              <w:right w:val="nil"/>
            </w:tcBorders>
            <w:shd w:val="clear" w:color="auto" w:fill="auto"/>
            <w:noWrap/>
            <w:vAlign w:val="bottom"/>
            <w:hideMark/>
          </w:tcPr>
          <w:p w:rsidR="000C0EA6" w:rsidRDefault="000C0EA6">
            <w:r>
              <w:t> </w:t>
            </w:r>
          </w:p>
        </w:tc>
        <w:tc>
          <w:tcPr>
            <w:tcW w:w="800" w:type="dxa"/>
            <w:tcBorders>
              <w:top w:val="single" w:sz="4" w:space="0" w:color="auto"/>
              <w:left w:val="nil"/>
              <w:bottom w:val="single" w:sz="4" w:space="0" w:color="auto"/>
              <w:right w:val="nil"/>
            </w:tcBorders>
            <w:shd w:val="clear" w:color="auto" w:fill="auto"/>
            <w:noWrap/>
            <w:vAlign w:val="bottom"/>
            <w:hideMark/>
          </w:tcPr>
          <w:p w:rsidR="000C0EA6" w:rsidRDefault="000C0EA6">
            <w:r>
              <w:t> </w:t>
            </w:r>
          </w:p>
        </w:tc>
        <w:tc>
          <w:tcPr>
            <w:tcW w:w="800" w:type="dxa"/>
            <w:tcBorders>
              <w:top w:val="single" w:sz="4" w:space="0" w:color="auto"/>
              <w:left w:val="nil"/>
              <w:bottom w:val="single" w:sz="4" w:space="0" w:color="auto"/>
              <w:right w:val="nil"/>
            </w:tcBorders>
            <w:shd w:val="clear" w:color="auto" w:fill="auto"/>
            <w:noWrap/>
            <w:vAlign w:val="bottom"/>
            <w:hideMark/>
          </w:tcPr>
          <w:p w:rsidR="000C0EA6" w:rsidRDefault="000C0EA6">
            <w:r>
              <w:t> </w:t>
            </w:r>
          </w:p>
        </w:tc>
        <w:tc>
          <w:tcPr>
            <w:tcW w:w="820" w:type="dxa"/>
            <w:tcBorders>
              <w:top w:val="single" w:sz="4" w:space="0" w:color="auto"/>
              <w:left w:val="nil"/>
              <w:bottom w:val="single" w:sz="4" w:space="0" w:color="auto"/>
              <w:right w:val="nil"/>
            </w:tcBorders>
            <w:shd w:val="clear" w:color="auto" w:fill="auto"/>
            <w:noWrap/>
            <w:vAlign w:val="bottom"/>
            <w:hideMark/>
          </w:tcPr>
          <w:p w:rsidR="000C0EA6" w:rsidRDefault="000C0EA6">
            <w:r>
              <w:t> </w:t>
            </w:r>
          </w:p>
        </w:tc>
        <w:tc>
          <w:tcPr>
            <w:tcW w:w="800" w:type="dxa"/>
            <w:tcBorders>
              <w:top w:val="single" w:sz="4" w:space="0" w:color="auto"/>
              <w:left w:val="nil"/>
              <w:bottom w:val="single" w:sz="4" w:space="0" w:color="auto"/>
              <w:right w:val="nil"/>
            </w:tcBorders>
            <w:shd w:val="clear" w:color="auto" w:fill="auto"/>
            <w:noWrap/>
            <w:vAlign w:val="bottom"/>
            <w:hideMark/>
          </w:tcPr>
          <w:p w:rsidR="000C0EA6" w:rsidRDefault="000C0EA6">
            <w: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0C0EA6" w:rsidRDefault="000C0EA6">
            <w:r>
              <w:t> </w:t>
            </w:r>
          </w:p>
        </w:tc>
      </w:tr>
      <w:tr w:rsidR="000C0EA6" w:rsidTr="000C0EA6">
        <w:trPr>
          <w:trHeight w:val="402"/>
        </w:trPr>
        <w:tc>
          <w:tcPr>
            <w:tcW w:w="3200" w:type="dxa"/>
            <w:tcBorders>
              <w:top w:val="nil"/>
              <w:left w:val="single" w:sz="4" w:space="0" w:color="auto"/>
              <w:bottom w:val="single" w:sz="4" w:space="0" w:color="auto"/>
              <w:right w:val="nil"/>
            </w:tcBorders>
            <w:shd w:val="clear" w:color="auto" w:fill="auto"/>
            <w:noWrap/>
            <w:vAlign w:val="bottom"/>
            <w:hideMark/>
          </w:tcPr>
          <w:p w:rsidR="000C0EA6" w:rsidRDefault="000C0EA6">
            <w:r>
              <w:t>Time:</w:t>
            </w:r>
          </w:p>
        </w:tc>
        <w:tc>
          <w:tcPr>
            <w:tcW w:w="920" w:type="dxa"/>
            <w:tcBorders>
              <w:top w:val="nil"/>
              <w:left w:val="nil"/>
              <w:bottom w:val="single" w:sz="4" w:space="0" w:color="auto"/>
              <w:right w:val="nil"/>
            </w:tcBorders>
            <w:shd w:val="clear" w:color="auto" w:fill="auto"/>
            <w:noWrap/>
            <w:vAlign w:val="bottom"/>
            <w:hideMark/>
          </w:tcPr>
          <w:p w:rsidR="000C0EA6" w:rsidRDefault="000C0EA6">
            <w:r>
              <w:t> </w:t>
            </w:r>
          </w:p>
        </w:tc>
        <w:tc>
          <w:tcPr>
            <w:tcW w:w="780" w:type="dxa"/>
            <w:tcBorders>
              <w:top w:val="nil"/>
              <w:left w:val="nil"/>
              <w:bottom w:val="single" w:sz="4" w:space="0" w:color="auto"/>
              <w:right w:val="nil"/>
            </w:tcBorders>
            <w:shd w:val="clear" w:color="auto" w:fill="auto"/>
            <w:noWrap/>
            <w:vAlign w:val="bottom"/>
            <w:hideMark/>
          </w:tcPr>
          <w:p w:rsidR="000C0EA6" w:rsidRDefault="000C0EA6">
            <w:r>
              <w:t> </w:t>
            </w:r>
          </w:p>
        </w:tc>
        <w:tc>
          <w:tcPr>
            <w:tcW w:w="800" w:type="dxa"/>
            <w:tcBorders>
              <w:top w:val="nil"/>
              <w:left w:val="nil"/>
              <w:bottom w:val="single" w:sz="4" w:space="0" w:color="auto"/>
              <w:right w:val="nil"/>
            </w:tcBorders>
            <w:shd w:val="clear" w:color="auto" w:fill="auto"/>
            <w:noWrap/>
            <w:vAlign w:val="bottom"/>
            <w:hideMark/>
          </w:tcPr>
          <w:p w:rsidR="000C0EA6" w:rsidRDefault="000C0EA6">
            <w:r>
              <w:t> </w:t>
            </w:r>
          </w:p>
        </w:tc>
        <w:tc>
          <w:tcPr>
            <w:tcW w:w="800" w:type="dxa"/>
            <w:tcBorders>
              <w:top w:val="nil"/>
              <w:left w:val="nil"/>
              <w:bottom w:val="single" w:sz="4" w:space="0" w:color="auto"/>
              <w:right w:val="nil"/>
            </w:tcBorders>
            <w:shd w:val="clear" w:color="auto" w:fill="auto"/>
            <w:noWrap/>
            <w:vAlign w:val="bottom"/>
            <w:hideMark/>
          </w:tcPr>
          <w:p w:rsidR="000C0EA6" w:rsidRDefault="000C0EA6">
            <w:r>
              <w:t> </w:t>
            </w:r>
          </w:p>
        </w:tc>
        <w:tc>
          <w:tcPr>
            <w:tcW w:w="820" w:type="dxa"/>
            <w:tcBorders>
              <w:top w:val="nil"/>
              <w:left w:val="nil"/>
              <w:bottom w:val="single" w:sz="4" w:space="0" w:color="auto"/>
              <w:right w:val="nil"/>
            </w:tcBorders>
            <w:shd w:val="clear" w:color="auto" w:fill="auto"/>
            <w:noWrap/>
            <w:vAlign w:val="bottom"/>
            <w:hideMark/>
          </w:tcPr>
          <w:p w:rsidR="000C0EA6" w:rsidRDefault="000C0EA6">
            <w:r>
              <w:t> </w:t>
            </w:r>
          </w:p>
        </w:tc>
        <w:tc>
          <w:tcPr>
            <w:tcW w:w="800" w:type="dxa"/>
            <w:tcBorders>
              <w:top w:val="nil"/>
              <w:left w:val="nil"/>
              <w:bottom w:val="single" w:sz="4" w:space="0" w:color="auto"/>
              <w:right w:val="nil"/>
            </w:tcBorders>
            <w:shd w:val="clear" w:color="auto" w:fill="auto"/>
            <w:noWrap/>
            <w:vAlign w:val="bottom"/>
            <w:hideMark/>
          </w:tcPr>
          <w:p w:rsidR="000C0EA6" w:rsidRDefault="000C0EA6">
            <w: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r>
      <w:tr w:rsidR="000C0EA6" w:rsidTr="000C0EA6">
        <w:trPr>
          <w:trHeight w:val="570"/>
        </w:trPr>
        <w:tc>
          <w:tcPr>
            <w:tcW w:w="3200" w:type="dxa"/>
            <w:tcBorders>
              <w:top w:val="nil"/>
              <w:left w:val="single" w:sz="4" w:space="0" w:color="auto"/>
              <w:bottom w:val="single" w:sz="4" w:space="0" w:color="auto"/>
              <w:right w:val="single" w:sz="4" w:space="0" w:color="auto"/>
            </w:tcBorders>
            <w:shd w:val="clear" w:color="auto" w:fill="auto"/>
            <w:noWrap/>
            <w:vAlign w:val="center"/>
            <w:hideMark/>
          </w:tcPr>
          <w:p w:rsidR="000C0EA6" w:rsidRDefault="000C0EA6">
            <w:r>
              <w:t xml:space="preserve"> </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175 mR</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1R</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2R</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3R</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4R</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5R</w:t>
            </w:r>
          </w:p>
        </w:tc>
        <w:tc>
          <w:tcPr>
            <w:tcW w:w="1440" w:type="dxa"/>
            <w:tcBorders>
              <w:top w:val="nil"/>
              <w:left w:val="nil"/>
              <w:bottom w:val="single" w:sz="4" w:space="0" w:color="auto"/>
              <w:right w:val="single" w:sz="4" w:space="0" w:color="auto"/>
            </w:tcBorders>
            <w:shd w:val="clear" w:color="auto" w:fill="auto"/>
            <w:vAlign w:val="bottom"/>
            <w:hideMark/>
          </w:tcPr>
          <w:p w:rsidR="000C0EA6" w:rsidRDefault="000C0EA6">
            <w:pPr>
              <w:jc w:val="center"/>
            </w:pPr>
            <w:r>
              <w:t>Background (mR/HR)</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Seabrook</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Hampton Falls</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Hampton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South Hampton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Kensington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North Hampton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Exeter</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 xml:space="preserve">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Stratham</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Rye</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 xml:space="preserve">East Kingston </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pPr>
              <w:jc w:val="center"/>
            </w:pPr>
            <w:r>
              <w:t xml:space="preserve">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Greenland</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Newton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Portsmouth</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Kingston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Brentwood</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Newfields</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5"/>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New Castle</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vAlign w:val="bottom"/>
            <w:hideMark/>
          </w:tcPr>
          <w:p w:rsidR="000C0EA6" w:rsidRDefault="000C0EA6">
            <w:r>
              <w:t>STSA Brentwood</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vAlign w:val="bottom"/>
            <w:hideMark/>
          </w:tcPr>
          <w:p w:rsidR="000C0EA6" w:rsidRDefault="000C0EA6">
            <w:r>
              <w:t>State Police</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vAlign w:val="bottom"/>
            <w:hideMark/>
          </w:tcPr>
          <w:p w:rsidR="000C0EA6" w:rsidRDefault="000C0EA6">
            <w:r>
              <w:t>Department of Transportation</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Dover</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Manchester</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Rochester</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 </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r w:rsidR="000C0EA6" w:rsidTr="000C0EA6">
        <w:trPr>
          <w:trHeight w:val="402"/>
        </w:trPr>
        <w:tc>
          <w:tcPr>
            <w:tcW w:w="3200" w:type="dxa"/>
            <w:tcBorders>
              <w:top w:val="nil"/>
              <w:left w:val="single" w:sz="4" w:space="0" w:color="auto"/>
              <w:bottom w:val="single" w:sz="4" w:space="0" w:color="auto"/>
              <w:right w:val="single" w:sz="4" w:space="0" w:color="auto"/>
            </w:tcBorders>
            <w:shd w:val="clear" w:color="auto" w:fill="auto"/>
            <w:noWrap/>
            <w:vAlign w:val="bottom"/>
            <w:hideMark/>
          </w:tcPr>
          <w:p w:rsidR="000C0EA6" w:rsidRDefault="000C0EA6">
            <w:r>
              <w:t> </w:t>
            </w:r>
          </w:p>
        </w:tc>
        <w:tc>
          <w:tcPr>
            <w:tcW w:w="92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78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r>
              <w:t> </w:t>
            </w:r>
          </w:p>
        </w:tc>
        <w:tc>
          <w:tcPr>
            <w:tcW w:w="82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0C0EA6" w:rsidRDefault="000C0EA6">
            <w:pPr>
              <w:rPr>
                <w:rFonts w:ascii="Arial" w:hAnsi="Arial" w:cs="Arial"/>
                <w:sz w:val="20"/>
                <w:szCs w:val="20"/>
              </w:rPr>
            </w:pPr>
            <w:r>
              <w:rPr>
                <w:rFonts w:ascii="Arial" w:hAnsi="Arial" w:cs="Arial"/>
                <w:sz w:val="20"/>
                <w:szCs w:val="20"/>
              </w:rPr>
              <w:t> </w:t>
            </w:r>
          </w:p>
        </w:tc>
      </w:tr>
    </w:tbl>
    <w:p w:rsidR="000C0EA6" w:rsidRDefault="000C0EA6" w:rsidP="002213A1">
      <w:pPr>
        <w:rPr>
          <w:rFonts w:ascii="Arial" w:hAnsi="Arial" w:cs="Arial"/>
          <w:b/>
          <w:sz w:val="20"/>
          <w:u w:val="single"/>
        </w:rPr>
      </w:pPr>
    </w:p>
    <w:p w:rsidR="00797A79" w:rsidRPr="002213A1" w:rsidRDefault="00797A79" w:rsidP="002213A1">
      <w:pPr>
        <w:pStyle w:val="Heading3"/>
        <w:rPr>
          <w:sz w:val="20"/>
          <w:szCs w:val="20"/>
          <w:u w:val="single"/>
        </w:rPr>
      </w:pPr>
      <w:bookmarkStart w:id="8950" w:name="_Toc431372860"/>
      <w:r w:rsidRPr="002213A1">
        <w:rPr>
          <w:sz w:val="20"/>
          <w:szCs w:val="20"/>
          <w:u w:val="single"/>
        </w:rPr>
        <w:t>Form 300Y – Individual Cumulative Exposure Report</w:t>
      </w:r>
      <w:bookmarkEnd w:id="8950"/>
    </w:p>
    <w:tbl>
      <w:tblPr>
        <w:tblW w:w="9140" w:type="dxa"/>
        <w:tblInd w:w="93" w:type="dxa"/>
        <w:tblLook w:val="04A0" w:firstRow="1" w:lastRow="0" w:firstColumn="1" w:lastColumn="0" w:noHBand="0" w:noVBand="1"/>
      </w:tblPr>
      <w:tblGrid>
        <w:gridCol w:w="2860"/>
        <w:gridCol w:w="880"/>
        <w:gridCol w:w="780"/>
        <w:gridCol w:w="740"/>
        <w:gridCol w:w="760"/>
        <w:gridCol w:w="760"/>
        <w:gridCol w:w="800"/>
        <w:gridCol w:w="1560"/>
      </w:tblGrid>
      <w:tr w:rsidR="00797A79" w:rsidTr="00797A79">
        <w:trPr>
          <w:trHeight w:val="402"/>
        </w:trPr>
        <w:tc>
          <w:tcPr>
            <w:tcW w:w="2860" w:type="dxa"/>
            <w:tcBorders>
              <w:top w:val="single" w:sz="4" w:space="0" w:color="auto"/>
              <w:left w:val="single" w:sz="4" w:space="0" w:color="auto"/>
              <w:bottom w:val="single" w:sz="4" w:space="0" w:color="auto"/>
              <w:right w:val="nil"/>
            </w:tcBorders>
            <w:shd w:val="clear" w:color="auto" w:fill="auto"/>
            <w:noWrap/>
            <w:vAlign w:val="bottom"/>
            <w:hideMark/>
          </w:tcPr>
          <w:p w:rsidR="00797A79" w:rsidRDefault="00797A79">
            <w:r>
              <w:t>Date:</w:t>
            </w:r>
          </w:p>
        </w:tc>
        <w:tc>
          <w:tcPr>
            <w:tcW w:w="880" w:type="dxa"/>
            <w:tcBorders>
              <w:top w:val="single" w:sz="4" w:space="0" w:color="auto"/>
              <w:left w:val="nil"/>
              <w:bottom w:val="single" w:sz="4" w:space="0" w:color="auto"/>
              <w:right w:val="nil"/>
            </w:tcBorders>
            <w:shd w:val="clear" w:color="auto" w:fill="auto"/>
            <w:noWrap/>
            <w:vAlign w:val="bottom"/>
            <w:hideMark/>
          </w:tcPr>
          <w:p w:rsidR="00797A79" w:rsidRDefault="00797A79">
            <w:r>
              <w:t> </w:t>
            </w:r>
          </w:p>
        </w:tc>
        <w:tc>
          <w:tcPr>
            <w:tcW w:w="780" w:type="dxa"/>
            <w:tcBorders>
              <w:top w:val="single" w:sz="4" w:space="0" w:color="auto"/>
              <w:left w:val="nil"/>
              <w:bottom w:val="single" w:sz="4" w:space="0" w:color="auto"/>
              <w:right w:val="nil"/>
            </w:tcBorders>
            <w:shd w:val="clear" w:color="auto" w:fill="auto"/>
            <w:noWrap/>
            <w:vAlign w:val="bottom"/>
            <w:hideMark/>
          </w:tcPr>
          <w:p w:rsidR="00797A79" w:rsidRDefault="00797A79">
            <w:r>
              <w:t> </w:t>
            </w:r>
          </w:p>
        </w:tc>
        <w:tc>
          <w:tcPr>
            <w:tcW w:w="740" w:type="dxa"/>
            <w:tcBorders>
              <w:top w:val="single" w:sz="4" w:space="0" w:color="auto"/>
              <w:left w:val="nil"/>
              <w:bottom w:val="single" w:sz="4" w:space="0" w:color="auto"/>
              <w:right w:val="nil"/>
            </w:tcBorders>
            <w:shd w:val="clear" w:color="auto" w:fill="auto"/>
            <w:noWrap/>
            <w:vAlign w:val="bottom"/>
            <w:hideMark/>
          </w:tcPr>
          <w:p w:rsidR="00797A79" w:rsidRDefault="00797A79">
            <w:r>
              <w:t> </w:t>
            </w:r>
          </w:p>
        </w:tc>
        <w:tc>
          <w:tcPr>
            <w:tcW w:w="760" w:type="dxa"/>
            <w:tcBorders>
              <w:top w:val="single" w:sz="4" w:space="0" w:color="auto"/>
              <w:left w:val="nil"/>
              <w:bottom w:val="single" w:sz="4" w:space="0" w:color="auto"/>
              <w:right w:val="nil"/>
            </w:tcBorders>
            <w:shd w:val="clear" w:color="auto" w:fill="auto"/>
            <w:noWrap/>
            <w:vAlign w:val="bottom"/>
            <w:hideMark/>
          </w:tcPr>
          <w:p w:rsidR="00797A79" w:rsidRDefault="00797A79">
            <w:r>
              <w:t> </w:t>
            </w:r>
          </w:p>
        </w:tc>
        <w:tc>
          <w:tcPr>
            <w:tcW w:w="760" w:type="dxa"/>
            <w:tcBorders>
              <w:top w:val="single" w:sz="4" w:space="0" w:color="auto"/>
              <w:left w:val="nil"/>
              <w:bottom w:val="single" w:sz="4" w:space="0" w:color="auto"/>
              <w:right w:val="nil"/>
            </w:tcBorders>
            <w:shd w:val="clear" w:color="auto" w:fill="auto"/>
            <w:noWrap/>
            <w:vAlign w:val="bottom"/>
            <w:hideMark/>
          </w:tcPr>
          <w:p w:rsidR="00797A79" w:rsidRDefault="00797A79">
            <w:r>
              <w:t> </w:t>
            </w:r>
          </w:p>
        </w:tc>
        <w:tc>
          <w:tcPr>
            <w:tcW w:w="800" w:type="dxa"/>
            <w:tcBorders>
              <w:top w:val="single" w:sz="4" w:space="0" w:color="auto"/>
              <w:left w:val="nil"/>
              <w:bottom w:val="single" w:sz="4" w:space="0" w:color="auto"/>
              <w:right w:val="nil"/>
            </w:tcBorders>
            <w:shd w:val="clear" w:color="auto" w:fill="auto"/>
            <w:noWrap/>
            <w:vAlign w:val="bottom"/>
            <w:hideMark/>
          </w:tcPr>
          <w:p w:rsidR="00797A79" w:rsidRDefault="00797A79">
            <w:r>
              <w:t> </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797A79" w:rsidRDefault="00797A79">
            <w:r>
              <w:t> </w:t>
            </w:r>
          </w:p>
        </w:tc>
      </w:tr>
      <w:tr w:rsidR="00797A79" w:rsidTr="00797A79">
        <w:trPr>
          <w:trHeight w:val="402"/>
        </w:trPr>
        <w:tc>
          <w:tcPr>
            <w:tcW w:w="2860" w:type="dxa"/>
            <w:tcBorders>
              <w:top w:val="nil"/>
              <w:left w:val="single" w:sz="4" w:space="0" w:color="auto"/>
              <w:bottom w:val="single" w:sz="4" w:space="0" w:color="auto"/>
              <w:right w:val="nil"/>
            </w:tcBorders>
            <w:shd w:val="clear" w:color="auto" w:fill="auto"/>
            <w:noWrap/>
            <w:vAlign w:val="bottom"/>
            <w:hideMark/>
          </w:tcPr>
          <w:p w:rsidR="00797A79" w:rsidRDefault="00797A79">
            <w:r>
              <w:t>Time:</w:t>
            </w:r>
          </w:p>
        </w:tc>
        <w:tc>
          <w:tcPr>
            <w:tcW w:w="880" w:type="dxa"/>
            <w:tcBorders>
              <w:top w:val="nil"/>
              <w:left w:val="nil"/>
              <w:bottom w:val="single" w:sz="4" w:space="0" w:color="auto"/>
              <w:right w:val="nil"/>
            </w:tcBorders>
            <w:shd w:val="clear" w:color="auto" w:fill="auto"/>
            <w:noWrap/>
            <w:vAlign w:val="bottom"/>
            <w:hideMark/>
          </w:tcPr>
          <w:p w:rsidR="00797A79" w:rsidRDefault="00797A79">
            <w:r>
              <w:t> </w:t>
            </w:r>
          </w:p>
        </w:tc>
        <w:tc>
          <w:tcPr>
            <w:tcW w:w="780" w:type="dxa"/>
            <w:tcBorders>
              <w:top w:val="nil"/>
              <w:left w:val="nil"/>
              <w:bottom w:val="single" w:sz="4" w:space="0" w:color="auto"/>
              <w:right w:val="nil"/>
            </w:tcBorders>
            <w:shd w:val="clear" w:color="auto" w:fill="auto"/>
            <w:noWrap/>
            <w:vAlign w:val="bottom"/>
            <w:hideMark/>
          </w:tcPr>
          <w:p w:rsidR="00797A79" w:rsidRDefault="00797A79">
            <w:r>
              <w:t> </w:t>
            </w:r>
          </w:p>
        </w:tc>
        <w:tc>
          <w:tcPr>
            <w:tcW w:w="740" w:type="dxa"/>
            <w:tcBorders>
              <w:top w:val="nil"/>
              <w:left w:val="nil"/>
              <w:bottom w:val="single" w:sz="4" w:space="0" w:color="auto"/>
              <w:right w:val="nil"/>
            </w:tcBorders>
            <w:shd w:val="clear" w:color="auto" w:fill="auto"/>
            <w:noWrap/>
            <w:vAlign w:val="bottom"/>
            <w:hideMark/>
          </w:tcPr>
          <w:p w:rsidR="00797A79" w:rsidRDefault="00797A79">
            <w:r>
              <w:t> </w:t>
            </w:r>
          </w:p>
        </w:tc>
        <w:tc>
          <w:tcPr>
            <w:tcW w:w="760" w:type="dxa"/>
            <w:tcBorders>
              <w:top w:val="nil"/>
              <w:left w:val="nil"/>
              <w:bottom w:val="single" w:sz="4" w:space="0" w:color="auto"/>
              <w:right w:val="nil"/>
            </w:tcBorders>
            <w:shd w:val="clear" w:color="auto" w:fill="auto"/>
            <w:noWrap/>
            <w:vAlign w:val="bottom"/>
            <w:hideMark/>
          </w:tcPr>
          <w:p w:rsidR="00797A79" w:rsidRDefault="00797A79">
            <w:r>
              <w:t> </w:t>
            </w:r>
          </w:p>
        </w:tc>
        <w:tc>
          <w:tcPr>
            <w:tcW w:w="760" w:type="dxa"/>
            <w:tcBorders>
              <w:top w:val="nil"/>
              <w:left w:val="nil"/>
              <w:bottom w:val="single" w:sz="4" w:space="0" w:color="auto"/>
              <w:right w:val="nil"/>
            </w:tcBorders>
            <w:shd w:val="clear" w:color="auto" w:fill="auto"/>
            <w:noWrap/>
            <w:vAlign w:val="bottom"/>
            <w:hideMark/>
          </w:tcPr>
          <w:p w:rsidR="00797A79" w:rsidRDefault="00797A79">
            <w:r>
              <w:t> </w:t>
            </w:r>
          </w:p>
        </w:tc>
        <w:tc>
          <w:tcPr>
            <w:tcW w:w="800" w:type="dxa"/>
            <w:tcBorders>
              <w:top w:val="nil"/>
              <w:left w:val="nil"/>
              <w:bottom w:val="single" w:sz="4" w:space="0" w:color="auto"/>
              <w:right w:val="nil"/>
            </w:tcBorders>
            <w:shd w:val="clear" w:color="auto" w:fill="auto"/>
            <w:noWrap/>
            <w:vAlign w:val="bottom"/>
            <w:hideMark/>
          </w:tcPr>
          <w:p w:rsidR="00797A79" w:rsidRDefault="00797A79">
            <w: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r>
      <w:tr w:rsidR="00797A79" w:rsidTr="00797A79">
        <w:trPr>
          <w:trHeight w:val="600"/>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pPr>
              <w:jc w:val="center"/>
            </w:pPr>
            <w:r>
              <w:t>Emergency Worker</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175 mR</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1R</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2R</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3R</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4R</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5R</w:t>
            </w:r>
          </w:p>
        </w:tc>
        <w:tc>
          <w:tcPr>
            <w:tcW w:w="1560" w:type="dxa"/>
            <w:tcBorders>
              <w:top w:val="nil"/>
              <w:left w:val="nil"/>
              <w:bottom w:val="single" w:sz="4" w:space="0" w:color="auto"/>
              <w:right w:val="single" w:sz="4" w:space="0" w:color="auto"/>
            </w:tcBorders>
            <w:shd w:val="clear" w:color="auto" w:fill="auto"/>
            <w:vAlign w:val="bottom"/>
            <w:hideMark/>
          </w:tcPr>
          <w:p w:rsidR="00797A79" w:rsidRDefault="00797A79">
            <w:pPr>
              <w:jc w:val="center"/>
            </w:pPr>
            <w:r>
              <w:t>Background (mR/HR)</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 xml:space="preserve">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pPr>
              <w:jc w:val="center"/>
            </w:pPr>
            <w:r>
              <w:t xml:space="preserve">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r w:rsidR="00797A79" w:rsidTr="00797A79">
        <w:trPr>
          <w:trHeight w:val="402"/>
        </w:trPr>
        <w:tc>
          <w:tcPr>
            <w:tcW w:w="2860" w:type="dxa"/>
            <w:tcBorders>
              <w:top w:val="nil"/>
              <w:left w:val="single" w:sz="4" w:space="0" w:color="auto"/>
              <w:bottom w:val="single" w:sz="4" w:space="0" w:color="auto"/>
              <w:right w:val="single" w:sz="4" w:space="0" w:color="auto"/>
            </w:tcBorders>
            <w:shd w:val="clear" w:color="auto" w:fill="auto"/>
            <w:vAlign w:val="bottom"/>
            <w:hideMark/>
          </w:tcPr>
          <w:p w:rsidR="00797A79" w:rsidRDefault="00797A79">
            <w:r>
              <w:t> </w:t>
            </w:r>
          </w:p>
        </w:tc>
        <w:tc>
          <w:tcPr>
            <w:tcW w:w="8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8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4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r>
              <w:t> </w:t>
            </w:r>
          </w:p>
        </w:tc>
        <w:tc>
          <w:tcPr>
            <w:tcW w:w="7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rsidR="00797A79" w:rsidRDefault="00797A79">
            <w:pPr>
              <w:rPr>
                <w:rFonts w:ascii="Arial" w:hAnsi="Arial" w:cs="Arial"/>
                <w:sz w:val="20"/>
                <w:szCs w:val="20"/>
              </w:rPr>
            </w:pPr>
            <w:r>
              <w:rPr>
                <w:rFonts w:ascii="Arial" w:hAnsi="Arial" w:cs="Arial"/>
                <w:sz w:val="20"/>
                <w:szCs w:val="20"/>
              </w:rPr>
              <w:t> </w:t>
            </w:r>
          </w:p>
        </w:tc>
      </w:tr>
    </w:tbl>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797A79" w:rsidRDefault="00797A79" w:rsidP="002213A1">
      <w:pPr>
        <w:rPr>
          <w:rFonts w:ascii="Arial" w:hAnsi="Arial" w:cs="Arial"/>
          <w:b/>
          <w:sz w:val="20"/>
          <w:u w:val="single"/>
        </w:rPr>
      </w:pPr>
    </w:p>
    <w:p w:rsidR="005F6B43" w:rsidRDefault="005F6B43" w:rsidP="003930D2">
      <w:pPr>
        <w:rPr>
          <w:rFonts w:ascii="Arial" w:hAnsi="Arial" w:cs="Arial"/>
          <w:b/>
          <w:sz w:val="20"/>
          <w:u w:val="single"/>
        </w:rPr>
        <w:sectPr w:rsidR="005F6B43" w:rsidSect="002213A1">
          <w:pgSz w:w="12240" w:h="15840" w:code="1"/>
          <w:pgMar w:top="1440" w:right="1008" w:bottom="1440" w:left="1267" w:header="720" w:footer="720" w:gutter="0"/>
          <w:cols w:space="720"/>
          <w:docGrid w:linePitch="360"/>
        </w:sectPr>
      </w:pPr>
    </w:p>
    <w:p w:rsidR="00797A79" w:rsidRPr="002213A1" w:rsidRDefault="005F6B43" w:rsidP="002213A1">
      <w:pPr>
        <w:pStyle w:val="Heading3"/>
        <w:rPr>
          <w:sz w:val="20"/>
          <w:szCs w:val="20"/>
          <w:u w:val="single"/>
        </w:rPr>
      </w:pPr>
      <w:bookmarkStart w:id="8951" w:name="_Toc431372861"/>
      <w:r w:rsidRPr="002213A1">
        <w:rPr>
          <w:sz w:val="20"/>
          <w:szCs w:val="20"/>
          <w:u w:val="single"/>
        </w:rPr>
        <w:t>Form 300B – Status Report – Seabrook Station</w:t>
      </w:r>
      <w:bookmarkEnd w:id="8951"/>
    </w:p>
    <w:p w:rsidR="005F6B43" w:rsidRPr="005040FA" w:rsidRDefault="005F6B43" w:rsidP="005F6B43">
      <w:pPr>
        <w:jc w:val="center"/>
        <w:rPr>
          <w:rFonts w:ascii="Calibri" w:hAnsi="Calibri" w:cs="Calibri"/>
          <w:b/>
          <w:sz w:val="16"/>
          <w:szCs w:val="16"/>
        </w:rPr>
      </w:pPr>
    </w:p>
    <w:tbl>
      <w:tblPr>
        <w:tblW w:w="15136" w:type="dxa"/>
        <w:jc w:val="center"/>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47"/>
        <w:gridCol w:w="480"/>
        <w:gridCol w:w="364"/>
        <w:gridCol w:w="350"/>
        <w:gridCol w:w="219"/>
        <w:gridCol w:w="905"/>
        <w:gridCol w:w="1080"/>
        <w:gridCol w:w="360"/>
        <w:gridCol w:w="956"/>
        <w:gridCol w:w="1080"/>
        <w:gridCol w:w="69"/>
        <w:gridCol w:w="517"/>
        <w:gridCol w:w="360"/>
        <w:gridCol w:w="1433"/>
        <w:gridCol w:w="695"/>
        <w:gridCol w:w="745"/>
        <w:gridCol w:w="1710"/>
        <w:gridCol w:w="19"/>
        <w:gridCol w:w="1227"/>
        <w:gridCol w:w="920"/>
      </w:tblGrid>
      <w:tr w:rsidR="005F6B43" w:rsidRPr="005040FA" w:rsidTr="00F1066C">
        <w:trPr>
          <w:jc w:val="center"/>
        </w:trPr>
        <w:tc>
          <w:tcPr>
            <w:tcW w:w="15136" w:type="dxa"/>
            <w:gridSpan w:val="20"/>
            <w:tcBorders>
              <w:top w:val="single" w:sz="12" w:space="0" w:color="auto"/>
              <w:left w:val="single" w:sz="12" w:space="0" w:color="auto"/>
              <w:right w:val="single" w:sz="12" w:space="0" w:color="auto"/>
            </w:tcBorders>
            <w:shd w:val="clear" w:color="auto" w:fill="000000"/>
          </w:tcPr>
          <w:p w:rsidR="005F6B43" w:rsidRPr="003B2669" w:rsidRDefault="005F6B43" w:rsidP="00F1066C">
            <w:pPr>
              <w:jc w:val="center"/>
              <w:rPr>
                <w:rFonts w:ascii="Calibri" w:hAnsi="Calibri" w:cs="Calibri"/>
                <w:b/>
              </w:rPr>
            </w:pPr>
            <w:r w:rsidRPr="005040FA">
              <w:rPr>
                <w:rFonts w:ascii="Calibri" w:hAnsi="Calibri" w:cs="Calibri"/>
                <w:b/>
                <w:sz w:val="28"/>
              </w:rPr>
              <w:t>300B – Status Report – Seabrook Station</w:t>
            </w:r>
          </w:p>
        </w:tc>
      </w:tr>
      <w:tr w:rsidR="005F6B43" w:rsidRPr="005040FA" w:rsidTr="00F1066C">
        <w:trPr>
          <w:jc w:val="center"/>
        </w:trPr>
        <w:tc>
          <w:tcPr>
            <w:tcW w:w="2127" w:type="dxa"/>
            <w:gridSpan w:val="2"/>
            <w:tcBorders>
              <w:left w:val="single" w:sz="12" w:space="0" w:color="auto"/>
              <w:bottom w:val="single" w:sz="4" w:space="0" w:color="auto"/>
              <w:right w:val="nil"/>
            </w:tcBorders>
            <w:shd w:val="clear" w:color="auto" w:fill="auto"/>
          </w:tcPr>
          <w:p w:rsidR="005F6B43" w:rsidRPr="003B2669" w:rsidRDefault="005F6B43" w:rsidP="00F1066C">
            <w:pPr>
              <w:tabs>
                <w:tab w:val="right" w:pos="5262"/>
              </w:tabs>
              <w:rPr>
                <w:rFonts w:ascii="Calibri" w:hAnsi="Calibri" w:cs="Calibri"/>
                <w:b/>
              </w:rPr>
            </w:pPr>
            <w:r w:rsidRPr="003B2669">
              <w:rPr>
                <w:rFonts w:ascii="Calibri" w:hAnsi="Calibri" w:cs="Calibri"/>
                <w:b/>
              </w:rPr>
              <w:t>1.  EOC Report No.</w:t>
            </w:r>
            <w:r>
              <w:rPr>
                <w:rFonts w:ascii="Calibri" w:hAnsi="Calibri" w:cs="Calibri"/>
                <w:b/>
              </w:rPr>
              <w:tab/>
            </w:r>
          </w:p>
        </w:tc>
        <w:tc>
          <w:tcPr>
            <w:tcW w:w="3278" w:type="dxa"/>
            <w:gridSpan w:val="6"/>
            <w:tcBorders>
              <w:left w:val="nil"/>
              <w:bottom w:val="single" w:sz="4" w:space="0" w:color="auto"/>
            </w:tcBorders>
            <w:shd w:val="clear" w:color="auto" w:fill="auto"/>
          </w:tcPr>
          <w:p w:rsidR="005F6B43" w:rsidRPr="003B2669" w:rsidRDefault="005F6B43" w:rsidP="00F1066C">
            <w:pPr>
              <w:tabs>
                <w:tab w:val="right" w:pos="5262"/>
              </w:tabs>
              <w:rPr>
                <w:rFonts w:ascii="Calibri" w:hAnsi="Calibri" w:cs="Calibri"/>
                <w:b/>
              </w:rPr>
            </w:pPr>
            <w:r>
              <w:rPr>
                <w:rFonts w:ascii="Calibri" w:hAnsi="Calibri" w:cs="Calibri"/>
                <w:b/>
              </w:rPr>
              <w:t>____________</w:t>
            </w:r>
          </w:p>
        </w:tc>
        <w:tc>
          <w:tcPr>
            <w:tcW w:w="2105" w:type="dxa"/>
            <w:gridSpan w:val="3"/>
            <w:tcBorders>
              <w:bottom w:val="single" w:sz="4" w:space="0" w:color="auto"/>
              <w:right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2.   Prepared By</w:t>
            </w:r>
          </w:p>
        </w:tc>
        <w:tc>
          <w:tcPr>
            <w:tcW w:w="3005" w:type="dxa"/>
            <w:gridSpan w:val="4"/>
            <w:tcBorders>
              <w:left w:val="nil"/>
              <w:bottom w:val="single" w:sz="4" w:space="0" w:color="auto"/>
            </w:tcBorders>
            <w:shd w:val="clear" w:color="auto" w:fill="auto"/>
          </w:tcPr>
          <w:p w:rsidR="005F6B43" w:rsidRPr="003B2669" w:rsidRDefault="005F6B43" w:rsidP="00F1066C">
            <w:pPr>
              <w:rPr>
                <w:rFonts w:ascii="Calibri" w:hAnsi="Calibri" w:cs="Calibri"/>
                <w:b/>
              </w:rPr>
            </w:pPr>
            <w:r>
              <w:rPr>
                <w:rFonts w:ascii="Calibri" w:hAnsi="Calibri" w:cs="Calibri"/>
                <w:b/>
              </w:rPr>
              <w:t>_______________________</w:t>
            </w:r>
          </w:p>
        </w:tc>
        <w:tc>
          <w:tcPr>
            <w:tcW w:w="2474" w:type="dxa"/>
            <w:gridSpan w:val="3"/>
            <w:tcBorders>
              <w:bottom w:val="single" w:sz="4" w:space="0" w:color="auto"/>
              <w:right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3. Date &amp; Time Posted</w:t>
            </w:r>
          </w:p>
        </w:tc>
        <w:tc>
          <w:tcPr>
            <w:tcW w:w="2147" w:type="dxa"/>
            <w:gridSpan w:val="2"/>
            <w:tcBorders>
              <w:left w:val="nil"/>
              <w:bottom w:val="single" w:sz="4" w:space="0" w:color="auto"/>
              <w:right w:val="single" w:sz="12" w:space="0" w:color="auto"/>
            </w:tcBorders>
            <w:shd w:val="clear" w:color="auto" w:fill="auto"/>
          </w:tcPr>
          <w:p w:rsidR="005F6B43" w:rsidRPr="003B2669" w:rsidRDefault="005F6B43" w:rsidP="00F1066C">
            <w:pPr>
              <w:rPr>
                <w:rFonts w:ascii="Calibri" w:hAnsi="Calibri" w:cs="Calibri"/>
                <w:b/>
              </w:rPr>
            </w:pPr>
            <w:r>
              <w:rPr>
                <w:rFonts w:ascii="Calibri" w:hAnsi="Calibri" w:cs="Calibri"/>
                <w:b/>
              </w:rPr>
              <w:t>________________</w:t>
            </w:r>
          </w:p>
        </w:tc>
      </w:tr>
      <w:tr w:rsidR="005F6B43" w:rsidRPr="005040FA" w:rsidTr="00F1066C">
        <w:trPr>
          <w:trHeight w:val="305"/>
          <w:jc w:val="center"/>
        </w:trPr>
        <w:tc>
          <w:tcPr>
            <w:tcW w:w="5405" w:type="dxa"/>
            <w:gridSpan w:val="8"/>
            <w:tcBorders>
              <w:left w:val="single" w:sz="12" w:space="0" w:color="auto"/>
              <w:bottom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 xml:space="preserve">4.  Seabrook Station has declared a(n) </w:t>
            </w:r>
          </w:p>
        </w:tc>
        <w:tc>
          <w:tcPr>
            <w:tcW w:w="5110" w:type="dxa"/>
            <w:gridSpan w:val="7"/>
            <w:tcBorders>
              <w:bottom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5.   Plant Conditions:</w:t>
            </w:r>
            <w:r>
              <w:rPr>
                <w:rFonts w:ascii="Calibri" w:hAnsi="Calibri" w:cs="Calibri"/>
                <w:b/>
              </w:rPr>
              <w:t xml:space="preserve"> </w:t>
            </w:r>
            <w:r w:rsidRPr="003B2669">
              <w:rPr>
                <w:rFonts w:ascii="Calibri" w:hAnsi="Calibri" w:cs="Calibri"/>
                <w:b/>
              </w:rPr>
              <w:t>The plant is: (select one)</w:t>
            </w:r>
          </w:p>
        </w:tc>
        <w:tc>
          <w:tcPr>
            <w:tcW w:w="4621" w:type="dxa"/>
            <w:gridSpan w:val="5"/>
            <w:vMerge w:val="restart"/>
            <w:tcBorders>
              <w:right w:val="single" w:sz="12" w:space="0" w:color="auto"/>
            </w:tcBorders>
            <w:shd w:val="clear" w:color="auto" w:fill="auto"/>
          </w:tcPr>
          <w:p w:rsidR="005F6B43" w:rsidRDefault="005F6B43" w:rsidP="00F1066C">
            <w:pPr>
              <w:rPr>
                <w:rFonts w:ascii="Calibri" w:hAnsi="Calibri" w:cs="Calibri"/>
                <w:b/>
              </w:rPr>
            </w:pPr>
            <w:r w:rsidRPr="003B2669">
              <w:rPr>
                <w:rFonts w:ascii="Calibri" w:hAnsi="Calibri" w:cs="Calibri"/>
                <w:b/>
              </w:rPr>
              <w:t>6.   Radiological Conditions:</w:t>
            </w:r>
            <w:r>
              <w:rPr>
                <w:rFonts w:ascii="Calibri" w:hAnsi="Calibri" w:cs="Calibri"/>
                <w:b/>
              </w:rPr>
              <w:t xml:space="preserve"> </w:t>
            </w:r>
          </w:p>
          <w:p w:rsidR="005F6B43" w:rsidRPr="003B2669" w:rsidRDefault="005F6B43" w:rsidP="00F1066C">
            <w:pPr>
              <w:rPr>
                <w:rFonts w:ascii="Calibri" w:hAnsi="Calibri" w:cs="Calibri"/>
                <w:b/>
              </w:rPr>
            </w:pPr>
            <w:r>
              <w:rPr>
                <w:rFonts w:ascii="Calibri" w:hAnsi="Calibri" w:cs="Calibri"/>
                <w:b/>
              </w:rPr>
              <w:t xml:space="preserve">      </w:t>
            </w:r>
            <w:r w:rsidRPr="003B2669">
              <w:rPr>
                <w:rFonts w:ascii="Calibri" w:hAnsi="Calibri" w:cs="Calibri"/>
                <w:b/>
              </w:rPr>
              <w:t>A radiological release due to this event:</w:t>
            </w:r>
          </w:p>
        </w:tc>
      </w:tr>
      <w:tr w:rsidR="005F6B43" w:rsidRPr="005040FA" w:rsidTr="00F1066C">
        <w:trPr>
          <w:trHeight w:val="292"/>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04"/>
              </w:numPr>
              <w:ind w:left="399" w:hanging="270"/>
              <w:rPr>
                <w:rFonts w:ascii="Calibri" w:hAnsi="Calibri" w:cs="Calibri"/>
                <w:b/>
              </w:rPr>
            </w:pPr>
            <w:r w:rsidRPr="003B2669">
              <w:rPr>
                <w:rFonts w:ascii="Calibri" w:hAnsi="Calibri" w:cs="Calibri"/>
                <w:b/>
              </w:rPr>
              <w:sym w:font="Wingdings" w:char="F06F"/>
            </w:r>
            <w:r>
              <w:rPr>
                <w:rFonts w:ascii="Calibri" w:hAnsi="Calibri" w:cs="Calibri"/>
                <w:b/>
              </w:rPr>
              <w:t xml:space="preserve"> Unusual event</w:t>
            </w:r>
          </w:p>
        </w:tc>
        <w:tc>
          <w:tcPr>
            <w:tcW w:w="5110" w:type="dxa"/>
            <w:gridSpan w:val="7"/>
            <w:tcBorders>
              <w:top w:val="nil"/>
              <w:bottom w:val="nil"/>
            </w:tcBorders>
            <w:shd w:val="clear" w:color="auto" w:fill="auto"/>
          </w:tcPr>
          <w:p w:rsidR="005F6B43" w:rsidRPr="003B2669" w:rsidRDefault="005F6B43" w:rsidP="003B7B2F">
            <w:pPr>
              <w:numPr>
                <w:ilvl w:val="0"/>
                <w:numId w:val="105"/>
              </w:numPr>
              <w:ind w:left="411" w:hanging="270"/>
              <w:rPr>
                <w:rFonts w:ascii="Calibri" w:hAnsi="Calibri" w:cs="Calibri"/>
                <w:b/>
              </w:rPr>
            </w:pPr>
            <w:r w:rsidRPr="003B2669">
              <w:rPr>
                <w:rFonts w:ascii="Calibri" w:hAnsi="Calibri" w:cs="Calibri"/>
                <w:b/>
              </w:rPr>
              <w:sym w:font="Wingdings" w:char="F06F"/>
            </w:r>
            <w:r>
              <w:rPr>
                <w:rFonts w:ascii="Calibri" w:hAnsi="Calibri" w:cs="Calibri"/>
                <w:b/>
              </w:rPr>
              <w:t xml:space="preserve"> continuing normal operations</w:t>
            </w:r>
          </w:p>
        </w:tc>
        <w:tc>
          <w:tcPr>
            <w:tcW w:w="4621" w:type="dxa"/>
            <w:gridSpan w:val="5"/>
            <w:vMerge/>
            <w:tcBorders>
              <w:bottom w:val="nil"/>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152"/>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05"/>
              </w:numPr>
              <w:ind w:left="399" w:hanging="270"/>
              <w:rPr>
                <w:rFonts w:ascii="Calibri" w:hAnsi="Calibri" w:cs="Calibri"/>
                <w:b/>
              </w:rPr>
            </w:pPr>
            <w:r w:rsidRPr="003B2669">
              <w:rPr>
                <w:rFonts w:ascii="Calibri" w:hAnsi="Calibri" w:cs="Calibri"/>
                <w:b/>
              </w:rPr>
              <w:sym w:font="Wingdings" w:char="F06F"/>
            </w:r>
            <w:r>
              <w:rPr>
                <w:rFonts w:ascii="Calibri" w:hAnsi="Calibri" w:cs="Calibri"/>
                <w:b/>
              </w:rPr>
              <w:t xml:space="preserve"> Unusual event terminated</w:t>
            </w:r>
          </w:p>
        </w:tc>
        <w:tc>
          <w:tcPr>
            <w:tcW w:w="5110" w:type="dxa"/>
            <w:gridSpan w:val="7"/>
            <w:tcBorders>
              <w:top w:val="nil"/>
              <w:bottom w:val="nil"/>
            </w:tcBorders>
            <w:shd w:val="clear" w:color="auto" w:fill="auto"/>
          </w:tcPr>
          <w:p w:rsidR="005F6B43" w:rsidRPr="003B2669" w:rsidRDefault="005F6B43" w:rsidP="003B7B2F">
            <w:pPr>
              <w:numPr>
                <w:ilvl w:val="0"/>
                <w:numId w:val="106"/>
              </w:numPr>
              <w:ind w:left="411" w:hanging="270"/>
              <w:rPr>
                <w:rFonts w:ascii="Calibri" w:hAnsi="Calibri" w:cs="Calibri"/>
                <w:b/>
              </w:rPr>
            </w:pPr>
            <w:r w:rsidRPr="003B2669">
              <w:rPr>
                <w:rFonts w:ascii="Calibri" w:hAnsi="Calibri" w:cs="Calibri"/>
                <w:b/>
              </w:rPr>
              <w:sym w:font="Wingdings" w:char="F06F"/>
            </w:r>
            <w:r>
              <w:rPr>
                <w:rFonts w:ascii="Calibri" w:hAnsi="Calibri" w:cs="Calibri"/>
                <w:b/>
              </w:rPr>
              <w:t xml:space="preserve"> reducing power levels</w:t>
            </w:r>
          </w:p>
        </w:tc>
        <w:tc>
          <w:tcPr>
            <w:tcW w:w="4621" w:type="dxa"/>
            <w:gridSpan w:val="5"/>
            <w:tcBorders>
              <w:top w:val="nil"/>
              <w:bottom w:val="nil"/>
              <w:right w:val="single" w:sz="12" w:space="0" w:color="auto"/>
            </w:tcBorders>
            <w:shd w:val="clear" w:color="auto" w:fill="auto"/>
          </w:tcPr>
          <w:p w:rsidR="005F6B43" w:rsidRPr="003B2669" w:rsidRDefault="005F6B43" w:rsidP="003B7B2F">
            <w:pPr>
              <w:numPr>
                <w:ilvl w:val="0"/>
                <w:numId w:val="111"/>
              </w:numPr>
              <w:ind w:hanging="221"/>
              <w:rPr>
                <w:rFonts w:ascii="Calibri" w:hAnsi="Calibri" w:cs="Calibri"/>
                <w:b/>
              </w:rPr>
            </w:pPr>
            <w:r w:rsidRPr="003B2669">
              <w:rPr>
                <w:rFonts w:ascii="Calibri" w:hAnsi="Calibri" w:cs="Calibri"/>
                <w:b/>
              </w:rPr>
              <w:sym w:font="Wingdings" w:char="F06F"/>
            </w:r>
            <w:r w:rsidRPr="003B2669">
              <w:rPr>
                <w:rFonts w:ascii="Calibri" w:hAnsi="Calibri" w:cs="Calibri"/>
                <w:b/>
              </w:rPr>
              <w:t xml:space="preserve"> has not occurred</w:t>
            </w:r>
          </w:p>
        </w:tc>
      </w:tr>
      <w:tr w:rsidR="005F6B43" w:rsidRPr="005040FA" w:rsidTr="00F1066C">
        <w:trPr>
          <w:trHeight w:val="70"/>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08"/>
              </w:numPr>
              <w:ind w:left="399" w:hanging="270"/>
              <w:rPr>
                <w:rFonts w:ascii="Calibri" w:hAnsi="Calibri" w:cs="Calibri"/>
                <w:b/>
              </w:rPr>
            </w:pPr>
            <w:r w:rsidRPr="003B2669">
              <w:rPr>
                <w:rFonts w:ascii="Calibri" w:hAnsi="Calibri" w:cs="Calibri"/>
                <w:b/>
              </w:rPr>
              <w:sym w:font="Wingdings" w:char="F06F"/>
            </w:r>
            <w:r>
              <w:rPr>
                <w:rFonts w:ascii="Calibri" w:hAnsi="Calibri" w:cs="Calibri"/>
                <w:b/>
              </w:rPr>
              <w:t xml:space="preserve"> Alert</w:t>
            </w:r>
          </w:p>
        </w:tc>
        <w:tc>
          <w:tcPr>
            <w:tcW w:w="5110" w:type="dxa"/>
            <w:gridSpan w:val="7"/>
            <w:tcBorders>
              <w:top w:val="nil"/>
              <w:bottom w:val="nil"/>
            </w:tcBorders>
            <w:shd w:val="clear" w:color="auto" w:fill="auto"/>
          </w:tcPr>
          <w:p w:rsidR="005F6B43" w:rsidRPr="003B2669" w:rsidRDefault="005F6B43" w:rsidP="003B7B2F">
            <w:pPr>
              <w:numPr>
                <w:ilvl w:val="0"/>
                <w:numId w:val="107"/>
              </w:numPr>
              <w:ind w:left="411" w:hanging="270"/>
              <w:rPr>
                <w:rFonts w:ascii="Calibri" w:hAnsi="Calibri" w:cs="Calibri"/>
                <w:b/>
              </w:rPr>
            </w:pPr>
            <w:r w:rsidRPr="003B2669">
              <w:rPr>
                <w:rFonts w:ascii="Calibri" w:hAnsi="Calibri" w:cs="Calibri"/>
                <w:b/>
              </w:rPr>
              <w:sym w:font="Wingdings" w:char="F06F"/>
            </w:r>
            <w:r w:rsidRPr="003B2669">
              <w:rPr>
                <w:rFonts w:ascii="Calibri" w:hAnsi="Calibri" w:cs="Calibri"/>
                <w:b/>
              </w:rPr>
              <w:t xml:space="preserve"> shut down</w:t>
            </w:r>
          </w:p>
        </w:tc>
        <w:tc>
          <w:tcPr>
            <w:tcW w:w="4621" w:type="dxa"/>
            <w:gridSpan w:val="5"/>
            <w:tcBorders>
              <w:top w:val="nil"/>
              <w:bottom w:val="nil"/>
              <w:right w:val="single" w:sz="12" w:space="0" w:color="auto"/>
            </w:tcBorders>
            <w:shd w:val="clear" w:color="auto" w:fill="auto"/>
          </w:tcPr>
          <w:p w:rsidR="005F6B43" w:rsidRPr="003B2669" w:rsidRDefault="005F6B43" w:rsidP="003B7B2F">
            <w:pPr>
              <w:numPr>
                <w:ilvl w:val="0"/>
                <w:numId w:val="112"/>
              </w:numPr>
              <w:ind w:hanging="221"/>
              <w:rPr>
                <w:rFonts w:ascii="Calibri" w:hAnsi="Calibri" w:cs="Calibri"/>
                <w:b/>
              </w:rPr>
            </w:pPr>
            <w:r w:rsidRPr="003B2669">
              <w:rPr>
                <w:rFonts w:ascii="Calibri" w:hAnsi="Calibri" w:cs="Calibri"/>
                <w:b/>
              </w:rPr>
              <w:sym w:font="Wingdings" w:char="F06F"/>
            </w:r>
            <w:r w:rsidRPr="003B2669">
              <w:rPr>
                <w:rFonts w:ascii="Calibri" w:hAnsi="Calibri" w:cs="Calibri"/>
                <w:b/>
              </w:rPr>
              <w:t xml:space="preserve"> has occurred and is continuing</w:t>
            </w:r>
          </w:p>
        </w:tc>
      </w:tr>
      <w:tr w:rsidR="005F6B43" w:rsidRPr="005040FA" w:rsidTr="00F1066C">
        <w:trPr>
          <w:trHeight w:val="165"/>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09"/>
              </w:numPr>
              <w:ind w:left="399" w:hanging="270"/>
              <w:rPr>
                <w:rFonts w:ascii="Calibri" w:hAnsi="Calibri" w:cs="Calibri"/>
                <w:b/>
              </w:rPr>
            </w:pPr>
            <w:r w:rsidRPr="003B2669">
              <w:rPr>
                <w:rFonts w:ascii="Calibri" w:hAnsi="Calibri" w:cs="Calibri"/>
                <w:b/>
              </w:rPr>
              <w:sym w:font="Wingdings" w:char="F06F"/>
            </w:r>
            <w:r>
              <w:rPr>
                <w:rFonts w:ascii="Calibri" w:hAnsi="Calibri" w:cs="Calibri"/>
                <w:b/>
              </w:rPr>
              <w:t xml:space="preserve"> Site Area Emergency</w:t>
            </w:r>
          </w:p>
        </w:tc>
        <w:tc>
          <w:tcPr>
            <w:tcW w:w="5110" w:type="dxa"/>
            <w:gridSpan w:val="7"/>
            <w:vMerge w:val="restart"/>
            <w:tcBorders>
              <w:top w:val="nil"/>
              <w:bottom w:val="nil"/>
            </w:tcBorders>
            <w:shd w:val="clear" w:color="auto" w:fill="auto"/>
          </w:tcPr>
          <w:p w:rsidR="005F6B43" w:rsidRPr="003B2669" w:rsidRDefault="005F6B43" w:rsidP="00F1066C">
            <w:pPr>
              <w:rPr>
                <w:rFonts w:ascii="Calibri" w:hAnsi="Calibri" w:cs="Calibri"/>
                <w:b/>
              </w:rPr>
            </w:pPr>
          </w:p>
        </w:tc>
        <w:tc>
          <w:tcPr>
            <w:tcW w:w="4621" w:type="dxa"/>
            <w:gridSpan w:val="5"/>
            <w:vMerge w:val="restart"/>
            <w:tcBorders>
              <w:top w:val="nil"/>
              <w:bottom w:val="nil"/>
              <w:right w:val="single" w:sz="12" w:space="0" w:color="auto"/>
            </w:tcBorders>
            <w:shd w:val="clear" w:color="auto" w:fill="auto"/>
          </w:tcPr>
          <w:p w:rsidR="005F6B43" w:rsidRPr="003B2669" w:rsidRDefault="005F6B43" w:rsidP="003B7B2F">
            <w:pPr>
              <w:numPr>
                <w:ilvl w:val="0"/>
                <w:numId w:val="113"/>
              </w:numPr>
              <w:ind w:right="-118" w:hanging="221"/>
              <w:rPr>
                <w:rFonts w:ascii="Calibri" w:hAnsi="Calibri" w:cs="Calibri"/>
                <w:b/>
              </w:rPr>
            </w:pPr>
            <w:r w:rsidRPr="003B2669">
              <w:rPr>
                <w:rFonts w:ascii="Calibri" w:hAnsi="Calibri" w:cs="Calibri"/>
                <w:b/>
              </w:rPr>
              <w:sym w:font="Wingdings" w:char="F06F"/>
            </w:r>
            <w:r w:rsidRPr="003B2669">
              <w:rPr>
                <w:rFonts w:ascii="Calibri" w:hAnsi="Calibri" w:cs="Calibri"/>
                <w:b/>
              </w:rPr>
              <w:t xml:space="preserve"> has occurred but has been terminated</w:t>
            </w:r>
          </w:p>
        </w:tc>
      </w:tr>
      <w:tr w:rsidR="005F6B43" w:rsidRPr="005040FA" w:rsidTr="00F1066C">
        <w:trPr>
          <w:trHeight w:val="165"/>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10"/>
              </w:numPr>
              <w:ind w:left="399" w:hanging="270"/>
              <w:rPr>
                <w:rFonts w:ascii="Calibri" w:hAnsi="Calibri" w:cs="Calibri"/>
                <w:b/>
              </w:rPr>
            </w:pPr>
            <w:r w:rsidRPr="003B2669">
              <w:rPr>
                <w:rFonts w:ascii="Calibri" w:hAnsi="Calibri" w:cs="Calibri"/>
                <w:b/>
              </w:rPr>
              <w:sym w:font="Wingdings" w:char="F06F"/>
            </w:r>
            <w:r>
              <w:rPr>
                <w:rFonts w:ascii="Calibri" w:hAnsi="Calibri" w:cs="Calibri"/>
                <w:b/>
              </w:rPr>
              <w:t xml:space="preserve"> General Emergency</w:t>
            </w:r>
          </w:p>
        </w:tc>
        <w:tc>
          <w:tcPr>
            <w:tcW w:w="5110" w:type="dxa"/>
            <w:gridSpan w:val="7"/>
            <w:vMerge/>
            <w:tcBorders>
              <w:top w:val="nil"/>
              <w:bottom w:val="nil"/>
            </w:tcBorders>
            <w:shd w:val="clear" w:color="auto" w:fill="auto"/>
          </w:tcPr>
          <w:p w:rsidR="005F6B43" w:rsidRPr="003B2669" w:rsidRDefault="005F6B43" w:rsidP="00F1066C">
            <w:pPr>
              <w:rPr>
                <w:rFonts w:ascii="Calibri" w:hAnsi="Calibri" w:cs="Calibri"/>
                <w:b/>
              </w:rPr>
            </w:pPr>
          </w:p>
        </w:tc>
        <w:tc>
          <w:tcPr>
            <w:tcW w:w="4621" w:type="dxa"/>
            <w:gridSpan w:val="5"/>
            <w:vMerge/>
            <w:tcBorders>
              <w:top w:val="nil"/>
              <w:bottom w:val="nil"/>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165"/>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10"/>
              </w:numPr>
              <w:ind w:left="399" w:hanging="270"/>
              <w:rPr>
                <w:rFonts w:ascii="Calibri" w:hAnsi="Calibri" w:cs="Calibri"/>
                <w:b/>
              </w:rPr>
            </w:pPr>
            <w:r w:rsidRPr="003B2669">
              <w:rPr>
                <w:rFonts w:ascii="Calibri" w:hAnsi="Calibri" w:cs="Calibri"/>
                <w:b/>
              </w:rPr>
              <w:sym w:font="Wingdings" w:char="F06F"/>
            </w:r>
            <w:r>
              <w:rPr>
                <w:rFonts w:ascii="Calibri" w:hAnsi="Calibri" w:cs="Calibri"/>
                <w:b/>
              </w:rPr>
              <w:t xml:space="preserve"> Entry to Recovery</w:t>
            </w:r>
          </w:p>
        </w:tc>
        <w:tc>
          <w:tcPr>
            <w:tcW w:w="5110" w:type="dxa"/>
            <w:gridSpan w:val="7"/>
            <w:vMerge/>
            <w:tcBorders>
              <w:top w:val="nil"/>
              <w:bottom w:val="nil"/>
            </w:tcBorders>
            <w:shd w:val="clear" w:color="auto" w:fill="auto"/>
          </w:tcPr>
          <w:p w:rsidR="005F6B43" w:rsidRPr="003B2669" w:rsidRDefault="005F6B43" w:rsidP="00F1066C">
            <w:pPr>
              <w:rPr>
                <w:rFonts w:ascii="Calibri" w:hAnsi="Calibri" w:cs="Calibri"/>
                <w:b/>
              </w:rPr>
            </w:pPr>
          </w:p>
        </w:tc>
        <w:tc>
          <w:tcPr>
            <w:tcW w:w="4621" w:type="dxa"/>
            <w:gridSpan w:val="5"/>
            <w:vMerge/>
            <w:tcBorders>
              <w:top w:val="nil"/>
              <w:bottom w:val="nil"/>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165"/>
          <w:jc w:val="center"/>
        </w:trPr>
        <w:tc>
          <w:tcPr>
            <w:tcW w:w="5405" w:type="dxa"/>
            <w:gridSpan w:val="8"/>
            <w:tcBorders>
              <w:top w:val="nil"/>
              <w:left w:val="single" w:sz="12" w:space="0" w:color="auto"/>
              <w:bottom w:val="single" w:sz="4" w:space="0" w:color="auto"/>
            </w:tcBorders>
            <w:shd w:val="clear" w:color="auto" w:fill="auto"/>
          </w:tcPr>
          <w:p w:rsidR="005F6B43" w:rsidRPr="003B2669" w:rsidRDefault="005F6B43" w:rsidP="00F1066C">
            <w:pPr>
              <w:rPr>
                <w:rFonts w:ascii="Calibri" w:hAnsi="Calibri" w:cs="Calibri"/>
                <w:b/>
              </w:rPr>
            </w:pPr>
            <w:r>
              <w:rPr>
                <w:rFonts w:ascii="Calibri" w:hAnsi="Calibri" w:cs="Calibri"/>
                <w:b/>
              </w:rPr>
              <w:t>At ____________ hours;  Due to EAL:  ___________</w:t>
            </w:r>
          </w:p>
        </w:tc>
        <w:tc>
          <w:tcPr>
            <w:tcW w:w="5110" w:type="dxa"/>
            <w:gridSpan w:val="7"/>
            <w:vMerge/>
            <w:tcBorders>
              <w:top w:val="nil"/>
              <w:bottom w:val="nil"/>
            </w:tcBorders>
            <w:shd w:val="clear" w:color="auto" w:fill="auto"/>
          </w:tcPr>
          <w:p w:rsidR="005F6B43" w:rsidRPr="003B2669" w:rsidRDefault="005F6B43" w:rsidP="00F1066C">
            <w:pPr>
              <w:rPr>
                <w:rFonts w:ascii="Calibri" w:hAnsi="Calibri" w:cs="Calibri"/>
                <w:b/>
              </w:rPr>
            </w:pPr>
          </w:p>
        </w:tc>
        <w:tc>
          <w:tcPr>
            <w:tcW w:w="4621" w:type="dxa"/>
            <w:gridSpan w:val="5"/>
            <w:vMerge/>
            <w:tcBorders>
              <w:top w:val="nil"/>
              <w:bottom w:val="nil"/>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295"/>
          <w:jc w:val="center"/>
        </w:trPr>
        <w:tc>
          <w:tcPr>
            <w:tcW w:w="5405" w:type="dxa"/>
            <w:gridSpan w:val="8"/>
            <w:tcBorders>
              <w:left w:val="single" w:sz="12" w:space="0" w:color="auto"/>
              <w:bottom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7.  Present Meteorological Conditions:</w:t>
            </w:r>
          </w:p>
        </w:tc>
        <w:tc>
          <w:tcPr>
            <w:tcW w:w="9731" w:type="dxa"/>
            <w:gridSpan w:val="12"/>
            <w:vMerge w:val="restart"/>
            <w:tcBorders>
              <w:right w:val="single" w:sz="12" w:space="0" w:color="auto"/>
            </w:tcBorders>
            <w:shd w:val="clear" w:color="auto" w:fill="auto"/>
          </w:tcPr>
          <w:p w:rsidR="005F6B43" w:rsidRPr="003B2669" w:rsidRDefault="005F6B43" w:rsidP="00F1066C">
            <w:pPr>
              <w:rPr>
                <w:rFonts w:ascii="Calibri" w:hAnsi="Calibri" w:cs="Calibri"/>
                <w:b/>
              </w:rPr>
            </w:pPr>
            <w:r w:rsidRPr="003B2669">
              <w:rPr>
                <w:rFonts w:ascii="Calibri" w:hAnsi="Calibri" w:cs="Calibri"/>
                <w:b/>
              </w:rPr>
              <w:t>8.   Extended Weather Forecast:</w:t>
            </w:r>
          </w:p>
        </w:tc>
      </w:tr>
      <w:tr w:rsidR="005F6B43" w:rsidRPr="005040FA" w:rsidTr="00F1066C">
        <w:trPr>
          <w:trHeight w:val="295"/>
          <w:jc w:val="center"/>
        </w:trPr>
        <w:tc>
          <w:tcPr>
            <w:tcW w:w="5405" w:type="dxa"/>
            <w:gridSpan w:val="8"/>
            <w:tcBorders>
              <w:top w:val="nil"/>
              <w:left w:val="single" w:sz="12" w:space="0" w:color="auto"/>
              <w:bottom w:val="nil"/>
            </w:tcBorders>
            <w:shd w:val="clear" w:color="auto" w:fill="auto"/>
          </w:tcPr>
          <w:p w:rsidR="005F6B43" w:rsidRPr="003B2669" w:rsidRDefault="005F6B43" w:rsidP="003B7B2F">
            <w:pPr>
              <w:numPr>
                <w:ilvl w:val="0"/>
                <w:numId w:val="114"/>
              </w:numPr>
              <w:ind w:hanging="231"/>
              <w:rPr>
                <w:rFonts w:ascii="Calibri" w:hAnsi="Calibri" w:cs="Calibri"/>
                <w:b/>
              </w:rPr>
            </w:pPr>
            <w:r w:rsidRPr="003B2669">
              <w:rPr>
                <w:rFonts w:ascii="Calibri" w:hAnsi="Calibri" w:cs="Calibri"/>
                <w:b/>
              </w:rPr>
              <w:t>Wind Speed   ___________  mph</w:t>
            </w:r>
          </w:p>
        </w:tc>
        <w:tc>
          <w:tcPr>
            <w:tcW w:w="9731" w:type="dxa"/>
            <w:gridSpan w:val="12"/>
            <w:vMerge/>
            <w:tcBorders>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295"/>
          <w:jc w:val="center"/>
        </w:trPr>
        <w:tc>
          <w:tcPr>
            <w:tcW w:w="5405" w:type="dxa"/>
            <w:gridSpan w:val="8"/>
            <w:tcBorders>
              <w:top w:val="nil"/>
              <w:left w:val="single" w:sz="12" w:space="0" w:color="auto"/>
              <w:bottom w:val="single" w:sz="4" w:space="0" w:color="auto"/>
            </w:tcBorders>
            <w:shd w:val="clear" w:color="auto" w:fill="auto"/>
          </w:tcPr>
          <w:p w:rsidR="005F6B43" w:rsidRPr="003B2669" w:rsidRDefault="005F6B43" w:rsidP="003B7B2F">
            <w:pPr>
              <w:numPr>
                <w:ilvl w:val="0"/>
                <w:numId w:val="114"/>
              </w:numPr>
              <w:ind w:hanging="231"/>
              <w:rPr>
                <w:rFonts w:ascii="Calibri" w:hAnsi="Calibri" w:cs="Calibri"/>
                <w:b/>
              </w:rPr>
            </w:pPr>
            <w:r w:rsidRPr="003B2669">
              <w:rPr>
                <w:rFonts w:ascii="Calibri" w:hAnsi="Calibri" w:cs="Calibri"/>
                <w:b/>
              </w:rPr>
              <w:t>Wind Direction (from)   _________  degrees</w:t>
            </w:r>
          </w:p>
        </w:tc>
        <w:tc>
          <w:tcPr>
            <w:tcW w:w="9731" w:type="dxa"/>
            <w:gridSpan w:val="12"/>
            <w:vMerge/>
            <w:tcBorders>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293"/>
          <w:jc w:val="center"/>
        </w:trPr>
        <w:tc>
          <w:tcPr>
            <w:tcW w:w="5405" w:type="dxa"/>
            <w:gridSpan w:val="8"/>
            <w:tcBorders>
              <w:left w:val="single" w:sz="12" w:space="0" w:color="auto"/>
              <w:bottom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9. a. Sirens To Be Sounded at __________</w:t>
            </w:r>
            <w:r>
              <w:rPr>
                <w:rFonts w:ascii="Calibri" w:hAnsi="Calibri" w:cs="Calibri"/>
                <w:b/>
              </w:rPr>
              <w:t>_______</w:t>
            </w:r>
          </w:p>
        </w:tc>
        <w:tc>
          <w:tcPr>
            <w:tcW w:w="9731" w:type="dxa"/>
            <w:gridSpan w:val="12"/>
            <w:vMerge w:val="restart"/>
            <w:tcBorders>
              <w:right w:val="single" w:sz="12" w:space="0" w:color="auto"/>
            </w:tcBorders>
            <w:shd w:val="clear" w:color="auto" w:fill="auto"/>
          </w:tcPr>
          <w:p w:rsidR="005F6B43" w:rsidRPr="003B2669" w:rsidRDefault="005F6B43" w:rsidP="00F1066C">
            <w:pPr>
              <w:ind w:hanging="39"/>
              <w:rPr>
                <w:rFonts w:ascii="Calibri" w:hAnsi="Calibri" w:cs="Calibri"/>
                <w:b/>
              </w:rPr>
            </w:pPr>
            <w:r>
              <w:rPr>
                <w:rFonts w:ascii="Calibri" w:hAnsi="Calibri" w:cs="Calibri"/>
                <w:b/>
              </w:rPr>
              <w:t>10. The Governor declared a S</w:t>
            </w:r>
            <w:r w:rsidRPr="003B2669">
              <w:rPr>
                <w:rFonts w:ascii="Calibri" w:hAnsi="Calibri" w:cs="Calibri"/>
                <w:b/>
              </w:rPr>
              <w:t xml:space="preserve">tate of </w:t>
            </w:r>
            <w:r>
              <w:rPr>
                <w:rFonts w:ascii="Calibri" w:hAnsi="Calibri" w:cs="Calibri"/>
                <w:b/>
              </w:rPr>
              <w:t>E</w:t>
            </w:r>
            <w:r w:rsidRPr="003B2669">
              <w:rPr>
                <w:rFonts w:ascii="Calibri" w:hAnsi="Calibri" w:cs="Calibri"/>
                <w:b/>
              </w:rPr>
              <w:t>mergency on:</w:t>
            </w:r>
          </w:p>
        </w:tc>
      </w:tr>
      <w:tr w:rsidR="005F6B43" w:rsidRPr="005040FA" w:rsidTr="00F1066C">
        <w:trPr>
          <w:trHeight w:val="292"/>
          <w:jc w:val="center"/>
        </w:trPr>
        <w:tc>
          <w:tcPr>
            <w:tcW w:w="5405" w:type="dxa"/>
            <w:gridSpan w:val="8"/>
            <w:tcBorders>
              <w:top w:val="nil"/>
              <w:left w:val="single" w:sz="12" w:space="0" w:color="auto"/>
              <w:bottom w:val="single" w:sz="4" w:space="0" w:color="auto"/>
            </w:tcBorders>
            <w:shd w:val="clear" w:color="auto" w:fill="auto"/>
          </w:tcPr>
          <w:p w:rsidR="005F6B43" w:rsidRPr="003B2669" w:rsidRDefault="005F6B43" w:rsidP="00F1066C">
            <w:pPr>
              <w:rPr>
                <w:rFonts w:ascii="Calibri" w:hAnsi="Calibri" w:cs="Calibri"/>
                <w:b/>
              </w:rPr>
            </w:pPr>
            <w:r w:rsidRPr="003B2669">
              <w:rPr>
                <w:rFonts w:ascii="Calibri" w:hAnsi="Calibri" w:cs="Calibri"/>
                <w:b/>
              </w:rPr>
              <w:t xml:space="preserve">    b. EAS to be initiated</w:t>
            </w:r>
            <w:r>
              <w:rPr>
                <w:rFonts w:ascii="Calibri" w:hAnsi="Calibri" w:cs="Calibri"/>
                <w:b/>
              </w:rPr>
              <w:t xml:space="preserve"> at ____________________</w:t>
            </w:r>
          </w:p>
        </w:tc>
        <w:tc>
          <w:tcPr>
            <w:tcW w:w="9731" w:type="dxa"/>
            <w:gridSpan w:val="12"/>
            <w:vMerge/>
            <w:tcBorders>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368"/>
          <w:jc w:val="center"/>
        </w:trPr>
        <w:tc>
          <w:tcPr>
            <w:tcW w:w="5405" w:type="dxa"/>
            <w:gridSpan w:val="8"/>
            <w:tcBorders>
              <w:left w:val="single" w:sz="12" w:space="0" w:color="auto"/>
              <w:bottom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 xml:space="preserve">11. There has been a change in the precautionary or  </w:t>
            </w:r>
          </w:p>
          <w:p w:rsidR="005F6B43" w:rsidRPr="003B2669" w:rsidRDefault="005F6B43" w:rsidP="00F1066C">
            <w:pPr>
              <w:rPr>
                <w:rFonts w:ascii="Calibri" w:hAnsi="Calibri" w:cs="Calibri"/>
                <w:b/>
              </w:rPr>
            </w:pPr>
            <w:r w:rsidRPr="003B2669">
              <w:rPr>
                <w:rFonts w:ascii="Calibri" w:hAnsi="Calibri" w:cs="Calibri"/>
                <w:b/>
              </w:rPr>
              <w:t xml:space="preserve">       protective recommendations: </w:t>
            </w:r>
          </w:p>
        </w:tc>
        <w:tc>
          <w:tcPr>
            <w:tcW w:w="5110" w:type="dxa"/>
            <w:gridSpan w:val="7"/>
            <w:tcBorders>
              <w:bottom w:val="nil"/>
            </w:tcBorders>
            <w:shd w:val="clear" w:color="auto" w:fill="auto"/>
          </w:tcPr>
          <w:p w:rsidR="005F6B43" w:rsidRPr="003B2669" w:rsidRDefault="005F6B43" w:rsidP="00F1066C">
            <w:pPr>
              <w:ind w:left="411" w:hanging="450"/>
              <w:rPr>
                <w:rFonts w:ascii="Calibri" w:hAnsi="Calibri" w:cs="Calibri"/>
                <w:b/>
              </w:rPr>
            </w:pPr>
            <w:r w:rsidRPr="003B2669">
              <w:rPr>
                <w:rFonts w:ascii="Calibri" w:hAnsi="Calibri" w:cs="Calibri"/>
                <w:b/>
              </w:rPr>
              <w:t>12. The State Emergency Operations Center (SEOC) is at</w:t>
            </w:r>
            <w:r>
              <w:rPr>
                <w:rFonts w:ascii="Calibri" w:hAnsi="Calibri" w:cs="Calibri"/>
                <w:b/>
              </w:rPr>
              <w:t xml:space="preserve"> </w:t>
            </w:r>
          </w:p>
        </w:tc>
        <w:tc>
          <w:tcPr>
            <w:tcW w:w="4621" w:type="dxa"/>
            <w:gridSpan w:val="5"/>
            <w:tcBorders>
              <w:bottom w:val="nil"/>
              <w:right w:val="single" w:sz="12" w:space="0" w:color="auto"/>
            </w:tcBorders>
            <w:shd w:val="clear" w:color="auto" w:fill="auto"/>
          </w:tcPr>
          <w:p w:rsidR="005F6B43" w:rsidRPr="003B2669" w:rsidRDefault="005F6B43" w:rsidP="00F1066C">
            <w:pPr>
              <w:ind w:left="383" w:hanging="360"/>
              <w:rPr>
                <w:rFonts w:ascii="Calibri" w:hAnsi="Calibri" w:cs="Calibri"/>
                <w:b/>
              </w:rPr>
            </w:pPr>
            <w:r w:rsidRPr="003B2669">
              <w:rPr>
                <w:rFonts w:ascii="Calibri" w:hAnsi="Calibri" w:cs="Calibri"/>
                <w:b/>
              </w:rPr>
              <w:t>13. The Emergency Operations Facility (EOF) is</w:t>
            </w:r>
          </w:p>
        </w:tc>
      </w:tr>
      <w:tr w:rsidR="005F6B43" w:rsidRPr="005040FA" w:rsidTr="00F1066C">
        <w:trPr>
          <w:trHeight w:val="260"/>
          <w:jc w:val="center"/>
        </w:trPr>
        <w:tc>
          <w:tcPr>
            <w:tcW w:w="2841" w:type="dxa"/>
            <w:gridSpan w:val="4"/>
            <w:vMerge w:val="restart"/>
            <w:tcBorders>
              <w:top w:val="nil"/>
              <w:left w:val="single" w:sz="12" w:space="0" w:color="auto"/>
              <w:right w:val="nil"/>
            </w:tcBorders>
            <w:shd w:val="clear" w:color="auto" w:fill="auto"/>
          </w:tcPr>
          <w:p w:rsidR="005F6B43" w:rsidRPr="003B2669" w:rsidRDefault="005F6B43" w:rsidP="00F1066C">
            <w:pPr>
              <w:rPr>
                <w:rFonts w:ascii="Calibri" w:hAnsi="Calibri" w:cs="Calibri"/>
                <w:b/>
              </w:rPr>
            </w:pPr>
            <w:r>
              <w:rPr>
                <w:rFonts w:ascii="Calibri" w:hAnsi="Calibri" w:cs="Calibri"/>
                <w:b/>
              </w:rPr>
              <w:t xml:space="preserve">      </w:t>
            </w:r>
            <w:r w:rsidRPr="003B2669">
              <w:rPr>
                <w:rFonts w:ascii="Calibri" w:hAnsi="Calibri" w:cs="Calibri"/>
                <w:b/>
              </w:rPr>
              <w:t xml:space="preserve">a. </w:t>
            </w:r>
            <w:r w:rsidRPr="003B2669">
              <w:rPr>
                <w:rFonts w:ascii="Calibri" w:hAnsi="Calibri" w:cs="Calibri"/>
                <w:b/>
              </w:rPr>
              <w:sym w:font="Wingdings" w:char="F06F"/>
            </w:r>
            <w:r>
              <w:rPr>
                <w:rFonts w:ascii="Calibri" w:hAnsi="Calibri" w:cs="Calibri"/>
                <w:b/>
              </w:rPr>
              <w:t xml:space="preserve"> </w:t>
            </w:r>
            <w:r w:rsidRPr="003B2669">
              <w:rPr>
                <w:rFonts w:ascii="Calibri" w:hAnsi="Calibri" w:cs="Calibri"/>
                <w:b/>
              </w:rPr>
              <w:t xml:space="preserve">No                         </w:t>
            </w:r>
          </w:p>
        </w:tc>
        <w:tc>
          <w:tcPr>
            <w:tcW w:w="2564" w:type="dxa"/>
            <w:gridSpan w:val="4"/>
            <w:vMerge w:val="restart"/>
            <w:tcBorders>
              <w:top w:val="nil"/>
              <w:left w:val="nil"/>
            </w:tcBorders>
            <w:shd w:val="clear" w:color="auto" w:fill="auto"/>
          </w:tcPr>
          <w:p w:rsidR="005F6B43" w:rsidRPr="003B2669" w:rsidRDefault="005F6B43" w:rsidP="00F1066C">
            <w:pPr>
              <w:rPr>
                <w:rFonts w:ascii="Calibri" w:hAnsi="Calibri" w:cs="Calibri"/>
                <w:b/>
              </w:rPr>
            </w:pPr>
            <w:r>
              <w:rPr>
                <w:rFonts w:ascii="Calibri" w:hAnsi="Calibri" w:cs="Calibri"/>
                <w:b/>
              </w:rPr>
              <w:t>b</w:t>
            </w:r>
            <w:r w:rsidRPr="003B2669">
              <w:rPr>
                <w:rFonts w:ascii="Calibri" w:hAnsi="Calibri" w:cs="Calibri"/>
                <w:b/>
              </w:rPr>
              <w:t xml:space="preserve">. </w:t>
            </w:r>
            <w:r w:rsidRPr="003B2669">
              <w:rPr>
                <w:rFonts w:ascii="Calibri" w:hAnsi="Calibri" w:cs="Calibri"/>
                <w:b/>
              </w:rPr>
              <w:sym w:font="Wingdings" w:char="F06F"/>
            </w:r>
            <w:r>
              <w:rPr>
                <w:rFonts w:ascii="Calibri" w:hAnsi="Calibri" w:cs="Calibri"/>
                <w:b/>
              </w:rPr>
              <w:t xml:space="preserve"> Yes</w:t>
            </w:r>
            <w:r w:rsidRPr="003B2669">
              <w:rPr>
                <w:rFonts w:ascii="Calibri" w:hAnsi="Calibri" w:cs="Calibri"/>
                <w:b/>
              </w:rPr>
              <w:t xml:space="preserve">                         </w:t>
            </w:r>
          </w:p>
        </w:tc>
        <w:tc>
          <w:tcPr>
            <w:tcW w:w="2622" w:type="dxa"/>
            <w:gridSpan w:val="4"/>
            <w:tcBorders>
              <w:top w:val="nil"/>
              <w:bottom w:val="nil"/>
              <w:right w:val="nil"/>
            </w:tcBorders>
            <w:shd w:val="clear" w:color="auto" w:fill="auto"/>
          </w:tcPr>
          <w:p w:rsidR="005F6B43" w:rsidRPr="003B2669" w:rsidRDefault="005F6B43" w:rsidP="00F1066C">
            <w:pPr>
              <w:ind w:firstLine="141"/>
              <w:rPr>
                <w:rFonts w:ascii="Calibri" w:hAnsi="Calibri" w:cs="Calibri"/>
                <w:b/>
              </w:rPr>
            </w:pPr>
            <w:r w:rsidRPr="003B2669">
              <w:rPr>
                <w:rFonts w:ascii="Calibri" w:hAnsi="Calibri" w:cs="Calibri"/>
                <w:b/>
              </w:rPr>
              <w:t xml:space="preserve">a. </w:t>
            </w:r>
            <w:r w:rsidRPr="003B2669">
              <w:rPr>
                <w:rFonts w:ascii="Calibri" w:hAnsi="Calibri" w:cs="Calibri"/>
                <w:b/>
              </w:rPr>
              <w:sym w:font="Wingdings" w:char="F06F"/>
            </w:r>
            <w:r w:rsidRPr="003B2669">
              <w:rPr>
                <w:rFonts w:ascii="Calibri" w:hAnsi="Calibri" w:cs="Calibri"/>
                <w:b/>
              </w:rPr>
              <w:t xml:space="preserve"> Level I</w:t>
            </w:r>
            <w:r>
              <w:rPr>
                <w:rFonts w:ascii="Calibri" w:hAnsi="Calibri" w:cs="Calibri"/>
                <w:b/>
              </w:rPr>
              <w:t xml:space="preserve"> </w:t>
            </w:r>
            <w:r w:rsidRPr="00376800">
              <w:rPr>
                <w:rFonts w:ascii="Calibri" w:hAnsi="Calibri" w:cs="Calibri"/>
                <w:b/>
                <w:sz w:val="14"/>
              </w:rPr>
              <w:t xml:space="preserve">(monitoring)          </w:t>
            </w:r>
          </w:p>
        </w:tc>
        <w:tc>
          <w:tcPr>
            <w:tcW w:w="2488" w:type="dxa"/>
            <w:gridSpan w:val="3"/>
            <w:tcBorders>
              <w:top w:val="nil"/>
              <w:left w:val="nil"/>
              <w:bottom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 xml:space="preserve">b.  </w:t>
            </w:r>
            <w:r w:rsidRPr="003B2669">
              <w:rPr>
                <w:rFonts w:ascii="Calibri" w:hAnsi="Calibri" w:cs="Calibri"/>
                <w:b/>
              </w:rPr>
              <w:sym w:font="Wingdings" w:char="F06F"/>
            </w:r>
            <w:r w:rsidRPr="003B2669">
              <w:rPr>
                <w:rFonts w:ascii="Calibri" w:hAnsi="Calibri" w:cs="Calibri"/>
                <w:b/>
              </w:rPr>
              <w:t xml:space="preserve"> Level II</w:t>
            </w:r>
          </w:p>
        </w:tc>
        <w:tc>
          <w:tcPr>
            <w:tcW w:w="2474" w:type="dxa"/>
            <w:gridSpan w:val="3"/>
            <w:vMerge w:val="restart"/>
            <w:tcBorders>
              <w:top w:val="nil"/>
              <w:right w:val="nil"/>
            </w:tcBorders>
            <w:shd w:val="clear" w:color="auto" w:fill="auto"/>
          </w:tcPr>
          <w:p w:rsidR="005F6B43" w:rsidRPr="003B2669" w:rsidRDefault="005F6B43" w:rsidP="00F1066C">
            <w:pPr>
              <w:rPr>
                <w:rFonts w:ascii="Calibri" w:hAnsi="Calibri" w:cs="Calibri"/>
                <w:b/>
              </w:rPr>
            </w:pPr>
            <w:r>
              <w:rPr>
                <w:rFonts w:ascii="Calibri" w:hAnsi="Calibri" w:cs="Calibri"/>
                <w:b/>
              </w:rPr>
              <w:t xml:space="preserve">      </w:t>
            </w:r>
            <w:r w:rsidRPr="003B2669">
              <w:rPr>
                <w:rFonts w:ascii="Calibri" w:hAnsi="Calibri" w:cs="Calibri"/>
                <w:b/>
              </w:rPr>
              <w:t xml:space="preserve">a. </w:t>
            </w:r>
            <w:r w:rsidRPr="003B2669">
              <w:rPr>
                <w:rFonts w:ascii="Calibri" w:hAnsi="Calibri" w:cs="Calibri"/>
                <w:b/>
              </w:rPr>
              <w:sym w:font="Wingdings" w:char="F06F"/>
            </w:r>
            <w:r>
              <w:rPr>
                <w:rFonts w:ascii="Calibri" w:hAnsi="Calibri" w:cs="Calibri"/>
                <w:b/>
              </w:rPr>
              <w:t xml:space="preserve"> Staffed</w:t>
            </w:r>
            <w:r w:rsidRPr="003B2669">
              <w:rPr>
                <w:rFonts w:ascii="Calibri" w:hAnsi="Calibri" w:cs="Calibri"/>
                <w:b/>
              </w:rPr>
              <w:t xml:space="preserve">                      </w:t>
            </w:r>
          </w:p>
        </w:tc>
        <w:tc>
          <w:tcPr>
            <w:tcW w:w="2147" w:type="dxa"/>
            <w:gridSpan w:val="2"/>
            <w:vMerge w:val="restart"/>
            <w:tcBorders>
              <w:top w:val="nil"/>
              <w:left w:val="nil"/>
              <w:right w:val="single" w:sz="12" w:space="0" w:color="auto"/>
            </w:tcBorders>
            <w:shd w:val="clear" w:color="auto" w:fill="auto"/>
          </w:tcPr>
          <w:p w:rsidR="005F6B43" w:rsidRPr="003B2669" w:rsidRDefault="005F6B43" w:rsidP="00F1066C">
            <w:pPr>
              <w:rPr>
                <w:rFonts w:ascii="Calibri" w:hAnsi="Calibri" w:cs="Calibri"/>
                <w:b/>
              </w:rPr>
            </w:pPr>
            <w:r>
              <w:rPr>
                <w:rFonts w:ascii="Calibri" w:hAnsi="Calibri" w:cs="Calibri"/>
                <w:b/>
              </w:rPr>
              <w:t>b</w:t>
            </w:r>
            <w:r w:rsidRPr="003B2669">
              <w:rPr>
                <w:rFonts w:ascii="Calibri" w:hAnsi="Calibri" w:cs="Calibri"/>
                <w:b/>
              </w:rPr>
              <w:t xml:space="preserve">. </w:t>
            </w:r>
            <w:r w:rsidRPr="003B2669">
              <w:rPr>
                <w:rFonts w:ascii="Calibri" w:hAnsi="Calibri" w:cs="Calibri"/>
                <w:b/>
              </w:rPr>
              <w:sym w:font="Wingdings" w:char="F06F"/>
            </w:r>
            <w:r>
              <w:rPr>
                <w:rFonts w:ascii="Calibri" w:hAnsi="Calibri" w:cs="Calibri"/>
                <w:b/>
              </w:rPr>
              <w:t xml:space="preserve"> </w:t>
            </w:r>
            <w:r w:rsidRPr="003B2669">
              <w:rPr>
                <w:rFonts w:ascii="Calibri" w:hAnsi="Calibri" w:cs="Calibri"/>
                <w:b/>
              </w:rPr>
              <w:t>No</w:t>
            </w:r>
            <w:r>
              <w:rPr>
                <w:rFonts w:ascii="Calibri" w:hAnsi="Calibri" w:cs="Calibri"/>
                <w:b/>
              </w:rPr>
              <w:t>t Staffed</w:t>
            </w:r>
            <w:r w:rsidRPr="003B2669">
              <w:rPr>
                <w:rFonts w:ascii="Calibri" w:hAnsi="Calibri" w:cs="Calibri"/>
                <w:b/>
              </w:rPr>
              <w:t xml:space="preserve">                         </w:t>
            </w:r>
          </w:p>
        </w:tc>
      </w:tr>
      <w:tr w:rsidR="005F6B43" w:rsidRPr="005040FA" w:rsidTr="00F1066C">
        <w:trPr>
          <w:trHeight w:val="287"/>
          <w:jc w:val="center"/>
        </w:trPr>
        <w:tc>
          <w:tcPr>
            <w:tcW w:w="2841" w:type="dxa"/>
            <w:gridSpan w:val="4"/>
            <w:vMerge/>
            <w:tcBorders>
              <w:top w:val="single" w:sz="4" w:space="0" w:color="auto"/>
              <w:left w:val="single" w:sz="12" w:space="0" w:color="auto"/>
              <w:right w:val="nil"/>
            </w:tcBorders>
            <w:shd w:val="clear" w:color="auto" w:fill="auto"/>
          </w:tcPr>
          <w:p w:rsidR="005F6B43" w:rsidRDefault="005F6B43" w:rsidP="00F1066C">
            <w:pPr>
              <w:rPr>
                <w:rFonts w:ascii="Calibri" w:hAnsi="Calibri" w:cs="Calibri"/>
                <w:b/>
              </w:rPr>
            </w:pPr>
          </w:p>
        </w:tc>
        <w:tc>
          <w:tcPr>
            <w:tcW w:w="2564" w:type="dxa"/>
            <w:gridSpan w:val="4"/>
            <w:vMerge/>
            <w:tcBorders>
              <w:top w:val="single" w:sz="4" w:space="0" w:color="auto"/>
              <w:left w:val="nil"/>
            </w:tcBorders>
            <w:shd w:val="clear" w:color="auto" w:fill="auto"/>
          </w:tcPr>
          <w:p w:rsidR="005F6B43" w:rsidRDefault="005F6B43" w:rsidP="00F1066C">
            <w:pPr>
              <w:rPr>
                <w:rFonts w:ascii="Calibri" w:hAnsi="Calibri" w:cs="Calibri"/>
                <w:b/>
              </w:rPr>
            </w:pPr>
          </w:p>
        </w:tc>
        <w:tc>
          <w:tcPr>
            <w:tcW w:w="2622" w:type="dxa"/>
            <w:gridSpan w:val="4"/>
            <w:tcBorders>
              <w:top w:val="nil"/>
              <w:right w:val="nil"/>
            </w:tcBorders>
            <w:shd w:val="clear" w:color="auto" w:fill="auto"/>
          </w:tcPr>
          <w:p w:rsidR="005F6B43" w:rsidRPr="003B2669" w:rsidRDefault="005F6B43" w:rsidP="00F1066C">
            <w:pPr>
              <w:ind w:firstLine="141"/>
              <w:rPr>
                <w:rFonts w:ascii="Calibri" w:hAnsi="Calibri" w:cs="Calibri"/>
                <w:b/>
              </w:rPr>
            </w:pPr>
            <w:r w:rsidRPr="003B2669">
              <w:rPr>
                <w:rFonts w:ascii="Calibri" w:hAnsi="Calibri" w:cs="Calibri"/>
                <w:b/>
              </w:rPr>
              <w:t xml:space="preserve">c. </w:t>
            </w:r>
            <w:r w:rsidRPr="003B2669">
              <w:rPr>
                <w:rFonts w:ascii="Calibri" w:hAnsi="Calibri" w:cs="Calibri"/>
                <w:b/>
              </w:rPr>
              <w:sym w:font="Wingdings" w:char="F06F"/>
            </w:r>
            <w:r w:rsidRPr="003B2669">
              <w:rPr>
                <w:rFonts w:ascii="Calibri" w:hAnsi="Calibri" w:cs="Calibri"/>
                <w:b/>
              </w:rPr>
              <w:t xml:space="preserve"> Level III                                 </w:t>
            </w:r>
          </w:p>
        </w:tc>
        <w:tc>
          <w:tcPr>
            <w:tcW w:w="2488" w:type="dxa"/>
            <w:gridSpan w:val="3"/>
            <w:tcBorders>
              <w:top w:val="nil"/>
              <w:left w:val="nil"/>
            </w:tcBorders>
            <w:shd w:val="clear" w:color="auto" w:fill="auto"/>
          </w:tcPr>
          <w:p w:rsidR="005F6B43" w:rsidRPr="003B2669" w:rsidRDefault="005F6B43" w:rsidP="00F1066C">
            <w:pPr>
              <w:rPr>
                <w:rFonts w:ascii="Calibri" w:hAnsi="Calibri" w:cs="Calibri"/>
                <w:b/>
              </w:rPr>
            </w:pPr>
            <w:r w:rsidRPr="003B2669">
              <w:rPr>
                <w:rFonts w:ascii="Calibri" w:hAnsi="Calibri" w:cs="Calibri"/>
                <w:b/>
              </w:rPr>
              <w:t xml:space="preserve">d.  </w:t>
            </w:r>
            <w:r w:rsidRPr="003B2669">
              <w:rPr>
                <w:rFonts w:ascii="Calibri" w:hAnsi="Calibri" w:cs="Calibri"/>
                <w:b/>
              </w:rPr>
              <w:sym w:font="Wingdings" w:char="F06F"/>
            </w:r>
            <w:r w:rsidRPr="003B2669">
              <w:rPr>
                <w:rFonts w:ascii="Calibri" w:hAnsi="Calibri" w:cs="Calibri"/>
                <w:b/>
              </w:rPr>
              <w:t xml:space="preserve"> Level IV</w:t>
            </w:r>
          </w:p>
        </w:tc>
        <w:tc>
          <w:tcPr>
            <w:tcW w:w="2474" w:type="dxa"/>
            <w:gridSpan w:val="3"/>
            <w:vMerge/>
            <w:tcBorders>
              <w:top w:val="single" w:sz="4" w:space="0" w:color="auto"/>
              <w:right w:val="nil"/>
            </w:tcBorders>
            <w:shd w:val="clear" w:color="auto" w:fill="auto"/>
          </w:tcPr>
          <w:p w:rsidR="005F6B43" w:rsidRPr="003B2669" w:rsidRDefault="005F6B43" w:rsidP="00F1066C">
            <w:pPr>
              <w:rPr>
                <w:rFonts w:ascii="Calibri" w:hAnsi="Calibri" w:cs="Calibri"/>
                <w:b/>
              </w:rPr>
            </w:pPr>
          </w:p>
        </w:tc>
        <w:tc>
          <w:tcPr>
            <w:tcW w:w="2147" w:type="dxa"/>
            <w:gridSpan w:val="2"/>
            <w:vMerge/>
            <w:tcBorders>
              <w:top w:val="single" w:sz="4" w:space="0" w:color="auto"/>
              <w:left w:val="nil"/>
              <w:right w:val="single" w:sz="12" w:space="0" w:color="auto"/>
            </w:tcBorders>
            <w:shd w:val="clear" w:color="auto" w:fill="auto"/>
          </w:tcPr>
          <w:p w:rsidR="005F6B43" w:rsidRPr="003B2669" w:rsidRDefault="005F6B43" w:rsidP="00F1066C">
            <w:pPr>
              <w:rPr>
                <w:rFonts w:ascii="Calibri" w:hAnsi="Calibri" w:cs="Calibri"/>
                <w:b/>
              </w:rPr>
            </w:pPr>
          </w:p>
        </w:tc>
      </w:tr>
      <w:tr w:rsidR="005F6B43" w:rsidRPr="005040FA" w:rsidTr="00F1066C">
        <w:trPr>
          <w:trHeight w:val="192"/>
          <w:jc w:val="center"/>
        </w:trPr>
        <w:tc>
          <w:tcPr>
            <w:tcW w:w="15136" w:type="dxa"/>
            <w:gridSpan w:val="20"/>
            <w:tcBorders>
              <w:left w:val="single" w:sz="12" w:space="0" w:color="auto"/>
              <w:bottom w:val="single" w:sz="4" w:space="0" w:color="auto"/>
              <w:right w:val="single" w:sz="12" w:space="0" w:color="auto"/>
            </w:tcBorders>
            <w:shd w:val="clear" w:color="auto" w:fill="auto"/>
          </w:tcPr>
          <w:p w:rsidR="005F6B43" w:rsidRPr="005040FA" w:rsidRDefault="005F6B43" w:rsidP="00F1066C">
            <w:pPr>
              <w:rPr>
                <w:rFonts w:ascii="Calibri" w:hAnsi="Calibri" w:cs="Calibri"/>
                <w:sz w:val="18"/>
                <w:szCs w:val="18"/>
              </w:rPr>
            </w:pPr>
            <w:r w:rsidRPr="00376800">
              <w:rPr>
                <w:rFonts w:ascii="Calibri" w:hAnsi="Calibri" w:cs="Calibri"/>
                <w:b/>
                <w:szCs w:val="18"/>
              </w:rPr>
              <w:t>14.  The following Precautionary/Protective Actions are recommended:</w:t>
            </w:r>
          </w:p>
        </w:tc>
      </w:tr>
      <w:tr w:rsidR="005F6B43" w:rsidRPr="005040FA" w:rsidTr="00F1066C">
        <w:trPr>
          <w:jc w:val="center"/>
        </w:trPr>
        <w:tc>
          <w:tcPr>
            <w:tcW w:w="1647" w:type="dxa"/>
            <w:vMerge w:val="restart"/>
            <w:tcBorders>
              <w:left w:val="single" w:sz="12" w:space="0" w:color="auto"/>
              <w:right w:val="single" w:sz="12" w:space="0" w:color="auto"/>
            </w:tcBorders>
            <w:shd w:val="clear" w:color="auto" w:fill="D9D9D9"/>
          </w:tcPr>
          <w:p w:rsidR="005F6B43" w:rsidRPr="005040FA" w:rsidRDefault="005F6B43" w:rsidP="00F1066C">
            <w:pPr>
              <w:jc w:val="center"/>
              <w:rPr>
                <w:rFonts w:ascii="Calibri" w:hAnsi="Calibri" w:cs="Calibri"/>
                <w:b/>
                <w:sz w:val="18"/>
                <w:szCs w:val="18"/>
              </w:rPr>
            </w:pPr>
          </w:p>
        </w:tc>
        <w:tc>
          <w:tcPr>
            <w:tcW w:w="2318" w:type="dxa"/>
            <w:gridSpan w:val="5"/>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General Population</w:t>
            </w:r>
          </w:p>
        </w:tc>
        <w:tc>
          <w:tcPr>
            <w:tcW w:w="1080" w:type="dxa"/>
            <w:vMerge w:val="restart"/>
            <w:tcBorders>
              <w:left w:val="single" w:sz="12" w:space="0" w:color="auto"/>
              <w:right w:val="single" w:sz="12" w:space="0" w:color="auto"/>
            </w:tcBorders>
            <w:shd w:val="clear" w:color="auto" w:fill="D9D9D9"/>
            <w:vAlign w:val="center"/>
          </w:tcPr>
          <w:p w:rsidR="005F6B43" w:rsidRPr="005040FA" w:rsidRDefault="005F6B43" w:rsidP="00F1066C">
            <w:pPr>
              <w:ind w:left="-103" w:right="-113"/>
              <w:jc w:val="center"/>
              <w:rPr>
                <w:rFonts w:ascii="Calibri" w:hAnsi="Calibri" w:cs="Calibri"/>
                <w:b/>
                <w:sz w:val="18"/>
                <w:szCs w:val="18"/>
              </w:rPr>
            </w:pPr>
            <w:r>
              <w:rPr>
                <w:rFonts w:ascii="Calibri" w:hAnsi="Calibri" w:cs="Calibri"/>
                <w:b/>
                <w:sz w:val="18"/>
                <w:szCs w:val="18"/>
              </w:rPr>
              <w:t xml:space="preserve">4. </w:t>
            </w:r>
            <w:r w:rsidRPr="005040FA">
              <w:rPr>
                <w:rFonts w:ascii="Calibri" w:hAnsi="Calibri" w:cs="Calibri"/>
                <w:b/>
                <w:sz w:val="18"/>
                <w:szCs w:val="18"/>
              </w:rPr>
              <w:t>Animals on stored</w:t>
            </w:r>
          </w:p>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feed</w:t>
            </w:r>
          </w:p>
        </w:tc>
        <w:tc>
          <w:tcPr>
            <w:tcW w:w="1316" w:type="dxa"/>
            <w:gridSpan w:val="2"/>
            <w:vMerge w:val="restart"/>
            <w:tcBorders>
              <w:left w:val="single" w:sz="12" w:space="0" w:color="auto"/>
              <w:right w:val="single" w:sz="12" w:space="0" w:color="auto"/>
            </w:tcBorders>
            <w:shd w:val="clear" w:color="auto" w:fill="D9D9D9"/>
            <w:vAlign w:val="center"/>
          </w:tcPr>
          <w:p w:rsidR="005F6B43" w:rsidRPr="005040FA" w:rsidRDefault="005F6B43" w:rsidP="00F1066C">
            <w:pPr>
              <w:ind w:left="-103" w:right="-57"/>
              <w:jc w:val="center"/>
              <w:rPr>
                <w:rFonts w:ascii="Calibri" w:hAnsi="Calibri" w:cs="Calibri"/>
                <w:b/>
                <w:sz w:val="18"/>
                <w:szCs w:val="18"/>
              </w:rPr>
            </w:pPr>
            <w:r>
              <w:rPr>
                <w:rFonts w:ascii="Calibri" w:hAnsi="Calibri" w:cs="Calibri"/>
                <w:b/>
                <w:sz w:val="18"/>
                <w:szCs w:val="18"/>
              </w:rPr>
              <w:t xml:space="preserve">5. </w:t>
            </w:r>
            <w:r w:rsidRPr="005040FA">
              <w:rPr>
                <w:rFonts w:ascii="Calibri" w:hAnsi="Calibri" w:cs="Calibri"/>
                <w:b/>
                <w:sz w:val="18"/>
                <w:szCs w:val="18"/>
              </w:rPr>
              <w:t>Implement Traffic Control</w:t>
            </w:r>
          </w:p>
        </w:tc>
        <w:tc>
          <w:tcPr>
            <w:tcW w:w="4899" w:type="dxa"/>
            <w:gridSpan w:val="7"/>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Schools</w:t>
            </w:r>
          </w:p>
        </w:tc>
        <w:tc>
          <w:tcPr>
            <w:tcW w:w="1710" w:type="dxa"/>
            <w:vMerge w:val="restart"/>
            <w:tcBorders>
              <w:left w:val="single" w:sz="12" w:space="0" w:color="auto"/>
              <w:right w:val="single" w:sz="12" w:space="0" w:color="auto"/>
            </w:tcBorders>
            <w:shd w:val="clear" w:color="auto" w:fill="D9D9D9"/>
            <w:vAlign w:val="center"/>
          </w:tcPr>
          <w:p w:rsidR="005F6B43" w:rsidRPr="005040FA" w:rsidRDefault="005F6B43" w:rsidP="00F1066C">
            <w:pPr>
              <w:ind w:left="-108" w:right="-108"/>
              <w:jc w:val="center"/>
              <w:rPr>
                <w:rFonts w:ascii="Calibri" w:hAnsi="Calibri" w:cs="Calibri"/>
                <w:b/>
                <w:sz w:val="18"/>
                <w:szCs w:val="18"/>
              </w:rPr>
            </w:pPr>
            <w:r>
              <w:rPr>
                <w:rFonts w:ascii="Calibri" w:hAnsi="Calibri" w:cs="Calibri"/>
                <w:b/>
                <w:sz w:val="18"/>
                <w:szCs w:val="18"/>
              </w:rPr>
              <w:t xml:space="preserve">10. </w:t>
            </w:r>
            <w:r w:rsidRPr="005040FA">
              <w:rPr>
                <w:rFonts w:ascii="Calibri" w:hAnsi="Calibri" w:cs="Calibri"/>
                <w:b/>
                <w:sz w:val="18"/>
                <w:szCs w:val="18"/>
              </w:rPr>
              <w:t>Authorize KI For Emergency Workers</w:t>
            </w:r>
          </w:p>
        </w:tc>
        <w:tc>
          <w:tcPr>
            <w:tcW w:w="2166" w:type="dxa"/>
            <w:gridSpan w:val="3"/>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Special Care Facilities</w:t>
            </w:r>
          </w:p>
        </w:tc>
      </w:tr>
      <w:tr w:rsidR="005F6B43" w:rsidRPr="005040FA" w:rsidTr="00F1066C">
        <w:trPr>
          <w:trHeight w:val="210"/>
          <w:jc w:val="center"/>
        </w:trPr>
        <w:tc>
          <w:tcPr>
            <w:tcW w:w="1647" w:type="dxa"/>
            <w:vMerge/>
            <w:tcBorders>
              <w:left w:val="single" w:sz="12" w:space="0" w:color="auto"/>
              <w:right w:val="single" w:sz="12" w:space="0" w:color="auto"/>
            </w:tcBorders>
            <w:shd w:val="clear" w:color="auto" w:fill="D9D9D9"/>
          </w:tcPr>
          <w:p w:rsidR="005F6B43" w:rsidRPr="005040FA" w:rsidRDefault="005F6B43" w:rsidP="00F1066C">
            <w:pPr>
              <w:jc w:val="center"/>
              <w:rPr>
                <w:rFonts w:ascii="Calibri" w:hAnsi="Calibri" w:cs="Calibri"/>
                <w:b/>
                <w:sz w:val="18"/>
                <w:szCs w:val="18"/>
              </w:rPr>
            </w:pPr>
          </w:p>
        </w:tc>
        <w:tc>
          <w:tcPr>
            <w:tcW w:w="1413" w:type="dxa"/>
            <w:gridSpan w:val="4"/>
            <w:tcBorders>
              <w:left w:val="single" w:sz="12" w:space="0" w:color="auto"/>
              <w:bottom w:val="single" w:sz="4" w:space="0" w:color="auto"/>
            </w:tcBorders>
            <w:shd w:val="clear" w:color="auto" w:fill="D9D9D9"/>
            <w:vAlign w:val="center"/>
          </w:tcPr>
          <w:p w:rsidR="005F6B43" w:rsidRPr="005040FA" w:rsidRDefault="005F6B43" w:rsidP="00F1066C">
            <w:pPr>
              <w:ind w:left="-78" w:right="-87"/>
              <w:jc w:val="center"/>
              <w:rPr>
                <w:rFonts w:ascii="Calibri" w:hAnsi="Calibri" w:cs="Calibri"/>
                <w:b/>
                <w:sz w:val="18"/>
                <w:szCs w:val="18"/>
              </w:rPr>
            </w:pPr>
            <w:r w:rsidRPr="005040FA">
              <w:rPr>
                <w:rFonts w:ascii="Calibri" w:hAnsi="Calibri" w:cs="Calibri"/>
                <w:b/>
                <w:sz w:val="18"/>
                <w:szCs w:val="18"/>
              </w:rPr>
              <w:t>Shelter In Place</w:t>
            </w:r>
          </w:p>
        </w:tc>
        <w:tc>
          <w:tcPr>
            <w:tcW w:w="905" w:type="dxa"/>
            <w:vMerge w:val="restart"/>
            <w:tcBorders>
              <w:right w:val="single" w:sz="12" w:space="0" w:color="auto"/>
            </w:tcBorders>
            <w:shd w:val="clear" w:color="auto" w:fill="D9D9D9"/>
            <w:vAlign w:val="center"/>
          </w:tcPr>
          <w:p w:rsidR="005F6B43" w:rsidRPr="005040FA" w:rsidRDefault="005F6B43" w:rsidP="00F1066C">
            <w:pPr>
              <w:ind w:left="-101" w:right="-115"/>
              <w:jc w:val="center"/>
              <w:rPr>
                <w:rFonts w:ascii="Calibri" w:hAnsi="Calibri" w:cs="Calibri"/>
                <w:b/>
                <w:color w:val="0000FF"/>
                <w:sz w:val="18"/>
                <w:szCs w:val="18"/>
              </w:rPr>
            </w:pPr>
            <w:r>
              <w:rPr>
                <w:rFonts w:ascii="Calibri" w:hAnsi="Calibri" w:cs="Calibri"/>
                <w:b/>
                <w:sz w:val="18"/>
                <w:szCs w:val="18"/>
              </w:rPr>
              <w:t>3.</w:t>
            </w:r>
            <w:r w:rsidRPr="005040FA">
              <w:rPr>
                <w:rFonts w:ascii="Calibri" w:hAnsi="Calibri" w:cs="Calibri"/>
                <w:b/>
                <w:sz w:val="18"/>
                <w:szCs w:val="18"/>
              </w:rPr>
              <w:t>Evacuate</w:t>
            </w:r>
          </w:p>
        </w:tc>
        <w:tc>
          <w:tcPr>
            <w:tcW w:w="1080" w:type="dxa"/>
            <w:vMerge/>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p>
        </w:tc>
        <w:tc>
          <w:tcPr>
            <w:tcW w:w="1316" w:type="dxa"/>
            <w:gridSpan w:val="2"/>
            <w:vMerge/>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p>
        </w:tc>
        <w:tc>
          <w:tcPr>
            <w:tcW w:w="1080" w:type="dxa"/>
            <w:vMerge w:val="restart"/>
            <w:tcBorders>
              <w:left w:val="single" w:sz="12" w:space="0" w:color="auto"/>
            </w:tcBorders>
            <w:shd w:val="clear" w:color="auto" w:fill="D9D9D9"/>
            <w:vAlign w:val="center"/>
          </w:tcPr>
          <w:p w:rsidR="005F6B43" w:rsidRPr="005040FA" w:rsidRDefault="005F6B43" w:rsidP="00F1066C">
            <w:pPr>
              <w:ind w:left="-69" w:right="-57"/>
              <w:jc w:val="center"/>
              <w:rPr>
                <w:rFonts w:ascii="Calibri" w:hAnsi="Calibri" w:cs="Calibri"/>
                <w:b/>
                <w:sz w:val="18"/>
                <w:szCs w:val="18"/>
              </w:rPr>
            </w:pPr>
            <w:r>
              <w:rPr>
                <w:rFonts w:ascii="Calibri" w:hAnsi="Calibri" w:cs="Calibri"/>
                <w:b/>
                <w:sz w:val="18"/>
                <w:szCs w:val="18"/>
              </w:rPr>
              <w:t xml:space="preserve">6. </w:t>
            </w:r>
            <w:r w:rsidRPr="005040FA">
              <w:rPr>
                <w:rFonts w:ascii="Calibri" w:hAnsi="Calibri" w:cs="Calibri"/>
                <w:b/>
                <w:sz w:val="18"/>
                <w:szCs w:val="18"/>
              </w:rPr>
              <w:t>Shelter In Place</w:t>
            </w:r>
          </w:p>
        </w:tc>
        <w:tc>
          <w:tcPr>
            <w:tcW w:w="946" w:type="dxa"/>
            <w:gridSpan w:val="3"/>
            <w:vMerge w:val="restart"/>
            <w:shd w:val="clear" w:color="auto" w:fill="D9D9D9"/>
            <w:vAlign w:val="center"/>
          </w:tcPr>
          <w:p w:rsidR="005F6B43" w:rsidRPr="005040FA" w:rsidRDefault="005F6B43" w:rsidP="00F1066C">
            <w:pPr>
              <w:ind w:left="-90" w:right="-101"/>
              <w:jc w:val="center"/>
              <w:rPr>
                <w:rFonts w:ascii="Calibri" w:hAnsi="Calibri" w:cs="Calibri"/>
                <w:b/>
                <w:color w:val="0000FF"/>
                <w:sz w:val="18"/>
                <w:szCs w:val="18"/>
              </w:rPr>
            </w:pPr>
            <w:r>
              <w:rPr>
                <w:rFonts w:ascii="Calibri" w:hAnsi="Calibri" w:cs="Calibri"/>
                <w:b/>
                <w:sz w:val="18"/>
                <w:szCs w:val="18"/>
              </w:rPr>
              <w:t xml:space="preserve">7. </w:t>
            </w:r>
            <w:r w:rsidRPr="005040FA">
              <w:rPr>
                <w:rFonts w:ascii="Calibri" w:hAnsi="Calibri" w:cs="Calibri"/>
                <w:b/>
                <w:sz w:val="18"/>
                <w:szCs w:val="18"/>
              </w:rPr>
              <w:t>Evacuate</w:t>
            </w:r>
          </w:p>
        </w:tc>
        <w:tc>
          <w:tcPr>
            <w:tcW w:w="1433" w:type="dxa"/>
            <w:vMerge w:val="restart"/>
            <w:shd w:val="clear" w:color="auto" w:fill="D9D9D9"/>
            <w:vAlign w:val="center"/>
          </w:tcPr>
          <w:p w:rsidR="005F6B43" w:rsidRPr="005040FA" w:rsidRDefault="005F6B43" w:rsidP="00F1066C">
            <w:pPr>
              <w:ind w:left="-115"/>
              <w:jc w:val="center"/>
              <w:rPr>
                <w:rFonts w:ascii="Calibri" w:hAnsi="Calibri" w:cs="Calibri"/>
                <w:b/>
                <w:sz w:val="18"/>
                <w:szCs w:val="18"/>
              </w:rPr>
            </w:pPr>
            <w:r>
              <w:rPr>
                <w:rFonts w:ascii="Calibri" w:hAnsi="Calibri" w:cs="Calibri"/>
                <w:b/>
                <w:sz w:val="18"/>
                <w:szCs w:val="18"/>
              </w:rPr>
              <w:t xml:space="preserve">8. </w:t>
            </w:r>
            <w:r w:rsidRPr="005040FA">
              <w:rPr>
                <w:rFonts w:ascii="Calibri" w:hAnsi="Calibri" w:cs="Calibri"/>
                <w:b/>
                <w:sz w:val="18"/>
                <w:szCs w:val="18"/>
              </w:rPr>
              <w:t>Precautionary Transfer/Early Release</w:t>
            </w:r>
          </w:p>
        </w:tc>
        <w:tc>
          <w:tcPr>
            <w:tcW w:w="1440" w:type="dxa"/>
            <w:gridSpan w:val="2"/>
            <w:vMerge w:val="restart"/>
            <w:tcBorders>
              <w:right w:val="single" w:sz="12" w:space="0" w:color="auto"/>
            </w:tcBorders>
            <w:shd w:val="clear" w:color="auto" w:fill="D9D9D9"/>
            <w:vAlign w:val="center"/>
          </w:tcPr>
          <w:p w:rsidR="005F6B43" w:rsidRPr="005040FA" w:rsidRDefault="005F6B43" w:rsidP="00F1066C">
            <w:pPr>
              <w:ind w:left="-81" w:right="-135"/>
              <w:jc w:val="center"/>
              <w:rPr>
                <w:rFonts w:ascii="Calibri" w:hAnsi="Calibri" w:cs="Calibri"/>
                <w:b/>
                <w:sz w:val="18"/>
                <w:szCs w:val="18"/>
              </w:rPr>
            </w:pPr>
            <w:r>
              <w:rPr>
                <w:rFonts w:ascii="Calibri" w:hAnsi="Calibri" w:cs="Calibri"/>
                <w:b/>
                <w:sz w:val="18"/>
                <w:szCs w:val="18"/>
              </w:rPr>
              <w:t>9. Cancel  After</w:t>
            </w:r>
            <w:r w:rsidRPr="005040FA">
              <w:rPr>
                <w:rFonts w:ascii="Calibri" w:hAnsi="Calibri" w:cs="Calibri"/>
                <w:b/>
                <w:sz w:val="18"/>
                <w:szCs w:val="18"/>
              </w:rPr>
              <w:t xml:space="preserve">      School</w:t>
            </w:r>
            <w:r w:rsidRPr="005040FA">
              <w:rPr>
                <w:rFonts w:ascii="Calibri" w:hAnsi="Calibri" w:cs="Calibri"/>
                <w:b/>
                <w:sz w:val="12"/>
                <w:szCs w:val="12"/>
              </w:rPr>
              <w:t xml:space="preserve"> </w:t>
            </w:r>
            <w:r w:rsidRPr="005040FA">
              <w:rPr>
                <w:rFonts w:ascii="Calibri" w:hAnsi="Calibri" w:cs="Calibri"/>
                <w:b/>
                <w:sz w:val="18"/>
                <w:szCs w:val="18"/>
              </w:rPr>
              <w:t>Activities</w:t>
            </w:r>
          </w:p>
        </w:tc>
        <w:tc>
          <w:tcPr>
            <w:tcW w:w="1710" w:type="dxa"/>
            <w:vMerge/>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p>
        </w:tc>
        <w:tc>
          <w:tcPr>
            <w:tcW w:w="1246" w:type="dxa"/>
            <w:gridSpan w:val="2"/>
            <w:vMerge w:val="restart"/>
            <w:tcBorders>
              <w:left w:val="single" w:sz="12" w:space="0" w:color="auto"/>
            </w:tcBorders>
            <w:shd w:val="clear" w:color="auto" w:fill="D9D9D9"/>
            <w:vAlign w:val="center"/>
          </w:tcPr>
          <w:p w:rsidR="005F6B43" w:rsidRPr="005040FA" w:rsidRDefault="005F6B43" w:rsidP="00F1066C">
            <w:pPr>
              <w:ind w:left="-108" w:right="-135"/>
              <w:jc w:val="center"/>
              <w:rPr>
                <w:rFonts w:ascii="Calibri" w:hAnsi="Calibri" w:cs="Calibri"/>
                <w:b/>
                <w:sz w:val="18"/>
                <w:szCs w:val="18"/>
              </w:rPr>
            </w:pPr>
            <w:r>
              <w:rPr>
                <w:rFonts w:ascii="Calibri" w:hAnsi="Calibri" w:cs="Calibri"/>
                <w:b/>
                <w:sz w:val="18"/>
                <w:szCs w:val="18"/>
              </w:rPr>
              <w:t xml:space="preserve">11. </w:t>
            </w:r>
            <w:r w:rsidRPr="005040FA">
              <w:rPr>
                <w:rFonts w:ascii="Calibri" w:hAnsi="Calibri" w:cs="Calibri"/>
                <w:b/>
                <w:sz w:val="18"/>
                <w:szCs w:val="18"/>
              </w:rPr>
              <w:t>Shelter-In-Place</w:t>
            </w:r>
          </w:p>
        </w:tc>
        <w:tc>
          <w:tcPr>
            <w:tcW w:w="920" w:type="dxa"/>
            <w:vMerge w:val="restart"/>
            <w:tcBorders>
              <w:right w:val="single" w:sz="12" w:space="0" w:color="auto"/>
            </w:tcBorders>
            <w:shd w:val="clear" w:color="auto" w:fill="D9D9D9"/>
            <w:vAlign w:val="center"/>
          </w:tcPr>
          <w:p w:rsidR="005F6B43" w:rsidRPr="005040FA" w:rsidRDefault="005F6B43" w:rsidP="00F1066C">
            <w:pPr>
              <w:ind w:left="-88" w:right="-128"/>
              <w:jc w:val="center"/>
              <w:rPr>
                <w:rFonts w:ascii="Calibri" w:hAnsi="Calibri" w:cs="Calibri"/>
                <w:b/>
                <w:color w:val="0000FF"/>
                <w:sz w:val="18"/>
                <w:szCs w:val="18"/>
              </w:rPr>
            </w:pPr>
            <w:r>
              <w:rPr>
                <w:rFonts w:ascii="Calibri" w:hAnsi="Calibri" w:cs="Calibri"/>
                <w:b/>
                <w:sz w:val="18"/>
                <w:szCs w:val="18"/>
              </w:rPr>
              <w:t xml:space="preserve">12. </w:t>
            </w:r>
            <w:r w:rsidRPr="005040FA">
              <w:rPr>
                <w:rFonts w:ascii="Calibri" w:hAnsi="Calibri" w:cs="Calibri"/>
                <w:b/>
                <w:sz w:val="18"/>
                <w:szCs w:val="18"/>
              </w:rPr>
              <w:t>Evacuate</w:t>
            </w:r>
          </w:p>
        </w:tc>
      </w:tr>
      <w:tr w:rsidR="005F6B43" w:rsidRPr="005040FA" w:rsidTr="00F1066C">
        <w:trPr>
          <w:trHeight w:val="350"/>
          <w:jc w:val="center"/>
        </w:trPr>
        <w:tc>
          <w:tcPr>
            <w:tcW w:w="1647" w:type="dxa"/>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844" w:type="dxa"/>
            <w:gridSpan w:val="2"/>
            <w:tcBorders>
              <w:left w:val="single" w:sz="12" w:space="0" w:color="auto"/>
            </w:tcBorders>
            <w:shd w:val="clear" w:color="auto" w:fill="D9D9D9"/>
            <w:vAlign w:val="center"/>
          </w:tcPr>
          <w:p w:rsidR="005F6B43" w:rsidRPr="005040FA" w:rsidRDefault="005F6B43" w:rsidP="00F1066C">
            <w:pPr>
              <w:ind w:left="-78" w:right="-142"/>
              <w:rPr>
                <w:rFonts w:ascii="Calibri" w:hAnsi="Calibri" w:cs="Calibri"/>
                <w:b/>
                <w:sz w:val="18"/>
                <w:szCs w:val="18"/>
              </w:rPr>
            </w:pPr>
            <w:r>
              <w:rPr>
                <w:rFonts w:ascii="Calibri" w:hAnsi="Calibri" w:cs="Calibri"/>
                <w:b/>
                <w:sz w:val="18"/>
                <w:szCs w:val="18"/>
              </w:rPr>
              <w:t>1. R</w:t>
            </w:r>
            <w:r w:rsidRPr="005040FA">
              <w:rPr>
                <w:rFonts w:ascii="Calibri" w:hAnsi="Calibri" w:cs="Calibri"/>
                <w:b/>
                <w:sz w:val="18"/>
                <w:szCs w:val="18"/>
              </w:rPr>
              <w:t>elease</w:t>
            </w:r>
          </w:p>
        </w:tc>
        <w:tc>
          <w:tcPr>
            <w:tcW w:w="569" w:type="dxa"/>
            <w:gridSpan w:val="2"/>
            <w:shd w:val="clear" w:color="auto" w:fill="D9D9D9"/>
            <w:vAlign w:val="center"/>
          </w:tcPr>
          <w:p w:rsidR="005F6B43" w:rsidRPr="005040FA" w:rsidRDefault="005F6B43" w:rsidP="00F1066C">
            <w:pPr>
              <w:ind w:left="-100" w:right="-142"/>
              <w:jc w:val="center"/>
              <w:rPr>
                <w:rFonts w:ascii="Calibri" w:hAnsi="Calibri" w:cs="Calibri"/>
                <w:b/>
                <w:sz w:val="18"/>
                <w:szCs w:val="18"/>
              </w:rPr>
            </w:pPr>
            <w:r>
              <w:rPr>
                <w:rFonts w:ascii="Calibri" w:hAnsi="Calibri" w:cs="Calibri"/>
                <w:b/>
                <w:sz w:val="18"/>
                <w:szCs w:val="18"/>
              </w:rPr>
              <w:t>2.</w:t>
            </w:r>
            <w:r w:rsidRPr="005040FA">
              <w:rPr>
                <w:rFonts w:ascii="Calibri" w:hAnsi="Calibri" w:cs="Calibri"/>
                <w:b/>
                <w:sz w:val="18"/>
                <w:szCs w:val="18"/>
              </w:rPr>
              <w:t>HAB</w:t>
            </w:r>
          </w:p>
        </w:tc>
        <w:tc>
          <w:tcPr>
            <w:tcW w:w="905" w:type="dxa"/>
            <w:vMerge/>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vMerge/>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vMerge/>
            <w:shd w:val="clear" w:color="auto" w:fill="auto"/>
          </w:tcPr>
          <w:p w:rsidR="005F6B43" w:rsidRPr="005040FA" w:rsidRDefault="005F6B43" w:rsidP="00F1066C">
            <w:pPr>
              <w:jc w:val="center"/>
              <w:rPr>
                <w:rFonts w:ascii="Calibri" w:hAnsi="Calibri" w:cs="Calibri"/>
                <w:b/>
                <w:sz w:val="18"/>
                <w:szCs w:val="18"/>
              </w:rPr>
            </w:pPr>
          </w:p>
        </w:tc>
        <w:tc>
          <w:tcPr>
            <w:tcW w:w="1433" w:type="dxa"/>
            <w:vMerge/>
            <w:shd w:val="clear" w:color="auto" w:fill="auto"/>
          </w:tcPr>
          <w:p w:rsidR="005F6B43" w:rsidRPr="005040FA" w:rsidRDefault="005F6B43" w:rsidP="00F1066C">
            <w:pPr>
              <w:jc w:val="center"/>
              <w:rPr>
                <w:rFonts w:ascii="Calibri" w:hAnsi="Calibri" w:cs="Calibri"/>
                <w:b/>
                <w:sz w:val="18"/>
                <w:szCs w:val="18"/>
              </w:rPr>
            </w:pPr>
          </w:p>
        </w:tc>
        <w:tc>
          <w:tcPr>
            <w:tcW w:w="1440" w:type="dxa"/>
            <w:gridSpan w:val="2"/>
            <w:vMerge/>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vMerge/>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vMerge/>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Seabrook</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Hampton Falls</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Kensington</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South Hampton</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Hampton</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tabs>
                <w:tab w:val="left" w:pos="162"/>
              </w:tabs>
              <w:ind w:left="162" w:hanging="213"/>
              <w:rPr>
                <w:rFonts w:ascii="Calibri" w:hAnsi="Calibri" w:cs="Calibri"/>
                <w:b/>
                <w:sz w:val="18"/>
                <w:szCs w:val="18"/>
              </w:rPr>
            </w:pPr>
            <w:r w:rsidRPr="005040FA">
              <w:rPr>
                <w:rFonts w:ascii="Calibri" w:hAnsi="Calibri" w:cs="Calibri"/>
                <w:b/>
                <w:sz w:val="18"/>
                <w:szCs w:val="18"/>
              </w:rPr>
              <w:t>North Hampton</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Brentwood</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East Kingston</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tabs>
                <w:tab w:val="left" w:pos="-3528"/>
                <w:tab w:val="left" w:pos="162"/>
              </w:tabs>
              <w:ind w:left="162" w:hanging="213"/>
              <w:rPr>
                <w:rFonts w:ascii="Calibri" w:hAnsi="Calibri" w:cs="Calibri"/>
                <w:b/>
                <w:sz w:val="18"/>
                <w:szCs w:val="18"/>
              </w:rPr>
            </w:pPr>
            <w:r w:rsidRPr="005040FA">
              <w:rPr>
                <w:rFonts w:ascii="Calibri" w:hAnsi="Calibri" w:cs="Calibri"/>
                <w:b/>
                <w:sz w:val="18"/>
                <w:szCs w:val="18"/>
              </w:rPr>
              <w:t>Exeter</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tabs>
                <w:tab w:val="left" w:pos="162"/>
              </w:tabs>
              <w:ind w:left="162" w:hanging="213"/>
              <w:rPr>
                <w:rFonts w:ascii="Calibri" w:hAnsi="Calibri" w:cs="Calibri"/>
                <w:b/>
                <w:sz w:val="18"/>
                <w:szCs w:val="18"/>
              </w:rPr>
            </w:pPr>
            <w:r w:rsidRPr="005040FA">
              <w:rPr>
                <w:rFonts w:ascii="Calibri" w:hAnsi="Calibri" w:cs="Calibri"/>
                <w:b/>
                <w:sz w:val="18"/>
                <w:szCs w:val="18"/>
              </w:rPr>
              <w:t>Newfields</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Newton</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tabs>
                <w:tab w:val="left" w:pos="162"/>
              </w:tabs>
              <w:ind w:left="162" w:hanging="213"/>
              <w:rPr>
                <w:rFonts w:ascii="Calibri" w:hAnsi="Calibri" w:cs="Calibri"/>
                <w:b/>
                <w:sz w:val="18"/>
                <w:szCs w:val="18"/>
              </w:rPr>
            </w:pPr>
            <w:r w:rsidRPr="005040FA">
              <w:rPr>
                <w:rFonts w:ascii="Calibri" w:hAnsi="Calibri" w:cs="Calibri"/>
                <w:b/>
                <w:sz w:val="18"/>
                <w:szCs w:val="18"/>
              </w:rPr>
              <w:t>Kingston</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tabs>
                <w:tab w:val="left" w:pos="162"/>
              </w:tabs>
              <w:ind w:left="162" w:hanging="213"/>
              <w:rPr>
                <w:rFonts w:ascii="Calibri" w:hAnsi="Calibri" w:cs="Calibri"/>
                <w:b/>
                <w:sz w:val="18"/>
                <w:szCs w:val="18"/>
              </w:rPr>
            </w:pPr>
            <w:r w:rsidRPr="005040FA">
              <w:rPr>
                <w:rFonts w:ascii="Calibri" w:hAnsi="Calibri" w:cs="Calibri"/>
                <w:b/>
                <w:sz w:val="18"/>
                <w:szCs w:val="18"/>
              </w:rPr>
              <w:t>Greenland</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Stratham</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Rye</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New Castle</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647" w:type="dxa"/>
            <w:tcBorders>
              <w:left w:val="single" w:sz="12" w:space="0" w:color="auto"/>
              <w:bottom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sidRPr="005040FA">
              <w:rPr>
                <w:rFonts w:ascii="Calibri" w:hAnsi="Calibri" w:cs="Calibri"/>
                <w:b/>
                <w:sz w:val="18"/>
                <w:szCs w:val="18"/>
              </w:rPr>
              <w:t>Portsmouth</w:t>
            </w:r>
          </w:p>
        </w:tc>
        <w:tc>
          <w:tcPr>
            <w:tcW w:w="844" w:type="dxa"/>
            <w:gridSpan w:val="2"/>
            <w:tcBorders>
              <w:left w:val="single" w:sz="12" w:space="0" w:color="auto"/>
              <w:bottom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bl>
    <w:p w:rsidR="005F6B43" w:rsidRPr="005040FA" w:rsidRDefault="005F6B43" w:rsidP="005F6B43">
      <w:pPr>
        <w:rPr>
          <w:rFonts w:ascii="Calibri" w:hAnsi="Calibri" w:cs="Calibri"/>
        </w:rPr>
      </w:pPr>
    </w:p>
    <w:p w:rsidR="005F6B43" w:rsidRPr="005040FA" w:rsidRDefault="005F6B43" w:rsidP="005F6B43">
      <w:pPr>
        <w:rPr>
          <w:rFonts w:ascii="Calibri" w:hAnsi="Calibri" w:cs="Calibri"/>
        </w:rPr>
      </w:pPr>
    </w:p>
    <w:p w:rsidR="005F6B43" w:rsidRPr="005040FA" w:rsidRDefault="005F6B43" w:rsidP="005F6B43">
      <w:pPr>
        <w:rPr>
          <w:rFonts w:ascii="Calibri" w:hAnsi="Calibri" w:cs="Calibri"/>
        </w:rPr>
      </w:pPr>
    </w:p>
    <w:tbl>
      <w:tblPr>
        <w:tblW w:w="15035" w:type="dxa"/>
        <w:jc w:val="center"/>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5"/>
        <w:gridCol w:w="4785"/>
        <w:gridCol w:w="1890"/>
        <w:gridCol w:w="5205"/>
      </w:tblGrid>
      <w:tr w:rsidR="005F6B43" w:rsidRPr="005040FA" w:rsidTr="00F1066C">
        <w:trPr>
          <w:trHeight w:val="278"/>
          <w:jc w:val="center"/>
        </w:trPr>
        <w:tc>
          <w:tcPr>
            <w:tcW w:w="3155" w:type="dxa"/>
            <w:vMerge w:val="restart"/>
            <w:tcBorders>
              <w:top w:val="single" w:sz="12" w:space="0" w:color="auto"/>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r w:rsidRPr="0080107C">
              <w:rPr>
                <w:rFonts w:ascii="Calibri" w:hAnsi="Calibri" w:cs="Calibri"/>
                <w:b/>
              </w:rPr>
              <w:t>15. The Joint Information Center (JIC) is:</w:t>
            </w:r>
          </w:p>
        </w:tc>
        <w:tc>
          <w:tcPr>
            <w:tcW w:w="4785" w:type="dxa"/>
            <w:tcBorders>
              <w:top w:val="single" w:sz="12" w:space="0" w:color="auto"/>
              <w:left w:val="single" w:sz="2" w:space="0" w:color="auto"/>
              <w:bottom w:val="nil"/>
              <w:right w:val="single" w:sz="2" w:space="0" w:color="auto"/>
            </w:tcBorders>
            <w:shd w:val="clear" w:color="auto" w:fill="auto"/>
          </w:tcPr>
          <w:p w:rsidR="005F6B43" w:rsidRPr="0080107C" w:rsidRDefault="005F6B43" w:rsidP="00F1066C">
            <w:pPr>
              <w:rPr>
                <w:rFonts w:ascii="Calibri" w:hAnsi="Calibri" w:cs="Calibri"/>
                <w:b/>
              </w:rPr>
            </w:pPr>
            <w:r w:rsidRPr="0080107C">
              <w:rPr>
                <w:rFonts w:ascii="Calibri" w:hAnsi="Calibri" w:cs="Calibri"/>
                <w:b/>
              </w:rPr>
              <w:t>16. The SEOC has communicated with:</w:t>
            </w:r>
          </w:p>
        </w:tc>
        <w:tc>
          <w:tcPr>
            <w:tcW w:w="7095" w:type="dxa"/>
            <w:gridSpan w:val="2"/>
            <w:tcBorders>
              <w:top w:val="single" w:sz="12" w:space="0" w:color="auto"/>
              <w:left w:val="single" w:sz="2" w:space="0" w:color="auto"/>
              <w:bottom w:val="nil"/>
              <w:right w:val="single" w:sz="12" w:space="0" w:color="auto"/>
            </w:tcBorders>
            <w:shd w:val="clear" w:color="auto" w:fill="auto"/>
          </w:tcPr>
          <w:p w:rsidR="005F6B43" w:rsidRPr="0080107C" w:rsidRDefault="005F6B43" w:rsidP="00F1066C">
            <w:pPr>
              <w:rPr>
                <w:rFonts w:ascii="Calibri" w:hAnsi="Calibri" w:cs="Calibri"/>
                <w:b/>
              </w:rPr>
            </w:pPr>
            <w:r w:rsidRPr="0080107C">
              <w:rPr>
                <w:rFonts w:ascii="Calibri" w:hAnsi="Calibri" w:cs="Calibri"/>
                <w:b/>
              </w:rPr>
              <w:t>17. Additional Protective Actions</w:t>
            </w:r>
          </w:p>
        </w:tc>
      </w:tr>
      <w:tr w:rsidR="005F6B43" w:rsidRPr="005040FA" w:rsidTr="00F1066C">
        <w:trPr>
          <w:trHeight w:val="332"/>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03"/>
              </w:numPr>
              <w:ind w:left="570" w:hanging="270"/>
              <w:rPr>
                <w:rFonts w:ascii="Calibri" w:hAnsi="Calibri" w:cs="Calibri"/>
                <w:b/>
              </w:rPr>
            </w:pPr>
            <w:r w:rsidRPr="0080107C">
              <w:rPr>
                <w:rFonts w:ascii="Calibri" w:hAnsi="Calibri" w:cs="Calibri"/>
                <w:b/>
              </w:rPr>
              <w:sym w:font="Wingdings" w:char="F06F"/>
            </w:r>
            <w:r w:rsidRPr="0080107C">
              <w:rPr>
                <w:rFonts w:ascii="Calibri" w:hAnsi="Calibri" w:cs="Calibri"/>
                <w:b/>
              </w:rPr>
              <w:t xml:space="preserve"> Seabrook Station</w:t>
            </w:r>
          </w:p>
        </w:tc>
        <w:tc>
          <w:tcPr>
            <w:tcW w:w="1890" w:type="dxa"/>
            <w:tcBorders>
              <w:top w:val="nil"/>
              <w:left w:val="single" w:sz="2" w:space="0" w:color="auto"/>
              <w:bottom w:val="nil"/>
              <w:right w:val="nil"/>
            </w:tcBorders>
            <w:shd w:val="clear" w:color="auto" w:fill="auto"/>
          </w:tcPr>
          <w:p w:rsidR="005F6B43" w:rsidRPr="0080107C" w:rsidRDefault="005F6B43" w:rsidP="00F1066C">
            <w:pPr>
              <w:ind w:left="612" w:hanging="270"/>
              <w:rPr>
                <w:rFonts w:ascii="Calibri" w:hAnsi="Calibri" w:cs="Calibri"/>
                <w:b/>
              </w:rPr>
            </w:pPr>
            <w:r w:rsidRPr="00531D6A">
              <w:rPr>
                <w:rFonts w:ascii="Calibri" w:hAnsi="Calibri" w:cs="Calibri"/>
                <w:b/>
              </w:rPr>
              <w:t xml:space="preserve">a. </w:t>
            </w:r>
            <w:r w:rsidRPr="005C2E35">
              <w:rPr>
                <w:rFonts w:ascii="Calibri" w:hAnsi="Calibri" w:cs="Calibri"/>
                <w:b/>
              </w:rPr>
              <w:sym w:font="Wingdings" w:char="F06F"/>
            </w:r>
            <w:r w:rsidRPr="005C2E35">
              <w:rPr>
                <w:rFonts w:ascii="Calibri" w:hAnsi="Calibri" w:cs="Calibri"/>
                <w:b/>
              </w:rPr>
              <w:t xml:space="preserve"> </w:t>
            </w:r>
            <w:r w:rsidRPr="00531D6A">
              <w:rPr>
                <w:rFonts w:ascii="Calibri" w:hAnsi="Calibri" w:cs="Calibri"/>
                <w:b/>
              </w:rPr>
              <w:t xml:space="preserve">None                   </w:t>
            </w:r>
          </w:p>
        </w:tc>
        <w:tc>
          <w:tcPr>
            <w:tcW w:w="5205" w:type="dxa"/>
            <w:tcBorders>
              <w:top w:val="nil"/>
              <w:left w:val="nil"/>
              <w:bottom w:val="nil"/>
              <w:right w:val="single" w:sz="12" w:space="0" w:color="auto"/>
            </w:tcBorders>
            <w:shd w:val="clear" w:color="auto" w:fill="auto"/>
          </w:tcPr>
          <w:p w:rsidR="005F6B43" w:rsidRPr="0080107C" w:rsidRDefault="005F6B43" w:rsidP="00F1066C">
            <w:pPr>
              <w:rPr>
                <w:rFonts w:ascii="Calibri" w:hAnsi="Calibri" w:cs="Calibri"/>
                <w:b/>
              </w:rPr>
            </w:pPr>
            <w:r w:rsidRPr="00531D6A">
              <w:rPr>
                <w:rFonts w:ascii="Calibri" w:hAnsi="Calibri" w:cs="Calibri"/>
                <w:b/>
              </w:rPr>
              <w:t>b.</w:t>
            </w:r>
            <w:r w:rsidRPr="00531D6A">
              <w:rPr>
                <w:rFonts w:ascii="Calibri" w:hAnsi="Calibri" w:cs="Calibri"/>
              </w:rPr>
              <w:t xml:space="preserve"> </w:t>
            </w:r>
            <w:r w:rsidRPr="005C2E35">
              <w:rPr>
                <w:rFonts w:ascii="Calibri" w:hAnsi="Calibri" w:cs="Calibri"/>
                <w:b/>
              </w:rPr>
              <w:sym w:font="Wingdings" w:char="F06F"/>
            </w:r>
            <w:r w:rsidRPr="005C2E35">
              <w:rPr>
                <w:rFonts w:ascii="Calibri" w:hAnsi="Calibri" w:cs="Calibri"/>
                <w:b/>
              </w:rPr>
              <w:t xml:space="preserve"> </w:t>
            </w:r>
            <w:r w:rsidRPr="00531D6A">
              <w:rPr>
                <w:rFonts w:ascii="Calibri" w:hAnsi="Calibri" w:cs="Calibri"/>
              </w:rPr>
              <w:t xml:space="preserve"> </w:t>
            </w:r>
            <w:r w:rsidRPr="00531D6A">
              <w:rPr>
                <w:rFonts w:ascii="Calibri" w:hAnsi="Calibri" w:cs="Calibri"/>
                <w:b/>
              </w:rPr>
              <w:t>As follows:</w:t>
            </w:r>
          </w:p>
        </w:tc>
      </w:tr>
      <w:tr w:rsidR="005F6B43" w:rsidRPr="005040FA" w:rsidTr="00F1066C">
        <w:trPr>
          <w:jc w:val="center"/>
        </w:trPr>
        <w:tc>
          <w:tcPr>
            <w:tcW w:w="3155" w:type="dxa"/>
            <w:tcBorders>
              <w:top w:val="nil"/>
              <w:left w:val="single" w:sz="12" w:space="0" w:color="auto"/>
              <w:bottom w:val="nil"/>
              <w:right w:val="single" w:sz="2" w:space="0" w:color="auto"/>
            </w:tcBorders>
            <w:shd w:val="clear" w:color="auto" w:fill="auto"/>
          </w:tcPr>
          <w:p w:rsidR="005F6B43" w:rsidRPr="0080107C" w:rsidRDefault="005F6B43" w:rsidP="00F1066C">
            <w:pPr>
              <w:ind w:left="272"/>
              <w:rPr>
                <w:rFonts w:ascii="Calibri" w:hAnsi="Calibri" w:cs="Calibri"/>
                <w:b/>
              </w:rPr>
            </w:pPr>
            <w:r w:rsidRPr="00531D6A">
              <w:rPr>
                <w:rFonts w:ascii="Calibri" w:hAnsi="Calibri" w:cs="Calibri"/>
                <w:b/>
              </w:rPr>
              <w:t xml:space="preserve">a. </w:t>
            </w:r>
            <w:r w:rsidRPr="00531D6A">
              <w:rPr>
                <w:rFonts w:ascii="Calibri" w:hAnsi="Calibri" w:cs="Calibri"/>
                <w:b/>
              </w:rPr>
              <w:sym w:font="Wingdings" w:char="F06F"/>
            </w:r>
            <w:r w:rsidRPr="00531D6A">
              <w:rPr>
                <w:rFonts w:ascii="Calibri" w:hAnsi="Calibri" w:cs="Calibri"/>
                <w:b/>
              </w:rPr>
              <w:t xml:space="preserve"> Not Staffed  </w:t>
            </w: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03"/>
              </w:numPr>
              <w:ind w:left="570" w:hanging="270"/>
              <w:rPr>
                <w:rFonts w:ascii="Calibri" w:hAnsi="Calibri" w:cs="Calibri"/>
                <w:b/>
              </w:rPr>
            </w:pPr>
            <w:r w:rsidRPr="00531D6A">
              <w:rPr>
                <w:rFonts w:ascii="Calibri" w:hAnsi="Calibri" w:cs="Calibri"/>
                <w:b/>
              </w:rPr>
              <w:sym w:font="Wingdings" w:char="F06F"/>
            </w:r>
            <w:r w:rsidRPr="005C2E35">
              <w:rPr>
                <w:rFonts w:ascii="Calibri" w:hAnsi="Calibri" w:cs="Calibri"/>
                <w:b/>
              </w:rPr>
              <w:t xml:space="preserve"> Massachusetts</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F1066C">
            <w:pPr>
              <w:ind w:left="612" w:hanging="270"/>
              <w:rPr>
                <w:rFonts w:ascii="Calibri" w:hAnsi="Calibri" w:cs="Calibri"/>
                <w:b/>
              </w:rPr>
            </w:pPr>
            <w:r w:rsidRPr="0080107C">
              <w:rPr>
                <w:rFonts w:ascii="Calibri" w:hAnsi="Calibri" w:cs="Calibri"/>
                <w:b/>
              </w:rPr>
              <w:t xml:space="preserve">c. </w:t>
            </w:r>
            <w:r w:rsidRPr="005C2E35">
              <w:rPr>
                <w:rFonts w:ascii="Calibri" w:hAnsi="Calibri" w:cs="Calibri"/>
                <w:b/>
              </w:rPr>
              <w:sym w:font="Wingdings" w:char="F06F"/>
            </w:r>
            <w:r>
              <w:rPr>
                <w:rFonts w:ascii="Calibri" w:hAnsi="Calibri" w:cs="Calibri"/>
                <w:b/>
              </w:rPr>
              <w:t xml:space="preserve"> </w:t>
            </w:r>
            <w:r w:rsidRPr="0080107C">
              <w:rPr>
                <w:rFonts w:ascii="Calibri" w:hAnsi="Calibri" w:cs="Calibri"/>
                <w:b/>
              </w:rPr>
              <w:t>Close all state parks and recreational areas, and beaches in:</w:t>
            </w:r>
          </w:p>
        </w:tc>
      </w:tr>
      <w:tr w:rsidR="005F6B43" w:rsidRPr="005040FA" w:rsidTr="00F1066C">
        <w:trPr>
          <w:jc w:val="center"/>
        </w:trPr>
        <w:tc>
          <w:tcPr>
            <w:tcW w:w="3155" w:type="dxa"/>
            <w:tcBorders>
              <w:top w:val="nil"/>
              <w:left w:val="single" w:sz="12" w:space="0" w:color="auto"/>
              <w:bottom w:val="nil"/>
              <w:right w:val="single" w:sz="2" w:space="0" w:color="auto"/>
            </w:tcBorders>
            <w:shd w:val="clear" w:color="auto" w:fill="auto"/>
          </w:tcPr>
          <w:p w:rsidR="005F6B43" w:rsidRPr="0080107C" w:rsidRDefault="005F6B43" w:rsidP="00F1066C">
            <w:pPr>
              <w:ind w:left="272"/>
              <w:rPr>
                <w:rFonts w:ascii="Calibri" w:hAnsi="Calibri" w:cs="Calibri"/>
                <w:b/>
              </w:rPr>
            </w:pPr>
            <w:r w:rsidRPr="00531D6A">
              <w:rPr>
                <w:rFonts w:ascii="Calibri" w:hAnsi="Calibri" w:cs="Calibri"/>
                <w:b/>
              </w:rPr>
              <w:t xml:space="preserve">b. </w:t>
            </w:r>
            <w:r w:rsidRPr="00531D6A">
              <w:rPr>
                <w:rFonts w:ascii="Calibri" w:hAnsi="Calibri" w:cs="Calibri"/>
                <w:b/>
              </w:rPr>
              <w:sym w:font="Wingdings" w:char="F06F"/>
            </w:r>
            <w:r w:rsidRPr="00531D6A">
              <w:rPr>
                <w:rFonts w:ascii="Calibri" w:hAnsi="Calibri" w:cs="Calibri"/>
                <w:b/>
              </w:rPr>
              <w:t xml:space="preserve"> Staffed</w:t>
            </w: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03"/>
              </w:numPr>
              <w:ind w:left="570" w:hanging="270"/>
              <w:rPr>
                <w:rFonts w:ascii="Calibri" w:hAnsi="Calibri" w:cs="Calibri"/>
                <w:b/>
              </w:rPr>
            </w:pPr>
            <w:r w:rsidRPr="00531D6A">
              <w:rPr>
                <w:rFonts w:ascii="Calibri" w:hAnsi="Calibri" w:cs="Calibri"/>
                <w:b/>
              </w:rPr>
              <w:sym w:font="Wingdings" w:char="F06F"/>
            </w:r>
            <w:r w:rsidRPr="005C2E35">
              <w:rPr>
                <w:rFonts w:ascii="Calibri" w:hAnsi="Calibri" w:cs="Calibri"/>
                <w:b/>
              </w:rPr>
              <w:t xml:space="preserve"> Maine</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5"/>
              </w:numPr>
              <w:ind w:left="882" w:hanging="270"/>
              <w:rPr>
                <w:rFonts w:ascii="Calibri" w:hAnsi="Calibri" w:cs="Calibri"/>
                <w:b/>
              </w:rPr>
            </w:pPr>
            <w:r w:rsidRPr="005C2E35">
              <w:rPr>
                <w:rFonts w:ascii="Calibri" w:hAnsi="Calibri" w:cs="Calibri"/>
                <w:b/>
              </w:rPr>
              <w:sym w:font="Wingdings" w:char="F06F"/>
            </w:r>
            <w:r>
              <w:rPr>
                <w:rFonts w:ascii="Calibri" w:hAnsi="Calibri" w:cs="Calibri"/>
                <w:b/>
              </w:rPr>
              <w:t xml:space="preserve"> Seabrook</w:t>
            </w:r>
          </w:p>
        </w:tc>
      </w:tr>
      <w:tr w:rsidR="005F6B43" w:rsidRPr="005040FA" w:rsidTr="00F1066C">
        <w:trPr>
          <w:jc w:val="center"/>
        </w:trPr>
        <w:tc>
          <w:tcPr>
            <w:tcW w:w="3155" w:type="dxa"/>
            <w:vMerge w:val="restart"/>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03"/>
              </w:numPr>
              <w:ind w:left="570" w:hanging="270"/>
              <w:rPr>
                <w:rFonts w:ascii="Calibri" w:hAnsi="Calibri" w:cs="Calibri"/>
                <w:b/>
              </w:rPr>
            </w:pPr>
            <w:r w:rsidRPr="00531D6A">
              <w:rPr>
                <w:rFonts w:ascii="Calibri" w:hAnsi="Calibri" w:cs="Calibri"/>
                <w:b/>
              </w:rPr>
              <w:sym w:font="Wingdings" w:char="F06F"/>
            </w:r>
            <w:r w:rsidRPr="005C2E35">
              <w:rPr>
                <w:rFonts w:ascii="Calibri" w:hAnsi="Calibri" w:cs="Calibri"/>
                <w:b/>
              </w:rPr>
              <w:t xml:space="preserve"> </w:t>
            </w:r>
            <w:r w:rsidRPr="0080107C">
              <w:rPr>
                <w:rFonts w:ascii="Calibri" w:hAnsi="Calibri" w:cs="Calibri"/>
                <w:b/>
              </w:rPr>
              <w:t xml:space="preserve">FEMA </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5"/>
              </w:numPr>
              <w:ind w:left="882" w:hanging="270"/>
              <w:rPr>
                <w:rFonts w:ascii="Calibri" w:hAnsi="Calibri" w:cs="Calibri"/>
                <w:b/>
              </w:rPr>
            </w:pPr>
            <w:r w:rsidRPr="005C2E35">
              <w:rPr>
                <w:rFonts w:ascii="Calibri" w:hAnsi="Calibri" w:cs="Calibri"/>
                <w:b/>
              </w:rPr>
              <w:sym w:font="Wingdings" w:char="F06F"/>
            </w:r>
            <w:r>
              <w:rPr>
                <w:rFonts w:ascii="Calibri" w:hAnsi="Calibri" w:cs="Calibri"/>
                <w:b/>
              </w:rPr>
              <w:t xml:space="preserve"> Hampton</w:t>
            </w:r>
          </w:p>
        </w:tc>
      </w:tr>
      <w:tr w:rsidR="005F6B43" w:rsidRPr="005040FA" w:rsidTr="00F1066C">
        <w:trPr>
          <w:trHeight w:val="293"/>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vMerge w:val="restart"/>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17"/>
              </w:numPr>
              <w:ind w:left="570" w:hanging="270"/>
              <w:rPr>
                <w:rFonts w:ascii="Calibri" w:hAnsi="Calibri" w:cs="Calibri"/>
                <w:b/>
              </w:rPr>
            </w:pPr>
            <w:r w:rsidRPr="00531D6A">
              <w:rPr>
                <w:rFonts w:ascii="Calibri" w:hAnsi="Calibri" w:cs="Calibri"/>
                <w:b/>
              </w:rPr>
              <w:sym w:font="Wingdings" w:char="F06F"/>
            </w:r>
            <w:r w:rsidRPr="005C2E35">
              <w:rPr>
                <w:rFonts w:ascii="Calibri" w:hAnsi="Calibri" w:cs="Calibri"/>
                <w:b/>
              </w:rPr>
              <w:t xml:space="preserve"> </w:t>
            </w:r>
            <w:r w:rsidRPr="0080107C">
              <w:rPr>
                <w:rFonts w:ascii="Calibri" w:hAnsi="Calibri" w:cs="Calibri"/>
                <w:b/>
              </w:rPr>
              <w:t>New England Compact for Radiological Health</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6"/>
              </w:numPr>
              <w:ind w:left="882" w:hanging="270"/>
              <w:rPr>
                <w:rFonts w:ascii="Calibri" w:hAnsi="Calibri" w:cs="Calibri"/>
                <w:b/>
              </w:rPr>
            </w:pPr>
            <w:r w:rsidRPr="005C2E35">
              <w:rPr>
                <w:rFonts w:ascii="Calibri" w:hAnsi="Calibri" w:cs="Calibri"/>
                <w:b/>
              </w:rPr>
              <w:sym w:font="Wingdings" w:char="F06F"/>
            </w:r>
            <w:r>
              <w:rPr>
                <w:rFonts w:ascii="Calibri" w:hAnsi="Calibri" w:cs="Calibri"/>
                <w:b/>
              </w:rPr>
              <w:t xml:space="preserve"> All beaches/parks in the Emergency Planning Zone (EPZ)</w:t>
            </w:r>
          </w:p>
        </w:tc>
      </w:tr>
      <w:tr w:rsidR="005F6B43" w:rsidRPr="005040FA" w:rsidTr="00F1066C">
        <w:trPr>
          <w:trHeight w:val="292"/>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vMerge/>
            <w:tcBorders>
              <w:top w:val="nil"/>
              <w:left w:val="single" w:sz="2" w:space="0" w:color="auto"/>
              <w:bottom w:val="nil"/>
              <w:right w:val="single" w:sz="2" w:space="0" w:color="auto"/>
            </w:tcBorders>
            <w:shd w:val="clear" w:color="auto" w:fill="auto"/>
            <w:vAlign w:val="center"/>
          </w:tcPr>
          <w:p w:rsidR="005F6B43" w:rsidRPr="00531D6A" w:rsidRDefault="005F6B43" w:rsidP="003B7B2F">
            <w:pPr>
              <w:numPr>
                <w:ilvl w:val="0"/>
                <w:numId w:val="117"/>
              </w:numPr>
              <w:ind w:left="570" w:hanging="270"/>
              <w:rPr>
                <w:rFonts w:ascii="Calibri" w:hAnsi="Calibri" w:cs="Calibri"/>
                <w:b/>
              </w:rPr>
            </w:pP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8"/>
              </w:numPr>
              <w:ind w:left="612" w:hanging="270"/>
              <w:rPr>
                <w:rFonts w:ascii="Calibri" w:hAnsi="Calibri" w:cs="Calibri"/>
                <w:b/>
              </w:rPr>
            </w:pPr>
            <w:r w:rsidRPr="005C2E35">
              <w:rPr>
                <w:rFonts w:ascii="Calibri" w:hAnsi="Calibri" w:cs="Calibri"/>
                <w:b/>
              </w:rPr>
              <w:sym w:font="Wingdings" w:char="F06F"/>
            </w:r>
            <w:r>
              <w:rPr>
                <w:rFonts w:ascii="Calibri" w:hAnsi="Calibri" w:cs="Calibri"/>
                <w:b/>
              </w:rPr>
              <w:t xml:space="preserve"> Establish 10-mile Marine Safety Zone</w:t>
            </w:r>
          </w:p>
        </w:tc>
      </w:tr>
      <w:tr w:rsidR="005F6B43" w:rsidRPr="005040FA" w:rsidTr="00F1066C">
        <w:trPr>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17"/>
              </w:numPr>
              <w:ind w:left="570" w:hanging="270"/>
              <w:rPr>
                <w:rFonts w:ascii="Calibri" w:hAnsi="Calibri" w:cs="Calibri"/>
                <w:b/>
              </w:rPr>
            </w:pPr>
            <w:r w:rsidRPr="00531D6A">
              <w:rPr>
                <w:rFonts w:ascii="Calibri" w:hAnsi="Calibri" w:cs="Calibri"/>
                <w:b/>
              </w:rPr>
              <w:sym w:font="Wingdings" w:char="F06F"/>
            </w:r>
            <w:r w:rsidRPr="005C2E35">
              <w:rPr>
                <w:rFonts w:ascii="Calibri" w:hAnsi="Calibri" w:cs="Calibri"/>
                <w:b/>
              </w:rPr>
              <w:t xml:space="preserve"> </w:t>
            </w:r>
            <w:r w:rsidRPr="0080107C">
              <w:rPr>
                <w:rFonts w:ascii="Calibri" w:hAnsi="Calibri" w:cs="Calibri"/>
                <w:b/>
              </w:rPr>
              <w:t>FRMAC</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8"/>
              </w:numPr>
              <w:ind w:left="612" w:hanging="270"/>
              <w:rPr>
                <w:rFonts w:ascii="Calibri" w:hAnsi="Calibri" w:cs="Calibri"/>
                <w:b/>
              </w:rPr>
            </w:pPr>
            <w:r w:rsidRPr="005C2E35">
              <w:rPr>
                <w:rFonts w:ascii="Calibri" w:hAnsi="Calibri" w:cs="Calibri"/>
                <w:b/>
              </w:rPr>
              <w:sym w:font="Wingdings" w:char="F06F"/>
            </w:r>
            <w:r>
              <w:rPr>
                <w:rFonts w:ascii="Calibri" w:hAnsi="Calibri" w:cs="Calibri"/>
                <w:b/>
              </w:rPr>
              <w:t xml:space="preserve"> Other: </w:t>
            </w:r>
          </w:p>
        </w:tc>
      </w:tr>
      <w:tr w:rsidR="005F6B43" w:rsidRPr="005040FA" w:rsidTr="00F1066C">
        <w:trPr>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17"/>
              </w:numPr>
              <w:ind w:left="570" w:hanging="270"/>
              <w:rPr>
                <w:rFonts w:ascii="Calibri" w:hAnsi="Calibri" w:cs="Calibri"/>
                <w:b/>
              </w:rPr>
            </w:pPr>
            <w:r w:rsidRPr="00531D6A">
              <w:rPr>
                <w:rFonts w:ascii="Calibri" w:hAnsi="Calibri" w:cs="Calibri"/>
                <w:b/>
              </w:rPr>
              <w:sym w:font="Wingdings" w:char="F06F"/>
            </w:r>
            <w:r w:rsidRPr="00531D6A">
              <w:rPr>
                <w:rFonts w:ascii="Calibri" w:hAnsi="Calibri" w:cs="Calibri"/>
                <w:b/>
              </w:rPr>
              <w:t xml:space="preserve"> </w:t>
            </w:r>
            <w:r w:rsidRPr="0080107C">
              <w:rPr>
                <w:rFonts w:ascii="Calibri" w:hAnsi="Calibri" w:cs="Calibri"/>
                <w:b/>
              </w:rPr>
              <w:t>Other:</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8"/>
              </w:numPr>
              <w:ind w:left="612" w:hanging="270"/>
              <w:rPr>
                <w:rFonts w:ascii="Calibri" w:hAnsi="Calibri" w:cs="Calibri"/>
                <w:b/>
              </w:rPr>
            </w:pPr>
            <w:r w:rsidRPr="005C2E35">
              <w:rPr>
                <w:rFonts w:ascii="Calibri" w:hAnsi="Calibri" w:cs="Calibri"/>
                <w:b/>
              </w:rPr>
              <w:sym w:font="Wingdings" w:char="F06F"/>
            </w:r>
            <w:r>
              <w:rPr>
                <w:rFonts w:ascii="Calibri" w:hAnsi="Calibri" w:cs="Calibri"/>
                <w:b/>
              </w:rPr>
              <w:t xml:space="preserve"> Other:</w:t>
            </w:r>
          </w:p>
        </w:tc>
      </w:tr>
      <w:tr w:rsidR="005F6B43" w:rsidRPr="005040FA" w:rsidTr="00F1066C">
        <w:trPr>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17"/>
              </w:numPr>
              <w:ind w:left="570" w:hanging="270"/>
              <w:rPr>
                <w:rFonts w:ascii="Calibri" w:hAnsi="Calibri" w:cs="Calibri"/>
                <w:b/>
              </w:rPr>
            </w:pPr>
            <w:r w:rsidRPr="00531D6A">
              <w:rPr>
                <w:rFonts w:ascii="Calibri" w:hAnsi="Calibri" w:cs="Calibri"/>
                <w:b/>
              </w:rPr>
              <w:sym w:font="Wingdings" w:char="F06F"/>
            </w:r>
            <w:r w:rsidRPr="00531D6A">
              <w:rPr>
                <w:rFonts w:ascii="Calibri" w:hAnsi="Calibri" w:cs="Calibri"/>
                <w:b/>
              </w:rPr>
              <w:t xml:space="preserve"> </w:t>
            </w:r>
            <w:r w:rsidRPr="0080107C">
              <w:rPr>
                <w:rFonts w:ascii="Calibri" w:hAnsi="Calibri" w:cs="Calibri"/>
                <w:b/>
              </w:rPr>
              <w:t>Other:</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8"/>
              </w:numPr>
              <w:ind w:left="612" w:hanging="270"/>
              <w:rPr>
                <w:rFonts w:ascii="Calibri" w:hAnsi="Calibri" w:cs="Calibri"/>
                <w:b/>
              </w:rPr>
            </w:pPr>
            <w:r w:rsidRPr="005C2E35">
              <w:rPr>
                <w:rFonts w:ascii="Calibri" w:hAnsi="Calibri" w:cs="Calibri"/>
                <w:b/>
              </w:rPr>
              <w:sym w:font="Wingdings" w:char="F06F"/>
            </w:r>
            <w:r>
              <w:rPr>
                <w:rFonts w:ascii="Calibri" w:hAnsi="Calibri" w:cs="Calibri"/>
                <w:b/>
              </w:rPr>
              <w:t xml:space="preserve"> Other:</w:t>
            </w:r>
          </w:p>
        </w:tc>
      </w:tr>
      <w:tr w:rsidR="005F6B43" w:rsidRPr="005040FA" w:rsidTr="00F1066C">
        <w:trPr>
          <w:jc w:val="center"/>
        </w:trPr>
        <w:tc>
          <w:tcPr>
            <w:tcW w:w="3155" w:type="dxa"/>
            <w:vMerge/>
            <w:tcBorders>
              <w:top w:val="nil"/>
              <w:left w:val="single" w:sz="12" w:space="0" w:color="auto"/>
              <w:bottom w:val="nil"/>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nil"/>
              <w:right w:val="single" w:sz="2" w:space="0" w:color="auto"/>
            </w:tcBorders>
            <w:shd w:val="clear" w:color="auto" w:fill="auto"/>
            <w:vAlign w:val="center"/>
          </w:tcPr>
          <w:p w:rsidR="005F6B43" w:rsidRPr="0080107C" w:rsidRDefault="005F6B43" w:rsidP="003B7B2F">
            <w:pPr>
              <w:numPr>
                <w:ilvl w:val="0"/>
                <w:numId w:val="117"/>
              </w:numPr>
              <w:ind w:left="570" w:hanging="270"/>
              <w:rPr>
                <w:rFonts w:ascii="Calibri" w:hAnsi="Calibri" w:cs="Calibri"/>
                <w:b/>
              </w:rPr>
            </w:pPr>
            <w:r w:rsidRPr="00531D6A">
              <w:rPr>
                <w:rFonts w:ascii="Calibri" w:hAnsi="Calibri" w:cs="Calibri"/>
                <w:b/>
              </w:rPr>
              <w:sym w:font="Wingdings" w:char="F06F"/>
            </w:r>
            <w:r w:rsidRPr="00531D6A">
              <w:rPr>
                <w:rFonts w:ascii="Calibri" w:hAnsi="Calibri" w:cs="Calibri"/>
                <w:b/>
              </w:rPr>
              <w:t xml:space="preserve"> </w:t>
            </w:r>
            <w:r w:rsidRPr="0080107C">
              <w:rPr>
                <w:rFonts w:ascii="Calibri" w:hAnsi="Calibri" w:cs="Calibri"/>
                <w:b/>
              </w:rPr>
              <w:t>Other:</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19"/>
              </w:numPr>
              <w:ind w:left="612" w:hanging="270"/>
              <w:rPr>
                <w:rFonts w:ascii="Calibri" w:hAnsi="Calibri" w:cs="Calibri"/>
                <w:b/>
              </w:rPr>
            </w:pPr>
            <w:r w:rsidRPr="0080107C">
              <w:rPr>
                <w:rFonts w:ascii="Calibri" w:hAnsi="Calibri" w:cs="Calibri"/>
                <w:b/>
              </w:rPr>
              <w:t>Open and staff reception center at:</w:t>
            </w:r>
          </w:p>
        </w:tc>
      </w:tr>
      <w:tr w:rsidR="005F6B43" w:rsidRPr="005040FA" w:rsidTr="00F1066C">
        <w:trPr>
          <w:jc w:val="center"/>
        </w:trPr>
        <w:tc>
          <w:tcPr>
            <w:tcW w:w="3155" w:type="dxa"/>
            <w:vMerge/>
            <w:tcBorders>
              <w:top w:val="nil"/>
              <w:left w:val="single" w:sz="12" w:space="0" w:color="auto"/>
              <w:bottom w:val="single" w:sz="2" w:space="0" w:color="auto"/>
              <w:right w:val="single" w:sz="2" w:space="0" w:color="auto"/>
            </w:tcBorders>
            <w:shd w:val="clear" w:color="auto" w:fill="auto"/>
          </w:tcPr>
          <w:p w:rsidR="005F6B43" w:rsidRPr="0080107C" w:rsidRDefault="005F6B43" w:rsidP="00F1066C">
            <w:pPr>
              <w:rPr>
                <w:rFonts w:ascii="Calibri" w:hAnsi="Calibri" w:cs="Calibri"/>
                <w:b/>
              </w:rPr>
            </w:pPr>
          </w:p>
        </w:tc>
        <w:tc>
          <w:tcPr>
            <w:tcW w:w="4785" w:type="dxa"/>
            <w:tcBorders>
              <w:top w:val="nil"/>
              <w:left w:val="single" w:sz="2" w:space="0" w:color="auto"/>
              <w:bottom w:val="single" w:sz="2" w:space="0" w:color="auto"/>
              <w:right w:val="single" w:sz="2" w:space="0" w:color="auto"/>
            </w:tcBorders>
            <w:shd w:val="clear" w:color="auto" w:fill="auto"/>
            <w:vAlign w:val="center"/>
          </w:tcPr>
          <w:p w:rsidR="005F6B43" w:rsidRPr="0080107C" w:rsidRDefault="005F6B43" w:rsidP="003B7B2F">
            <w:pPr>
              <w:numPr>
                <w:ilvl w:val="0"/>
                <w:numId w:val="121"/>
              </w:numPr>
              <w:ind w:left="583" w:hanging="270"/>
              <w:rPr>
                <w:rFonts w:ascii="Calibri" w:hAnsi="Calibri" w:cs="Calibri"/>
                <w:b/>
              </w:rPr>
            </w:pPr>
            <w:r w:rsidRPr="00531D6A">
              <w:rPr>
                <w:rFonts w:ascii="Calibri" w:hAnsi="Calibri" w:cs="Calibri"/>
                <w:b/>
              </w:rPr>
              <w:sym w:font="Wingdings" w:char="F06F"/>
            </w:r>
            <w:r w:rsidRPr="00531D6A">
              <w:rPr>
                <w:rFonts w:ascii="Calibri" w:hAnsi="Calibri" w:cs="Calibri"/>
                <w:b/>
              </w:rPr>
              <w:t xml:space="preserve"> </w:t>
            </w:r>
            <w:r w:rsidRPr="005C2E35">
              <w:rPr>
                <w:rFonts w:ascii="Calibri" w:hAnsi="Calibri" w:cs="Calibri"/>
                <w:b/>
              </w:rPr>
              <w:t>Other:</w:t>
            </w: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20"/>
              </w:numPr>
              <w:ind w:left="928" w:hanging="270"/>
              <w:rPr>
                <w:rFonts w:ascii="Calibri" w:hAnsi="Calibri" w:cs="Calibri"/>
                <w:b/>
              </w:rPr>
            </w:pPr>
            <w:r w:rsidRPr="005C2E35">
              <w:rPr>
                <w:rFonts w:ascii="Calibri" w:hAnsi="Calibri" w:cs="Calibri"/>
                <w:b/>
              </w:rPr>
              <w:sym w:font="Wingdings" w:char="F06F"/>
            </w:r>
            <w:r>
              <w:rPr>
                <w:rFonts w:ascii="Calibri" w:hAnsi="Calibri" w:cs="Calibri"/>
                <w:b/>
              </w:rPr>
              <w:t xml:space="preserve"> Dover Middle School</w:t>
            </w:r>
          </w:p>
        </w:tc>
      </w:tr>
      <w:tr w:rsidR="005F6B43" w:rsidRPr="005040FA" w:rsidTr="00F1066C">
        <w:trPr>
          <w:trHeight w:val="260"/>
          <w:jc w:val="center"/>
        </w:trPr>
        <w:tc>
          <w:tcPr>
            <w:tcW w:w="3155" w:type="dxa"/>
            <w:vMerge w:val="restart"/>
            <w:tcBorders>
              <w:top w:val="single" w:sz="2" w:space="0" w:color="auto"/>
              <w:left w:val="single" w:sz="12" w:space="0" w:color="auto"/>
              <w:bottom w:val="single" w:sz="12" w:space="0" w:color="auto"/>
              <w:right w:val="nil"/>
            </w:tcBorders>
            <w:shd w:val="clear" w:color="auto" w:fill="auto"/>
          </w:tcPr>
          <w:p w:rsidR="005F6B43" w:rsidRPr="0080107C" w:rsidRDefault="005F6B43" w:rsidP="00F1066C">
            <w:pPr>
              <w:rPr>
                <w:rFonts w:ascii="Calibri" w:hAnsi="Calibri" w:cs="Calibri"/>
                <w:b/>
              </w:rPr>
            </w:pPr>
            <w:r w:rsidRPr="0080107C">
              <w:rPr>
                <w:rFonts w:ascii="Calibri" w:hAnsi="Calibri" w:cs="Calibri"/>
                <w:b/>
              </w:rPr>
              <w:t>18. Special Notes:</w:t>
            </w:r>
          </w:p>
        </w:tc>
        <w:tc>
          <w:tcPr>
            <w:tcW w:w="4785" w:type="dxa"/>
            <w:vMerge w:val="restart"/>
            <w:tcBorders>
              <w:top w:val="single" w:sz="2" w:space="0" w:color="auto"/>
              <w:left w:val="nil"/>
              <w:bottom w:val="single" w:sz="12" w:space="0" w:color="auto"/>
              <w:right w:val="single" w:sz="2" w:space="0" w:color="auto"/>
            </w:tcBorders>
            <w:shd w:val="clear" w:color="auto" w:fill="auto"/>
          </w:tcPr>
          <w:p w:rsidR="005F6B43" w:rsidRPr="0080107C" w:rsidRDefault="005F6B43" w:rsidP="00F1066C">
            <w:pPr>
              <w:rPr>
                <w:rFonts w:ascii="Calibri" w:hAnsi="Calibri" w:cs="Calibri"/>
                <w:b/>
              </w:rPr>
            </w:pP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20"/>
              </w:numPr>
              <w:ind w:left="915" w:hanging="270"/>
              <w:rPr>
                <w:rFonts w:ascii="Calibri" w:hAnsi="Calibri" w:cs="Calibri"/>
                <w:b/>
              </w:rPr>
            </w:pPr>
            <w:r w:rsidRPr="005C2E35">
              <w:rPr>
                <w:rFonts w:ascii="Calibri" w:hAnsi="Calibri" w:cs="Calibri"/>
                <w:b/>
              </w:rPr>
              <w:sym w:font="Wingdings" w:char="F06F"/>
            </w:r>
            <w:r>
              <w:rPr>
                <w:rFonts w:ascii="Calibri" w:hAnsi="Calibri" w:cs="Calibri"/>
                <w:b/>
              </w:rPr>
              <w:t xml:space="preserve"> Manchester Southside Middle School</w:t>
            </w:r>
          </w:p>
        </w:tc>
      </w:tr>
      <w:tr w:rsidR="005F6B43" w:rsidRPr="005040FA" w:rsidTr="00F1066C">
        <w:trPr>
          <w:trHeight w:val="260"/>
          <w:jc w:val="center"/>
        </w:trPr>
        <w:tc>
          <w:tcPr>
            <w:tcW w:w="3155" w:type="dxa"/>
            <w:vMerge/>
            <w:tcBorders>
              <w:top w:val="nil"/>
              <w:left w:val="single" w:sz="12" w:space="0" w:color="auto"/>
              <w:bottom w:val="single" w:sz="12" w:space="0" w:color="auto"/>
              <w:right w:val="nil"/>
            </w:tcBorders>
            <w:shd w:val="clear" w:color="auto" w:fill="auto"/>
          </w:tcPr>
          <w:p w:rsidR="005F6B43" w:rsidRPr="0080107C" w:rsidRDefault="005F6B43" w:rsidP="00F1066C">
            <w:pPr>
              <w:rPr>
                <w:rFonts w:ascii="Calibri" w:hAnsi="Calibri" w:cs="Calibri"/>
                <w:b/>
              </w:rPr>
            </w:pPr>
          </w:p>
        </w:tc>
        <w:tc>
          <w:tcPr>
            <w:tcW w:w="4785" w:type="dxa"/>
            <w:vMerge/>
            <w:tcBorders>
              <w:top w:val="nil"/>
              <w:left w:val="nil"/>
              <w:bottom w:val="single" w:sz="12" w:space="0" w:color="auto"/>
              <w:right w:val="single" w:sz="2" w:space="0" w:color="auto"/>
            </w:tcBorders>
            <w:shd w:val="clear" w:color="auto" w:fill="auto"/>
          </w:tcPr>
          <w:p w:rsidR="005F6B43" w:rsidRPr="0080107C" w:rsidRDefault="005F6B43" w:rsidP="00F1066C">
            <w:pPr>
              <w:rPr>
                <w:rFonts w:ascii="Calibri" w:hAnsi="Calibri" w:cs="Calibri"/>
                <w:b/>
              </w:rPr>
            </w:pPr>
          </w:p>
        </w:tc>
        <w:tc>
          <w:tcPr>
            <w:tcW w:w="7095" w:type="dxa"/>
            <w:gridSpan w:val="2"/>
            <w:tcBorders>
              <w:top w:val="nil"/>
              <w:left w:val="single" w:sz="2" w:space="0" w:color="auto"/>
              <w:bottom w:val="nil"/>
              <w:right w:val="single" w:sz="12" w:space="0" w:color="auto"/>
            </w:tcBorders>
            <w:shd w:val="clear" w:color="auto" w:fill="auto"/>
          </w:tcPr>
          <w:p w:rsidR="005F6B43" w:rsidRPr="0080107C" w:rsidRDefault="005F6B43" w:rsidP="003B7B2F">
            <w:pPr>
              <w:numPr>
                <w:ilvl w:val="0"/>
                <w:numId w:val="120"/>
              </w:numPr>
              <w:ind w:left="915" w:hanging="270"/>
              <w:rPr>
                <w:rFonts w:ascii="Calibri" w:hAnsi="Calibri" w:cs="Calibri"/>
                <w:b/>
              </w:rPr>
            </w:pPr>
            <w:r w:rsidRPr="005C2E35">
              <w:rPr>
                <w:rFonts w:ascii="Calibri" w:hAnsi="Calibri" w:cs="Calibri"/>
                <w:b/>
              </w:rPr>
              <w:sym w:font="Wingdings" w:char="F06F"/>
            </w:r>
            <w:r>
              <w:rPr>
                <w:rFonts w:ascii="Calibri" w:hAnsi="Calibri" w:cs="Calibri"/>
                <w:b/>
              </w:rPr>
              <w:t xml:space="preserve"> Manchester Memorial High School</w:t>
            </w:r>
          </w:p>
        </w:tc>
      </w:tr>
      <w:tr w:rsidR="005F6B43" w:rsidRPr="005040FA" w:rsidTr="00F1066C">
        <w:trPr>
          <w:trHeight w:val="260"/>
          <w:jc w:val="center"/>
        </w:trPr>
        <w:tc>
          <w:tcPr>
            <w:tcW w:w="3155" w:type="dxa"/>
            <w:vMerge/>
            <w:tcBorders>
              <w:top w:val="nil"/>
              <w:left w:val="single" w:sz="12" w:space="0" w:color="auto"/>
              <w:bottom w:val="single" w:sz="12" w:space="0" w:color="auto"/>
              <w:right w:val="nil"/>
            </w:tcBorders>
            <w:shd w:val="clear" w:color="auto" w:fill="auto"/>
          </w:tcPr>
          <w:p w:rsidR="005F6B43" w:rsidRPr="0080107C" w:rsidRDefault="005F6B43" w:rsidP="00F1066C">
            <w:pPr>
              <w:rPr>
                <w:rFonts w:ascii="Calibri" w:hAnsi="Calibri" w:cs="Calibri"/>
                <w:b/>
              </w:rPr>
            </w:pPr>
          </w:p>
        </w:tc>
        <w:tc>
          <w:tcPr>
            <w:tcW w:w="4785" w:type="dxa"/>
            <w:vMerge/>
            <w:tcBorders>
              <w:top w:val="nil"/>
              <w:left w:val="nil"/>
              <w:bottom w:val="single" w:sz="12" w:space="0" w:color="auto"/>
              <w:right w:val="single" w:sz="2" w:space="0" w:color="auto"/>
            </w:tcBorders>
            <w:shd w:val="clear" w:color="auto" w:fill="auto"/>
          </w:tcPr>
          <w:p w:rsidR="005F6B43" w:rsidRPr="0080107C" w:rsidRDefault="005F6B43" w:rsidP="00F1066C">
            <w:pPr>
              <w:rPr>
                <w:rFonts w:ascii="Calibri" w:hAnsi="Calibri" w:cs="Calibri"/>
                <w:b/>
              </w:rPr>
            </w:pPr>
          </w:p>
        </w:tc>
        <w:tc>
          <w:tcPr>
            <w:tcW w:w="7095" w:type="dxa"/>
            <w:gridSpan w:val="2"/>
            <w:tcBorders>
              <w:top w:val="nil"/>
              <w:left w:val="single" w:sz="2" w:space="0" w:color="auto"/>
              <w:bottom w:val="single" w:sz="12" w:space="0" w:color="auto"/>
              <w:right w:val="single" w:sz="12" w:space="0" w:color="auto"/>
            </w:tcBorders>
            <w:shd w:val="clear" w:color="auto" w:fill="auto"/>
          </w:tcPr>
          <w:p w:rsidR="005F6B43" w:rsidRPr="0080107C" w:rsidRDefault="005F6B43" w:rsidP="003B7B2F">
            <w:pPr>
              <w:numPr>
                <w:ilvl w:val="0"/>
                <w:numId w:val="120"/>
              </w:numPr>
              <w:ind w:left="915" w:hanging="270"/>
              <w:rPr>
                <w:rFonts w:ascii="Calibri" w:hAnsi="Calibri" w:cs="Calibri"/>
                <w:b/>
              </w:rPr>
            </w:pPr>
            <w:r w:rsidRPr="005C2E35">
              <w:rPr>
                <w:rFonts w:ascii="Calibri" w:hAnsi="Calibri" w:cs="Calibri"/>
                <w:b/>
              </w:rPr>
              <w:sym w:font="Wingdings" w:char="F06F"/>
            </w:r>
            <w:r>
              <w:rPr>
                <w:rFonts w:ascii="Calibri" w:hAnsi="Calibri" w:cs="Calibri"/>
                <w:b/>
              </w:rPr>
              <w:t xml:space="preserve"> Rochester Middle School</w:t>
            </w:r>
          </w:p>
        </w:tc>
      </w:tr>
    </w:tbl>
    <w:p w:rsidR="005F6B43" w:rsidRPr="005040FA" w:rsidRDefault="005F6B43" w:rsidP="005F6B43">
      <w:pPr>
        <w:rPr>
          <w:rFonts w:ascii="Calibri" w:hAnsi="Calibri" w:cs="Calibri"/>
        </w:rPr>
      </w:pPr>
    </w:p>
    <w:p w:rsidR="005F6B43" w:rsidRDefault="005F6B43" w:rsidP="002213A1">
      <w:pPr>
        <w:rPr>
          <w:rFonts w:ascii="Arial" w:hAnsi="Arial" w:cs="Arial"/>
          <w:b/>
          <w:sz w:val="20"/>
          <w:u w:val="single"/>
        </w:rPr>
      </w:pPr>
    </w:p>
    <w:p w:rsidR="005F6B43" w:rsidRDefault="005F6B43" w:rsidP="002213A1">
      <w:pPr>
        <w:rPr>
          <w:rFonts w:ascii="Arial" w:hAnsi="Arial" w:cs="Arial"/>
          <w:b/>
          <w:sz w:val="20"/>
          <w:u w:val="single"/>
        </w:rPr>
      </w:pPr>
    </w:p>
    <w:p w:rsidR="005F6B43" w:rsidRDefault="005F6B43" w:rsidP="002213A1">
      <w:pPr>
        <w:rPr>
          <w:rFonts w:ascii="Arial" w:hAnsi="Arial" w:cs="Arial"/>
          <w:b/>
          <w:sz w:val="20"/>
          <w:u w:val="single"/>
        </w:rPr>
      </w:pPr>
    </w:p>
    <w:p w:rsidR="005F6B43" w:rsidRDefault="005F6B43" w:rsidP="002213A1">
      <w:pPr>
        <w:rPr>
          <w:rFonts w:ascii="Arial" w:hAnsi="Arial" w:cs="Arial"/>
          <w:b/>
          <w:sz w:val="20"/>
          <w:u w:val="single"/>
        </w:rPr>
      </w:pPr>
    </w:p>
    <w:p w:rsidR="005F6B43" w:rsidRDefault="005F6B43" w:rsidP="002213A1">
      <w:pPr>
        <w:rPr>
          <w:rFonts w:ascii="Arial" w:hAnsi="Arial" w:cs="Arial"/>
          <w:b/>
          <w:sz w:val="20"/>
          <w:u w:val="single"/>
        </w:rPr>
      </w:pPr>
    </w:p>
    <w:p w:rsidR="00712849" w:rsidDel="007E5507" w:rsidRDefault="00712849" w:rsidP="002213A1">
      <w:pPr>
        <w:pStyle w:val="Heading3"/>
        <w:rPr>
          <w:del w:id="8952" w:author="Bartlett, Laura" w:date="2015-10-27T09:44:00Z"/>
          <w:sz w:val="20"/>
          <w:szCs w:val="20"/>
          <w:u w:val="single"/>
        </w:rPr>
      </w:pPr>
    </w:p>
    <w:p w:rsidR="00712849" w:rsidDel="007E5507" w:rsidRDefault="00712849" w:rsidP="002213A1">
      <w:pPr>
        <w:pStyle w:val="Heading3"/>
        <w:rPr>
          <w:del w:id="8953" w:author="Bartlett, Laura" w:date="2015-10-27T09:44:00Z"/>
          <w:sz w:val="20"/>
          <w:szCs w:val="20"/>
          <w:u w:val="single"/>
        </w:rPr>
      </w:pPr>
    </w:p>
    <w:p w:rsidR="007E5507" w:rsidRDefault="007E5507" w:rsidP="002213A1">
      <w:pPr>
        <w:pStyle w:val="Heading3"/>
        <w:rPr>
          <w:ins w:id="8954" w:author="Bartlett, Laura" w:date="2015-10-27T09:44:00Z"/>
          <w:sz w:val="20"/>
          <w:szCs w:val="20"/>
          <w:u w:val="single"/>
        </w:rPr>
      </w:pPr>
      <w:bookmarkStart w:id="8955" w:name="_Toc431372862"/>
    </w:p>
    <w:p w:rsidR="005F6B43" w:rsidRPr="002213A1" w:rsidRDefault="005F6B43" w:rsidP="002213A1">
      <w:pPr>
        <w:pStyle w:val="Heading3"/>
        <w:rPr>
          <w:sz w:val="20"/>
          <w:szCs w:val="20"/>
          <w:u w:val="single"/>
        </w:rPr>
      </w:pPr>
      <w:r w:rsidRPr="002213A1">
        <w:rPr>
          <w:sz w:val="20"/>
          <w:szCs w:val="20"/>
          <w:u w:val="single"/>
        </w:rPr>
        <w:t>Form 301B – Status Report – Vermont Yankee</w:t>
      </w:r>
      <w:bookmarkEnd w:id="8955"/>
    </w:p>
    <w:p w:rsidR="005F6B43" w:rsidRPr="005040FA" w:rsidRDefault="005F6B43" w:rsidP="005F6B43">
      <w:pPr>
        <w:jc w:val="center"/>
        <w:rPr>
          <w:rFonts w:ascii="Calibri" w:hAnsi="Calibri" w:cs="Calibri"/>
          <w:b/>
          <w:sz w:val="16"/>
          <w:szCs w:val="16"/>
        </w:rPr>
      </w:pPr>
    </w:p>
    <w:tbl>
      <w:tblPr>
        <w:tblW w:w="15200" w:type="dxa"/>
        <w:jc w:val="center"/>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1"/>
        <w:gridCol w:w="480"/>
        <w:gridCol w:w="364"/>
        <w:gridCol w:w="350"/>
        <w:gridCol w:w="219"/>
        <w:gridCol w:w="905"/>
        <w:gridCol w:w="1080"/>
        <w:gridCol w:w="360"/>
        <w:gridCol w:w="956"/>
        <w:gridCol w:w="1080"/>
        <w:gridCol w:w="69"/>
        <w:gridCol w:w="517"/>
        <w:gridCol w:w="360"/>
        <w:gridCol w:w="1433"/>
        <w:gridCol w:w="695"/>
        <w:gridCol w:w="745"/>
        <w:gridCol w:w="1710"/>
        <w:gridCol w:w="19"/>
        <w:gridCol w:w="1227"/>
        <w:gridCol w:w="920"/>
      </w:tblGrid>
      <w:tr w:rsidR="005F6B43" w:rsidRPr="005040FA" w:rsidTr="00F1066C">
        <w:trPr>
          <w:trHeight w:val="312"/>
          <w:jc w:val="center"/>
        </w:trPr>
        <w:tc>
          <w:tcPr>
            <w:tcW w:w="15200" w:type="dxa"/>
            <w:gridSpan w:val="20"/>
            <w:tcBorders>
              <w:top w:val="single" w:sz="12" w:space="0" w:color="auto"/>
              <w:left w:val="single" w:sz="12" w:space="0" w:color="auto"/>
              <w:right w:val="single" w:sz="12" w:space="0" w:color="auto"/>
            </w:tcBorders>
            <w:shd w:val="clear" w:color="auto" w:fill="000000"/>
          </w:tcPr>
          <w:p w:rsidR="005F6B43" w:rsidRPr="006F0D09" w:rsidRDefault="005F6B43" w:rsidP="00F1066C">
            <w:pPr>
              <w:jc w:val="center"/>
              <w:rPr>
                <w:rFonts w:ascii="Calibri" w:hAnsi="Calibri" w:cs="Calibri"/>
                <w:b/>
                <w:sz w:val="22"/>
                <w:szCs w:val="22"/>
              </w:rPr>
            </w:pPr>
            <w:r w:rsidRPr="006F0D09">
              <w:rPr>
                <w:rFonts w:ascii="Calibri" w:hAnsi="Calibri" w:cs="Calibri"/>
                <w:b/>
                <w:szCs w:val="22"/>
              </w:rPr>
              <w:t>301B – Status Report – Vermont Yankee</w:t>
            </w:r>
          </w:p>
        </w:tc>
      </w:tr>
      <w:tr w:rsidR="005F6B43" w:rsidRPr="005040FA" w:rsidTr="00F1066C">
        <w:trPr>
          <w:trHeight w:val="170"/>
          <w:jc w:val="center"/>
        </w:trPr>
        <w:tc>
          <w:tcPr>
            <w:tcW w:w="2191" w:type="dxa"/>
            <w:gridSpan w:val="2"/>
            <w:tcBorders>
              <w:left w:val="single" w:sz="12" w:space="0" w:color="auto"/>
              <w:bottom w:val="single" w:sz="4" w:space="0" w:color="auto"/>
              <w:right w:val="nil"/>
            </w:tcBorders>
            <w:shd w:val="clear" w:color="auto" w:fill="auto"/>
          </w:tcPr>
          <w:p w:rsidR="005F6B43" w:rsidRPr="006F0D09" w:rsidRDefault="005F6B43" w:rsidP="00F1066C">
            <w:pPr>
              <w:tabs>
                <w:tab w:val="right" w:pos="5262"/>
              </w:tabs>
              <w:rPr>
                <w:rFonts w:ascii="Calibri" w:hAnsi="Calibri" w:cs="Calibri"/>
                <w:b/>
                <w:sz w:val="22"/>
                <w:szCs w:val="22"/>
              </w:rPr>
            </w:pPr>
            <w:r w:rsidRPr="006F0D09">
              <w:rPr>
                <w:rFonts w:ascii="Calibri" w:hAnsi="Calibri" w:cs="Calibri"/>
                <w:b/>
                <w:sz w:val="22"/>
                <w:szCs w:val="22"/>
              </w:rPr>
              <w:t>1.  EOC Report No.</w:t>
            </w:r>
            <w:r w:rsidRPr="006F0D09">
              <w:rPr>
                <w:rFonts w:ascii="Calibri" w:hAnsi="Calibri" w:cs="Calibri"/>
                <w:b/>
                <w:sz w:val="22"/>
                <w:szCs w:val="22"/>
              </w:rPr>
              <w:tab/>
            </w:r>
          </w:p>
        </w:tc>
        <w:tc>
          <w:tcPr>
            <w:tcW w:w="3278" w:type="dxa"/>
            <w:gridSpan w:val="6"/>
            <w:tcBorders>
              <w:left w:val="nil"/>
              <w:bottom w:val="single" w:sz="4" w:space="0" w:color="auto"/>
            </w:tcBorders>
            <w:shd w:val="clear" w:color="auto" w:fill="auto"/>
          </w:tcPr>
          <w:p w:rsidR="005F6B43" w:rsidRPr="006F0D09" w:rsidRDefault="005F6B43" w:rsidP="00F1066C">
            <w:pPr>
              <w:tabs>
                <w:tab w:val="right" w:pos="5262"/>
              </w:tabs>
              <w:rPr>
                <w:rFonts w:ascii="Calibri" w:hAnsi="Calibri" w:cs="Calibri"/>
                <w:b/>
                <w:sz w:val="22"/>
                <w:szCs w:val="22"/>
              </w:rPr>
            </w:pPr>
            <w:r w:rsidRPr="006F0D09">
              <w:rPr>
                <w:rFonts w:ascii="Calibri" w:hAnsi="Calibri" w:cs="Calibri"/>
                <w:b/>
                <w:sz w:val="22"/>
                <w:szCs w:val="22"/>
              </w:rPr>
              <w:t>____________</w:t>
            </w:r>
          </w:p>
        </w:tc>
        <w:tc>
          <w:tcPr>
            <w:tcW w:w="2105" w:type="dxa"/>
            <w:gridSpan w:val="3"/>
            <w:tcBorders>
              <w:bottom w:val="single" w:sz="4" w:space="0" w:color="auto"/>
              <w:right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2.   Prepared By</w:t>
            </w:r>
          </w:p>
        </w:tc>
        <w:tc>
          <w:tcPr>
            <w:tcW w:w="3005" w:type="dxa"/>
            <w:gridSpan w:val="4"/>
            <w:tcBorders>
              <w:left w:val="nil"/>
              <w:bottom w:val="single" w:sz="4"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_______________________</w:t>
            </w:r>
          </w:p>
        </w:tc>
        <w:tc>
          <w:tcPr>
            <w:tcW w:w="2474" w:type="dxa"/>
            <w:gridSpan w:val="3"/>
            <w:tcBorders>
              <w:bottom w:val="single" w:sz="4" w:space="0" w:color="auto"/>
              <w:right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3. Date &amp; Time Posted</w:t>
            </w:r>
          </w:p>
        </w:tc>
        <w:tc>
          <w:tcPr>
            <w:tcW w:w="2147" w:type="dxa"/>
            <w:gridSpan w:val="2"/>
            <w:tcBorders>
              <w:left w:val="nil"/>
              <w:bottom w:val="single" w:sz="4" w:space="0" w:color="auto"/>
              <w:right w:val="single" w:sz="12"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________________</w:t>
            </w:r>
          </w:p>
        </w:tc>
      </w:tr>
      <w:tr w:rsidR="005F6B43" w:rsidRPr="005040FA" w:rsidTr="00F1066C">
        <w:trPr>
          <w:trHeight w:val="233"/>
          <w:jc w:val="center"/>
        </w:trPr>
        <w:tc>
          <w:tcPr>
            <w:tcW w:w="5469" w:type="dxa"/>
            <w:gridSpan w:val="8"/>
            <w:tcBorders>
              <w:left w:val="single" w:sz="12" w:space="0" w:color="auto"/>
              <w:bottom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4.  Vermont Yankee has declared a(n) </w:t>
            </w:r>
          </w:p>
        </w:tc>
        <w:tc>
          <w:tcPr>
            <w:tcW w:w="5110" w:type="dxa"/>
            <w:gridSpan w:val="7"/>
            <w:tcBorders>
              <w:bottom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5.   Plant Conditions: The plant is: (select one)</w:t>
            </w:r>
          </w:p>
        </w:tc>
        <w:tc>
          <w:tcPr>
            <w:tcW w:w="4621" w:type="dxa"/>
            <w:gridSpan w:val="5"/>
            <w:vMerge w:val="restart"/>
            <w:tcBorders>
              <w:right w:val="single" w:sz="12"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6.   Radiological Conditions: </w:t>
            </w:r>
          </w:p>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      A radiological release due to this event:</w:t>
            </w:r>
          </w:p>
        </w:tc>
      </w:tr>
      <w:tr w:rsidR="005F6B43" w:rsidRPr="005040FA" w:rsidTr="00F1066C">
        <w:trPr>
          <w:trHeight w:val="215"/>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04"/>
              </w:numPr>
              <w:ind w:left="399"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Unusual event</w:t>
            </w:r>
          </w:p>
        </w:tc>
        <w:tc>
          <w:tcPr>
            <w:tcW w:w="5110" w:type="dxa"/>
            <w:gridSpan w:val="7"/>
            <w:tcBorders>
              <w:top w:val="nil"/>
              <w:bottom w:val="nil"/>
            </w:tcBorders>
            <w:shd w:val="clear" w:color="auto" w:fill="auto"/>
          </w:tcPr>
          <w:p w:rsidR="005F6B43" w:rsidRPr="006F0D09" w:rsidRDefault="005F6B43" w:rsidP="003B7B2F">
            <w:pPr>
              <w:numPr>
                <w:ilvl w:val="0"/>
                <w:numId w:val="105"/>
              </w:numPr>
              <w:ind w:left="411"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continuing normal operations</w:t>
            </w:r>
          </w:p>
        </w:tc>
        <w:tc>
          <w:tcPr>
            <w:tcW w:w="4621" w:type="dxa"/>
            <w:gridSpan w:val="5"/>
            <w:vMerge/>
            <w:tcBorders>
              <w:bottom w:val="nil"/>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117"/>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05"/>
              </w:numPr>
              <w:ind w:left="399"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Unusual event terminated</w:t>
            </w:r>
          </w:p>
        </w:tc>
        <w:tc>
          <w:tcPr>
            <w:tcW w:w="5110" w:type="dxa"/>
            <w:gridSpan w:val="7"/>
            <w:tcBorders>
              <w:top w:val="nil"/>
              <w:bottom w:val="nil"/>
            </w:tcBorders>
            <w:shd w:val="clear" w:color="auto" w:fill="auto"/>
          </w:tcPr>
          <w:p w:rsidR="005F6B43" w:rsidRPr="006F0D09" w:rsidRDefault="005F6B43" w:rsidP="003B7B2F">
            <w:pPr>
              <w:numPr>
                <w:ilvl w:val="0"/>
                <w:numId w:val="106"/>
              </w:numPr>
              <w:ind w:left="411"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reducing power levels</w:t>
            </w:r>
          </w:p>
        </w:tc>
        <w:tc>
          <w:tcPr>
            <w:tcW w:w="4621" w:type="dxa"/>
            <w:gridSpan w:val="5"/>
            <w:tcBorders>
              <w:top w:val="nil"/>
              <w:bottom w:val="nil"/>
              <w:right w:val="single" w:sz="12" w:space="0" w:color="auto"/>
            </w:tcBorders>
            <w:shd w:val="clear" w:color="auto" w:fill="auto"/>
          </w:tcPr>
          <w:p w:rsidR="005F6B43" w:rsidRPr="006F0D09" w:rsidRDefault="005F6B43" w:rsidP="003B7B2F">
            <w:pPr>
              <w:numPr>
                <w:ilvl w:val="0"/>
                <w:numId w:val="111"/>
              </w:numPr>
              <w:ind w:hanging="221"/>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has not occurred</w:t>
            </w:r>
          </w:p>
        </w:tc>
      </w:tr>
      <w:tr w:rsidR="005F6B43" w:rsidRPr="005040FA" w:rsidTr="00F1066C">
        <w:trPr>
          <w:trHeight w:val="225"/>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08"/>
              </w:numPr>
              <w:ind w:left="399"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Alert</w:t>
            </w:r>
          </w:p>
        </w:tc>
        <w:tc>
          <w:tcPr>
            <w:tcW w:w="5110" w:type="dxa"/>
            <w:gridSpan w:val="7"/>
            <w:tcBorders>
              <w:top w:val="nil"/>
              <w:bottom w:val="nil"/>
            </w:tcBorders>
            <w:shd w:val="clear" w:color="auto" w:fill="auto"/>
          </w:tcPr>
          <w:p w:rsidR="005F6B43" w:rsidRPr="006F0D09" w:rsidRDefault="005F6B43" w:rsidP="003B7B2F">
            <w:pPr>
              <w:numPr>
                <w:ilvl w:val="0"/>
                <w:numId w:val="107"/>
              </w:numPr>
              <w:ind w:left="411"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shut down</w:t>
            </w:r>
          </w:p>
        </w:tc>
        <w:tc>
          <w:tcPr>
            <w:tcW w:w="4621" w:type="dxa"/>
            <w:gridSpan w:val="5"/>
            <w:tcBorders>
              <w:top w:val="nil"/>
              <w:bottom w:val="nil"/>
              <w:right w:val="single" w:sz="12" w:space="0" w:color="auto"/>
            </w:tcBorders>
            <w:shd w:val="clear" w:color="auto" w:fill="auto"/>
          </w:tcPr>
          <w:p w:rsidR="005F6B43" w:rsidRPr="006F0D09" w:rsidRDefault="005F6B43" w:rsidP="003B7B2F">
            <w:pPr>
              <w:numPr>
                <w:ilvl w:val="0"/>
                <w:numId w:val="112"/>
              </w:numPr>
              <w:ind w:hanging="221"/>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has occurred and is continuing</w:t>
            </w:r>
          </w:p>
        </w:tc>
      </w:tr>
      <w:tr w:rsidR="005F6B43" w:rsidRPr="005040FA" w:rsidTr="00F1066C">
        <w:trPr>
          <w:trHeight w:val="225"/>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09"/>
              </w:numPr>
              <w:ind w:left="399"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Site Area Emergency</w:t>
            </w:r>
          </w:p>
        </w:tc>
        <w:tc>
          <w:tcPr>
            <w:tcW w:w="5110" w:type="dxa"/>
            <w:gridSpan w:val="7"/>
            <w:vMerge w:val="restart"/>
            <w:tcBorders>
              <w:top w:val="nil"/>
              <w:bottom w:val="nil"/>
            </w:tcBorders>
            <w:shd w:val="clear" w:color="auto" w:fill="auto"/>
          </w:tcPr>
          <w:p w:rsidR="005F6B43" w:rsidRPr="006F0D09" w:rsidRDefault="005F6B43" w:rsidP="00F1066C">
            <w:pPr>
              <w:rPr>
                <w:rFonts w:ascii="Calibri" w:hAnsi="Calibri" w:cs="Calibri"/>
                <w:b/>
                <w:sz w:val="22"/>
                <w:szCs w:val="22"/>
              </w:rPr>
            </w:pPr>
          </w:p>
        </w:tc>
        <w:tc>
          <w:tcPr>
            <w:tcW w:w="4621" w:type="dxa"/>
            <w:gridSpan w:val="5"/>
            <w:vMerge w:val="restart"/>
            <w:tcBorders>
              <w:top w:val="nil"/>
              <w:bottom w:val="nil"/>
              <w:right w:val="single" w:sz="12" w:space="0" w:color="auto"/>
            </w:tcBorders>
            <w:shd w:val="clear" w:color="auto" w:fill="auto"/>
          </w:tcPr>
          <w:p w:rsidR="005F6B43" w:rsidRPr="006F0D09" w:rsidRDefault="005F6B43" w:rsidP="003B7B2F">
            <w:pPr>
              <w:numPr>
                <w:ilvl w:val="0"/>
                <w:numId w:val="113"/>
              </w:numPr>
              <w:ind w:right="-118" w:hanging="221"/>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has occurred but has been terminated</w:t>
            </w:r>
          </w:p>
        </w:tc>
      </w:tr>
      <w:tr w:rsidR="005F6B43" w:rsidRPr="005040FA" w:rsidTr="00F1066C">
        <w:trPr>
          <w:trHeight w:val="225"/>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10"/>
              </w:numPr>
              <w:ind w:left="399"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General Emergency</w:t>
            </w:r>
          </w:p>
        </w:tc>
        <w:tc>
          <w:tcPr>
            <w:tcW w:w="5110" w:type="dxa"/>
            <w:gridSpan w:val="7"/>
            <w:vMerge/>
            <w:tcBorders>
              <w:top w:val="nil"/>
              <w:bottom w:val="nil"/>
            </w:tcBorders>
            <w:shd w:val="clear" w:color="auto" w:fill="auto"/>
          </w:tcPr>
          <w:p w:rsidR="005F6B43" w:rsidRPr="006F0D09" w:rsidRDefault="005F6B43" w:rsidP="00F1066C">
            <w:pPr>
              <w:rPr>
                <w:rFonts w:ascii="Calibri" w:hAnsi="Calibri" w:cs="Calibri"/>
                <w:b/>
                <w:sz w:val="22"/>
                <w:szCs w:val="22"/>
              </w:rPr>
            </w:pPr>
          </w:p>
        </w:tc>
        <w:tc>
          <w:tcPr>
            <w:tcW w:w="4621" w:type="dxa"/>
            <w:gridSpan w:val="5"/>
            <w:vMerge/>
            <w:tcBorders>
              <w:top w:val="nil"/>
              <w:bottom w:val="nil"/>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135"/>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10"/>
              </w:numPr>
              <w:ind w:left="399" w:hanging="270"/>
              <w:rPr>
                <w:rFonts w:ascii="Calibri" w:hAnsi="Calibri" w:cs="Calibri"/>
                <w:b/>
                <w:sz w:val="22"/>
                <w:szCs w:val="22"/>
              </w:rPr>
            </w:pPr>
            <w:r w:rsidRPr="006F0D09">
              <w:rPr>
                <w:rFonts w:ascii="Calibri" w:hAnsi="Calibri" w:cs="Calibri"/>
                <w:b/>
                <w:sz w:val="22"/>
                <w:szCs w:val="22"/>
              </w:rPr>
              <w:sym w:font="Wingdings" w:char="F06F"/>
            </w:r>
            <w:r w:rsidRPr="006F0D09">
              <w:rPr>
                <w:rFonts w:ascii="Calibri" w:hAnsi="Calibri" w:cs="Calibri"/>
                <w:b/>
                <w:sz w:val="22"/>
                <w:szCs w:val="22"/>
              </w:rPr>
              <w:t xml:space="preserve"> Entry to Recovery</w:t>
            </w:r>
          </w:p>
        </w:tc>
        <w:tc>
          <w:tcPr>
            <w:tcW w:w="5110" w:type="dxa"/>
            <w:gridSpan w:val="7"/>
            <w:vMerge/>
            <w:tcBorders>
              <w:top w:val="nil"/>
              <w:bottom w:val="nil"/>
            </w:tcBorders>
            <w:shd w:val="clear" w:color="auto" w:fill="auto"/>
          </w:tcPr>
          <w:p w:rsidR="005F6B43" w:rsidRPr="006F0D09" w:rsidRDefault="005F6B43" w:rsidP="00F1066C">
            <w:pPr>
              <w:rPr>
                <w:rFonts w:ascii="Calibri" w:hAnsi="Calibri" w:cs="Calibri"/>
                <w:b/>
                <w:sz w:val="22"/>
                <w:szCs w:val="22"/>
              </w:rPr>
            </w:pPr>
          </w:p>
        </w:tc>
        <w:tc>
          <w:tcPr>
            <w:tcW w:w="4621" w:type="dxa"/>
            <w:gridSpan w:val="5"/>
            <w:vMerge/>
            <w:tcBorders>
              <w:top w:val="nil"/>
              <w:bottom w:val="nil"/>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225"/>
          <w:jc w:val="center"/>
        </w:trPr>
        <w:tc>
          <w:tcPr>
            <w:tcW w:w="5469" w:type="dxa"/>
            <w:gridSpan w:val="8"/>
            <w:tcBorders>
              <w:top w:val="nil"/>
              <w:left w:val="single" w:sz="12" w:space="0" w:color="auto"/>
              <w:bottom w:val="single" w:sz="4"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At ____________ hours;  Due to EAL:  ___________</w:t>
            </w:r>
          </w:p>
        </w:tc>
        <w:tc>
          <w:tcPr>
            <w:tcW w:w="5110" w:type="dxa"/>
            <w:gridSpan w:val="7"/>
            <w:vMerge/>
            <w:tcBorders>
              <w:top w:val="nil"/>
              <w:bottom w:val="nil"/>
            </w:tcBorders>
            <w:shd w:val="clear" w:color="auto" w:fill="auto"/>
          </w:tcPr>
          <w:p w:rsidR="005F6B43" w:rsidRPr="006F0D09" w:rsidRDefault="005F6B43" w:rsidP="00F1066C">
            <w:pPr>
              <w:rPr>
                <w:rFonts w:ascii="Calibri" w:hAnsi="Calibri" w:cs="Calibri"/>
                <w:b/>
                <w:sz w:val="22"/>
                <w:szCs w:val="22"/>
              </w:rPr>
            </w:pPr>
          </w:p>
        </w:tc>
        <w:tc>
          <w:tcPr>
            <w:tcW w:w="4621" w:type="dxa"/>
            <w:gridSpan w:val="5"/>
            <w:vMerge/>
            <w:tcBorders>
              <w:top w:val="nil"/>
              <w:bottom w:val="nil"/>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215"/>
          <w:jc w:val="center"/>
        </w:trPr>
        <w:tc>
          <w:tcPr>
            <w:tcW w:w="5469" w:type="dxa"/>
            <w:gridSpan w:val="8"/>
            <w:tcBorders>
              <w:left w:val="single" w:sz="12" w:space="0" w:color="auto"/>
              <w:bottom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7.  Present Meteorological Conditions:</w:t>
            </w:r>
          </w:p>
        </w:tc>
        <w:tc>
          <w:tcPr>
            <w:tcW w:w="9731" w:type="dxa"/>
            <w:gridSpan w:val="12"/>
            <w:vMerge w:val="restart"/>
            <w:tcBorders>
              <w:right w:val="single" w:sz="12"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8.   Extended Weather Forecast:</w:t>
            </w:r>
          </w:p>
        </w:tc>
      </w:tr>
      <w:tr w:rsidR="005F6B43" w:rsidRPr="005040FA" w:rsidTr="00F1066C">
        <w:trPr>
          <w:trHeight w:val="197"/>
          <w:jc w:val="center"/>
        </w:trPr>
        <w:tc>
          <w:tcPr>
            <w:tcW w:w="5469" w:type="dxa"/>
            <w:gridSpan w:val="8"/>
            <w:tcBorders>
              <w:top w:val="nil"/>
              <w:left w:val="single" w:sz="12" w:space="0" w:color="auto"/>
              <w:bottom w:val="nil"/>
            </w:tcBorders>
            <w:shd w:val="clear" w:color="auto" w:fill="auto"/>
          </w:tcPr>
          <w:p w:rsidR="005F6B43" w:rsidRPr="006F0D09" w:rsidRDefault="005F6B43" w:rsidP="003B7B2F">
            <w:pPr>
              <w:numPr>
                <w:ilvl w:val="0"/>
                <w:numId w:val="114"/>
              </w:numPr>
              <w:ind w:hanging="231"/>
              <w:rPr>
                <w:rFonts w:ascii="Calibri" w:hAnsi="Calibri" w:cs="Calibri"/>
                <w:b/>
                <w:sz w:val="22"/>
                <w:szCs w:val="22"/>
              </w:rPr>
            </w:pPr>
            <w:r w:rsidRPr="006F0D09">
              <w:rPr>
                <w:rFonts w:ascii="Calibri" w:hAnsi="Calibri" w:cs="Calibri"/>
                <w:b/>
                <w:sz w:val="22"/>
                <w:szCs w:val="22"/>
              </w:rPr>
              <w:t>Wind Speed   ___________  mph</w:t>
            </w:r>
          </w:p>
        </w:tc>
        <w:tc>
          <w:tcPr>
            <w:tcW w:w="9731" w:type="dxa"/>
            <w:gridSpan w:val="12"/>
            <w:vMerge/>
            <w:tcBorders>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197"/>
          <w:jc w:val="center"/>
        </w:trPr>
        <w:tc>
          <w:tcPr>
            <w:tcW w:w="5469" w:type="dxa"/>
            <w:gridSpan w:val="8"/>
            <w:tcBorders>
              <w:top w:val="nil"/>
              <w:left w:val="single" w:sz="12" w:space="0" w:color="auto"/>
              <w:bottom w:val="single" w:sz="4" w:space="0" w:color="auto"/>
            </w:tcBorders>
            <w:shd w:val="clear" w:color="auto" w:fill="auto"/>
          </w:tcPr>
          <w:p w:rsidR="005F6B43" w:rsidRPr="006F0D09" w:rsidRDefault="005F6B43" w:rsidP="003B7B2F">
            <w:pPr>
              <w:numPr>
                <w:ilvl w:val="0"/>
                <w:numId w:val="114"/>
              </w:numPr>
              <w:ind w:hanging="231"/>
              <w:rPr>
                <w:rFonts w:ascii="Calibri" w:hAnsi="Calibri" w:cs="Calibri"/>
                <w:b/>
                <w:sz w:val="22"/>
                <w:szCs w:val="22"/>
              </w:rPr>
            </w:pPr>
            <w:r w:rsidRPr="006F0D09">
              <w:rPr>
                <w:rFonts w:ascii="Calibri" w:hAnsi="Calibri" w:cs="Calibri"/>
                <w:b/>
                <w:sz w:val="22"/>
                <w:szCs w:val="22"/>
              </w:rPr>
              <w:t>Wind Direction (from)   _________  degrees</w:t>
            </w:r>
          </w:p>
        </w:tc>
        <w:tc>
          <w:tcPr>
            <w:tcW w:w="9731" w:type="dxa"/>
            <w:gridSpan w:val="12"/>
            <w:vMerge/>
            <w:tcBorders>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188"/>
          <w:jc w:val="center"/>
        </w:trPr>
        <w:tc>
          <w:tcPr>
            <w:tcW w:w="5469" w:type="dxa"/>
            <w:gridSpan w:val="8"/>
            <w:tcBorders>
              <w:left w:val="single" w:sz="12" w:space="0" w:color="auto"/>
              <w:bottom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9. a. Sirens To Be Sounded at _________________</w:t>
            </w:r>
          </w:p>
        </w:tc>
        <w:tc>
          <w:tcPr>
            <w:tcW w:w="9731" w:type="dxa"/>
            <w:gridSpan w:val="12"/>
            <w:vMerge w:val="restart"/>
            <w:tcBorders>
              <w:right w:val="single" w:sz="12" w:space="0" w:color="auto"/>
            </w:tcBorders>
            <w:shd w:val="clear" w:color="auto" w:fill="auto"/>
          </w:tcPr>
          <w:p w:rsidR="005F6B43" w:rsidRPr="006F0D09" w:rsidRDefault="005F6B43" w:rsidP="00F1066C">
            <w:pPr>
              <w:ind w:hanging="39"/>
              <w:rPr>
                <w:rFonts w:ascii="Calibri" w:hAnsi="Calibri" w:cs="Calibri"/>
                <w:b/>
                <w:sz w:val="22"/>
                <w:szCs w:val="22"/>
              </w:rPr>
            </w:pPr>
            <w:r w:rsidRPr="006F0D09">
              <w:rPr>
                <w:rFonts w:ascii="Calibri" w:hAnsi="Calibri" w:cs="Calibri"/>
                <w:b/>
                <w:sz w:val="22"/>
                <w:szCs w:val="22"/>
              </w:rPr>
              <w:t>10. The Governor declared a State of Emergency on:</w:t>
            </w:r>
          </w:p>
        </w:tc>
      </w:tr>
      <w:tr w:rsidR="005F6B43" w:rsidRPr="005040FA" w:rsidTr="00F1066C">
        <w:trPr>
          <w:trHeight w:val="278"/>
          <w:jc w:val="center"/>
        </w:trPr>
        <w:tc>
          <w:tcPr>
            <w:tcW w:w="5469" w:type="dxa"/>
            <w:gridSpan w:val="8"/>
            <w:tcBorders>
              <w:top w:val="nil"/>
              <w:left w:val="single" w:sz="12" w:space="0" w:color="auto"/>
              <w:bottom w:val="single" w:sz="4"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    b. EAS to be initiated at ____________________</w:t>
            </w:r>
          </w:p>
        </w:tc>
        <w:tc>
          <w:tcPr>
            <w:tcW w:w="9731" w:type="dxa"/>
            <w:gridSpan w:val="12"/>
            <w:vMerge/>
            <w:tcBorders>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440"/>
          <w:jc w:val="center"/>
        </w:trPr>
        <w:tc>
          <w:tcPr>
            <w:tcW w:w="5469" w:type="dxa"/>
            <w:gridSpan w:val="8"/>
            <w:tcBorders>
              <w:left w:val="single" w:sz="12" w:space="0" w:color="auto"/>
              <w:bottom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11. There has been a change in the precautionary or  </w:t>
            </w:r>
          </w:p>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       protective recommendations: </w:t>
            </w:r>
          </w:p>
        </w:tc>
        <w:tc>
          <w:tcPr>
            <w:tcW w:w="5110" w:type="dxa"/>
            <w:gridSpan w:val="7"/>
            <w:tcBorders>
              <w:bottom w:val="nil"/>
            </w:tcBorders>
            <w:shd w:val="clear" w:color="auto" w:fill="auto"/>
          </w:tcPr>
          <w:p w:rsidR="005F6B43" w:rsidRPr="006F0D09" w:rsidRDefault="005F6B43" w:rsidP="00F1066C">
            <w:pPr>
              <w:ind w:left="411" w:hanging="450"/>
              <w:rPr>
                <w:rFonts w:ascii="Calibri" w:hAnsi="Calibri" w:cs="Calibri"/>
                <w:b/>
                <w:sz w:val="22"/>
                <w:szCs w:val="22"/>
              </w:rPr>
            </w:pPr>
            <w:r w:rsidRPr="006F0D09">
              <w:rPr>
                <w:rFonts w:ascii="Calibri" w:hAnsi="Calibri" w:cs="Calibri"/>
                <w:b/>
                <w:sz w:val="22"/>
                <w:szCs w:val="22"/>
              </w:rPr>
              <w:t xml:space="preserve">12. The State Emergency Operations Center (SEOC) is at </w:t>
            </w:r>
          </w:p>
        </w:tc>
        <w:tc>
          <w:tcPr>
            <w:tcW w:w="4621" w:type="dxa"/>
            <w:gridSpan w:val="5"/>
            <w:tcBorders>
              <w:bottom w:val="nil"/>
              <w:right w:val="single" w:sz="12" w:space="0" w:color="auto"/>
            </w:tcBorders>
            <w:shd w:val="clear" w:color="auto" w:fill="auto"/>
          </w:tcPr>
          <w:p w:rsidR="005F6B43" w:rsidRPr="006F0D09" w:rsidRDefault="005F6B43" w:rsidP="00F1066C">
            <w:pPr>
              <w:ind w:left="383" w:hanging="360"/>
              <w:rPr>
                <w:rFonts w:ascii="Calibri" w:hAnsi="Calibri" w:cs="Calibri"/>
                <w:b/>
                <w:sz w:val="22"/>
                <w:szCs w:val="22"/>
              </w:rPr>
            </w:pPr>
            <w:r w:rsidRPr="006F0D09">
              <w:rPr>
                <w:rFonts w:ascii="Calibri" w:hAnsi="Calibri" w:cs="Calibri"/>
                <w:b/>
                <w:sz w:val="22"/>
                <w:szCs w:val="22"/>
              </w:rPr>
              <w:t>13. The Emergency Operations Facility (EOF) is</w:t>
            </w:r>
          </w:p>
        </w:tc>
      </w:tr>
      <w:tr w:rsidR="005F6B43" w:rsidRPr="005040FA" w:rsidTr="00F1066C">
        <w:trPr>
          <w:trHeight w:val="162"/>
          <w:jc w:val="center"/>
        </w:trPr>
        <w:tc>
          <w:tcPr>
            <w:tcW w:w="2905" w:type="dxa"/>
            <w:gridSpan w:val="4"/>
            <w:vMerge w:val="restart"/>
            <w:tcBorders>
              <w:top w:val="nil"/>
              <w:left w:val="single" w:sz="12" w:space="0" w:color="auto"/>
              <w:right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      a. </w:t>
            </w:r>
            <w:r w:rsidRPr="006F0D09">
              <w:rPr>
                <w:rFonts w:ascii="Calibri" w:hAnsi="Calibri" w:cs="Calibri"/>
                <w:b/>
                <w:sz w:val="22"/>
                <w:szCs w:val="22"/>
              </w:rPr>
              <w:sym w:font="Wingdings" w:char="F06F"/>
            </w:r>
            <w:r w:rsidRPr="006F0D09">
              <w:rPr>
                <w:rFonts w:ascii="Calibri" w:hAnsi="Calibri" w:cs="Calibri"/>
                <w:b/>
                <w:sz w:val="22"/>
                <w:szCs w:val="22"/>
              </w:rPr>
              <w:t xml:space="preserve"> No                         </w:t>
            </w:r>
          </w:p>
        </w:tc>
        <w:tc>
          <w:tcPr>
            <w:tcW w:w="2564" w:type="dxa"/>
            <w:gridSpan w:val="4"/>
            <w:vMerge w:val="restart"/>
            <w:tcBorders>
              <w:top w:val="nil"/>
              <w:left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b. </w:t>
            </w:r>
            <w:r w:rsidRPr="006F0D09">
              <w:rPr>
                <w:rFonts w:ascii="Calibri" w:hAnsi="Calibri" w:cs="Calibri"/>
                <w:b/>
                <w:sz w:val="22"/>
                <w:szCs w:val="22"/>
              </w:rPr>
              <w:sym w:font="Wingdings" w:char="F06F"/>
            </w:r>
            <w:r w:rsidRPr="006F0D09">
              <w:rPr>
                <w:rFonts w:ascii="Calibri" w:hAnsi="Calibri" w:cs="Calibri"/>
                <w:b/>
                <w:sz w:val="22"/>
                <w:szCs w:val="22"/>
              </w:rPr>
              <w:t xml:space="preserve"> Yes                         </w:t>
            </w:r>
          </w:p>
        </w:tc>
        <w:tc>
          <w:tcPr>
            <w:tcW w:w="2622" w:type="dxa"/>
            <w:gridSpan w:val="4"/>
            <w:tcBorders>
              <w:top w:val="nil"/>
              <w:bottom w:val="nil"/>
              <w:right w:val="nil"/>
            </w:tcBorders>
            <w:shd w:val="clear" w:color="auto" w:fill="auto"/>
          </w:tcPr>
          <w:p w:rsidR="005F6B43" w:rsidRPr="006F0D09" w:rsidRDefault="005F6B43" w:rsidP="00F1066C">
            <w:pPr>
              <w:ind w:firstLine="141"/>
              <w:rPr>
                <w:rFonts w:ascii="Calibri" w:hAnsi="Calibri" w:cs="Calibri"/>
                <w:b/>
                <w:sz w:val="22"/>
                <w:szCs w:val="22"/>
              </w:rPr>
            </w:pPr>
            <w:r w:rsidRPr="006F0D09">
              <w:rPr>
                <w:rFonts w:ascii="Calibri" w:hAnsi="Calibri" w:cs="Calibri"/>
                <w:b/>
                <w:sz w:val="22"/>
                <w:szCs w:val="22"/>
              </w:rPr>
              <w:t xml:space="preserve">a. </w:t>
            </w:r>
            <w:r w:rsidRPr="006F0D09">
              <w:rPr>
                <w:rFonts w:ascii="Calibri" w:hAnsi="Calibri" w:cs="Calibri"/>
                <w:b/>
                <w:sz w:val="22"/>
                <w:szCs w:val="22"/>
              </w:rPr>
              <w:sym w:font="Wingdings" w:char="F06F"/>
            </w:r>
            <w:r w:rsidRPr="006F0D09">
              <w:rPr>
                <w:rFonts w:ascii="Calibri" w:hAnsi="Calibri" w:cs="Calibri"/>
                <w:b/>
                <w:sz w:val="22"/>
                <w:szCs w:val="22"/>
              </w:rPr>
              <w:t xml:space="preserve"> Level I (monitoring)          </w:t>
            </w:r>
          </w:p>
        </w:tc>
        <w:tc>
          <w:tcPr>
            <w:tcW w:w="2488" w:type="dxa"/>
            <w:gridSpan w:val="3"/>
            <w:tcBorders>
              <w:top w:val="nil"/>
              <w:left w:val="nil"/>
              <w:bottom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b.  </w:t>
            </w:r>
            <w:r w:rsidRPr="006F0D09">
              <w:rPr>
                <w:rFonts w:ascii="Calibri" w:hAnsi="Calibri" w:cs="Calibri"/>
                <w:b/>
                <w:sz w:val="22"/>
                <w:szCs w:val="22"/>
              </w:rPr>
              <w:sym w:font="Wingdings" w:char="F06F"/>
            </w:r>
            <w:r w:rsidRPr="006F0D09">
              <w:rPr>
                <w:rFonts w:ascii="Calibri" w:hAnsi="Calibri" w:cs="Calibri"/>
                <w:b/>
                <w:sz w:val="22"/>
                <w:szCs w:val="22"/>
              </w:rPr>
              <w:t xml:space="preserve"> Level II</w:t>
            </w:r>
          </w:p>
        </w:tc>
        <w:tc>
          <w:tcPr>
            <w:tcW w:w="2474" w:type="dxa"/>
            <w:gridSpan w:val="3"/>
            <w:vMerge w:val="restart"/>
            <w:tcBorders>
              <w:top w:val="nil"/>
              <w:right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      a. </w:t>
            </w:r>
            <w:r w:rsidRPr="006F0D09">
              <w:rPr>
                <w:rFonts w:ascii="Calibri" w:hAnsi="Calibri" w:cs="Calibri"/>
                <w:b/>
                <w:sz w:val="22"/>
                <w:szCs w:val="22"/>
              </w:rPr>
              <w:sym w:font="Wingdings" w:char="F06F"/>
            </w:r>
            <w:r w:rsidRPr="006F0D09">
              <w:rPr>
                <w:rFonts w:ascii="Calibri" w:hAnsi="Calibri" w:cs="Calibri"/>
                <w:b/>
                <w:sz w:val="22"/>
                <w:szCs w:val="22"/>
              </w:rPr>
              <w:t xml:space="preserve"> Staffed                      </w:t>
            </w:r>
          </w:p>
        </w:tc>
        <w:tc>
          <w:tcPr>
            <w:tcW w:w="2147" w:type="dxa"/>
            <w:gridSpan w:val="2"/>
            <w:vMerge w:val="restart"/>
            <w:tcBorders>
              <w:top w:val="nil"/>
              <w:left w:val="nil"/>
              <w:right w:val="single" w:sz="12" w:space="0" w:color="auto"/>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b. </w:t>
            </w:r>
            <w:r w:rsidRPr="006F0D09">
              <w:rPr>
                <w:rFonts w:ascii="Calibri" w:hAnsi="Calibri" w:cs="Calibri"/>
                <w:b/>
                <w:sz w:val="22"/>
                <w:szCs w:val="22"/>
              </w:rPr>
              <w:sym w:font="Wingdings" w:char="F06F"/>
            </w:r>
            <w:r w:rsidRPr="006F0D09">
              <w:rPr>
                <w:rFonts w:ascii="Calibri" w:hAnsi="Calibri" w:cs="Calibri"/>
                <w:b/>
                <w:sz w:val="22"/>
                <w:szCs w:val="22"/>
              </w:rPr>
              <w:t xml:space="preserve"> Not Staffed                         </w:t>
            </w:r>
          </w:p>
        </w:tc>
      </w:tr>
      <w:tr w:rsidR="005F6B43" w:rsidRPr="005040FA" w:rsidTr="00F1066C">
        <w:trPr>
          <w:trHeight w:val="242"/>
          <w:jc w:val="center"/>
        </w:trPr>
        <w:tc>
          <w:tcPr>
            <w:tcW w:w="2905" w:type="dxa"/>
            <w:gridSpan w:val="4"/>
            <w:vMerge/>
            <w:tcBorders>
              <w:top w:val="single" w:sz="4" w:space="0" w:color="auto"/>
              <w:left w:val="single" w:sz="12" w:space="0" w:color="auto"/>
              <w:right w:val="nil"/>
            </w:tcBorders>
            <w:shd w:val="clear" w:color="auto" w:fill="auto"/>
          </w:tcPr>
          <w:p w:rsidR="005F6B43" w:rsidRPr="006F0D09" w:rsidRDefault="005F6B43" w:rsidP="00F1066C">
            <w:pPr>
              <w:rPr>
                <w:rFonts w:ascii="Calibri" w:hAnsi="Calibri" w:cs="Calibri"/>
                <w:b/>
                <w:sz w:val="22"/>
                <w:szCs w:val="22"/>
              </w:rPr>
            </w:pPr>
          </w:p>
        </w:tc>
        <w:tc>
          <w:tcPr>
            <w:tcW w:w="2564" w:type="dxa"/>
            <w:gridSpan w:val="4"/>
            <w:vMerge/>
            <w:tcBorders>
              <w:top w:val="single" w:sz="4" w:space="0" w:color="auto"/>
              <w:left w:val="nil"/>
            </w:tcBorders>
            <w:shd w:val="clear" w:color="auto" w:fill="auto"/>
          </w:tcPr>
          <w:p w:rsidR="005F6B43" w:rsidRPr="006F0D09" w:rsidRDefault="005F6B43" w:rsidP="00F1066C">
            <w:pPr>
              <w:rPr>
                <w:rFonts w:ascii="Calibri" w:hAnsi="Calibri" w:cs="Calibri"/>
                <w:b/>
                <w:sz w:val="22"/>
                <w:szCs w:val="22"/>
              </w:rPr>
            </w:pPr>
          </w:p>
        </w:tc>
        <w:tc>
          <w:tcPr>
            <w:tcW w:w="2622" w:type="dxa"/>
            <w:gridSpan w:val="4"/>
            <w:tcBorders>
              <w:top w:val="nil"/>
              <w:right w:val="nil"/>
            </w:tcBorders>
            <w:shd w:val="clear" w:color="auto" w:fill="auto"/>
          </w:tcPr>
          <w:p w:rsidR="005F6B43" w:rsidRPr="006F0D09" w:rsidRDefault="005F6B43" w:rsidP="00F1066C">
            <w:pPr>
              <w:ind w:firstLine="141"/>
              <w:rPr>
                <w:rFonts w:ascii="Calibri" w:hAnsi="Calibri" w:cs="Calibri"/>
                <w:b/>
                <w:sz w:val="22"/>
                <w:szCs w:val="22"/>
              </w:rPr>
            </w:pPr>
            <w:r w:rsidRPr="006F0D09">
              <w:rPr>
                <w:rFonts w:ascii="Calibri" w:hAnsi="Calibri" w:cs="Calibri"/>
                <w:b/>
                <w:sz w:val="22"/>
                <w:szCs w:val="22"/>
              </w:rPr>
              <w:t xml:space="preserve">c. </w:t>
            </w:r>
            <w:r w:rsidRPr="006F0D09">
              <w:rPr>
                <w:rFonts w:ascii="Calibri" w:hAnsi="Calibri" w:cs="Calibri"/>
                <w:b/>
                <w:sz w:val="22"/>
                <w:szCs w:val="22"/>
              </w:rPr>
              <w:sym w:font="Wingdings" w:char="F06F"/>
            </w:r>
            <w:r w:rsidRPr="006F0D09">
              <w:rPr>
                <w:rFonts w:ascii="Calibri" w:hAnsi="Calibri" w:cs="Calibri"/>
                <w:b/>
                <w:sz w:val="22"/>
                <w:szCs w:val="22"/>
              </w:rPr>
              <w:t xml:space="preserve"> Level III                                 </w:t>
            </w:r>
          </w:p>
        </w:tc>
        <w:tc>
          <w:tcPr>
            <w:tcW w:w="2488" w:type="dxa"/>
            <w:gridSpan w:val="3"/>
            <w:tcBorders>
              <w:top w:val="nil"/>
              <w:left w:val="nil"/>
            </w:tcBorders>
            <w:shd w:val="clear" w:color="auto" w:fill="auto"/>
          </w:tcPr>
          <w:p w:rsidR="005F6B43" w:rsidRPr="006F0D09" w:rsidRDefault="005F6B43" w:rsidP="00F1066C">
            <w:pPr>
              <w:rPr>
                <w:rFonts w:ascii="Calibri" w:hAnsi="Calibri" w:cs="Calibri"/>
                <w:b/>
                <w:sz w:val="22"/>
                <w:szCs w:val="22"/>
              </w:rPr>
            </w:pPr>
            <w:r w:rsidRPr="006F0D09">
              <w:rPr>
                <w:rFonts w:ascii="Calibri" w:hAnsi="Calibri" w:cs="Calibri"/>
                <w:b/>
                <w:sz w:val="22"/>
                <w:szCs w:val="22"/>
              </w:rPr>
              <w:t xml:space="preserve">d.  </w:t>
            </w:r>
            <w:r w:rsidRPr="006F0D09">
              <w:rPr>
                <w:rFonts w:ascii="Calibri" w:hAnsi="Calibri" w:cs="Calibri"/>
                <w:b/>
                <w:sz w:val="22"/>
                <w:szCs w:val="22"/>
              </w:rPr>
              <w:sym w:font="Wingdings" w:char="F06F"/>
            </w:r>
            <w:r w:rsidRPr="006F0D09">
              <w:rPr>
                <w:rFonts w:ascii="Calibri" w:hAnsi="Calibri" w:cs="Calibri"/>
                <w:b/>
                <w:sz w:val="22"/>
                <w:szCs w:val="22"/>
              </w:rPr>
              <w:t xml:space="preserve"> Level IV</w:t>
            </w:r>
          </w:p>
        </w:tc>
        <w:tc>
          <w:tcPr>
            <w:tcW w:w="2474" w:type="dxa"/>
            <w:gridSpan w:val="3"/>
            <w:vMerge/>
            <w:tcBorders>
              <w:top w:val="single" w:sz="4" w:space="0" w:color="auto"/>
              <w:right w:val="nil"/>
            </w:tcBorders>
            <w:shd w:val="clear" w:color="auto" w:fill="auto"/>
          </w:tcPr>
          <w:p w:rsidR="005F6B43" w:rsidRPr="006F0D09" w:rsidRDefault="005F6B43" w:rsidP="00F1066C">
            <w:pPr>
              <w:rPr>
                <w:rFonts w:ascii="Calibri" w:hAnsi="Calibri" w:cs="Calibri"/>
                <w:b/>
                <w:sz w:val="22"/>
                <w:szCs w:val="22"/>
              </w:rPr>
            </w:pPr>
          </w:p>
        </w:tc>
        <w:tc>
          <w:tcPr>
            <w:tcW w:w="2147" w:type="dxa"/>
            <w:gridSpan w:val="2"/>
            <w:vMerge/>
            <w:tcBorders>
              <w:top w:val="single" w:sz="4" w:space="0" w:color="auto"/>
              <w:left w:val="nil"/>
              <w:right w:val="single" w:sz="12" w:space="0" w:color="auto"/>
            </w:tcBorders>
            <w:shd w:val="clear" w:color="auto" w:fill="auto"/>
          </w:tcPr>
          <w:p w:rsidR="005F6B43" w:rsidRPr="006F0D09" w:rsidRDefault="005F6B43" w:rsidP="00F1066C">
            <w:pPr>
              <w:rPr>
                <w:rFonts w:ascii="Calibri" w:hAnsi="Calibri" w:cs="Calibri"/>
                <w:b/>
                <w:sz w:val="22"/>
                <w:szCs w:val="22"/>
              </w:rPr>
            </w:pPr>
          </w:p>
        </w:tc>
      </w:tr>
      <w:tr w:rsidR="005F6B43" w:rsidRPr="005040FA" w:rsidTr="00F1066C">
        <w:trPr>
          <w:trHeight w:val="152"/>
          <w:jc w:val="center"/>
        </w:trPr>
        <w:tc>
          <w:tcPr>
            <w:tcW w:w="15200" w:type="dxa"/>
            <w:gridSpan w:val="20"/>
            <w:tcBorders>
              <w:left w:val="single" w:sz="12" w:space="0" w:color="auto"/>
              <w:bottom w:val="single" w:sz="4" w:space="0" w:color="auto"/>
              <w:right w:val="single" w:sz="12" w:space="0" w:color="auto"/>
            </w:tcBorders>
            <w:shd w:val="clear" w:color="auto" w:fill="auto"/>
          </w:tcPr>
          <w:p w:rsidR="005F6B43" w:rsidRPr="006F0D09" w:rsidRDefault="005F6B43" w:rsidP="00F1066C">
            <w:pPr>
              <w:rPr>
                <w:rFonts w:ascii="Calibri" w:hAnsi="Calibri" w:cs="Calibri"/>
                <w:sz w:val="22"/>
                <w:szCs w:val="22"/>
              </w:rPr>
            </w:pPr>
            <w:r w:rsidRPr="006F0D09">
              <w:rPr>
                <w:rFonts w:ascii="Calibri" w:hAnsi="Calibri" w:cs="Calibri"/>
                <w:b/>
                <w:sz w:val="22"/>
                <w:szCs w:val="22"/>
              </w:rPr>
              <w:t>14.  The following Precautionary/Protective Actions are recommended:</w:t>
            </w:r>
          </w:p>
        </w:tc>
      </w:tr>
      <w:tr w:rsidR="005F6B43" w:rsidRPr="005040FA" w:rsidTr="00F1066C">
        <w:trPr>
          <w:jc w:val="center"/>
        </w:trPr>
        <w:tc>
          <w:tcPr>
            <w:tcW w:w="1711" w:type="dxa"/>
            <w:vMerge w:val="restart"/>
            <w:tcBorders>
              <w:left w:val="single" w:sz="12" w:space="0" w:color="auto"/>
              <w:right w:val="single" w:sz="12" w:space="0" w:color="auto"/>
            </w:tcBorders>
            <w:shd w:val="clear" w:color="auto" w:fill="D9D9D9"/>
          </w:tcPr>
          <w:p w:rsidR="005F6B43" w:rsidRPr="005040FA" w:rsidRDefault="005F6B43" w:rsidP="00F1066C">
            <w:pPr>
              <w:jc w:val="center"/>
              <w:rPr>
                <w:rFonts w:ascii="Calibri" w:hAnsi="Calibri" w:cs="Calibri"/>
                <w:b/>
                <w:sz w:val="18"/>
                <w:szCs w:val="18"/>
              </w:rPr>
            </w:pPr>
          </w:p>
        </w:tc>
        <w:tc>
          <w:tcPr>
            <w:tcW w:w="2318" w:type="dxa"/>
            <w:gridSpan w:val="5"/>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General Population</w:t>
            </w:r>
          </w:p>
        </w:tc>
        <w:tc>
          <w:tcPr>
            <w:tcW w:w="1080" w:type="dxa"/>
            <w:vMerge w:val="restart"/>
            <w:tcBorders>
              <w:left w:val="single" w:sz="12" w:space="0" w:color="auto"/>
              <w:right w:val="single" w:sz="12" w:space="0" w:color="auto"/>
            </w:tcBorders>
            <w:shd w:val="clear" w:color="auto" w:fill="D9D9D9"/>
            <w:vAlign w:val="center"/>
          </w:tcPr>
          <w:p w:rsidR="005F6B43" w:rsidRPr="005040FA" w:rsidRDefault="005F6B43" w:rsidP="00F1066C">
            <w:pPr>
              <w:ind w:left="-103" w:right="-113"/>
              <w:jc w:val="center"/>
              <w:rPr>
                <w:rFonts w:ascii="Calibri" w:hAnsi="Calibri" w:cs="Calibri"/>
                <w:b/>
                <w:sz w:val="18"/>
                <w:szCs w:val="18"/>
              </w:rPr>
            </w:pPr>
            <w:r>
              <w:rPr>
                <w:rFonts w:ascii="Calibri" w:hAnsi="Calibri" w:cs="Calibri"/>
                <w:b/>
                <w:sz w:val="18"/>
                <w:szCs w:val="18"/>
              </w:rPr>
              <w:t xml:space="preserve">4. </w:t>
            </w:r>
            <w:r w:rsidRPr="005040FA">
              <w:rPr>
                <w:rFonts w:ascii="Calibri" w:hAnsi="Calibri" w:cs="Calibri"/>
                <w:b/>
                <w:sz w:val="18"/>
                <w:szCs w:val="18"/>
              </w:rPr>
              <w:t>Animals on stored</w:t>
            </w:r>
          </w:p>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feed</w:t>
            </w:r>
          </w:p>
        </w:tc>
        <w:tc>
          <w:tcPr>
            <w:tcW w:w="1316" w:type="dxa"/>
            <w:gridSpan w:val="2"/>
            <w:vMerge w:val="restart"/>
            <w:tcBorders>
              <w:left w:val="single" w:sz="12" w:space="0" w:color="auto"/>
              <w:right w:val="single" w:sz="12" w:space="0" w:color="auto"/>
            </w:tcBorders>
            <w:shd w:val="clear" w:color="auto" w:fill="D9D9D9"/>
            <w:vAlign w:val="center"/>
          </w:tcPr>
          <w:p w:rsidR="005F6B43" w:rsidRPr="005040FA" w:rsidRDefault="005F6B43" w:rsidP="00F1066C">
            <w:pPr>
              <w:ind w:left="-103" w:right="-57"/>
              <w:jc w:val="center"/>
              <w:rPr>
                <w:rFonts w:ascii="Calibri" w:hAnsi="Calibri" w:cs="Calibri"/>
                <w:b/>
                <w:sz w:val="18"/>
                <w:szCs w:val="18"/>
              </w:rPr>
            </w:pPr>
            <w:r>
              <w:rPr>
                <w:rFonts w:ascii="Calibri" w:hAnsi="Calibri" w:cs="Calibri"/>
                <w:b/>
                <w:sz w:val="18"/>
                <w:szCs w:val="18"/>
              </w:rPr>
              <w:t xml:space="preserve">5. </w:t>
            </w:r>
            <w:r w:rsidRPr="005040FA">
              <w:rPr>
                <w:rFonts w:ascii="Calibri" w:hAnsi="Calibri" w:cs="Calibri"/>
                <w:b/>
                <w:sz w:val="18"/>
                <w:szCs w:val="18"/>
              </w:rPr>
              <w:t>Implement Traffic Control</w:t>
            </w:r>
          </w:p>
        </w:tc>
        <w:tc>
          <w:tcPr>
            <w:tcW w:w="4899" w:type="dxa"/>
            <w:gridSpan w:val="7"/>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Schools</w:t>
            </w:r>
          </w:p>
        </w:tc>
        <w:tc>
          <w:tcPr>
            <w:tcW w:w="1710" w:type="dxa"/>
            <w:vMerge w:val="restart"/>
            <w:tcBorders>
              <w:left w:val="single" w:sz="12" w:space="0" w:color="auto"/>
              <w:right w:val="single" w:sz="12" w:space="0" w:color="auto"/>
            </w:tcBorders>
            <w:shd w:val="clear" w:color="auto" w:fill="D9D9D9"/>
            <w:vAlign w:val="center"/>
          </w:tcPr>
          <w:p w:rsidR="005F6B43" w:rsidRPr="005040FA" w:rsidRDefault="005F6B43" w:rsidP="00F1066C">
            <w:pPr>
              <w:ind w:left="-108" w:right="-108"/>
              <w:jc w:val="center"/>
              <w:rPr>
                <w:rFonts w:ascii="Calibri" w:hAnsi="Calibri" w:cs="Calibri"/>
                <w:b/>
                <w:sz w:val="18"/>
                <w:szCs w:val="18"/>
              </w:rPr>
            </w:pPr>
            <w:r>
              <w:rPr>
                <w:rFonts w:ascii="Calibri" w:hAnsi="Calibri" w:cs="Calibri"/>
                <w:b/>
                <w:sz w:val="18"/>
                <w:szCs w:val="18"/>
              </w:rPr>
              <w:t xml:space="preserve">10. </w:t>
            </w:r>
            <w:r w:rsidRPr="005040FA">
              <w:rPr>
                <w:rFonts w:ascii="Calibri" w:hAnsi="Calibri" w:cs="Calibri"/>
                <w:b/>
                <w:sz w:val="18"/>
                <w:szCs w:val="18"/>
              </w:rPr>
              <w:t>Authorize KI For Emergency Workers</w:t>
            </w:r>
          </w:p>
        </w:tc>
        <w:tc>
          <w:tcPr>
            <w:tcW w:w="2166" w:type="dxa"/>
            <w:gridSpan w:val="3"/>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r w:rsidRPr="005040FA">
              <w:rPr>
                <w:rFonts w:ascii="Calibri" w:hAnsi="Calibri" w:cs="Calibri"/>
                <w:b/>
                <w:sz w:val="18"/>
                <w:szCs w:val="18"/>
              </w:rPr>
              <w:t>Special Care Facilities</w:t>
            </w:r>
          </w:p>
        </w:tc>
      </w:tr>
      <w:tr w:rsidR="005F6B43" w:rsidRPr="005040FA" w:rsidTr="00F1066C">
        <w:trPr>
          <w:trHeight w:val="210"/>
          <w:jc w:val="center"/>
        </w:trPr>
        <w:tc>
          <w:tcPr>
            <w:tcW w:w="1711" w:type="dxa"/>
            <w:vMerge/>
            <w:tcBorders>
              <w:left w:val="single" w:sz="12" w:space="0" w:color="auto"/>
              <w:right w:val="single" w:sz="12" w:space="0" w:color="auto"/>
            </w:tcBorders>
            <w:shd w:val="clear" w:color="auto" w:fill="D9D9D9"/>
          </w:tcPr>
          <w:p w:rsidR="005F6B43" w:rsidRPr="005040FA" w:rsidRDefault="005F6B43" w:rsidP="00F1066C">
            <w:pPr>
              <w:jc w:val="center"/>
              <w:rPr>
                <w:rFonts w:ascii="Calibri" w:hAnsi="Calibri" w:cs="Calibri"/>
                <w:b/>
                <w:sz w:val="18"/>
                <w:szCs w:val="18"/>
              </w:rPr>
            </w:pPr>
          </w:p>
        </w:tc>
        <w:tc>
          <w:tcPr>
            <w:tcW w:w="1413" w:type="dxa"/>
            <w:gridSpan w:val="4"/>
            <w:tcBorders>
              <w:left w:val="single" w:sz="12" w:space="0" w:color="auto"/>
              <w:bottom w:val="single" w:sz="4" w:space="0" w:color="auto"/>
            </w:tcBorders>
            <w:shd w:val="clear" w:color="auto" w:fill="D9D9D9"/>
            <w:vAlign w:val="center"/>
          </w:tcPr>
          <w:p w:rsidR="005F6B43" w:rsidRPr="005040FA" w:rsidRDefault="005F6B43" w:rsidP="00F1066C">
            <w:pPr>
              <w:ind w:left="-78" w:right="-87"/>
              <w:jc w:val="center"/>
              <w:rPr>
                <w:rFonts w:ascii="Calibri" w:hAnsi="Calibri" w:cs="Calibri"/>
                <w:b/>
                <w:sz w:val="18"/>
                <w:szCs w:val="18"/>
              </w:rPr>
            </w:pPr>
            <w:r w:rsidRPr="005040FA">
              <w:rPr>
                <w:rFonts w:ascii="Calibri" w:hAnsi="Calibri" w:cs="Calibri"/>
                <w:b/>
                <w:sz w:val="18"/>
                <w:szCs w:val="18"/>
              </w:rPr>
              <w:t>Shelter In Place</w:t>
            </w:r>
          </w:p>
        </w:tc>
        <w:tc>
          <w:tcPr>
            <w:tcW w:w="905" w:type="dxa"/>
            <w:vMerge w:val="restart"/>
            <w:tcBorders>
              <w:right w:val="single" w:sz="12" w:space="0" w:color="auto"/>
            </w:tcBorders>
            <w:shd w:val="clear" w:color="auto" w:fill="D9D9D9"/>
            <w:vAlign w:val="center"/>
          </w:tcPr>
          <w:p w:rsidR="005F6B43" w:rsidRPr="005040FA" w:rsidRDefault="005F6B43" w:rsidP="00F1066C">
            <w:pPr>
              <w:ind w:left="-101" w:right="-115"/>
              <w:jc w:val="center"/>
              <w:rPr>
                <w:rFonts w:ascii="Calibri" w:hAnsi="Calibri" w:cs="Calibri"/>
                <w:b/>
                <w:color w:val="0000FF"/>
                <w:sz w:val="18"/>
                <w:szCs w:val="18"/>
              </w:rPr>
            </w:pPr>
            <w:r>
              <w:rPr>
                <w:rFonts w:ascii="Calibri" w:hAnsi="Calibri" w:cs="Calibri"/>
                <w:b/>
                <w:sz w:val="18"/>
                <w:szCs w:val="18"/>
              </w:rPr>
              <w:t>3.</w:t>
            </w:r>
            <w:r w:rsidRPr="005040FA">
              <w:rPr>
                <w:rFonts w:ascii="Calibri" w:hAnsi="Calibri" w:cs="Calibri"/>
                <w:b/>
                <w:sz w:val="18"/>
                <w:szCs w:val="18"/>
              </w:rPr>
              <w:t>Evacuate</w:t>
            </w:r>
          </w:p>
        </w:tc>
        <w:tc>
          <w:tcPr>
            <w:tcW w:w="1080" w:type="dxa"/>
            <w:vMerge/>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p>
        </w:tc>
        <w:tc>
          <w:tcPr>
            <w:tcW w:w="1316" w:type="dxa"/>
            <w:gridSpan w:val="2"/>
            <w:vMerge/>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p>
        </w:tc>
        <w:tc>
          <w:tcPr>
            <w:tcW w:w="1080" w:type="dxa"/>
            <w:vMerge w:val="restart"/>
            <w:tcBorders>
              <w:left w:val="single" w:sz="12" w:space="0" w:color="auto"/>
            </w:tcBorders>
            <w:shd w:val="clear" w:color="auto" w:fill="D9D9D9"/>
            <w:vAlign w:val="center"/>
          </w:tcPr>
          <w:p w:rsidR="005F6B43" w:rsidRPr="005040FA" w:rsidRDefault="005F6B43" w:rsidP="00F1066C">
            <w:pPr>
              <w:ind w:left="-69" w:right="-57"/>
              <w:jc w:val="center"/>
              <w:rPr>
                <w:rFonts w:ascii="Calibri" w:hAnsi="Calibri" w:cs="Calibri"/>
                <w:b/>
                <w:sz w:val="18"/>
                <w:szCs w:val="18"/>
              </w:rPr>
            </w:pPr>
            <w:r>
              <w:rPr>
                <w:rFonts w:ascii="Calibri" w:hAnsi="Calibri" w:cs="Calibri"/>
                <w:b/>
                <w:sz w:val="18"/>
                <w:szCs w:val="18"/>
              </w:rPr>
              <w:t xml:space="preserve">6. </w:t>
            </w:r>
            <w:r w:rsidRPr="005040FA">
              <w:rPr>
                <w:rFonts w:ascii="Calibri" w:hAnsi="Calibri" w:cs="Calibri"/>
                <w:b/>
                <w:sz w:val="18"/>
                <w:szCs w:val="18"/>
              </w:rPr>
              <w:t>Shelter In Place</w:t>
            </w:r>
          </w:p>
        </w:tc>
        <w:tc>
          <w:tcPr>
            <w:tcW w:w="946" w:type="dxa"/>
            <w:gridSpan w:val="3"/>
            <w:vMerge w:val="restart"/>
            <w:shd w:val="clear" w:color="auto" w:fill="D9D9D9"/>
            <w:vAlign w:val="center"/>
          </w:tcPr>
          <w:p w:rsidR="005F6B43" w:rsidRPr="005040FA" w:rsidRDefault="005F6B43" w:rsidP="00F1066C">
            <w:pPr>
              <w:ind w:left="-90" w:right="-101"/>
              <w:jc w:val="center"/>
              <w:rPr>
                <w:rFonts w:ascii="Calibri" w:hAnsi="Calibri" w:cs="Calibri"/>
                <w:b/>
                <w:color w:val="0000FF"/>
                <w:sz w:val="18"/>
                <w:szCs w:val="18"/>
              </w:rPr>
            </w:pPr>
            <w:r>
              <w:rPr>
                <w:rFonts w:ascii="Calibri" w:hAnsi="Calibri" w:cs="Calibri"/>
                <w:b/>
                <w:sz w:val="18"/>
                <w:szCs w:val="18"/>
              </w:rPr>
              <w:t xml:space="preserve">7. </w:t>
            </w:r>
            <w:r w:rsidRPr="005040FA">
              <w:rPr>
                <w:rFonts w:ascii="Calibri" w:hAnsi="Calibri" w:cs="Calibri"/>
                <w:b/>
                <w:sz w:val="18"/>
                <w:szCs w:val="18"/>
              </w:rPr>
              <w:t>Evacuate</w:t>
            </w:r>
          </w:p>
        </w:tc>
        <w:tc>
          <w:tcPr>
            <w:tcW w:w="1433" w:type="dxa"/>
            <w:vMerge w:val="restart"/>
            <w:shd w:val="clear" w:color="auto" w:fill="D9D9D9"/>
            <w:vAlign w:val="center"/>
          </w:tcPr>
          <w:p w:rsidR="005F6B43" w:rsidRPr="005040FA" w:rsidRDefault="005F6B43" w:rsidP="00F1066C">
            <w:pPr>
              <w:ind w:left="-115"/>
              <w:jc w:val="center"/>
              <w:rPr>
                <w:rFonts w:ascii="Calibri" w:hAnsi="Calibri" w:cs="Calibri"/>
                <w:b/>
                <w:sz w:val="18"/>
                <w:szCs w:val="18"/>
              </w:rPr>
            </w:pPr>
            <w:r>
              <w:rPr>
                <w:rFonts w:ascii="Calibri" w:hAnsi="Calibri" w:cs="Calibri"/>
                <w:b/>
                <w:sz w:val="18"/>
                <w:szCs w:val="18"/>
              </w:rPr>
              <w:t xml:space="preserve">8. </w:t>
            </w:r>
            <w:r w:rsidRPr="005040FA">
              <w:rPr>
                <w:rFonts w:ascii="Calibri" w:hAnsi="Calibri" w:cs="Calibri"/>
                <w:b/>
                <w:sz w:val="18"/>
                <w:szCs w:val="18"/>
              </w:rPr>
              <w:t>Precautionary Transfer/Early Release</w:t>
            </w:r>
          </w:p>
        </w:tc>
        <w:tc>
          <w:tcPr>
            <w:tcW w:w="1440" w:type="dxa"/>
            <w:gridSpan w:val="2"/>
            <w:vMerge w:val="restart"/>
            <w:tcBorders>
              <w:right w:val="single" w:sz="12" w:space="0" w:color="auto"/>
            </w:tcBorders>
            <w:shd w:val="clear" w:color="auto" w:fill="D9D9D9"/>
            <w:vAlign w:val="center"/>
          </w:tcPr>
          <w:p w:rsidR="005F6B43" w:rsidRPr="005040FA" w:rsidRDefault="005F6B43" w:rsidP="00F1066C">
            <w:pPr>
              <w:ind w:left="-81" w:right="-135"/>
              <w:jc w:val="center"/>
              <w:rPr>
                <w:rFonts w:ascii="Calibri" w:hAnsi="Calibri" w:cs="Calibri"/>
                <w:b/>
                <w:sz w:val="18"/>
                <w:szCs w:val="18"/>
              </w:rPr>
            </w:pPr>
            <w:r>
              <w:rPr>
                <w:rFonts w:ascii="Calibri" w:hAnsi="Calibri" w:cs="Calibri"/>
                <w:b/>
                <w:sz w:val="18"/>
                <w:szCs w:val="18"/>
              </w:rPr>
              <w:t>9. Cancel  After</w:t>
            </w:r>
            <w:r w:rsidRPr="005040FA">
              <w:rPr>
                <w:rFonts w:ascii="Calibri" w:hAnsi="Calibri" w:cs="Calibri"/>
                <w:b/>
                <w:sz w:val="18"/>
                <w:szCs w:val="18"/>
              </w:rPr>
              <w:t xml:space="preserve">      School</w:t>
            </w:r>
            <w:r w:rsidRPr="005040FA">
              <w:rPr>
                <w:rFonts w:ascii="Calibri" w:hAnsi="Calibri" w:cs="Calibri"/>
                <w:b/>
                <w:sz w:val="12"/>
                <w:szCs w:val="12"/>
              </w:rPr>
              <w:t xml:space="preserve"> </w:t>
            </w:r>
            <w:r w:rsidRPr="005040FA">
              <w:rPr>
                <w:rFonts w:ascii="Calibri" w:hAnsi="Calibri" w:cs="Calibri"/>
                <w:b/>
                <w:sz w:val="18"/>
                <w:szCs w:val="18"/>
              </w:rPr>
              <w:t>Activities</w:t>
            </w:r>
          </w:p>
        </w:tc>
        <w:tc>
          <w:tcPr>
            <w:tcW w:w="1710" w:type="dxa"/>
            <w:vMerge/>
            <w:tcBorders>
              <w:left w:val="single" w:sz="12" w:space="0" w:color="auto"/>
              <w:right w:val="single" w:sz="12" w:space="0" w:color="auto"/>
            </w:tcBorders>
            <w:shd w:val="clear" w:color="auto" w:fill="D9D9D9"/>
            <w:vAlign w:val="center"/>
          </w:tcPr>
          <w:p w:rsidR="005F6B43" w:rsidRPr="005040FA" w:rsidRDefault="005F6B43" w:rsidP="00F1066C">
            <w:pPr>
              <w:jc w:val="center"/>
              <w:rPr>
                <w:rFonts w:ascii="Calibri" w:hAnsi="Calibri" w:cs="Calibri"/>
                <w:b/>
                <w:sz w:val="18"/>
                <w:szCs w:val="18"/>
              </w:rPr>
            </w:pPr>
          </w:p>
        </w:tc>
        <w:tc>
          <w:tcPr>
            <w:tcW w:w="1246" w:type="dxa"/>
            <w:gridSpan w:val="2"/>
            <w:vMerge w:val="restart"/>
            <w:tcBorders>
              <w:left w:val="single" w:sz="12" w:space="0" w:color="auto"/>
            </w:tcBorders>
            <w:shd w:val="clear" w:color="auto" w:fill="D9D9D9"/>
            <w:vAlign w:val="center"/>
          </w:tcPr>
          <w:p w:rsidR="005F6B43" w:rsidRPr="005040FA" w:rsidRDefault="005F6B43" w:rsidP="00F1066C">
            <w:pPr>
              <w:ind w:left="-108" w:right="-135"/>
              <w:jc w:val="center"/>
              <w:rPr>
                <w:rFonts w:ascii="Calibri" w:hAnsi="Calibri" w:cs="Calibri"/>
                <w:b/>
                <w:sz w:val="18"/>
                <w:szCs w:val="18"/>
              </w:rPr>
            </w:pPr>
            <w:r>
              <w:rPr>
                <w:rFonts w:ascii="Calibri" w:hAnsi="Calibri" w:cs="Calibri"/>
                <w:b/>
                <w:sz w:val="18"/>
                <w:szCs w:val="18"/>
              </w:rPr>
              <w:t xml:space="preserve">11. </w:t>
            </w:r>
            <w:r w:rsidRPr="005040FA">
              <w:rPr>
                <w:rFonts w:ascii="Calibri" w:hAnsi="Calibri" w:cs="Calibri"/>
                <w:b/>
                <w:sz w:val="18"/>
                <w:szCs w:val="18"/>
              </w:rPr>
              <w:t>Shelter-In-Place</w:t>
            </w:r>
          </w:p>
        </w:tc>
        <w:tc>
          <w:tcPr>
            <w:tcW w:w="920" w:type="dxa"/>
            <w:vMerge w:val="restart"/>
            <w:tcBorders>
              <w:right w:val="single" w:sz="12" w:space="0" w:color="auto"/>
            </w:tcBorders>
            <w:shd w:val="clear" w:color="auto" w:fill="D9D9D9"/>
            <w:vAlign w:val="center"/>
          </w:tcPr>
          <w:p w:rsidR="005F6B43" w:rsidRPr="005040FA" w:rsidRDefault="005F6B43" w:rsidP="00F1066C">
            <w:pPr>
              <w:ind w:left="-88" w:right="-128"/>
              <w:jc w:val="center"/>
              <w:rPr>
                <w:rFonts w:ascii="Calibri" w:hAnsi="Calibri" w:cs="Calibri"/>
                <w:b/>
                <w:color w:val="0000FF"/>
                <w:sz w:val="18"/>
                <w:szCs w:val="18"/>
              </w:rPr>
            </w:pPr>
            <w:r>
              <w:rPr>
                <w:rFonts w:ascii="Calibri" w:hAnsi="Calibri" w:cs="Calibri"/>
                <w:b/>
                <w:sz w:val="18"/>
                <w:szCs w:val="18"/>
              </w:rPr>
              <w:t xml:space="preserve">12. </w:t>
            </w:r>
            <w:r w:rsidRPr="005040FA">
              <w:rPr>
                <w:rFonts w:ascii="Calibri" w:hAnsi="Calibri" w:cs="Calibri"/>
                <w:b/>
                <w:sz w:val="18"/>
                <w:szCs w:val="18"/>
              </w:rPr>
              <w:t>Evacuate</w:t>
            </w:r>
          </w:p>
        </w:tc>
      </w:tr>
      <w:tr w:rsidR="005F6B43" w:rsidRPr="005040FA" w:rsidTr="00F1066C">
        <w:trPr>
          <w:trHeight w:val="350"/>
          <w:jc w:val="center"/>
        </w:trPr>
        <w:tc>
          <w:tcPr>
            <w:tcW w:w="1711" w:type="dxa"/>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844" w:type="dxa"/>
            <w:gridSpan w:val="2"/>
            <w:tcBorders>
              <w:left w:val="single" w:sz="12" w:space="0" w:color="auto"/>
            </w:tcBorders>
            <w:shd w:val="clear" w:color="auto" w:fill="D9D9D9"/>
            <w:vAlign w:val="center"/>
          </w:tcPr>
          <w:p w:rsidR="005F6B43" w:rsidRPr="005040FA" w:rsidRDefault="005F6B43" w:rsidP="00F1066C">
            <w:pPr>
              <w:ind w:left="-78" w:right="-142"/>
              <w:rPr>
                <w:rFonts w:ascii="Calibri" w:hAnsi="Calibri" w:cs="Calibri"/>
                <w:b/>
                <w:sz w:val="18"/>
                <w:szCs w:val="18"/>
              </w:rPr>
            </w:pPr>
            <w:r>
              <w:rPr>
                <w:rFonts w:ascii="Calibri" w:hAnsi="Calibri" w:cs="Calibri"/>
                <w:b/>
                <w:sz w:val="18"/>
                <w:szCs w:val="18"/>
              </w:rPr>
              <w:t>1. R</w:t>
            </w:r>
            <w:r w:rsidRPr="005040FA">
              <w:rPr>
                <w:rFonts w:ascii="Calibri" w:hAnsi="Calibri" w:cs="Calibri"/>
                <w:b/>
                <w:sz w:val="18"/>
                <w:szCs w:val="18"/>
              </w:rPr>
              <w:t>elease</w:t>
            </w:r>
          </w:p>
        </w:tc>
        <w:tc>
          <w:tcPr>
            <w:tcW w:w="569" w:type="dxa"/>
            <w:gridSpan w:val="2"/>
            <w:shd w:val="clear" w:color="auto" w:fill="D9D9D9"/>
            <w:vAlign w:val="center"/>
          </w:tcPr>
          <w:p w:rsidR="005F6B43" w:rsidRPr="005040FA" w:rsidRDefault="005F6B43" w:rsidP="00F1066C">
            <w:pPr>
              <w:ind w:left="-100" w:right="-142"/>
              <w:jc w:val="center"/>
              <w:rPr>
                <w:rFonts w:ascii="Calibri" w:hAnsi="Calibri" w:cs="Calibri"/>
                <w:b/>
                <w:sz w:val="18"/>
                <w:szCs w:val="18"/>
              </w:rPr>
            </w:pPr>
            <w:r>
              <w:rPr>
                <w:rFonts w:ascii="Calibri" w:hAnsi="Calibri" w:cs="Calibri"/>
                <w:b/>
                <w:sz w:val="18"/>
                <w:szCs w:val="18"/>
              </w:rPr>
              <w:t>2.</w:t>
            </w:r>
            <w:r w:rsidRPr="005040FA">
              <w:rPr>
                <w:rFonts w:ascii="Calibri" w:hAnsi="Calibri" w:cs="Calibri"/>
                <w:b/>
                <w:sz w:val="18"/>
                <w:szCs w:val="18"/>
              </w:rPr>
              <w:t>HAB</w:t>
            </w:r>
          </w:p>
        </w:tc>
        <w:tc>
          <w:tcPr>
            <w:tcW w:w="905" w:type="dxa"/>
            <w:vMerge/>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vMerge/>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vMerge/>
            <w:shd w:val="clear" w:color="auto" w:fill="auto"/>
          </w:tcPr>
          <w:p w:rsidR="005F6B43" w:rsidRPr="005040FA" w:rsidRDefault="005F6B43" w:rsidP="00F1066C">
            <w:pPr>
              <w:jc w:val="center"/>
              <w:rPr>
                <w:rFonts w:ascii="Calibri" w:hAnsi="Calibri" w:cs="Calibri"/>
                <w:b/>
                <w:sz w:val="18"/>
                <w:szCs w:val="18"/>
              </w:rPr>
            </w:pPr>
          </w:p>
        </w:tc>
        <w:tc>
          <w:tcPr>
            <w:tcW w:w="1433" w:type="dxa"/>
            <w:vMerge/>
            <w:shd w:val="clear" w:color="auto" w:fill="auto"/>
          </w:tcPr>
          <w:p w:rsidR="005F6B43" w:rsidRPr="005040FA" w:rsidRDefault="005F6B43" w:rsidP="00F1066C">
            <w:pPr>
              <w:jc w:val="center"/>
              <w:rPr>
                <w:rFonts w:ascii="Calibri" w:hAnsi="Calibri" w:cs="Calibri"/>
                <w:b/>
                <w:sz w:val="18"/>
                <w:szCs w:val="18"/>
              </w:rPr>
            </w:pPr>
          </w:p>
        </w:tc>
        <w:tc>
          <w:tcPr>
            <w:tcW w:w="1440" w:type="dxa"/>
            <w:gridSpan w:val="2"/>
            <w:vMerge/>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vMerge/>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vMerge/>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vMerge/>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711"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Pr>
                <w:rFonts w:ascii="Calibri" w:hAnsi="Calibri" w:cs="Calibri"/>
                <w:b/>
                <w:sz w:val="18"/>
                <w:szCs w:val="18"/>
              </w:rPr>
              <w:t>Chesterfield</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711"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Pr>
                <w:rFonts w:ascii="Calibri" w:hAnsi="Calibri" w:cs="Calibri"/>
                <w:b/>
                <w:sz w:val="18"/>
                <w:szCs w:val="18"/>
              </w:rPr>
              <w:t>Hinsdale</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711"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Pr>
                <w:rFonts w:ascii="Calibri" w:hAnsi="Calibri" w:cs="Calibri"/>
                <w:b/>
                <w:sz w:val="18"/>
                <w:szCs w:val="18"/>
              </w:rPr>
              <w:t>Richmond</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711" w:type="dxa"/>
            <w:tcBorders>
              <w:left w:val="single" w:sz="12"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Pr>
                <w:rFonts w:ascii="Calibri" w:hAnsi="Calibri" w:cs="Calibri"/>
                <w:b/>
                <w:sz w:val="18"/>
                <w:szCs w:val="18"/>
              </w:rPr>
              <w:t>Swanzey</w:t>
            </w:r>
          </w:p>
        </w:tc>
        <w:tc>
          <w:tcPr>
            <w:tcW w:w="844"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shd w:val="clear" w:color="auto" w:fill="auto"/>
          </w:tcPr>
          <w:p w:rsidR="005F6B43" w:rsidRPr="005040FA" w:rsidRDefault="005F6B43" w:rsidP="00F1066C">
            <w:pPr>
              <w:jc w:val="center"/>
              <w:rPr>
                <w:rFonts w:ascii="Calibri" w:hAnsi="Calibri" w:cs="Calibri"/>
                <w:b/>
                <w:sz w:val="18"/>
                <w:szCs w:val="18"/>
              </w:rPr>
            </w:pPr>
          </w:p>
        </w:tc>
        <w:tc>
          <w:tcPr>
            <w:tcW w:w="905"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shd w:val="clear" w:color="auto" w:fill="auto"/>
          </w:tcPr>
          <w:p w:rsidR="005F6B43" w:rsidRPr="005040FA" w:rsidRDefault="005F6B43" w:rsidP="00F1066C">
            <w:pPr>
              <w:jc w:val="center"/>
              <w:rPr>
                <w:rFonts w:ascii="Calibri" w:hAnsi="Calibri" w:cs="Calibri"/>
                <w:b/>
                <w:sz w:val="18"/>
                <w:szCs w:val="18"/>
              </w:rPr>
            </w:pPr>
          </w:p>
        </w:tc>
        <w:tc>
          <w:tcPr>
            <w:tcW w:w="1433" w:type="dxa"/>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r w:rsidR="005F6B43" w:rsidRPr="005040FA" w:rsidTr="00F1066C">
        <w:trPr>
          <w:jc w:val="center"/>
        </w:trPr>
        <w:tc>
          <w:tcPr>
            <w:tcW w:w="1711" w:type="dxa"/>
            <w:tcBorders>
              <w:left w:val="single" w:sz="12" w:space="0" w:color="auto"/>
              <w:bottom w:val="single" w:sz="4" w:space="0" w:color="auto"/>
              <w:right w:val="single" w:sz="12" w:space="0" w:color="auto"/>
            </w:tcBorders>
            <w:shd w:val="clear" w:color="auto" w:fill="auto"/>
          </w:tcPr>
          <w:p w:rsidR="005F6B43" w:rsidRPr="005040FA" w:rsidRDefault="005F6B43" w:rsidP="003B7B2F">
            <w:pPr>
              <w:numPr>
                <w:ilvl w:val="0"/>
                <w:numId w:val="102"/>
              </w:numPr>
              <w:ind w:left="162" w:hanging="213"/>
              <w:rPr>
                <w:rFonts w:ascii="Calibri" w:hAnsi="Calibri" w:cs="Calibri"/>
                <w:b/>
                <w:sz w:val="18"/>
                <w:szCs w:val="18"/>
              </w:rPr>
            </w:pPr>
            <w:r>
              <w:rPr>
                <w:rFonts w:ascii="Calibri" w:hAnsi="Calibri" w:cs="Calibri"/>
                <w:b/>
                <w:sz w:val="18"/>
                <w:szCs w:val="18"/>
              </w:rPr>
              <w:t>Winchester</w:t>
            </w:r>
          </w:p>
        </w:tc>
        <w:tc>
          <w:tcPr>
            <w:tcW w:w="844"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569" w:type="dxa"/>
            <w:gridSpan w:val="2"/>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05"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316" w:type="dxa"/>
            <w:gridSpan w:val="2"/>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080" w:type="dxa"/>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46" w:type="dxa"/>
            <w:gridSpan w:val="3"/>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33" w:type="dxa"/>
            <w:tcBorders>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1440" w:type="dxa"/>
            <w:gridSpan w:val="2"/>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710" w:type="dxa"/>
            <w:tcBorders>
              <w:left w:val="single" w:sz="12" w:space="0" w:color="auto"/>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c>
          <w:tcPr>
            <w:tcW w:w="1246" w:type="dxa"/>
            <w:gridSpan w:val="2"/>
            <w:tcBorders>
              <w:left w:val="single" w:sz="12" w:space="0" w:color="auto"/>
              <w:bottom w:val="single" w:sz="4" w:space="0" w:color="auto"/>
            </w:tcBorders>
            <w:shd w:val="clear" w:color="auto" w:fill="auto"/>
          </w:tcPr>
          <w:p w:rsidR="005F6B43" w:rsidRPr="005040FA" w:rsidRDefault="005F6B43" w:rsidP="00F1066C">
            <w:pPr>
              <w:jc w:val="center"/>
              <w:rPr>
                <w:rFonts w:ascii="Calibri" w:hAnsi="Calibri" w:cs="Calibri"/>
                <w:b/>
                <w:sz w:val="18"/>
                <w:szCs w:val="18"/>
              </w:rPr>
            </w:pPr>
          </w:p>
        </w:tc>
        <w:tc>
          <w:tcPr>
            <w:tcW w:w="920" w:type="dxa"/>
            <w:tcBorders>
              <w:bottom w:val="single" w:sz="4" w:space="0" w:color="auto"/>
              <w:right w:val="single" w:sz="12" w:space="0" w:color="auto"/>
            </w:tcBorders>
            <w:shd w:val="clear" w:color="auto" w:fill="auto"/>
          </w:tcPr>
          <w:p w:rsidR="005F6B43" w:rsidRPr="005040FA" w:rsidRDefault="005F6B43" w:rsidP="00F1066C">
            <w:pPr>
              <w:jc w:val="center"/>
              <w:rPr>
                <w:rFonts w:ascii="Calibri" w:hAnsi="Calibri" w:cs="Calibri"/>
                <w:b/>
                <w:sz w:val="18"/>
                <w:szCs w:val="18"/>
              </w:rPr>
            </w:pPr>
          </w:p>
        </w:tc>
      </w:tr>
    </w:tbl>
    <w:p w:rsidR="005F6B43" w:rsidRPr="006F0D09" w:rsidRDefault="005F6B43" w:rsidP="005F6B43">
      <w:pPr>
        <w:rPr>
          <w:rFonts w:ascii="Calibri" w:hAnsi="Calibri" w:cs="Calibri"/>
          <w:sz w:val="2"/>
        </w:rPr>
      </w:pPr>
    </w:p>
    <w:tbl>
      <w:tblPr>
        <w:tblW w:w="15315" w:type="dxa"/>
        <w:jc w:val="center"/>
        <w:tblInd w:w="-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79"/>
        <w:gridCol w:w="3777"/>
        <w:gridCol w:w="3228"/>
        <w:gridCol w:w="5131"/>
      </w:tblGrid>
      <w:tr w:rsidR="005F6B43" w:rsidRPr="006F0D09" w:rsidTr="00F1066C">
        <w:trPr>
          <w:trHeight w:val="222"/>
          <w:jc w:val="center"/>
        </w:trPr>
        <w:tc>
          <w:tcPr>
            <w:tcW w:w="3179" w:type="dxa"/>
            <w:vMerge w:val="restart"/>
            <w:tcBorders>
              <w:top w:val="single" w:sz="12" w:space="0" w:color="auto"/>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r w:rsidRPr="006F0D09">
              <w:rPr>
                <w:rFonts w:ascii="Calibri" w:hAnsi="Calibri" w:cs="Calibri"/>
                <w:b/>
                <w:sz w:val="22"/>
              </w:rPr>
              <w:t>15. The Joint Information Center (JIC) is:</w:t>
            </w:r>
          </w:p>
        </w:tc>
        <w:tc>
          <w:tcPr>
            <w:tcW w:w="3777" w:type="dxa"/>
            <w:tcBorders>
              <w:top w:val="single" w:sz="12" w:space="0" w:color="auto"/>
              <w:left w:val="single" w:sz="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r w:rsidRPr="006F0D09">
              <w:rPr>
                <w:rFonts w:ascii="Calibri" w:hAnsi="Calibri" w:cs="Calibri"/>
                <w:b/>
                <w:sz w:val="22"/>
              </w:rPr>
              <w:t>16. The SEOC has communicated with:</w:t>
            </w:r>
          </w:p>
        </w:tc>
        <w:tc>
          <w:tcPr>
            <w:tcW w:w="8359" w:type="dxa"/>
            <w:gridSpan w:val="2"/>
            <w:tcBorders>
              <w:top w:val="single" w:sz="12" w:space="0" w:color="auto"/>
              <w:left w:val="single" w:sz="2" w:space="0" w:color="auto"/>
              <w:bottom w:val="nil"/>
              <w:right w:val="single" w:sz="12" w:space="0" w:color="auto"/>
            </w:tcBorders>
            <w:shd w:val="clear" w:color="auto" w:fill="auto"/>
          </w:tcPr>
          <w:p w:rsidR="005F6B43" w:rsidRPr="006F0D09" w:rsidRDefault="005F6B43" w:rsidP="00F1066C">
            <w:pPr>
              <w:rPr>
                <w:rFonts w:ascii="Calibri" w:hAnsi="Calibri" w:cs="Calibri"/>
                <w:b/>
                <w:sz w:val="22"/>
              </w:rPr>
            </w:pPr>
            <w:r w:rsidRPr="006F0D09">
              <w:rPr>
                <w:rFonts w:ascii="Calibri" w:hAnsi="Calibri" w:cs="Calibri"/>
                <w:b/>
                <w:sz w:val="22"/>
              </w:rPr>
              <w:t>17. Additional Protective Actions</w:t>
            </w:r>
          </w:p>
        </w:tc>
      </w:tr>
      <w:tr w:rsidR="005F6B43" w:rsidRPr="006F0D09" w:rsidTr="00F1066C">
        <w:trPr>
          <w:trHeight w:val="117"/>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03"/>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Vermont Yankee</w:t>
            </w:r>
          </w:p>
        </w:tc>
        <w:tc>
          <w:tcPr>
            <w:tcW w:w="3228" w:type="dxa"/>
            <w:tcBorders>
              <w:top w:val="nil"/>
              <w:left w:val="single" w:sz="2" w:space="0" w:color="auto"/>
              <w:bottom w:val="nil"/>
              <w:right w:val="nil"/>
            </w:tcBorders>
            <w:shd w:val="clear" w:color="auto" w:fill="auto"/>
          </w:tcPr>
          <w:p w:rsidR="005F6B43" w:rsidRPr="006F0D09" w:rsidRDefault="005F6B43" w:rsidP="003B7B2F">
            <w:pPr>
              <w:numPr>
                <w:ilvl w:val="0"/>
                <w:numId w:val="122"/>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None                   </w:t>
            </w:r>
          </w:p>
        </w:tc>
        <w:tc>
          <w:tcPr>
            <w:tcW w:w="5131" w:type="dxa"/>
            <w:tcBorders>
              <w:top w:val="nil"/>
              <w:left w:val="nil"/>
              <w:bottom w:val="nil"/>
              <w:right w:val="single" w:sz="12" w:space="0" w:color="auto"/>
            </w:tcBorders>
            <w:shd w:val="clear" w:color="auto" w:fill="auto"/>
          </w:tcPr>
          <w:p w:rsidR="005F6B43" w:rsidRPr="006F0D09" w:rsidRDefault="005F6B43" w:rsidP="003B7B2F">
            <w:pPr>
              <w:numPr>
                <w:ilvl w:val="0"/>
                <w:numId w:val="122"/>
              </w:numPr>
              <w:ind w:left="388"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w:t>
            </w:r>
            <w:r w:rsidRPr="006F0D09">
              <w:rPr>
                <w:rFonts w:ascii="Calibri" w:hAnsi="Calibri" w:cs="Calibri"/>
                <w:sz w:val="22"/>
              </w:rPr>
              <w:t xml:space="preserve"> </w:t>
            </w:r>
            <w:r w:rsidRPr="006F0D09">
              <w:rPr>
                <w:rFonts w:ascii="Calibri" w:hAnsi="Calibri" w:cs="Calibri"/>
                <w:b/>
                <w:sz w:val="22"/>
              </w:rPr>
              <w:t>As follows:</w:t>
            </w:r>
          </w:p>
        </w:tc>
      </w:tr>
      <w:tr w:rsidR="005F6B43" w:rsidRPr="006F0D09" w:rsidTr="00F1066C">
        <w:trPr>
          <w:trHeight w:val="207"/>
          <w:jc w:val="center"/>
        </w:trPr>
        <w:tc>
          <w:tcPr>
            <w:tcW w:w="3179" w:type="dxa"/>
            <w:tcBorders>
              <w:top w:val="nil"/>
              <w:left w:val="single" w:sz="12" w:space="0" w:color="auto"/>
              <w:bottom w:val="nil"/>
              <w:right w:val="single" w:sz="2" w:space="0" w:color="auto"/>
            </w:tcBorders>
            <w:shd w:val="clear" w:color="auto" w:fill="auto"/>
          </w:tcPr>
          <w:p w:rsidR="005F6B43" w:rsidRPr="006F0D09" w:rsidRDefault="005F6B43" w:rsidP="00F1066C">
            <w:pPr>
              <w:ind w:left="272"/>
              <w:rPr>
                <w:rFonts w:ascii="Calibri" w:hAnsi="Calibri" w:cs="Calibri"/>
                <w:b/>
                <w:sz w:val="22"/>
              </w:rPr>
            </w:pPr>
            <w:r w:rsidRPr="006F0D09">
              <w:rPr>
                <w:rFonts w:ascii="Calibri" w:hAnsi="Calibri" w:cs="Calibri"/>
                <w:b/>
                <w:sz w:val="22"/>
              </w:rPr>
              <w:t xml:space="preserve">a. </w:t>
            </w:r>
            <w:r w:rsidRPr="006F0D09">
              <w:rPr>
                <w:rFonts w:ascii="Calibri" w:hAnsi="Calibri" w:cs="Calibri"/>
                <w:b/>
                <w:sz w:val="22"/>
              </w:rPr>
              <w:sym w:font="Wingdings" w:char="F06F"/>
            </w:r>
            <w:r w:rsidRPr="006F0D09">
              <w:rPr>
                <w:rFonts w:ascii="Calibri" w:hAnsi="Calibri" w:cs="Calibri"/>
                <w:b/>
                <w:sz w:val="22"/>
              </w:rPr>
              <w:t xml:space="preserve"> Not Staffed  </w:t>
            </w: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24"/>
              </w:numPr>
              <w:tabs>
                <w:tab w:val="left" w:pos="583"/>
              </w:tabs>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Vermont</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3"/>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Close </w:t>
            </w:r>
            <w:r>
              <w:rPr>
                <w:rFonts w:ascii="Calibri" w:hAnsi="Calibri" w:cs="Calibri"/>
                <w:b/>
                <w:sz w:val="22"/>
              </w:rPr>
              <w:t>all State parks and recreational areas in the Emergency Planning  Zone (EPZ)</w:t>
            </w:r>
          </w:p>
        </w:tc>
      </w:tr>
      <w:tr w:rsidR="005F6B43" w:rsidRPr="006F0D09" w:rsidTr="00F1066C">
        <w:trPr>
          <w:trHeight w:val="180"/>
          <w:jc w:val="center"/>
        </w:trPr>
        <w:tc>
          <w:tcPr>
            <w:tcW w:w="3179" w:type="dxa"/>
            <w:tcBorders>
              <w:top w:val="nil"/>
              <w:left w:val="single" w:sz="12" w:space="0" w:color="auto"/>
              <w:bottom w:val="nil"/>
              <w:right w:val="single" w:sz="2" w:space="0" w:color="auto"/>
            </w:tcBorders>
            <w:shd w:val="clear" w:color="auto" w:fill="auto"/>
            <w:vAlign w:val="center"/>
          </w:tcPr>
          <w:p w:rsidR="005F6B43" w:rsidRPr="006F0D09" w:rsidRDefault="005F6B43" w:rsidP="00F1066C">
            <w:pPr>
              <w:ind w:left="272"/>
              <w:rPr>
                <w:rFonts w:ascii="Calibri" w:hAnsi="Calibri" w:cs="Calibri"/>
                <w:b/>
                <w:sz w:val="22"/>
              </w:rPr>
            </w:pPr>
            <w:r w:rsidRPr="006F0D09">
              <w:rPr>
                <w:rFonts w:ascii="Calibri" w:hAnsi="Calibri" w:cs="Calibri"/>
                <w:b/>
                <w:sz w:val="22"/>
              </w:rPr>
              <w:t xml:space="preserve">b. </w:t>
            </w:r>
            <w:r w:rsidRPr="006F0D09">
              <w:rPr>
                <w:rFonts w:ascii="Calibri" w:hAnsi="Calibri" w:cs="Calibri"/>
                <w:b/>
                <w:sz w:val="22"/>
              </w:rPr>
              <w:sym w:font="Wingdings" w:char="F06F"/>
            </w:r>
            <w:r w:rsidRPr="006F0D09">
              <w:rPr>
                <w:rFonts w:ascii="Calibri" w:hAnsi="Calibri" w:cs="Calibri"/>
                <w:b/>
                <w:sz w:val="22"/>
              </w:rPr>
              <w:t xml:space="preserve"> Staffed</w:t>
            </w: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2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Massachusetts</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5"/>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Close the Connecticut River to all use</w:t>
            </w:r>
          </w:p>
        </w:tc>
      </w:tr>
      <w:tr w:rsidR="005F6B43" w:rsidRPr="006F0D09" w:rsidTr="00F1066C">
        <w:trPr>
          <w:trHeight w:val="162"/>
          <w:jc w:val="center"/>
        </w:trPr>
        <w:tc>
          <w:tcPr>
            <w:tcW w:w="3179" w:type="dxa"/>
            <w:vMerge w:val="restart"/>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2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FEMA </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5"/>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r>
      <w:tr w:rsidR="005F6B43" w:rsidRPr="006F0D09" w:rsidTr="00F1066C">
        <w:trPr>
          <w:trHeight w:val="293"/>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vMerge w:val="restart"/>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1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New England Compact for Radiological Health</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5"/>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r>
      <w:tr w:rsidR="005F6B43" w:rsidRPr="006F0D09" w:rsidTr="00F1066C">
        <w:trPr>
          <w:trHeight w:val="135"/>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vMerge/>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17"/>
              </w:numPr>
              <w:ind w:left="343" w:hanging="270"/>
              <w:rPr>
                <w:rFonts w:ascii="Calibri" w:hAnsi="Calibri" w:cs="Calibri"/>
                <w:b/>
                <w:sz w:val="22"/>
              </w:rPr>
            </w:pP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6"/>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r>
      <w:tr w:rsidR="005F6B43" w:rsidRPr="006F0D09" w:rsidTr="00F1066C">
        <w:trPr>
          <w:trHeight w:val="108"/>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1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FRMAC</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6"/>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r>
      <w:tr w:rsidR="005F6B43" w:rsidRPr="006F0D09" w:rsidTr="00F1066C">
        <w:trPr>
          <w:trHeight w:val="180"/>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1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0"/>
                <w:numId w:val="126"/>
              </w:numPr>
              <w:ind w:left="43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Open and staff reception center at:</w:t>
            </w:r>
          </w:p>
        </w:tc>
      </w:tr>
      <w:tr w:rsidR="005F6B43" w:rsidRPr="006F0D09" w:rsidTr="00F1066C">
        <w:trPr>
          <w:trHeight w:val="90"/>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1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3B7B2F">
            <w:pPr>
              <w:numPr>
                <w:ilvl w:val="1"/>
                <w:numId w:val="126"/>
              </w:numPr>
              <w:ind w:left="882"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Keene High School</w:t>
            </w:r>
          </w:p>
        </w:tc>
      </w:tr>
      <w:tr w:rsidR="005F6B43" w:rsidRPr="006F0D09" w:rsidTr="00F1066C">
        <w:trPr>
          <w:trHeight w:val="90"/>
          <w:jc w:val="center"/>
        </w:trPr>
        <w:tc>
          <w:tcPr>
            <w:tcW w:w="3179" w:type="dxa"/>
            <w:vMerge/>
            <w:tcBorders>
              <w:top w:val="nil"/>
              <w:left w:val="single" w:sz="12" w:space="0" w:color="auto"/>
              <w:bottom w:val="nil"/>
              <w:right w:val="single" w:sz="2" w:space="0" w:color="auto"/>
            </w:tcBorders>
            <w:shd w:val="clear" w:color="auto" w:fill="auto"/>
          </w:tcPr>
          <w:p w:rsidR="005F6B43" w:rsidRPr="006F0D09" w:rsidRDefault="005F6B43" w:rsidP="00F1066C">
            <w:pPr>
              <w:rPr>
                <w:rFonts w:ascii="Calibri" w:hAnsi="Calibri" w:cs="Calibri"/>
                <w:b/>
                <w:sz w:val="22"/>
              </w:rPr>
            </w:pPr>
          </w:p>
        </w:tc>
        <w:tc>
          <w:tcPr>
            <w:tcW w:w="3777" w:type="dxa"/>
            <w:tcBorders>
              <w:top w:val="nil"/>
              <w:left w:val="single" w:sz="2" w:space="0" w:color="auto"/>
              <w:bottom w:val="nil"/>
              <w:right w:val="single" w:sz="2" w:space="0" w:color="auto"/>
            </w:tcBorders>
            <w:shd w:val="clear" w:color="auto" w:fill="auto"/>
            <w:vAlign w:val="center"/>
          </w:tcPr>
          <w:p w:rsidR="005F6B43" w:rsidRPr="006F0D09" w:rsidRDefault="005F6B43" w:rsidP="003B7B2F">
            <w:pPr>
              <w:numPr>
                <w:ilvl w:val="0"/>
                <w:numId w:val="117"/>
              </w:numPr>
              <w:ind w:left="343" w:hanging="270"/>
              <w:rPr>
                <w:rFonts w:ascii="Calibri" w:hAnsi="Calibri" w:cs="Calibri"/>
                <w:b/>
                <w:sz w:val="22"/>
              </w:rPr>
            </w:pPr>
            <w:r w:rsidRPr="006F0D09">
              <w:rPr>
                <w:rFonts w:ascii="Calibri" w:hAnsi="Calibri" w:cs="Calibri"/>
                <w:b/>
                <w:sz w:val="22"/>
              </w:rPr>
              <w:sym w:font="Wingdings" w:char="F06F"/>
            </w:r>
            <w:r w:rsidRPr="006F0D09">
              <w:rPr>
                <w:rFonts w:ascii="Calibri" w:hAnsi="Calibri" w:cs="Calibri"/>
                <w:b/>
                <w:sz w:val="22"/>
              </w:rPr>
              <w:t xml:space="preserve"> Other:</w:t>
            </w:r>
          </w:p>
        </w:tc>
        <w:tc>
          <w:tcPr>
            <w:tcW w:w="8359" w:type="dxa"/>
            <w:gridSpan w:val="2"/>
            <w:tcBorders>
              <w:top w:val="nil"/>
              <w:left w:val="single" w:sz="2" w:space="0" w:color="auto"/>
              <w:bottom w:val="nil"/>
              <w:right w:val="single" w:sz="12" w:space="0" w:color="auto"/>
            </w:tcBorders>
            <w:shd w:val="clear" w:color="auto" w:fill="auto"/>
          </w:tcPr>
          <w:p w:rsidR="005F6B43" w:rsidRPr="006F0D09" w:rsidRDefault="005F6B43" w:rsidP="00F1066C">
            <w:pPr>
              <w:ind w:left="360"/>
              <w:rPr>
                <w:rFonts w:ascii="Calibri" w:hAnsi="Calibri" w:cs="Calibri"/>
                <w:b/>
                <w:sz w:val="22"/>
              </w:rPr>
            </w:pPr>
          </w:p>
        </w:tc>
      </w:tr>
      <w:tr w:rsidR="005F6B43" w:rsidRPr="006F0D09" w:rsidTr="00F1066C">
        <w:trPr>
          <w:trHeight w:val="265"/>
          <w:jc w:val="center"/>
        </w:trPr>
        <w:tc>
          <w:tcPr>
            <w:tcW w:w="3179" w:type="dxa"/>
            <w:tcBorders>
              <w:top w:val="single" w:sz="2" w:space="0" w:color="auto"/>
              <w:left w:val="single" w:sz="12" w:space="0" w:color="auto"/>
              <w:bottom w:val="single" w:sz="12" w:space="0" w:color="auto"/>
              <w:right w:val="nil"/>
            </w:tcBorders>
            <w:shd w:val="clear" w:color="auto" w:fill="auto"/>
          </w:tcPr>
          <w:p w:rsidR="005F6B43" w:rsidRPr="006F0D09" w:rsidRDefault="005F6B43" w:rsidP="00F1066C">
            <w:pPr>
              <w:rPr>
                <w:rFonts w:ascii="Calibri" w:hAnsi="Calibri" w:cs="Calibri"/>
                <w:b/>
                <w:sz w:val="22"/>
              </w:rPr>
            </w:pPr>
            <w:r w:rsidRPr="006F0D09">
              <w:rPr>
                <w:rFonts w:ascii="Calibri" w:hAnsi="Calibri" w:cs="Calibri"/>
                <w:b/>
                <w:sz w:val="22"/>
              </w:rPr>
              <w:t>18. Special Notes:</w:t>
            </w:r>
          </w:p>
        </w:tc>
        <w:tc>
          <w:tcPr>
            <w:tcW w:w="12136" w:type="dxa"/>
            <w:gridSpan w:val="3"/>
            <w:tcBorders>
              <w:top w:val="single" w:sz="2" w:space="0" w:color="auto"/>
              <w:left w:val="nil"/>
              <w:bottom w:val="single" w:sz="12" w:space="0" w:color="auto"/>
              <w:right w:val="single" w:sz="12" w:space="0" w:color="auto"/>
            </w:tcBorders>
            <w:shd w:val="clear" w:color="auto" w:fill="auto"/>
          </w:tcPr>
          <w:p w:rsidR="005F6B43" w:rsidRPr="001D670C" w:rsidRDefault="005F6B43" w:rsidP="00F1066C">
            <w:pPr>
              <w:ind w:left="720"/>
              <w:rPr>
                <w:rFonts w:ascii="Calibri" w:hAnsi="Calibri" w:cs="Calibri"/>
                <w:b/>
                <w:sz w:val="16"/>
              </w:rPr>
            </w:pPr>
          </w:p>
        </w:tc>
      </w:tr>
    </w:tbl>
    <w:p w:rsidR="005F6B43" w:rsidRPr="005040FA" w:rsidRDefault="005F6B43" w:rsidP="005F6B43">
      <w:pPr>
        <w:rPr>
          <w:rFonts w:ascii="Calibri" w:hAnsi="Calibri" w:cs="Calibri"/>
        </w:rPr>
      </w:pPr>
    </w:p>
    <w:p w:rsidR="005F6B43" w:rsidRDefault="005F6B43" w:rsidP="003930D2">
      <w:pPr>
        <w:rPr>
          <w:rFonts w:ascii="Arial" w:hAnsi="Arial" w:cs="Arial"/>
          <w:b/>
          <w:sz w:val="20"/>
          <w:u w:val="single"/>
        </w:rPr>
        <w:sectPr w:rsidR="005F6B43" w:rsidSect="002213A1">
          <w:pgSz w:w="15840" w:h="12240" w:orient="landscape" w:code="1"/>
          <w:pgMar w:top="1267" w:right="1008" w:bottom="1008" w:left="1008" w:header="432" w:footer="432" w:gutter="0"/>
          <w:cols w:space="720"/>
          <w:docGrid w:linePitch="360"/>
        </w:sectPr>
      </w:pPr>
    </w:p>
    <w:p w:rsidR="002A73BA" w:rsidRPr="002213A1" w:rsidRDefault="002A73BA" w:rsidP="002213A1">
      <w:pPr>
        <w:pStyle w:val="Heading3"/>
        <w:rPr>
          <w:sz w:val="20"/>
          <w:szCs w:val="20"/>
          <w:u w:val="single"/>
        </w:rPr>
      </w:pPr>
      <w:bookmarkStart w:id="8956" w:name="_Toc431372863"/>
      <w:r w:rsidRPr="002213A1">
        <w:rPr>
          <w:sz w:val="20"/>
          <w:szCs w:val="20"/>
          <w:u w:val="single"/>
        </w:rPr>
        <w:t>Form 302A (VY) – Emergency Worker Cumulative Exposure Report</w:t>
      </w:r>
      <w:bookmarkEnd w:id="8956"/>
    </w:p>
    <w:tbl>
      <w:tblPr>
        <w:tblW w:w="9560" w:type="dxa"/>
        <w:tblInd w:w="93" w:type="dxa"/>
        <w:tblLook w:val="04A0" w:firstRow="1" w:lastRow="0" w:firstColumn="1" w:lastColumn="0" w:noHBand="0" w:noVBand="1"/>
      </w:tblPr>
      <w:tblGrid>
        <w:gridCol w:w="2840"/>
        <w:gridCol w:w="920"/>
        <w:gridCol w:w="760"/>
        <w:gridCol w:w="820"/>
        <w:gridCol w:w="780"/>
        <w:gridCol w:w="800"/>
        <w:gridCol w:w="800"/>
        <w:gridCol w:w="1910"/>
      </w:tblGrid>
      <w:tr w:rsidR="002A73BA" w:rsidTr="002A73BA">
        <w:trPr>
          <w:trHeight w:val="315"/>
        </w:trPr>
        <w:tc>
          <w:tcPr>
            <w:tcW w:w="2840" w:type="dxa"/>
            <w:tcBorders>
              <w:top w:val="single" w:sz="4" w:space="0" w:color="auto"/>
              <w:left w:val="single" w:sz="4" w:space="0" w:color="auto"/>
              <w:bottom w:val="single" w:sz="4" w:space="0" w:color="auto"/>
              <w:right w:val="nil"/>
            </w:tcBorders>
            <w:shd w:val="clear" w:color="auto" w:fill="auto"/>
            <w:noWrap/>
            <w:vAlign w:val="bottom"/>
            <w:hideMark/>
          </w:tcPr>
          <w:p w:rsidR="002A73BA" w:rsidRDefault="002A73BA">
            <w:r>
              <w:t>DATE:</w:t>
            </w:r>
          </w:p>
        </w:tc>
        <w:tc>
          <w:tcPr>
            <w:tcW w:w="920" w:type="dxa"/>
            <w:tcBorders>
              <w:top w:val="single" w:sz="4" w:space="0" w:color="auto"/>
              <w:left w:val="nil"/>
              <w:bottom w:val="single" w:sz="4" w:space="0" w:color="auto"/>
              <w:right w:val="nil"/>
            </w:tcBorders>
            <w:shd w:val="clear" w:color="auto" w:fill="auto"/>
            <w:noWrap/>
            <w:vAlign w:val="bottom"/>
            <w:hideMark/>
          </w:tcPr>
          <w:p w:rsidR="002A73BA" w:rsidRDefault="002A73BA">
            <w:r>
              <w:t> </w:t>
            </w:r>
          </w:p>
        </w:tc>
        <w:tc>
          <w:tcPr>
            <w:tcW w:w="760" w:type="dxa"/>
            <w:tcBorders>
              <w:top w:val="single" w:sz="4" w:space="0" w:color="auto"/>
              <w:left w:val="nil"/>
              <w:bottom w:val="single" w:sz="4" w:space="0" w:color="auto"/>
              <w:right w:val="nil"/>
            </w:tcBorders>
            <w:shd w:val="clear" w:color="auto" w:fill="auto"/>
            <w:noWrap/>
            <w:vAlign w:val="bottom"/>
            <w:hideMark/>
          </w:tcPr>
          <w:p w:rsidR="002A73BA" w:rsidRDefault="002A73BA">
            <w:r>
              <w:t> </w:t>
            </w:r>
          </w:p>
        </w:tc>
        <w:tc>
          <w:tcPr>
            <w:tcW w:w="820" w:type="dxa"/>
            <w:tcBorders>
              <w:top w:val="single" w:sz="4" w:space="0" w:color="auto"/>
              <w:left w:val="nil"/>
              <w:bottom w:val="single" w:sz="4" w:space="0" w:color="auto"/>
              <w:right w:val="nil"/>
            </w:tcBorders>
            <w:shd w:val="clear" w:color="auto" w:fill="auto"/>
            <w:noWrap/>
            <w:vAlign w:val="bottom"/>
            <w:hideMark/>
          </w:tcPr>
          <w:p w:rsidR="002A73BA" w:rsidRDefault="002A73BA">
            <w:r>
              <w:t> </w:t>
            </w:r>
          </w:p>
        </w:tc>
        <w:tc>
          <w:tcPr>
            <w:tcW w:w="780" w:type="dxa"/>
            <w:tcBorders>
              <w:top w:val="single" w:sz="4" w:space="0" w:color="auto"/>
              <w:left w:val="nil"/>
              <w:bottom w:val="single" w:sz="4" w:space="0" w:color="auto"/>
              <w:right w:val="nil"/>
            </w:tcBorders>
            <w:shd w:val="clear" w:color="auto" w:fill="auto"/>
            <w:noWrap/>
            <w:vAlign w:val="bottom"/>
            <w:hideMark/>
          </w:tcPr>
          <w:p w:rsidR="002A73BA" w:rsidRDefault="002A73BA">
            <w:r>
              <w:t> </w:t>
            </w:r>
          </w:p>
        </w:tc>
        <w:tc>
          <w:tcPr>
            <w:tcW w:w="800" w:type="dxa"/>
            <w:tcBorders>
              <w:top w:val="single" w:sz="4" w:space="0" w:color="auto"/>
              <w:left w:val="nil"/>
              <w:bottom w:val="single" w:sz="4" w:space="0" w:color="auto"/>
              <w:right w:val="nil"/>
            </w:tcBorders>
            <w:shd w:val="clear" w:color="auto" w:fill="auto"/>
            <w:noWrap/>
            <w:vAlign w:val="bottom"/>
            <w:hideMark/>
          </w:tcPr>
          <w:p w:rsidR="002A73BA" w:rsidRDefault="002A73BA">
            <w:r>
              <w:t> </w:t>
            </w:r>
          </w:p>
        </w:tc>
        <w:tc>
          <w:tcPr>
            <w:tcW w:w="800" w:type="dxa"/>
            <w:tcBorders>
              <w:top w:val="single" w:sz="4" w:space="0" w:color="auto"/>
              <w:left w:val="nil"/>
              <w:bottom w:val="single" w:sz="4" w:space="0" w:color="auto"/>
              <w:right w:val="nil"/>
            </w:tcBorders>
            <w:shd w:val="clear" w:color="auto" w:fill="auto"/>
            <w:noWrap/>
            <w:vAlign w:val="bottom"/>
            <w:hideMark/>
          </w:tcPr>
          <w:p w:rsidR="002A73BA" w:rsidRDefault="002A73BA">
            <w:r>
              <w:t> </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rsidR="002A73BA" w:rsidRDefault="002A73BA">
            <w:r>
              <w:t> </w:t>
            </w:r>
          </w:p>
        </w:tc>
      </w:tr>
      <w:tr w:rsidR="002A73BA" w:rsidTr="002A73BA">
        <w:trPr>
          <w:trHeight w:val="79"/>
        </w:trPr>
        <w:tc>
          <w:tcPr>
            <w:tcW w:w="2840" w:type="dxa"/>
            <w:tcBorders>
              <w:top w:val="nil"/>
              <w:left w:val="single" w:sz="4" w:space="0" w:color="auto"/>
              <w:bottom w:val="single" w:sz="4" w:space="0" w:color="auto"/>
              <w:right w:val="nil"/>
            </w:tcBorders>
            <w:shd w:val="clear" w:color="auto" w:fill="auto"/>
            <w:noWrap/>
            <w:vAlign w:val="bottom"/>
            <w:hideMark/>
          </w:tcPr>
          <w:p w:rsidR="002A73BA" w:rsidRDefault="002A73BA">
            <w:r>
              <w:t> </w:t>
            </w:r>
          </w:p>
        </w:tc>
        <w:tc>
          <w:tcPr>
            <w:tcW w:w="920" w:type="dxa"/>
            <w:tcBorders>
              <w:top w:val="nil"/>
              <w:left w:val="nil"/>
              <w:bottom w:val="single" w:sz="4" w:space="0" w:color="auto"/>
              <w:right w:val="nil"/>
            </w:tcBorders>
            <w:shd w:val="clear" w:color="auto" w:fill="auto"/>
            <w:noWrap/>
            <w:vAlign w:val="bottom"/>
            <w:hideMark/>
          </w:tcPr>
          <w:p w:rsidR="002A73BA" w:rsidRDefault="002A73BA">
            <w:r>
              <w:t> </w:t>
            </w:r>
          </w:p>
        </w:tc>
        <w:tc>
          <w:tcPr>
            <w:tcW w:w="760" w:type="dxa"/>
            <w:tcBorders>
              <w:top w:val="nil"/>
              <w:left w:val="nil"/>
              <w:bottom w:val="single" w:sz="4" w:space="0" w:color="auto"/>
              <w:right w:val="nil"/>
            </w:tcBorders>
            <w:shd w:val="clear" w:color="auto" w:fill="auto"/>
            <w:noWrap/>
            <w:vAlign w:val="bottom"/>
            <w:hideMark/>
          </w:tcPr>
          <w:p w:rsidR="002A73BA" w:rsidRDefault="002A73BA">
            <w:r>
              <w:t> </w:t>
            </w:r>
          </w:p>
        </w:tc>
        <w:tc>
          <w:tcPr>
            <w:tcW w:w="820" w:type="dxa"/>
            <w:tcBorders>
              <w:top w:val="nil"/>
              <w:left w:val="nil"/>
              <w:bottom w:val="single" w:sz="4" w:space="0" w:color="auto"/>
              <w:right w:val="nil"/>
            </w:tcBorders>
            <w:shd w:val="clear" w:color="auto" w:fill="auto"/>
            <w:noWrap/>
            <w:vAlign w:val="bottom"/>
            <w:hideMark/>
          </w:tcPr>
          <w:p w:rsidR="002A73BA" w:rsidRDefault="002A73BA">
            <w:r>
              <w:t> </w:t>
            </w:r>
          </w:p>
        </w:tc>
        <w:tc>
          <w:tcPr>
            <w:tcW w:w="780" w:type="dxa"/>
            <w:tcBorders>
              <w:top w:val="nil"/>
              <w:left w:val="nil"/>
              <w:bottom w:val="single" w:sz="4" w:space="0" w:color="auto"/>
              <w:right w:val="nil"/>
            </w:tcBorders>
            <w:shd w:val="clear" w:color="auto" w:fill="auto"/>
            <w:noWrap/>
            <w:vAlign w:val="bottom"/>
            <w:hideMark/>
          </w:tcPr>
          <w:p w:rsidR="002A73BA" w:rsidRDefault="002A73BA">
            <w:r>
              <w:t> </w:t>
            </w:r>
          </w:p>
        </w:tc>
        <w:tc>
          <w:tcPr>
            <w:tcW w:w="800" w:type="dxa"/>
            <w:tcBorders>
              <w:top w:val="nil"/>
              <w:left w:val="nil"/>
              <w:bottom w:val="single" w:sz="4" w:space="0" w:color="auto"/>
              <w:right w:val="nil"/>
            </w:tcBorders>
            <w:shd w:val="clear" w:color="auto" w:fill="auto"/>
            <w:noWrap/>
            <w:vAlign w:val="bottom"/>
            <w:hideMark/>
          </w:tcPr>
          <w:p w:rsidR="002A73BA" w:rsidRDefault="002A73BA">
            <w:r>
              <w:t> </w:t>
            </w:r>
          </w:p>
        </w:tc>
        <w:tc>
          <w:tcPr>
            <w:tcW w:w="800" w:type="dxa"/>
            <w:tcBorders>
              <w:top w:val="nil"/>
              <w:left w:val="nil"/>
              <w:bottom w:val="single" w:sz="4" w:space="0" w:color="auto"/>
              <w:right w:val="nil"/>
            </w:tcBorders>
            <w:shd w:val="clear" w:color="auto" w:fill="auto"/>
            <w:noWrap/>
            <w:vAlign w:val="bottom"/>
            <w:hideMark/>
          </w:tcPr>
          <w:p w:rsidR="002A73BA" w:rsidRDefault="002A73BA">
            <w: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r>
      <w:tr w:rsidR="002A73BA" w:rsidTr="002A73BA">
        <w:trPr>
          <w:trHeight w:val="315"/>
        </w:trPr>
        <w:tc>
          <w:tcPr>
            <w:tcW w:w="2840" w:type="dxa"/>
            <w:tcBorders>
              <w:top w:val="nil"/>
              <w:left w:val="single" w:sz="4" w:space="0" w:color="auto"/>
              <w:bottom w:val="single" w:sz="4" w:space="0" w:color="auto"/>
              <w:right w:val="nil"/>
            </w:tcBorders>
            <w:shd w:val="clear" w:color="auto" w:fill="auto"/>
            <w:noWrap/>
            <w:vAlign w:val="bottom"/>
            <w:hideMark/>
          </w:tcPr>
          <w:p w:rsidR="002A73BA" w:rsidRDefault="002A73BA">
            <w:r>
              <w:t>TIME:</w:t>
            </w:r>
          </w:p>
        </w:tc>
        <w:tc>
          <w:tcPr>
            <w:tcW w:w="920" w:type="dxa"/>
            <w:tcBorders>
              <w:top w:val="nil"/>
              <w:left w:val="nil"/>
              <w:bottom w:val="single" w:sz="4" w:space="0" w:color="auto"/>
              <w:right w:val="nil"/>
            </w:tcBorders>
            <w:shd w:val="clear" w:color="auto" w:fill="auto"/>
            <w:noWrap/>
            <w:vAlign w:val="bottom"/>
            <w:hideMark/>
          </w:tcPr>
          <w:p w:rsidR="002A73BA" w:rsidRDefault="002A73BA">
            <w:r>
              <w:t> </w:t>
            </w:r>
          </w:p>
        </w:tc>
        <w:tc>
          <w:tcPr>
            <w:tcW w:w="760" w:type="dxa"/>
            <w:tcBorders>
              <w:top w:val="nil"/>
              <w:left w:val="nil"/>
              <w:bottom w:val="single" w:sz="4" w:space="0" w:color="auto"/>
              <w:right w:val="nil"/>
            </w:tcBorders>
            <w:shd w:val="clear" w:color="auto" w:fill="auto"/>
            <w:noWrap/>
            <w:vAlign w:val="bottom"/>
            <w:hideMark/>
          </w:tcPr>
          <w:p w:rsidR="002A73BA" w:rsidRDefault="002A73BA">
            <w:r>
              <w:t> </w:t>
            </w:r>
          </w:p>
        </w:tc>
        <w:tc>
          <w:tcPr>
            <w:tcW w:w="820" w:type="dxa"/>
            <w:tcBorders>
              <w:top w:val="nil"/>
              <w:left w:val="nil"/>
              <w:bottom w:val="single" w:sz="4" w:space="0" w:color="auto"/>
              <w:right w:val="nil"/>
            </w:tcBorders>
            <w:shd w:val="clear" w:color="auto" w:fill="auto"/>
            <w:noWrap/>
            <w:vAlign w:val="bottom"/>
            <w:hideMark/>
          </w:tcPr>
          <w:p w:rsidR="002A73BA" w:rsidRDefault="002A73BA">
            <w:r>
              <w:t> </w:t>
            </w:r>
          </w:p>
        </w:tc>
        <w:tc>
          <w:tcPr>
            <w:tcW w:w="780" w:type="dxa"/>
            <w:tcBorders>
              <w:top w:val="nil"/>
              <w:left w:val="nil"/>
              <w:bottom w:val="single" w:sz="4" w:space="0" w:color="auto"/>
              <w:right w:val="nil"/>
            </w:tcBorders>
            <w:shd w:val="clear" w:color="auto" w:fill="auto"/>
            <w:noWrap/>
            <w:vAlign w:val="bottom"/>
            <w:hideMark/>
          </w:tcPr>
          <w:p w:rsidR="002A73BA" w:rsidRDefault="002A73BA">
            <w:r>
              <w:t> </w:t>
            </w:r>
          </w:p>
        </w:tc>
        <w:tc>
          <w:tcPr>
            <w:tcW w:w="800" w:type="dxa"/>
            <w:tcBorders>
              <w:top w:val="nil"/>
              <w:left w:val="nil"/>
              <w:bottom w:val="single" w:sz="4" w:space="0" w:color="auto"/>
              <w:right w:val="nil"/>
            </w:tcBorders>
            <w:shd w:val="clear" w:color="auto" w:fill="auto"/>
            <w:noWrap/>
            <w:vAlign w:val="bottom"/>
            <w:hideMark/>
          </w:tcPr>
          <w:p w:rsidR="002A73BA" w:rsidRDefault="002A73BA">
            <w:r>
              <w:t> </w:t>
            </w:r>
          </w:p>
        </w:tc>
        <w:tc>
          <w:tcPr>
            <w:tcW w:w="800" w:type="dxa"/>
            <w:tcBorders>
              <w:top w:val="nil"/>
              <w:left w:val="nil"/>
              <w:bottom w:val="single" w:sz="4" w:space="0" w:color="auto"/>
              <w:right w:val="nil"/>
            </w:tcBorders>
            <w:shd w:val="clear" w:color="auto" w:fill="auto"/>
            <w:noWrap/>
            <w:vAlign w:val="bottom"/>
            <w:hideMark/>
          </w:tcPr>
          <w:p w:rsidR="002A73BA" w:rsidRDefault="002A73BA">
            <w: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r>
      <w:tr w:rsidR="002A73BA" w:rsidTr="002A73BA">
        <w:trPr>
          <w:trHeight w:val="79"/>
        </w:trPr>
        <w:tc>
          <w:tcPr>
            <w:tcW w:w="2840" w:type="dxa"/>
            <w:tcBorders>
              <w:top w:val="nil"/>
              <w:left w:val="single" w:sz="4" w:space="0" w:color="auto"/>
              <w:bottom w:val="single" w:sz="4" w:space="0" w:color="auto"/>
              <w:right w:val="nil"/>
            </w:tcBorders>
            <w:shd w:val="clear" w:color="auto" w:fill="auto"/>
            <w:noWrap/>
            <w:vAlign w:val="bottom"/>
            <w:hideMark/>
          </w:tcPr>
          <w:p w:rsidR="002A73BA" w:rsidRDefault="002A73BA">
            <w:r>
              <w:t> </w:t>
            </w:r>
          </w:p>
        </w:tc>
        <w:tc>
          <w:tcPr>
            <w:tcW w:w="920" w:type="dxa"/>
            <w:tcBorders>
              <w:top w:val="nil"/>
              <w:left w:val="nil"/>
              <w:bottom w:val="single" w:sz="4" w:space="0" w:color="auto"/>
              <w:right w:val="nil"/>
            </w:tcBorders>
            <w:shd w:val="clear" w:color="auto" w:fill="auto"/>
            <w:noWrap/>
            <w:vAlign w:val="bottom"/>
            <w:hideMark/>
          </w:tcPr>
          <w:p w:rsidR="002A73BA" w:rsidRDefault="002A73BA">
            <w:r>
              <w:t> </w:t>
            </w:r>
          </w:p>
        </w:tc>
        <w:tc>
          <w:tcPr>
            <w:tcW w:w="760" w:type="dxa"/>
            <w:tcBorders>
              <w:top w:val="nil"/>
              <w:left w:val="nil"/>
              <w:bottom w:val="single" w:sz="4" w:space="0" w:color="auto"/>
              <w:right w:val="nil"/>
            </w:tcBorders>
            <w:shd w:val="clear" w:color="auto" w:fill="auto"/>
            <w:noWrap/>
            <w:vAlign w:val="bottom"/>
            <w:hideMark/>
          </w:tcPr>
          <w:p w:rsidR="002A73BA" w:rsidRDefault="002A73BA">
            <w:r>
              <w:t> </w:t>
            </w:r>
          </w:p>
        </w:tc>
        <w:tc>
          <w:tcPr>
            <w:tcW w:w="820" w:type="dxa"/>
            <w:tcBorders>
              <w:top w:val="nil"/>
              <w:left w:val="nil"/>
              <w:bottom w:val="single" w:sz="4" w:space="0" w:color="auto"/>
              <w:right w:val="nil"/>
            </w:tcBorders>
            <w:shd w:val="clear" w:color="auto" w:fill="auto"/>
            <w:noWrap/>
            <w:vAlign w:val="bottom"/>
            <w:hideMark/>
          </w:tcPr>
          <w:p w:rsidR="002A73BA" w:rsidRDefault="002A73BA">
            <w:r>
              <w:t> </w:t>
            </w:r>
          </w:p>
        </w:tc>
        <w:tc>
          <w:tcPr>
            <w:tcW w:w="780" w:type="dxa"/>
            <w:tcBorders>
              <w:top w:val="nil"/>
              <w:left w:val="nil"/>
              <w:bottom w:val="single" w:sz="4" w:space="0" w:color="auto"/>
              <w:right w:val="nil"/>
            </w:tcBorders>
            <w:shd w:val="clear" w:color="auto" w:fill="auto"/>
            <w:noWrap/>
            <w:vAlign w:val="bottom"/>
            <w:hideMark/>
          </w:tcPr>
          <w:p w:rsidR="002A73BA" w:rsidRDefault="002A73BA">
            <w:r>
              <w:t> </w:t>
            </w:r>
          </w:p>
        </w:tc>
        <w:tc>
          <w:tcPr>
            <w:tcW w:w="800" w:type="dxa"/>
            <w:tcBorders>
              <w:top w:val="nil"/>
              <w:left w:val="nil"/>
              <w:bottom w:val="single" w:sz="4" w:space="0" w:color="auto"/>
              <w:right w:val="nil"/>
            </w:tcBorders>
            <w:shd w:val="clear" w:color="auto" w:fill="auto"/>
            <w:noWrap/>
            <w:vAlign w:val="bottom"/>
            <w:hideMark/>
          </w:tcPr>
          <w:p w:rsidR="002A73BA" w:rsidRDefault="002A73BA">
            <w:r>
              <w:t> </w:t>
            </w:r>
          </w:p>
        </w:tc>
        <w:tc>
          <w:tcPr>
            <w:tcW w:w="800" w:type="dxa"/>
            <w:tcBorders>
              <w:top w:val="nil"/>
              <w:left w:val="nil"/>
              <w:bottom w:val="single" w:sz="4" w:space="0" w:color="auto"/>
              <w:right w:val="nil"/>
            </w:tcBorders>
            <w:shd w:val="clear" w:color="auto" w:fill="auto"/>
            <w:noWrap/>
            <w:vAlign w:val="bottom"/>
            <w:hideMark/>
          </w:tcPr>
          <w:p w:rsidR="002A73BA" w:rsidRDefault="002A73BA">
            <w: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r>
      <w:tr w:rsidR="002A73BA" w:rsidTr="002A73BA">
        <w:trPr>
          <w:trHeight w:val="630"/>
        </w:trPr>
        <w:tc>
          <w:tcPr>
            <w:tcW w:w="2840" w:type="dxa"/>
            <w:tcBorders>
              <w:top w:val="nil"/>
              <w:left w:val="single" w:sz="4" w:space="0" w:color="auto"/>
              <w:bottom w:val="single" w:sz="4" w:space="0" w:color="auto"/>
              <w:right w:val="single" w:sz="4" w:space="0" w:color="auto"/>
            </w:tcBorders>
            <w:shd w:val="clear" w:color="auto" w:fill="auto"/>
            <w:noWrap/>
            <w:vAlign w:val="center"/>
            <w:hideMark/>
          </w:tcPr>
          <w:p w:rsidR="002A73BA" w:rsidRDefault="002A73BA">
            <w:r>
              <w:t xml:space="preserve">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175 mR</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1R</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2R</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3R</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4R</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5R</w:t>
            </w:r>
          </w:p>
        </w:tc>
        <w:tc>
          <w:tcPr>
            <w:tcW w:w="1840" w:type="dxa"/>
            <w:tcBorders>
              <w:top w:val="nil"/>
              <w:left w:val="nil"/>
              <w:bottom w:val="single" w:sz="4" w:space="0" w:color="auto"/>
              <w:right w:val="single" w:sz="4" w:space="0" w:color="auto"/>
            </w:tcBorders>
            <w:shd w:val="clear" w:color="auto" w:fill="auto"/>
            <w:vAlign w:val="bottom"/>
            <w:hideMark/>
          </w:tcPr>
          <w:p w:rsidR="002A73BA" w:rsidRDefault="002A73BA">
            <w:pPr>
              <w:jc w:val="center"/>
            </w:pPr>
            <w:r>
              <w:t>BACKGROUND (mR/HR)</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Hinsdale</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Chesterfield</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Winchester</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Richmond</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Swanzey</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Keene</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State Police</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 xml:space="preserve">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vAlign w:val="bottom"/>
            <w:hideMark/>
          </w:tcPr>
          <w:p w:rsidR="002A73BA" w:rsidRDefault="002A73BA">
            <w:r>
              <w:t>Department of Transportation</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NH National Guard</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Others</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pPr>
              <w:jc w:val="center"/>
            </w:pPr>
            <w:r>
              <w:t xml:space="preserve">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r w:rsidR="002A73BA" w:rsidTr="002A73BA">
        <w:trPr>
          <w:trHeight w:val="31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2A73BA" w:rsidRDefault="002A73BA">
            <w:r>
              <w:t> </w:t>
            </w:r>
          </w:p>
        </w:tc>
        <w:tc>
          <w:tcPr>
            <w:tcW w:w="9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6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2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780" w:type="dxa"/>
            <w:tcBorders>
              <w:top w:val="nil"/>
              <w:left w:val="nil"/>
              <w:bottom w:val="single" w:sz="4" w:space="0" w:color="auto"/>
              <w:right w:val="single" w:sz="4" w:space="0" w:color="auto"/>
            </w:tcBorders>
            <w:shd w:val="clear" w:color="auto" w:fill="auto"/>
            <w:noWrap/>
            <w:vAlign w:val="bottom"/>
            <w:hideMark/>
          </w:tcPr>
          <w:p w:rsidR="002A73BA" w:rsidRDefault="002A73BA">
            <w: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c>
          <w:tcPr>
            <w:tcW w:w="1840" w:type="dxa"/>
            <w:tcBorders>
              <w:top w:val="nil"/>
              <w:left w:val="nil"/>
              <w:bottom w:val="single" w:sz="4" w:space="0" w:color="auto"/>
              <w:right w:val="single" w:sz="4" w:space="0" w:color="auto"/>
            </w:tcBorders>
            <w:shd w:val="clear" w:color="auto" w:fill="auto"/>
            <w:noWrap/>
            <w:vAlign w:val="bottom"/>
            <w:hideMark/>
          </w:tcPr>
          <w:p w:rsidR="002A73BA" w:rsidRDefault="002A73BA">
            <w:pPr>
              <w:rPr>
                <w:rFonts w:ascii="Arial" w:hAnsi="Arial" w:cs="Arial"/>
                <w:sz w:val="20"/>
                <w:szCs w:val="20"/>
              </w:rPr>
            </w:pPr>
            <w:r>
              <w:rPr>
                <w:rFonts w:ascii="Arial" w:hAnsi="Arial" w:cs="Arial"/>
                <w:sz w:val="20"/>
                <w:szCs w:val="20"/>
              </w:rPr>
              <w:t> </w:t>
            </w:r>
          </w:p>
        </w:tc>
      </w:tr>
    </w:tbl>
    <w:p w:rsidR="00EF773E" w:rsidRDefault="00EF773E" w:rsidP="003930D2">
      <w:pPr>
        <w:rPr>
          <w:rFonts w:ascii="Arial" w:hAnsi="Arial" w:cs="Arial"/>
          <w:b/>
          <w:sz w:val="20"/>
          <w:u w:val="single"/>
        </w:rPr>
        <w:sectPr w:rsidR="00EF773E" w:rsidSect="002213A1">
          <w:pgSz w:w="12240" w:h="15840" w:code="1"/>
          <w:pgMar w:top="1440" w:right="1008" w:bottom="1440" w:left="1267" w:header="720" w:footer="720" w:gutter="0"/>
          <w:cols w:space="720"/>
          <w:docGrid w:linePitch="360"/>
        </w:sectPr>
      </w:pPr>
    </w:p>
    <w:p w:rsidR="00D82830" w:rsidRPr="00D82830" w:rsidRDefault="00D82830" w:rsidP="00D82830">
      <w:pPr>
        <w:rPr>
          <w:vanish/>
        </w:rPr>
      </w:pPr>
      <w:bookmarkStart w:id="8957" w:name="_Toc431372864"/>
    </w:p>
    <w:tbl>
      <w:tblPr>
        <w:tblpPr w:leftFromText="180" w:rightFromText="180" w:vertAnchor="page" w:horzAnchor="margin" w:tblpY="1066"/>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37"/>
        <w:gridCol w:w="1351"/>
        <w:gridCol w:w="1256"/>
        <w:gridCol w:w="1080"/>
        <w:gridCol w:w="1089"/>
        <w:gridCol w:w="1210"/>
        <w:gridCol w:w="46"/>
        <w:gridCol w:w="1080"/>
        <w:gridCol w:w="1073"/>
        <w:gridCol w:w="1048"/>
        <w:gridCol w:w="242"/>
        <w:gridCol w:w="807"/>
        <w:gridCol w:w="709"/>
        <w:gridCol w:w="340"/>
        <w:gridCol w:w="1530"/>
      </w:tblGrid>
      <w:tr w:rsidR="00C11F27" w:rsidTr="0070773B">
        <w:trPr>
          <w:trHeight w:val="249"/>
        </w:trPr>
        <w:tc>
          <w:tcPr>
            <w:tcW w:w="3888" w:type="dxa"/>
            <w:gridSpan w:val="2"/>
            <w:tcBorders>
              <w:top w:val="double" w:sz="6" w:space="0" w:color="auto"/>
              <w:left w:val="double" w:sz="6" w:space="0" w:color="auto"/>
              <w:bottom w:val="single" w:sz="6" w:space="0" w:color="auto"/>
              <w:right w:val="single" w:sz="6" w:space="0" w:color="auto"/>
            </w:tcBorders>
            <w:vAlign w:val="center"/>
          </w:tcPr>
          <w:p w:rsidR="00C11F27" w:rsidRDefault="00C11F27" w:rsidP="00C11F27">
            <w:pPr>
              <w:jc w:val="center"/>
              <w:rPr>
                <w:i/>
              </w:rPr>
            </w:pPr>
            <w:r>
              <w:rPr>
                <w:i/>
              </w:rPr>
              <w:t>Please Print Legibly</w:t>
            </w:r>
          </w:p>
        </w:tc>
        <w:tc>
          <w:tcPr>
            <w:tcW w:w="6834" w:type="dxa"/>
            <w:gridSpan w:val="7"/>
            <w:tcBorders>
              <w:top w:val="double" w:sz="6" w:space="0" w:color="auto"/>
              <w:left w:val="single" w:sz="6" w:space="0" w:color="auto"/>
              <w:bottom w:val="single" w:sz="6" w:space="0" w:color="auto"/>
              <w:right w:val="single" w:sz="6" w:space="0" w:color="auto"/>
            </w:tcBorders>
            <w:vAlign w:val="center"/>
          </w:tcPr>
          <w:p w:rsidR="00C11F27" w:rsidRDefault="00C11F27" w:rsidP="00C11F27">
            <w:pPr>
              <w:jc w:val="center"/>
              <w:rPr>
                <w:b/>
              </w:rPr>
            </w:pPr>
            <w:r>
              <w:rPr>
                <w:b/>
              </w:rPr>
              <w:t>DOSIMETRY  –  KI REPORT FORM</w:t>
            </w:r>
          </w:p>
        </w:tc>
        <w:tc>
          <w:tcPr>
            <w:tcW w:w="4676" w:type="dxa"/>
            <w:gridSpan w:val="6"/>
            <w:tcBorders>
              <w:top w:val="double" w:sz="6" w:space="0" w:color="auto"/>
              <w:left w:val="single" w:sz="6" w:space="0" w:color="auto"/>
              <w:bottom w:val="single" w:sz="6" w:space="0" w:color="auto"/>
              <w:right w:val="double" w:sz="6" w:space="0" w:color="auto"/>
            </w:tcBorders>
            <w:vAlign w:val="center"/>
          </w:tcPr>
          <w:p w:rsidR="00C11F27" w:rsidRDefault="00C11F27" w:rsidP="00C11F27">
            <w:pPr>
              <w:jc w:val="center"/>
              <w:rPr>
                <w:i/>
              </w:rPr>
            </w:pPr>
            <w:r>
              <w:rPr>
                <w:i/>
              </w:rPr>
              <w:t>Do not enter SSN for drills.</w:t>
            </w:r>
          </w:p>
        </w:tc>
      </w:tr>
      <w:tr w:rsidR="00C11F27" w:rsidTr="0070773B">
        <w:trPr>
          <w:trHeight w:val="249"/>
        </w:trPr>
        <w:tc>
          <w:tcPr>
            <w:tcW w:w="8523" w:type="dxa"/>
            <w:gridSpan w:val="6"/>
            <w:tcBorders>
              <w:top w:val="single" w:sz="6" w:space="0" w:color="auto"/>
              <w:left w:val="double" w:sz="6" w:space="0" w:color="auto"/>
              <w:bottom w:val="single" w:sz="6" w:space="0" w:color="auto"/>
              <w:right w:val="single" w:sz="6" w:space="0" w:color="auto"/>
            </w:tcBorders>
            <w:vAlign w:val="center"/>
          </w:tcPr>
          <w:p w:rsidR="00C11F27" w:rsidRDefault="00C11F27" w:rsidP="00C11F27">
            <w:r>
              <w:t>Emergency Worker’s Name:</w:t>
            </w:r>
          </w:p>
        </w:tc>
        <w:tc>
          <w:tcPr>
            <w:tcW w:w="6875" w:type="dxa"/>
            <w:gridSpan w:val="9"/>
            <w:tcBorders>
              <w:top w:val="single" w:sz="6" w:space="0" w:color="auto"/>
              <w:left w:val="single" w:sz="6" w:space="0" w:color="auto"/>
              <w:bottom w:val="single" w:sz="6" w:space="0" w:color="auto"/>
              <w:right w:val="double" w:sz="6" w:space="0" w:color="auto"/>
            </w:tcBorders>
            <w:vAlign w:val="center"/>
          </w:tcPr>
          <w:p w:rsidR="00C11F27" w:rsidRDefault="00C11F27" w:rsidP="00C11F27">
            <w:r>
              <w:t>Social Security Number:</w:t>
            </w:r>
          </w:p>
        </w:tc>
      </w:tr>
      <w:tr w:rsidR="00C11F27" w:rsidTr="0070773B">
        <w:trPr>
          <w:trHeight w:val="249"/>
        </w:trPr>
        <w:tc>
          <w:tcPr>
            <w:tcW w:w="8523" w:type="dxa"/>
            <w:gridSpan w:val="6"/>
            <w:tcBorders>
              <w:top w:val="single" w:sz="6" w:space="0" w:color="auto"/>
              <w:left w:val="double" w:sz="6" w:space="0" w:color="auto"/>
              <w:bottom w:val="single" w:sz="6" w:space="0" w:color="auto"/>
              <w:right w:val="single" w:sz="6" w:space="0" w:color="auto"/>
            </w:tcBorders>
            <w:vAlign w:val="center"/>
          </w:tcPr>
          <w:p w:rsidR="00C11F27" w:rsidRDefault="00C11F27" w:rsidP="00C11F27">
            <w:r>
              <w:t>Home Address:</w:t>
            </w:r>
          </w:p>
        </w:tc>
        <w:tc>
          <w:tcPr>
            <w:tcW w:w="6875" w:type="dxa"/>
            <w:gridSpan w:val="9"/>
            <w:tcBorders>
              <w:top w:val="single" w:sz="6" w:space="0" w:color="auto"/>
              <w:left w:val="single" w:sz="6" w:space="0" w:color="auto"/>
              <w:bottom w:val="single" w:sz="6" w:space="0" w:color="auto"/>
              <w:right w:val="double" w:sz="6" w:space="0" w:color="auto"/>
            </w:tcBorders>
            <w:vAlign w:val="center"/>
          </w:tcPr>
          <w:p w:rsidR="00C11F27" w:rsidRDefault="00C11F27" w:rsidP="00C11F27">
            <w:r>
              <w:t>Worker’s Organization:</w:t>
            </w:r>
          </w:p>
        </w:tc>
      </w:tr>
      <w:tr w:rsidR="00C11F27" w:rsidTr="0070773B">
        <w:trPr>
          <w:trHeight w:val="249"/>
        </w:trPr>
        <w:tc>
          <w:tcPr>
            <w:tcW w:w="8523" w:type="dxa"/>
            <w:gridSpan w:val="6"/>
            <w:tcBorders>
              <w:top w:val="single" w:sz="6" w:space="0" w:color="auto"/>
              <w:left w:val="double" w:sz="6" w:space="0" w:color="auto"/>
              <w:bottom w:val="double" w:sz="6" w:space="0" w:color="auto"/>
              <w:right w:val="single" w:sz="6" w:space="0" w:color="auto"/>
            </w:tcBorders>
            <w:vAlign w:val="center"/>
          </w:tcPr>
          <w:p w:rsidR="00C11F27" w:rsidRDefault="00C11F27" w:rsidP="00C11F27">
            <w:r>
              <w:t>City/State/Zip:</w:t>
            </w:r>
          </w:p>
        </w:tc>
        <w:tc>
          <w:tcPr>
            <w:tcW w:w="6875" w:type="dxa"/>
            <w:gridSpan w:val="9"/>
            <w:tcBorders>
              <w:top w:val="single" w:sz="6" w:space="0" w:color="auto"/>
              <w:left w:val="single" w:sz="6" w:space="0" w:color="auto"/>
              <w:bottom w:val="double" w:sz="6" w:space="0" w:color="auto"/>
              <w:right w:val="double" w:sz="6" w:space="0" w:color="auto"/>
            </w:tcBorders>
            <w:vAlign w:val="center"/>
          </w:tcPr>
          <w:p w:rsidR="00C11F27" w:rsidRDefault="00C11F27" w:rsidP="00C11F27">
            <w:r>
              <w:t>Organization Phone No.:</w:t>
            </w:r>
          </w:p>
        </w:tc>
      </w:tr>
      <w:tr w:rsidR="00C11F27" w:rsidTr="00C11F27">
        <w:trPr>
          <w:trHeight w:val="834"/>
        </w:trPr>
        <w:tc>
          <w:tcPr>
            <w:tcW w:w="15398" w:type="dxa"/>
            <w:gridSpan w:val="15"/>
            <w:tcBorders>
              <w:top w:val="double" w:sz="6" w:space="0" w:color="auto"/>
              <w:left w:val="double" w:sz="6" w:space="0" w:color="auto"/>
              <w:bottom w:val="double" w:sz="6" w:space="0" w:color="auto"/>
              <w:right w:val="double" w:sz="6" w:space="0" w:color="auto"/>
            </w:tcBorders>
            <w:vAlign w:val="center"/>
          </w:tcPr>
          <w:p w:rsidR="00C11F27" w:rsidRDefault="00C11F27" w:rsidP="00C11F27">
            <w:pPr>
              <w:jc w:val="center"/>
              <w:rPr>
                <w:sz w:val="20"/>
                <w:szCs w:val="20"/>
              </w:rPr>
            </w:pPr>
            <w:r>
              <w:rPr>
                <w:sz w:val="20"/>
                <w:szCs w:val="20"/>
                <w:u w:val="single"/>
              </w:rPr>
              <w:t>DOSIMETRY –  KI  REPORT FORM  INSTRUCTIONS</w:t>
            </w:r>
          </w:p>
          <w:p w:rsidR="00C11F27" w:rsidRDefault="00C11F27" w:rsidP="00C11F27">
            <w:pPr>
              <w:numPr>
                <w:ilvl w:val="0"/>
                <w:numId w:val="65"/>
              </w:numPr>
              <w:rPr>
                <w:sz w:val="20"/>
                <w:szCs w:val="20"/>
              </w:rPr>
            </w:pPr>
            <w:r>
              <w:rPr>
                <w:sz w:val="20"/>
                <w:szCs w:val="20"/>
              </w:rPr>
              <w:t xml:space="preserve">Read 0 - 200 mR and 0 - 20 R dosimeters every 15 minutes if a radiological release has occurred. (Read every 30 minutes if there has been no release.) </w:t>
            </w:r>
          </w:p>
          <w:p w:rsidR="00C11F27" w:rsidRDefault="00C11F27" w:rsidP="00C11F27">
            <w:pPr>
              <w:numPr>
                <w:ilvl w:val="0"/>
                <w:numId w:val="65"/>
              </w:numPr>
              <w:rPr>
                <w:sz w:val="20"/>
                <w:szCs w:val="20"/>
              </w:rPr>
            </w:pPr>
            <w:r>
              <w:rPr>
                <w:sz w:val="20"/>
                <w:szCs w:val="20"/>
              </w:rPr>
              <w:t xml:space="preserve">Do not exceed a 1 R cumulative total without notifying a supervisor. The TLD gives an accurate reading of the total dose and therefore only you should be using it. </w:t>
            </w:r>
          </w:p>
          <w:p w:rsidR="00C11F27" w:rsidRDefault="00C11F27" w:rsidP="00C11F27">
            <w:pPr>
              <w:numPr>
                <w:ilvl w:val="0"/>
                <w:numId w:val="65"/>
              </w:numPr>
              <w:tabs>
                <w:tab w:val="clear" w:pos="720"/>
              </w:tabs>
              <w:rPr>
                <w:sz w:val="20"/>
                <w:szCs w:val="20"/>
              </w:rPr>
            </w:pPr>
            <w:r>
              <w:rPr>
                <w:sz w:val="20"/>
                <w:szCs w:val="20"/>
              </w:rPr>
              <w:t xml:space="preserve">Complete this form and forward the yellow copy and your TLD to the NH Department of Public Health Services liaison at the decontamination facility. </w:t>
            </w:r>
          </w:p>
          <w:p w:rsidR="00C11F27" w:rsidRDefault="00C11F27" w:rsidP="00C11F27">
            <w:pPr>
              <w:numPr>
                <w:ilvl w:val="0"/>
                <w:numId w:val="65"/>
              </w:numPr>
              <w:rPr>
                <w:sz w:val="20"/>
                <w:szCs w:val="20"/>
              </w:rPr>
            </w:pPr>
            <w:r>
              <w:rPr>
                <w:sz w:val="20"/>
                <w:szCs w:val="20"/>
              </w:rPr>
              <w:t xml:space="preserve">The dosimetry indicates a total exposure of 4 R or higher, expedite delivery to the NH DPHS Public Health Liaison. </w:t>
            </w:r>
          </w:p>
          <w:p w:rsidR="00C11F27" w:rsidRDefault="00C11F27" w:rsidP="00C11F27">
            <w:pPr>
              <w:numPr>
                <w:ilvl w:val="0"/>
                <w:numId w:val="65"/>
              </w:numPr>
            </w:pPr>
            <w:r>
              <w:rPr>
                <w:sz w:val="20"/>
                <w:szCs w:val="20"/>
              </w:rPr>
              <w:t xml:space="preserve">NH DPHS will forward your final TLD reading to you and your emergency response organization along with an explanation of the reading, </w:t>
            </w:r>
          </w:p>
          <w:p w:rsidR="00C11F27" w:rsidRDefault="00C11F27" w:rsidP="00C11F27">
            <w:pPr>
              <w:ind w:left="360"/>
            </w:pPr>
            <w:r>
              <w:rPr>
                <w:sz w:val="20"/>
                <w:szCs w:val="20"/>
              </w:rPr>
              <w:tab/>
              <w:t>and/or the need for any follow-up medical recommendations if necessary. (See Radiological Screening Program tracking number below.)</w:t>
            </w:r>
          </w:p>
        </w:tc>
      </w:tr>
      <w:tr w:rsidR="00C11F27" w:rsidTr="0070773B">
        <w:trPr>
          <w:trHeight w:val="249"/>
        </w:trPr>
        <w:tc>
          <w:tcPr>
            <w:tcW w:w="3888" w:type="dxa"/>
            <w:gridSpan w:val="2"/>
            <w:tcBorders>
              <w:top w:val="double" w:sz="6" w:space="0" w:color="auto"/>
              <w:left w:val="double" w:sz="6" w:space="0" w:color="auto"/>
              <w:bottom w:val="single" w:sz="12" w:space="0" w:color="auto"/>
              <w:right w:val="double" w:sz="6" w:space="0" w:color="auto"/>
            </w:tcBorders>
            <w:vAlign w:val="center"/>
          </w:tcPr>
          <w:p w:rsidR="00C11F27" w:rsidRDefault="00C11F27" w:rsidP="00C11F27">
            <w:pPr>
              <w:jc w:val="center"/>
              <w:rPr>
                <w:sz w:val="20"/>
                <w:szCs w:val="20"/>
              </w:rPr>
            </w:pPr>
            <w:r>
              <w:rPr>
                <w:sz w:val="20"/>
                <w:szCs w:val="20"/>
              </w:rPr>
              <w:t>MISSION</w:t>
            </w:r>
          </w:p>
        </w:tc>
        <w:tc>
          <w:tcPr>
            <w:tcW w:w="3425" w:type="dxa"/>
            <w:gridSpan w:val="3"/>
            <w:tcBorders>
              <w:top w:val="double" w:sz="6" w:space="0" w:color="auto"/>
              <w:left w:val="double" w:sz="6" w:space="0" w:color="auto"/>
              <w:bottom w:val="single" w:sz="12" w:space="0" w:color="auto"/>
              <w:right w:val="double" w:sz="6" w:space="0" w:color="auto"/>
            </w:tcBorders>
            <w:vAlign w:val="center"/>
          </w:tcPr>
          <w:p w:rsidR="00C11F27" w:rsidRDefault="00C11F27" w:rsidP="00C11F27">
            <w:pPr>
              <w:jc w:val="center"/>
              <w:rPr>
                <w:sz w:val="20"/>
                <w:szCs w:val="20"/>
              </w:rPr>
            </w:pPr>
            <w:r>
              <w:rPr>
                <w:sz w:val="20"/>
                <w:szCs w:val="20"/>
              </w:rPr>
              <w:t>0 – 200 mR</w:t>
            </w:r>
          </w:p>
        </w:tc>
        <w:tc>
          <w:tcPr>
            <w:tcW w:w="3409" w:type="dxa"/>
            <w:gridSpan w:val="4"/>
            <w:tcBorders>
              <w:top w:val="double" w:sz="6" w:space="0" w:color="auto"/>
              <w:left w:val="double" w:sz="6" w:space="0" w:color="auto"/>
              <w:bottom w:val="single" w:sz="12" w:space="0" w:color="auto"/>
              <w:right w:val="double" w:sz="6" w:space="0" w:color="auto"/>
            </w:tcBorders>
            <w:vAlign w:val="center"/>
          </w:tcPr>
          <w:p w:rsidR="00C11F27" w:rsidRDefault="00C11F27" w:rsidP="00C11F27">
            <w:pPr>
              <w:jc w:val="center"/>
              <w:rPr>
                <w:sz w:val="20"/>
                <w:szCs w:val="20"/>
              </w:rPr>
            </w:pPr>
            <w:r>
              <w:rPr>
                <w:sz w:val="20"/>
                <w:szCs w:val="20"/>
              </w:rPr>
              <w:t xml:space="preserve">0 – 20 R </w:t>
            </w:r>
          </w:p>
        </w:tc>
        <w:tc>
          <w:tcPr>
            <w:tcW w:w="4676" w:type="dxa"/>
            <w:gridSpan w:val="6"/>
            <w:tcBorders>
              <w:top w:val="double" w:sz="6" w:space="0" w:color="auto"/>
              <w:left w:val="double" w:sz="6" w:space="0" w:color="auto"/>
              <w:bottom w:val="single" w:sz="12" w:space="0" w:color="auto"/>
              <w:right w:val="double" w:sz="6" w:space="0" w:color="auto"/>
            </w:tcBorders>
            <w:vAlign w:val="center"/>
          </w:tcPr>
          <w:p w:rsidR="00C11F27" w:rsidRDefault="00C11F27" w:rsidP="00C11F27">
            <w:pPr>
              <w:jc w:val="center"/>
              <w:rPr>
                <w:sz w:val="20"/>
                <w:szCs w:val="20"/>
              </w:rPr>
            </w:pPr>
            <w:r>
              <w:rPr>
                <w:sz w:val="20"/>
                <w:szCs w:val="20"/>
              </w:rPr>
              <w:t>Thermoluminescent Dosimeter (TLD)</w:t>
            </w:r>
          </w:p>
        </w:tc>
      </w:tr>
      <w:tr w:rsidR="00C11F27" w:rsidTr="0070773B">
        <w:trPr>
          <w:cantSplit/>
          <w:trHeight w:val="165"/>
        </w:trPr>
        <w:tc>
          <w:tcPr>
            <w:tcW w:w="2537" w:type="dxa"/>
            <w:vMerge w:val="restart"/>
            <w:tcBorders>
              <w:top w:val="single" w:sz="12" w:space="0" w:color="auto"/>
              <w:left w:val="doub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DESCRIPTION</w:t>
            </w:r>
          </w:p>
        </w:tc>
        <w:tc>
          <w:tcPr>
            <w:tcW w:w="1351" w:type="dxa"/>
            <w:vMerge w:val="restart"/>
            <w:tcBorders>
              <w:top w:val="single" w:sz="12" w:space="0" w:color="auto"/>
              <w:left w:val="single" w:sz="6" w:space="0" w:color="auto"/>
              <w:bottom w:val="single" w:sz="6" w:space="0" w:color="auto"/>
              <w:right w:val="double" w:sz="6" w:space="0" w:color="auto"/>
            </w:tcBorders>
            <w:vAlign w:val="center"/>
          </w:tcPr>
          <w:p w:rsidR="00C11F27" w:rsidRDefault="00C11F27" w:rsidP="00C11F27">
            <w:pPr>
              <w:jc w:val="center"/>
              <w:rPr>
                <w:sz w:val="18"/>
                <w:szCs w:val="18"/>
              </w:rPr>
            </w:pPr>
            <w:r>
              <w:rPr>
                <w:sz w:val="18"/>
                <w:szCs w:val="18"/>
              </w:rPr>
              <w:t>DATE</w:t>
            </w:r>
          </w:p>
        </w:tc>
        <w:tc>
          <w:tcPr>
            <w:tcW w:w="1256" w:type="dxa"/>
            <w:vMerge w:val="restart"/>
            <w:tcBorders>
              <w:top w:val="single" w:sz="12" w:space="0" w:color="auto"/>
              <w:left w:val="doub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SERIAL NO.</w:t>
            </w:r>
          </w:p>
        </w:tc>
        <w:tc>
          <w:tcPr>
            <w:tcW w:w="1080" w:type="dxa"/>
            <w:tcBorders>
              <w:top w:val="single" w:sz="12" w:space="0" w:color="auto"/>
              <w:left w:val="sing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BEFORE</w:t>
            </w:r>
          </w:p>
        </w:tc>
        <w:tc>
          <w:tcPr>
            <w:tcW w:w="1089" w:type="dxa"/>
            <w:vMerge w:val="restart"/>
            <w:tcBorders>
              <w:top w:val="single" w:sz="12" w:space="0" w:color="auto"/>
              <w:left w:val="single" w:sz="6" w:space="0" w:color="auto"/>
              <w:bottom w:val="single" w:sz="6" w:space="0" w:color="auto"/>
              <w:right w:val="double" w:sz="6" w:space="0" w:color="auto"/>
            </w:tcBorders>
            <w:vAlign w:val="center"/>
          </w:tcPr>
          <w:p w:rsidR="00C11F27" w:rsidRDefault="00C11F27" w:rsidP="00C11F27">
            <w:pPr>
              <w:jc w:val="center"/>
              <w:rPr>
                <w:sz w:val="18"/>
                <w:szCs w:val="18"/>
              </w:rPr>
            </w:pPr>
            <w:r>
              <w:rPr>
                <w:sz w:val="18"/>
                <w:szCs w:val="18"/>
              </w:rPr>
              <w:t>MISSION TOTAL</w:t>
            </w:r>
          </w:p>
        </w:tc>
        <w:tc>
          <w:tcPr>
            <w:tcW w:w="1256" w:type="dxa"/>
            <w:gridSpan w:val="2"/>
            <w:vMerge w:val="restart"/>
            <w:tcBorders>
              <w:top w:val="single" w:sz="12" w:space="0" w:color="auto"/>
              <w:left w:val="doub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SERIAL NO.</w:t>
            </w:r>
          </w:p>
        </w:tc>
        <w:tc>
          <w:tcPr>
            <w:tcW w:w="1080" w:type="dxa"/>
            <w:tcBorders>
              <w:top w:val="single" w:sz="12" w:space="0" w:color="auto"/>
              <w:left w:val="sing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BEFORE</w:t>
            </w:r>
          </w:p>
        </w:tc>
        <w:tc>
          <w:tcPr>
            <w:tcW w:w="1073" w:type="dxa"/>
            <w:vMerge w:val="restart"/>
            <w:tcBorders>
              <w:top w:val="single" w:sz="12" w:space="0" w:color="auto"/>
              <w:left w:val="single" w:sz="6" w:space="0" w:color="auto"/>
              <w:bottom w:val="single" w:sz="6" w:space="0" w:color="auto"/>
              <w:right w:val="double" w:sz="6" w:space="0" w:color="auto"/>
            </w:tcBorders>
            <w:vAlign w:val="center"/>
          </w:tcPr>
          <w:p w:rsidR="00C11F27" w:rsidRDefault="00C11F27" w:rsidP="00C11F27">
            <w:pPr>
              <w:jc w:val="center"/>
              <w:rPr>
                <w:sz w:val="18"/>
                <w:szCs w:val="18"/>
              </w:rPr>
            </w:pPr>
            <w:r>
              <w:rPr>
                <w:sz w:val="18"/>
                <w:szCs w:val="18"/>
              </w:rPr>
              <w:t>MISSION TOTAL</w:t>
            </w:r>
          </w:p>
        </w:tc>
        <w:tc>
          <w:tcPr>
            <w:tcW w:w="1290" w:type="dxa"/>
            <w:gridSpan w:val="2"/>
            <w:vMerge w:val="restart"/>
            <w:tcBorders>
              <w:top w:val="single" w:sz="12" w:space="0" w:color="auto"/>
              <w:left w:val="doub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SERIAL NO.</w:t>
            </w:r>
          </w:p>
        </w:tc>
        <w:tc>
          <w:tcPr>
            <w:tcW w:w="1516" w:type="dxa"/>
            <w:gridSpan w:val="2"/>
            <w:tcBorders>
              <w:top w:val="single" w:sz="12" w:space="0" w:color="auto"/>
              <w:left w:val="sing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ISSUED BY</w:t>
            </w:r>
          </w:p>
        </w:tc>
        <w:tc>
          <w:tcPr>
            <w:tcW w:w="1870" w:type="dxa"/>
            <w:gridSpan w:val="2"/>
            <w:tcBorders>
              <w:top w:val="single" w:sz="12" w:space="0" w:color="auto"/>
              <w:left w:val="single" w:sz="6" w:space="0" w:color="auto"/>
              <w:bottom w:val="single" w:sz="6" w:space="0" w:color="auto"/>
              <w:right w:val="double" w:sz="6" w:space="0" w:color="auto"/>
            </w:tcBorders>
            <w:vAlign w:val="center"/>
          </w:tcPr>
          <w:p w:rsidR="00C11F27" w:rsidRDefault="00C11F27" w:rsidP="00C11F27">
            <w:pPr>
              <w:rPr>
                <w:sz w:val="18"/>
                <w:szCs w:val="18"/>
              </w:rPr>
            </w:pPr>
            <w:r>
              <w:rPr>
                <w:sz w:val="18"/>
                <w:szCs w:val="18"/>
              </w:rPr>
              <w:t>DATE / TIME</w:t>
            </w:r>
          </w:p>
        </w:tc>
      </w:tr>
      <w:tr w:rsidR="00C11F27" w:rsidTr="0070773B">
        <w:trPr>
          <w:cantSplit/>
          <w:trHeight w:val="165"/>
        </w:trPr>
        <w:tc>
          <w:tcPr>
            <w:tcW w:w="2537"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18"/>
                <w:szCs w:val="18"/>
              </w:rPr>
            </w:pPr>
          </w:p>
        </w:tc>
        <w:tc>
          <w:tcPr>
            <w:tcW w:w="1351"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sz w:val="18"/>
                <w:szCs w:val="18"/>
              </w:rPr>
            </w:pPr>
          </w:p>
        </w:tc>
        <w:tc>
          <w:tcPr>
            <w:tcW w:w="1256"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AFTER</w:t>
            </w:r>
          </w:p>
        </w:tc>
        <w:tc>
          <w:tcPr>
            <w:tcW w:w="1089"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sz w:val="18"/>
                <w:szCs w:val="18"/>
              </w:rPr>
            </w:pPr>
          </w:p>
        </w:tc>
        <w:tc>
          <w:tcPr>
            <w:tcW w:w="1256"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AFTER</w:t>
            </w:r>
          </w:p>
        </w:tc>
        <w:tc>
          <w:tcPr>
            <w:tcW w:w="1073"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sz w:val="18"/>
                <w:szCs w:val="18"/>
              </w:rPr>
            </w:pPr>
          </w:p>
        </w:tc>
        <w:tc>
          <w:tcPr>
            <w:tcW w:w="1290"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18"/>
                <w:szCs w:val="18"/>
              </w:rPr>
            </w:pPr>
          </w:p>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18"/>
                <w:szCs w:val="18"/>
              </w:rPr>
            </w:pPr>
            <w:r>
              <w:rPr>
                <w:sz w:val="18"/>
                <w:szCs w:val="18"/>
              </w:rPr>
              <w:t>RETURN TO</w:t>
            </w:r>
          </w:p>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sz w:val="18"/>
                <w:szCs w:val="18"/>
              </w:rPr>
            </w:pPr>
            <w:r>
              <w:rPr>
                <w:sz w:val="18"/>
                <w:szCs w:val="18"/>
              </w:rPr>
              <w:t>DATE / TIME</w:t>
            </w:r>
          </w:p>
        </w:tc>
      </w:tr>
      <w:tr w:rsidR="00C11F27" w:rsidTr="0070773B">
        <w:trPr>
          <w:cantSplit/>
          <w:trHeight w:val="167"/>
        </w:trPr>
        <w:tc>
          <w:tcPr>
            <w:tcW w:w="2537"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r>
              <w:rPr>
                <w:sz w:val="20"/>
                <w:szCs w:val="20"/>
              </w:rPr>
              <w:t>1</w:t>
            </w:r>
          </w:p>
        </w:tc>
        <w:tc>
          <w:tcPr>
            <w:tcW w:w="1351"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mR</w:t>
            </w:r>
          </w:p>
        </w:tc>
        <w:tc>
          <w:tcPr>
            <w:tcW w:w="1256"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R</w:t>
            </w:r>
          </w:p>
        </w:tc>
        <w:tc>
          <w:tcPr>
            <w:tcW w:w="1290"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p>
        </w:tc>
        <w:tc>
          <w:tcPr>
            <w:tcW w:w="1351"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p>
        </w:tc>
        <w:tc>
          <w:tcPr>
            <w:tcW w:w="1256"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pPr>
          </w:p>
        </w:tc>
        <w:tc>
          <w:tcPr>
            <w:tcW w:w="1290"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r>
              <w:rPr>
                <w:sz w:val="20"/>
                <w:szCs w:val="20"/>
              </w:rPr>
              <w:t>2</w:t>
            </w:r>
          </w:p>
        </w:tc>
        <w:tc>
          <w:tcPr>
            <w:tcW w:w="1351"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mR</w:t>
            </w:r>
          </w:p>
        </w:tc>
        <w:tc>
          <w:tcPr>
            <w:tcW w:w="1256"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R</w:t>
            </w:r>
          </w:p>
        </w:tc>
        <w:tc>
          <w:tcPr>
            <w:tcW w:w="1290"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p>
        </w:tc>
        <w:tc>
          <w:tcPr>
            <w:tcW w:w="1351"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p>
        </w:tc>
        <w:tc>
          <w:tcPr>
            <w:tcW w:w="1256"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pPr>
          </w:p>
        </w:tc>
        <w:tc>
          <w:tcPr>
            <w:tcW w:w="1290"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r>
              <w:rPr>
                <w:sz w:val="20"/>
                <w:szCs w:val="20"/>
              </w:rPr>
              <w:t>3</w:t>
            </w:r>
          </w:p>
        </w:tc>
        <w:tc>
          <w:tcPr>
            <w:tcW w:w="1351"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mR</w:t>
            </w:r>
          </w:p>
        </w:tc>
        <w:tc>
          <w:tcPr>
            <w:tcW w:w="1256"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R</w:t>
            </w:r>
          </w:p>
        </w:tc>
        <w:tc>
          <w:tcPr>
            <w:tcW w:w="1290"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p>
        </w:tc>
        <w:tc>
          <w:tcPr>
            <w:tcW w:w="1351"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p>
        </w:tc>
        <w:tc>
          <w:tcPr>
            <w:tcW w:w="1256"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pPr>
          </w:p>
        </w:tc>
        <w:tc>
          <w:tcPr>
            <w:tcW w:w="1290" w:type="dxa"/>
            <w:gridSpan w:val="2"/>
            <w:vMerge/>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r>
              <w:rPr>
                <w:sz w:val="20"/>
                <w:szCs w:val="20"/>
              </w:rPr>
              <w:t>4</w:t>
            </w:r>
          </w:p>
        </w:tc>
        <w:tc>
          <w:tcPr>
            <w:tcW w:w="1351"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tc>
        <w:tc>
          <w:tcPr>
            <w:tcW w:w="1256" w:type="dxa"/>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mR</w:t>
            </w:r>
          </w:p>
        </w:tc>
        <w:tc>
          <w:tcPr>
            <w:tcW w:w="1256"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right"/>
              <w:rPr>
                <w:sz w:val="20"/>
                <w:szCs w:val="20"/>
              </w:rPr>
            </w:pPr>
            <w:r>
              <w:rPr>
                <w:sz w:val="20"/>
                <w:szCs w:val="20"/>
              </w:rPr>
              <w:t>R</w:t>
            </w:r>
          </w:p>
        </w:tc>
        <w:tc>
          <w:tcPr>
            <w:tcW w:w="1290" w:type="dxa"/>
            <w:gridSpan w:val="2"/>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6" w:space="0" w:color="auto"/>
              <w:right w:val="double" w:sz="6" w:space="0" w:color="auto"/>
            </w:tcBorders>
            <w:vAlign w:val="center"/>
          </w:tcPr>
          <w:p w:rsidR="00C11F27" w:rsidRDefault="00C11F27" w:rsidP="00C11F27"/>
        </w:tc>
      </w:tr>
      <w:tr w:rsidR="00C11F27" w:rsidTr="0070773B">
        <w:trPr>
          <w:cantSplit/>
          <w:trHeight w:val="167"/>
        </w:trPr>
        <w:tc>
          <w:tcPr>
            <w:tcW w:w="2537" w:type="dxa"/>
            <w:vMerge/>
            <w:tcBorders>
              <w:top w:val="single" w:sz="6" w:space="0" w:color="auto"/>
              <w:left w:val="double" w:sz="6" w:space="0" w:color="auto"/>
              <w:bottom w:val="single" w:sz="12" w:space="0" w:color="auto"/>
              <w:right w:val="single" w:sz="6" w:space="0" w:color="auto"/>
            </w:tcBorders>
            <w:vAlign w:val="center"/>
          </w:tcPr>
          <w:p w:rsidR="00C11F27" w:rsidRDefault="00C11F27" w:rsidP="00C11F27">
            <w:pPr>
              <w:rPr>
                <w:sz w:val="20"/>
                <w:szCs w:val="20"/>
              </w:rPr>
            </w:pPr>
          </w:p>
        </w:tc>
        <w:tc>
          <w:tcPr>
            <w:tcW w:w="1351" w:type="dxa"/>
            <w:vMerge/>
            <w:tcBorders>
              <w:top w:val="single" w:sz="6" w:space="0" w:color="auto"/>
              <w:left w:val="single" w:sz="6" w:space="0" w:color="auto"/>
              <w:bottom w:val="single" w:sz="12" w:space="0" w:color="auto"/>
              <w:right w:val="double" w:sz="6" w:space="0" w:color="auto"/>
            </w:tcBorders>
            <w:vAlign w:val="center"/>
          </w:tcPr>
          <w:p w:rsidR="00C11F27" w:rsidRDefault="00C11F27" w:rsidP="00C11F27"/>
        </w:tc>
        <w:tc>
          <w:tcPr>
            <w:tcW w:w="1256" w:type="dxa"/>
            <w:vMerge/>
            <w:tcBorders>
              <w:top w:val="single" w:sz="6" w:space="0" w:color="auto"/>
              <w:left w:val="double" w:sz="6" w:space="0" w:color="auto"/>
              <w:bottom w:val="single" w:sz="12"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12" w:space="0" w:color="auto"/>
              <w:right w:val="single" w:sz="6" w:space="0" w:color="auto"/>
            </w:tcBorders>
            <w:vAlign w:val="center"/>
          </w:tcPr>
          <w:p w:rsidR="00C11F27" w:rsidRDefault="00C11F27" w:rsidP="00C11F27">
            <w:pPr>
              <w:jc w:val="right"/>
              <w:rPr>
                <w:sz w:val="20"/>
                <w:szCs w:val="20"/>
              </w:rPr>
            </w:pPr>
            <w:r>
              <w:rPr>
                <w:sz w:val="20"/>
                <w:szCs w:val="20"/>
              </w:rPr>
              <w:t>mR</w:t>
            </w:r>
          </w:p>
        </w:tc>
        <w:tc>
          <w:tcPr>
            <w:tcW w:w="1089" w:type="dxa"/>
            <w:vMerge/>
            <w:tcBorders>
              <w:top w:val="single" w:sz="6" w:space="0" w:color="auto"/>
              <w:left w:val="single" w:sz="6" w:space="0" w:color="auto"/>
              <w:bottom w:val="single" w:sz="12" w:space="0" w:color="auto"/>
              <w:right w:val="double" w:sz="6" w:space="0" w:color="auto"/>
            </w:tcBorders>
            <w:vAlign w:val="center"/>
          </w:tcPr>
          <w:p w:rsidR="00C11F27" w:rsidRDefault="00C11F27" w:rsidP="00C11F27">
            <w:pPr>
              <w:jc w:val="right"/>
              <w:rPr>
                <w:sz w:val="20"/>
                <w:szCs w:val="20"/>
              </w:rPr>
            </w:pPr>
          </w:p>
        </w:tc>
        <w:tc>
          <w:tcPr>
            <w:tcW w:w="1256" w:type="dxa"/>
            <w:gridSpan w:val="2"/>
            <w:vMerge/>
            <w:tcBorders>
              <w:top w:val="single" w:sz="6" w:space="0" w:color="auto"/>
              <w:left w:val="double" w:sz="6" w:space="0" w:color="auto"/>
              <w:bottom w:val="single" w:sz="12" w:space="0" w:color="auto"/>
              <w:right w:val="single" w:sz="6" w:space="0" w:color="auto"/>
            </w:tcBorders>
            <w:vAlign w:val="center"/>
          </w:tcPr>
          <w:p w:rsidR="00C11F27" w:rsidRDefault="00C11F27" w:rsidP="00C11F27"/>
        </w:tc>
        <w:tc>
          <w:tcPr>
            <w:tcW w:w="1080" w:type="dxa"/>
            <w:tcBorders>
              <w:top w:val="single" w:sz="6" w:space="0" w:color="auto"/>
              <w:left w:val="single" w:sz="6" w:space="0" w:color="auto"/>
              <w:bottom w:val="single" w:sz="12" w:space="0" w:color="auto"/>
              <w:right w:val="single" w:sz="6" w:space="0" w:color="auto"/>
            </w:tcBorders>
            <w:vAlign w:val="center"/>
          </w:tcPr>
          <w:p w:rsidR="00C11F27" w:rsidRDefault="00C11F27" w:rsidP="00C11F27">
            <w:pPr>
              <w:jc w:val="right"/>
              <w:rPr>
                <w:sz w:val="20"/>
                <w:szCs w:val="20"/>
              </w:rPr>
            </w:pPr>
            <w:r>
              <w:rPr>
                <w:sz w:val="20"/>
                <w:szCs w:val="20"/>
              </w:rPr>
              <w:t>R</w:t>
            </w:r>
          </w:p>
        </w:tc>
        <w:tc>
          <w:tcPr>
            <w:tcW w:w="1073" w:type="dxa"/>
            <w:vMerge/>
            <w:tcBorders>
              <w:top w:val="single" w:sz="6" w:space="0" w:color="auto"/>
              <w:left w:val="single" w:sz="6" w:space="0" w:color="auto"/>
              <w:bottom w:val="single" w:sz="12" w:space="0" w:color="auto"/>
              <w:right w:val="double" w:sz="6" w:space="0" w:color="auto"/>
            </w:tcBorders>
            <w:vAlign w:val="center"/>
          </w:tcPr>
          <w:p w:rsidR="00C11F27" w:rsidRDefault="00C11F27" w:rsidP="00C11F27">
            <w:pPr>
              <w:jc w:val="right"/>
            </w:pPr>
          </w:p>
        </w:tc>
        <w:tc>
          <w:tcPr>
            <w:tcW w:w="1290" w:type="dxa"/>
            <w:gridSpan w:val="2"/>
            <w:vMerge/>
            <w:tcBorders>
              <w:top w:val="single" w:sz="6" w:space="0" w:color="auto"/>
              <w:left w:val="double" w:sz="6" w:space="0" w:color="auto"/>
              <w:bottom w:val="single" w:sz="12" w:space="0" w:color="auto"/>
              <w:right w:val="single" w:sz="6" w:space="0" w:color="auto"/>
            </w:tcBorders>
            <w:vAlign w:val="center"/>
          </w:tcPr>
          <w:p w:rsidR="00C11F27" w:rsidRDefault="00C11F27" w:rsidP="00C11F27"/>
        </w:tc>
        <w:tc>
          <w:tcPr>
            <w:tcW w:w="1516" w:type="dxa"/>
            <w:gridSpan w:val="2"/>
            <w:tcBorders>
              <w:top w:val="single" w:sz="6" w:space="0" w:color="auto"/>
              <w:left w:val="single" w:sz="6" w:space="0" w:color="auto"/>
              <w:bottom w:val="single" w:sz="12" w:space="0" w:color="auto"/>
              <w:right w:val="single" w:sz="6" w:space="0" w:color="auto"/>
            </w:tcBorders>
            <w:vAlign w:val="center"/>
          </w:tcPr>
          <w:p w:rsidR="00C11F27" w:rsidRDefault="00C11F27" w:rsidP="00C11F27"/>
        </w:tc>
        <w:tc>
          <w:tcPr>
            <w:tcW w:w="1870" w:type="dxa"/>
            <w:gridSpan w:val="2"/>
            <w:tcBorders>
              <w:top w:val="single" w:sz="6" w:space="0" w:color="auto"/>
              <w:left w:val="single" w:sz="6" w:space="0" w:color="auto"/>
              <w:bottom w:val="single" w:sz="12" w:space="0" w:color="auto"/>
              <w:right w:val="double" w:sz="6" w:space="0" w:color="auto"/>
            </w:tcBorders>
            <w:vAlign w:val="center"/>
          </w:tcPr>
          <w:p w:rsidR="00C11F27" w:rsidRDefault="00C11F27" w:rsidP="00C11F27"/>
        </w:tc>
      </w:tr>
      <w:tr w:rsidR="00C11F27" w:rsidTr="0070773B">
        <w:trPr>
          <w:cantSplit/>
          <w:trHeight w:val="167"/>
        </w:trPr>
        <w:tc>
          <w:tcPr>
            <w:tcW w:w="2537" w:type="dxa"/>
            <w:vMerge w:val="restart"/>
            <w:tcBorders>
              <w:top w:val="single" w:sz="12" w:space="0" w:color="auto"/>
              <w:left w:val="double" w:sz="6" w:space="0" w:color="auto"/>
              <w:right w:val="single" w:sz="6" w:space="0" w:color="auto"/>
            </w:tcBorders>
            <w:shd w:val="clear" w:color="auto" w:fill="E6E6E6"/>
            <w:vAlign w:val="center"/>
          </w:tcPr>
          <w:p w:rsidR="00C11F27" w:rsidRDefault="00C11F27" w:rsidP="00C11F27"/>
        </w:tc>
        <w:tc>
          <w:tcPr>
            <w:tcW w:w="1351" w:type="dxa"/>
            <w:vMerge w:val="restart"/>
            <w:tcBorders>
              <w:top w:val="single" w:sz="12" w:space="0" w:color="auto"/>
              <w:left w:val="single" w:sz="6" w:space="0" w:color="auto"/>
              <w:right w:val="double" w:sz="6" w:space="0" w:color="auto"/>
            </w:tcBorders>
            <w:shd w:val="clear" w:color="auto" w:fill="E6E6E6"/>
            <w:vAlign w:val="center"/>
          </w:tcPr>
          <w:p w:rsidR="00C11F27" w:rsidRDefault="00C11F27" w:rsidP="00C11F27"/>
        </w:tc>
        <w:tc>
          <w:tcPr>
            <w:tcW w:w="1256" w:type="dxa"/>
            <w:vMerge w:val="restart"/>
            <w:tcBorders>
              <w:top w:val="single" w:sz="12" w:space="0" w:color="auto"/>
              <w:left w:val="double" w:sz="6" w:space="0" w:color="auto"/>
              <w:right w:val="single" w:sz="6" w:space="0" w:color="auto"/>
            </w:tcBorders>
            <w:shd w:val="clear" w:color="auto" w:fill="E6E6E6"/>
            <w:vAlign w:val="center"/>
          </w:tcPr>
          <w:p w:rsidR="00C11F27" w:rsidRDefault="00C11F27" w:rsidP="00C11F27"/>
        </w:tc>
        <w:tc>
          <w:tcPr>
            <w:tcW w:w="1080" w:type="dxa"/>
            <w:vMerge w:val="restart"/>
            <w:tcBorders>
              <w:top w:val="single" w:sz="12" w:space="0" w:color="auto"/>
              <w:left w:val="single" w:sz="6" w:space="0" w:color="auto"/>
              <w:right w:val="single" w:sz="6" w:space="0" w:color="auto"/>
            </w:tcBorders>
            <w:vAlign w:val="center"/>
          </w:tcPr>
          <w:p w:rsidR="00C11F27" w:rsidRDefault="00C11F27" w:rsidP="00C11F27">
            <w:pPr>
              <w:jc w:val="center"/>
              <w:rPr>
                <w:sz w:val="20"/>
                <w:szCs w:val="20"/>
              </w:rPr>
            </w:pPr>
            <w:r>
              <w:rPr>
                <w:sz w:val="20"/>
                <w:szCs w:val="20"/>
              </w:rPr>
              <w:t>TOTAL:</w:t>
            </w:r>
          </w:p>
        </w:tc>
        <w:tc>
          <w:tcPr>
            <w:tcW w:w="1089" w:type="dxa"/>
            <w:vMerge w:val="restart"/>
            <w:tcBorders>
              <w:top w:val="single" w:sz="12" w:space="0" w:color="auto"/>
              <w:left w:val="single" w:sz="6" w:space="0" w:color="auto"/>
              <w:right w:val="double" w:sz="6" w:space="0" w:color="auto"/>
            </w:tcBorders>
            <w:vAlign w:val="center"/>
          </w:tcPr>
          <w:p w:rsidR="00C11F27" w:rsidRDefault="00C11F27" w:rsidP="00C11F27">
            <w:pPr>
              <w:jc w:val="right"/>
              <w:rPr>
                <w:sz w:val="20"/>
                <w:szCs w:val="20"/>
              </w:rPr>
            </w:pPr>
            <w:r>
              <w:rPr>
                <w:sz w:val="20"/>
                <w:szCs w:val="20"/>
              </w:rPr>
              <w:t>mR</w:t>
            </w:r>
          </w:p>
        </w:tc>
        <w:tc>
          <w:tcPr>
            <w:tcW w:w="1256" w:type="dxa"/>
            <w:gridSpan w:val="2"/>
            <w:vMerge w:val="restart"/>
            <w:tcBorders>
              <w:top w:val="single" w:sz="12" w:space="0" w:color="auto"/>
              <w:left w:val="double" w:sz="6" w:space="0" w:color="auto"/>
              <w:right w:val="single" w:sz="6" w:space="0" w:color="auto"/>
            </w:tcBorders>
            <w:shd w:val="clear" w:color="auto" w:fill="E6E6E6"/>
            <w:vAlign w:val="center"/>
          </w:tcPr>
          <w:p w:rsidR="00C11F27" w:rsidRDefault="00C11F27" w:rsidP="00C11F27"/>
        </w:tc>
        <w:tc>
          <w:tcPr>
            <w:tcW w:w="1080" w:type="dxa"/>
            <w:vMerge w:val="restart"/>
            <w:tcBorders>
              <w:top w:val="single" w:sz="12" w:space="0" w:color="auto"/>
              <w:left w:val="single" w:sz="6" w:space="0" w:color="auto"/>
              <w:right w:val="single" w:sz="6" w:space="0" w:color="auto"/>
            </w:tcBorders>
            <w:vAlign w:val="center"/>
          </w:tcPr>
          <w:p w:rsidR="00C11F27" w:rsidRDefault="00C11F27" w:rsidP="00C11F27">
            <w:pPr>
              <w:jc w:val="center"/>
              <w:rPr>
                <w:sz w:val="20"/>
                <w:szCs w:val="20"/>
              </w:rPr>
            </w:pPr>
            <w:r>
              <w:rPr>
                <w:sz w:val="20"/>
                <w:szCs w:val="20"/>
              </w:rPr>
              <w:t>TOTAL:</w:t>
            </w:r>
          </w:p>
        </w:tc>
        <w:tc>
          <w:tcPr>
            <w:tcW w:w="1073" w:type="dxa"/>
            <w:vMerge w:val="restart"/>
            <w:tcBorders>
              <w:top w:val="single" w:sz="12" w:space="0" w:color="auto"/>
              <w:left w:val="single" w:sz="6" w:space="0" w:color="auto"/>
              <w:right w:val="double" w:sz="6" w:space="0" w:color="auto"/>
            </w:tcBorders>
            <w:vAlign w:val="center"/>
          </w:tcPr>
          <w:p w:rsidR="00C11F27" w:rsidRDefault="00C11F27" w:rsidP="00C11F27">
            <w:pPr>
              <w:jc w:val="right"/>
              <w:rPr>
                <w:sz w:val="20"/>
                <w:szCs w:val="20"/>
              </w:rPr>
            </w:pPr>
            <w:r>
              <w:rPr>
                <w:sz w:val="20"/>
                <w:szCs w:val="20"/>
              </w:rPr>
              <w:t>R</w:t>
            </w:r>
          </w:p>
        </w:tc>
        <w:tc>
          <w:tcPr>
            <w:tcW w:w="1290" w:type="dxa"/>
            <w:gridSpan w:val="2"/>
            <w:vMerge w:val="restart"/>
            <w:tcBorders>
              <w:top w:val="single" w:sz="12" w:space="0" w:color="auto"/>
              <w:left w:val="double" w:sz="6" w:space="0" w:color="auto"/>
              <w:bottom w:val="double" w:sz="6" w:space="0" w:color="auto"/>
              <w:right w:val="single" w:sz="6" w:space="0" w:color="auto"/>
            </w:tcBorders>
            <w:shd w:val="clear" w:color="auto" w:fill="E6E6E6"/>
            <w:vAlign w:val="center"/>
          </w:tcPr>
          <w:p w:rsidR="00C11F27" w:rsidRDefault="00C11F27" w:rsidP="00C11F27"/>
        </w:tc>
        <w:tc>
          <w:tcPr>
            <w:tcW w:w="1516" w:type="dxa"/>
            <w:gridSpan w:val="2"/>
            <w:tcBorders>
              <w:top w:val="single" w:sz="12"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r>
              <w:rPr>
                <w:sz w:val="20"/>
                <w:szCs w:val="20"/>
              </w:rPr>
              <w:t>TLD READING</w:t>
            </w:r>
          </w:p>
        </w:tc>
        <w:tc>
          <w:tcPr>
            <w:tcW w:w="1870" w:type="dxa"/>
            <w:gridSpan w:val="2"/>
            <w:tcBorders>
              <w:top w:val="single" w:sz="12" w:space="0" w:color="auto"/>
              <w:left w:val="single" w:sz="6" w:space="0" w:color="auto"/>
              <w:right w:val="double" w:sz="6" w:space="0" w:color="auto"/>
            </w:tcBorders>
            <w:vAlign w:val="center"/>
          </w:tcPr>
          <w:p w:rsidR="00C11F27" w:rsidRDefault="00C11F27" w:rsidP="00C11F27">
            <w:pPr>
              <w:jc w:val="right"/>
              <w:rPr>
                <w:sz w:val="20"/>
                <w:szCs w:val="20"/>
              </w:rPr>
            </w:pPr>
            <w:r>
              <w:rPr>
                <w:sz w:val="20"/>
                <w:szCs w:val="20"/>
              </w:rPr>
              <w:t>mR</w:t>
            </w:r>
          </w:p>
        </w:tc>
      </w:tr>
      <w:tr w:rsidR="00C11F27" w:rsidTr="0070773B">
        <w:trPr>
          <w:cantSplit/>
          <w:trHeight w:val="167"/>
        </w:trPr>
        <w:tc>
          <w:tcPr>
            <w:tcW w:w="2537" w:type="dxa"/>
            <w:vMerge/>
            <w:tcBorders>
              <w:left w:val="double" w:sz="6" w:space="0" w:color="auto"/>
              <w:bottom w:val="double" w:sz="6" w:space="0" w:color="auto"/>
              <w:right w:val="single" w:sz="6" w:space="0" w:color="auto"/>
            </w:tcBorders>
            <w:shd w:val="clear" w:color="auto" w:fill="E6E6E6"/>
            <w:vAlign w:val="center"/>
          </w:tcPr>
          <w:p w:rsidR="00C11F27" w:rsidRDefault="00C11F27" w:rsidP="00C11F27"/>
        </w:tc>
        <w:tc>
          <w:tcPr>
            <w:tcW w:w="1351" w:type="dxa"/>
            <w:vMerge/>
            <w:tcBorders>
              <w:left w:val="single" w:sz="6" w:space="0" w:color="auto"/>
              <w:bottom w:val="double" w:sz="6" w:space="0" w:color="auto"/>
              <w:right w:val="double" w:sz="6" w:space="0" w:color="auto"/>
            </w:tcBorders>
            <w:shd w:val="clear" w:color="auto" w:fill="E6E6E6"/>
            <w:vAlign w:val="center"/>
          </w:tcPr>
          <w:p w:rsidR="00C11F27" w:rsidRDefault="00C11F27" w:rsidP="00C11F27"/>
        </w:tc>
        <w:tc>
          <w:tcPr>
            <w:tcW w:w="1256" w:type="dxa"/>
            <w:vMerge/>
            <w:tcBorders>
              <w:left w:val="double" w:sz="6" w:space="0" w:color="auto"/>
              <w:bottom w:val="double" w:sz="6" w:space="0" w:color="auto"/>
              <w:right w:val="single" w:sz="6" w:space="0" w:color="auto"/>
            </w:tcBorders>
            <w:shd w:val="clear" w:color="auto" w:fill="E6E6E6"/>
            <w:vAlign w:val="center"/>
          </w:tcPr>
          <w:p w:rsidR="00C11F27" w:rsidRDefault="00C11F27" w:rsidP="00C11F27"/>
        </w:tc>
        <w:tc>
          <w:tcPr>
            <w:tcW w:w="1080" w:type="dxa"/>
            <w:vMerge/>
            <w:tcBorders>
              <w:left w:val="single" w:sz="6" w:space="0" w:color="auto"/>
              <w:bottom w:val="double" w:sz="6" w:space="0" w:color="auto"/>
              <w:right w:val="single" w:sz="6" w:space="0" w:color="auto"/>
            </w:tcBorders>
            <w:vAlign w:val="center"/>
          </w:tcPr>
          <w:p w:rsidR="00C11F27" w:rsidRDefault="00C11F27" w:rsidP="00C11F27">
            <w:pPr>
              <w:jc w:val="center"/>
              <w:rPr>
                <w:sz w:val="20"/>
                <w:szCs w:val="20"/>
              </w:rPr>
            </w:pPr>
          </w:p>
        </w:tc>
        <w:tc>
          <w:tcPr>
            <w:tcW w:w="1089" w:type="dxa"/>
            <w:vMerge/>
            <w:tcBorders>
              <w:left w:val="single" w:sz="6" w:space="0" w:color="auto"/>
              <w:bottom w:val="double" w:sz="6" w:space="0" w:color="auto"/>
              <w:right w:val="double" w:sz="6" w:space="0" w:color="auto"/>
            </w:tcBorders>
            <w:vAlign w:val="center"/>
          </w:tcPr>
          <w:p w:rsidR="00C11F27" w:rsidRDefault="00C11F27" w:rsidP="00C11F27">
            <w:pPr>
              <w:jc w:val="right"/>
              <w:rPr>
                <w:sz w:val="20"/>
                <w:szCs w:val="20"/>
              </w:rPr>
            </w:pPr>
          </w:p>
        </w:tc>
        <w:tc>
          <w:tcPr>
            <w:tcW w:w="1256" w:type="dxa"/>
            <w:gridSpan w:val="2"/>
            <w:vMerge/>
            <w:tcBorders>
              <w:left w:val="double" w:sz="6" w:space="0" w:color="auto"/>
              <w:bottom w:val="double" w:sz="6" w:space="0" w:color="auto"/>
              <w:right w:val="single" w:sz="6" w:space="0" w:color="auto"/>
            </w:tcBorders>
            <w:shd w:val="clear" w:color="auto" w:fill="E6E6E6"/>
            <w:vAlign w:val="center"/>
          </w:tcPr>
          <w:p w:rsidR="00C11F27" w:rsidRDefault="00C11F27" w:rsidP="00C11F27"/>
        </w:tc>
        <w:tc>
          <w:tcPr>
            <w:tcW w:w="1080" w:type="dxa"/>
            <w:vMerge/>
            <w:tcBorders>
              <w:left w:val="single" w:sz="6" w:space="0" w:color="auto"/>
              <w:bottom w:val="double" w:sz="6" w:space="0" w:color="auto"/>
              <w:right w:val="single" w:sz="6" w:space="0" w:color="auto"/>
            </w:tcBorders>
            <w:vAlign w:val="center"/>
          </w:tcPr>
          <w:p w:rsidR="00C11F27" w:rsidRDefault="00C11F27" w:rsidP="00C11F27">
            <w:pPr>
              <w:jc w:val="center"/>
              <w:rPr>
                <w:sz w:val="20"/>
                <w:szCs w:val="20"/>
              </w:rPr>
            </w:pPr>
          </w:p>
        </w:tc>
        <w:tc>
          <w:tcPr>
            <w:tcW w:w="1073" w:type="dxa"/>
            <w:vMerge/>
            <w:tcBorders>
              <w:left w:val="single" w:sz="6" w:space="0" w:color="auto"/>
              <w:bottom w:val="double" w:sz="6" w:space="0" w:color="auto"/>
              <w:right w:val="double" w:sz="6" w:space="0" w:color="auto"/>
            </w:tcBorders>
            <w:vAlign w:val="center"/>
          </w:tcPr>
          <w:p w:rsidR="00C11F27" w:rsidRDefault="00C11F27" w:rsidP="00C11F27">
            <w:pPr>
              <w:jc w:val="right"/>
              <w:rPr>
                <w:sz w:val="20"/>
                <w:szCs w:val="20"/>
              </w:rPr>
            </w:pPr>
          </w:p>
        </w:tc>
        <w:tc>
          <w:tcPr>
            <w:tcW w:w="1290" w:type="dxa"/>
            <w:gridSpan w:val="2"/>
            <w:vMerge/>
            <w:tcBorders>
              <w:left w:val="double" w:sz="6" w:space="0" w:color="auto"/>
              <w:bottom w:val="double" w:sz="6" w:space="0" w:color="auto"/>
              <w:right w:val="single" w:sz="6" w:space="0" w:color="auto"/>
            </w:tcBorders>
            <w:shd w:val="clear" w:color="auto" w:fill="E6E6E6"/>
            <w:vAlign w:val="center"/>
          </w:tcPr>
          <w:p w:rsidR="00C11F27" w:rsidRDefault="00C11F27" w:rsidP="00C11F27"/>
        </w:tc>
        <w:tc>
          <w:tcPr>
            <w:tcW w:w="1516" w:type="dxa"/>
            <w:gridSpan w:val="2"/>
            <w:tcBorders>
              <w:top w:val="single" w:sz="6" w:space="0" w:color="auto"/>
              <w:left w:val="single" w:sz="6" w:space="0" w:color="auto"/>
              <w:bottom w:val="double" w:sz="6" w:space="0" w:color="auto"/>
              <w:right w:val="single" w:sz="6" w:space="0" w:color="auto"/>
            </w:tcBorders>
            <w:vAlign w:val="center"/>
          </w:tcPr>
          <w:p w:rsidR="00C11F27" w:rsidRDefault="00C11F27" w:rsidP="00C11F27">
            <w:pPr>
              <w:jc w:val="center"/>
              <w:rPr>
                <w:sz w:val="18"/>
                <w:szCs w:val="18"/>
              </w:rPr>
            </w:pPr>
            <w:r>
              <w:rPr>
                <w:sz w:val="18"/>
                <w:szCs w:val="18"/>
              </w:rPr>
              <w:t>READING DATE</w:t>
            </w:r>
          </w:p>
        </w:tc>
        <w:tc>
          <w:tcPr>
            <w:tcW w:w="1870" w:type="dxa"/>
            <w:gridSpan w:val="2"/>
            <w:tcBorders>
              <w:left w:val="single" w:sz="6" w:space="0" w:color="auto"/>
              <w:bottom w:val="double" w:sz="6" w:space="0" w:color="auto"/>
              <w:right w:val="double" w:sz="6" w:space="0" w:color="auto"/>
            </w:tcBorders>
            <w:vAlign w:val="center"/>
          </w:tcPr>
          <w:p w:rsidR="00C11F27" w:rsidRDefault="00C11F27" w:rsidP="00C11F27">
            <w:pPr>
              <w:jc w:val="right"/>
              <w:rPr>
                <w:sz w:val="20"/>
                <w:szCs w:val="20"/>
              </w:rPr>
            </w:pPr>
          </w:p>
        </w:tc>
      </w:tr>
      <w:tr w:rsidR="00C11F27" w:rsidTr="0070773B">
        <w:trPr>
          <w:cantSplit/>
          <w:trHeight w:val="617"/>
        </w:trPr>
        <w:tc>
          <w:tcPr>
            <w:tcW w:w="10722" w:type="dxa"/>
            <w:gridSpan w:val="9"/>
            <w:tcBorders>
              <w:top w:val="double" w:sz="6" w:space="0" w:color="auto"/>
              <w:left w:val="double" w:sz="6" w:space="0" w:color="auto"/>
              <w:bottom w:val="single" w:sz="6" w:space="0" w:color="auto"/>
              <w:right w:val="double" w:sz="6" w:space="0" w:color="auto"/>
            </w:tcBorders>
            <w:vAlign w:val="center"/>
          </w:tcPr>
          <w:p w:rsidR="00C11F27" w:rsidRDefault="00C11F27" w:rsidP="00C11F27">
            <w:pPr>
              <w:jc w:val="center"/>
              <w:rPr>
                <w:sz w:val="20"/>
                <w:szCs w:val="20"/>
                <w:u w:val="single"/>
              </w:rPr>
            </w:pPr>
            <w:r>
              <w:rPr>
                <w:sz w:val="20"/>
                <w:szCs w:val="20"/>
                <w:u w:val="single"/>
              </w:rPr>
              <w:t>THYROID GLAND SCREENING CHECK</w:t>
            </w:r>
          </w:p>
          <w:p w:rsidR="00C11F27" w:rsidRDefault="00C11F27" w:rsidP="00C11F27">
            <w:pPr>
              <w:rPr>
                <w:sz w:val="20"/>
                <w:szCs w:val="20"/>
              </w:rPr>
            </w:pPr>
            <w:r>
              <w:rPr>
                <w:sz w:val="20"/>
                <w:szCs w:val="20"/>
              </w:rPr>
              <w:t>Upon completion of the mission, or as directed, you must undergo contamination monitoring at a decontamination facility.</w:t>
            </w:r>
          </w:p>
          <w:p w:rsidR="00C11F27" w:rsidRDefault="00C11F27" w:rsidP="00C11F27">
            <w:pPr>
              <w:rPr>
                <w:sz w:val="20"/>
                <w:szCs w:val="20"/>
              </w:rPr>
            </w:pPr>
            <w:r>
              <w:rPr>
                <w:sz w:val="20"/>
                <w:szCs w:val="20"/>
              </w:rPr>
              <w:t>Monitoring personnel at these facilities will complete a contamination monitoring report for you.</w:t>
            </w:r>
          </w:p>
          <w:p w:rsidR="00C11F27" w:rsidRDefault="00C11F27" w:rsidP="00C11F27">
            <w:pPr>
              <w:rPr>
                <w:sz w:val="20"/>
                <w:szCs w:val="20"/>
              </w:rPr>
            </w:pPr>
            <w:r>
              <w:rPr>
                <w:sz w:val="20"/>
                <w:szCs w:val="20"/>
              </w:rPr>
              <w:t>Additionally, you should be screened for radioiodine intake of the thyroid gland and record the results here.</w:t>
            </w:r>
          </w:p>
        </w:tc>
        <w:tc>
          <w:tcPr>
            <w:tcW w:w="4676" w:type="dxa"/>
            <w:gridSpan w:val="6"/>
            <w:vMerge w:val="restart"/>
            <w:tcBorders>
              <w:top w:val="double" w:sz="6" w:space="0" w:color="auto"/>
              <w:left w:val="double" w:sz="6" w:space="0" w:color="auto"/>
              <w:right w:val="double" w:sz="6" w:space="0" w:color="auto"/>
            </w:tcBorders>
            <w:vAlign w:val="center"/>
          </w:tcPr>
          <w:p w:rsidR="00C11F27" w:rsidRPr="00B3054D" w:rsidRDefault="00C11F27" w:rsidP="00C11F27">
            <w:pPr>
              <w:jc w:val="center"/>
              <w:rPr>
                <w:sz w:val="20"/>
                <w:szCs w:val="20"/>
              </w:rPr>
            </w:pPr>
            <w:r w:rsidRPr="00B3054D">
              <w:rPr>
                <w:sz w:val="20"/>
                <w:szCs w:val="20"/>
                <w:u w:val="single"/>
              </w:rPr>
              <w:t>KI  INSTRUCTIONS</w:t>
            </w:r>
          </w:p>
          <w:p w:rsidR="00C11F27" w:rsidRDefault="00C11F27" w:rsidP="00C11F27">
            <w:pPr>
              <w:jc w:val="both"/>
              <w:rPr>
                <w:sz w:val="20"/>
                <w:szCs w:val="20"/>
              </w:rPr>
            </w:pPr>
            <w:r w:rsidRPr="00B3054D">
              <w:rPr>
                <w:sz w:val="20"/>
                <w:szCs w:val="20"/>
              </w:rPr>
              <w:t>After completing the Form 135A, ingest KI tablets only at th</w:t>
            </w:r>
            <w:r>
              <w:rPr>
                <w:sz w:val="20"/>
                <w:szCs w:val="20"/>
              </w:rPr>
              <w:t>e direction of your supervisor</w:t>
            </w:r>
            <w:r w:rsidRPr="00B3054D">
              <w:rPr>
                <w:sz w:val="20"/>
                <w:szCs w:val="20"/>
              </w:rPr>
              <w:t xml:space="preserve">. </w:t>
            </w:r>
            <w:r w:rsidRPr="00B3054D">
              <w:rPr>
                <w:b/>
                <w:sz w:val="20"/>
                <w:szCs w:val="20"/>
              </w:rPr>
              <w:t>Take 130mg</w:t>
            </w:r>
            <w:r w:rsidRPr="00B3054D">
              <w:rPr>
                <w:sz w:val="20"/>
                <w:szCs w:val="20"/>
              </w:rPr>
              <w:t xml:space="preserve"> per day during radioiodine exposure. If you have any adverse reaction to the drug, discontinue taking KI and report this to your supervisor. Discontinue taking KI tablets when radioiodine exposure ends.</w:t>
            </w:r>
          </w:p>
        </w:tc>
      </w:tr>
      <w:tr w:rsidR="00C11F27" w:rsidTr="0070773B">
        <w:trPr>
          <w:cantSplit/>
          <w:trHeight w:val="183"/>
        </w:trPr>
        <w:tc>
          <w:tcPr>
            <w:tcW w:w="7313" w:type="dxa"/>
            <w:gridSpan w:val="5"/>
            <w:tcBorders>
              <w:top w:val="nil"/>
              <w:left w:val="double" w:sz="6" w:space="0" w:color="auto"/>
              <w:bottom w:val="single" w:sz="6" w:space="0" w:color="auto"/>
              <w:right w:val="single" w:sz="6" w:space="0" w:color="auto"/>
            </w:tcBorders>
            <w:vAlign w:val="center"/>
          </w:tcPr>
          <w:p w:rsidR="00C11F27" w:rsidRDefault="00C11F27" w:rsidP="00C11F27">
            <w:r>
              <w:rPr>
                <w:sz w:val="20"/>
                <w:szCs w:val="20"/>
              </w:rPr>
              <w:t>Instrument Used:</w:t>
            </w:r>
          </w:p>
        </w:tc>
        <w:tc>
          <w:tcPr>
            <w:tcW w:w="3409" w:type="dxa"/>
            <w:gridSpan w:val="4"/>
            <w:tcBorders>
              <w:top w:val="nil"/>
              <w:left w:val="single" w:sz="6" w:space="0" w:color="auto"/>
              <w:bottom w:val="single" w:sz="6" w:space="0" w:color="auto"/>
              <w:right w:val="double" w:sz="6" w:space="0" w:color="auto"/>
            </w:tcBorders>
            <w:vAlign w:val="center"/>
          </w:tcPr>
          <w:p w:rsidR="00C11F27" w:rsidRDefault="00C11F27" w:rsidP="00C11F27">
            <w:r>
              <w:rPr>
                <w:sz w:val="20"/>
                <w:szCs w:val="20"/>
              </w:rPr>
              <w:t>Reading:</w:t>
            </w:r>
          </w:p>
        </w:tc>
        <w:tc>
          <w:tcPr>
            <w:tcW w:w="4676" w:type="dxa"/>
            <w:gridSpan w:val="6"/>
            <w:vMerge/>
            <w:tcBorders>
              <w:left w:val="double" w:sz="6" w:space="0" w:color="auto"/>
              <w:bottom w:val="single" w:sz="6" w:space="0" w:color="auto"/>
              <w:right w:val="double" w:sz="6" w:space="0" w:color="auto"/>
            </w:tcBorders>
            <w:vAlign w:val="center"/>
          </w:tcPr>
          <w:p w:rsidR="00C11F27" w:rsidRDefault="00C11F27" w:rsidP="00C11F27">
            <w:pPr>
              <w:jc w:val="center"/>
              <w:rPr>
                <w:sz w:val="20"/>
                <w:szCs w:val="20"/>
              </w:rPr>
            </w:pPr>
          </w:p>
        </w:tc>
      </w:tr>
      <w:tr w:rsidR="00C11F27" w:rsidTr="0070773B">
        <w:trPr>
          <w:cantSplit/>
          <w:trHeight w:val="83"/>
        </w:trPr>
        <w:tc>
          <w:tcPr>
            <w:tcW w:w="7313" w:type="dxa"/>
            <w:gridSpan w:val="5"/>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r>
              <w:rPr>
                <w:sz w:val="20"/>
                <w:szCs w:val="20"/>
              </w:rPr>
              <w:t>Signature of Monitor:</w:t>
            </w:r>
          </w:p>
        </w:tc>
        <w:tc>
          <w:tcPr>
            <w:tcW w:w="3409" w:type="dxa"/>
            <w:gridSpan w:val="4"/>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sz w:val="20"/>
                <w:szCs w:val="20"/>
              </w:rPr>
            </w:pPr>
            <w:r>
              <w:rPr>
                <w:sz w:val="20"/>
                <w:szCs w:val="20"/>
              </w:rPr>
              <w:t>Date:</w:t>
            </w:r>
          </w:p>
        </w:tc>
        <w:tc>
          <w:tcPr>
            <w:tcW w:w="4676" w:type="dxa"/>
            <w:gridSpan w:val="6"/>
            <w:tcBorders>
              <w:top w:val="single" w:sz="6" w:space="0" w:color="auto"/>
              <w:left w:val="double" w:sz="6" w:space="0" w:color="auto"/>
              <w:bottom w:val="single" w:sz="6" w:space="0" w:color="auto"/>
              <w:right w:val="double" w:sz="6" w:space="0" w:color="auto"/>
            </w:tcBorders>
            <w:vAlign w:val="center"/>
          </w:tcPr>
          <w:p w:rsidR="00C11F27" w:rsidRDefault="00C11F27" w:rsidP="00C11F27">
            <w:pPr>
              <w:jc w:val="center"/>
              <w:rPr>
                <w:sz w:val="20"/>
                <w:szCs w:val="20"/>
              </w:rPr>
            </w:pPr>
            <w:r>
              <w:rPr>
                <w:sz w:val="20"/>
                <w:szCs w:val="20"/>
              </w:rPr>
              <w:t>POTASSIUM IODIDE RECORD</w:t>
            </w:r>
          </w:p>
        </w:tc>
      </w:tr>
      <w:tr w:rsidR="00C11F27" w:rsidTr="0070773B">
        <w:trPr>
          <w:cantSplit/>
          <w:trHeight w:val="83"/>
        </w:trPr>
        <w:tc>
          <w:tcPr>
            <w:tcW w:w="7313" w:type="dxa"/>
            <w:gridSpan w:val="5"/>
            <w:vMerge/>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sz w:val="20"/>
                <w:szCs w:val="20"/>
              </w:rPr>
            </w:pPr>
          </w:p>
        </w:tc>
        <w:tc>
          <w:tcPr>
            <w:tcW w:w="3409" w:type="dxa"/>
            <w:gridSpan w:val="4"/>
            <w:vMerge/>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sz w:val="20"/>
                <w:szCs w:val="20"/>
              </w:rPr>
            </w:pPr>
          </w:p>
        </w:tc>
        <w:tc>
          <w:tcPr>
            <w:tcW w:w="1048" w:type="dxa"/>
            <w:tcBorders>
              <w:top w:val="single" w:sz="6" w:space="0" w:color="auto"/>
              <w:left w:val="double" w:sz="6" w:space="0" w:color="auto"/>
              <w:bottom w:val="single" w:sz="6" w:space="0" w:color="auto"/>
              <w:right w:val="single" w:sz="6" w:space="0" w:color="auto"/>
            </w:tcBorders>
            <w:shd w:val="clear" w:color="auto" w:fill="E6E6E6"/>
            <w:vAlign w:val="center"/>
          </w:tcPr>
          <w:p w:rsidR="00C11F27" w:rsidRDefault="00C11F27" w:rsidP="00C11F27">
            <w:pPr>
              <w:jc w:val="center"/>
              <w:rPr>
                <w:sz w:val="20"/>
                <w:szCs w:val="20"/>
              </w:rPr>
            </w:pP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r>
              <w:rPr>
                <w:sz w:val="20"/>
                <w:szCs w:val="20"/>
              </w:rPr>
              <w:t>DATE</w:t>
            </w: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r>
              <w:rPr>
                <w:sz w:val="20"/>
                <w:szCs w:val="20"/>
              </w:rPr>
              <w:t>TIME</w:t>
            </w:r>
          </w:p>
        </w:tc>
        <w:tc>
          <w:tcPr>
            <w:tcW w:w="1530" w:type="dxa"/>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center"/>
              <w:rPr>
                <w:sz w:val="20"/>
                <w:szCs w:val="20"/>
              </w:rPr>
            </w:pPr>
            <w:r>
              <w:rPr>
                <w:sz w:val="20"/>
                <w:szCs w:val="20"/>
              </w:rPr>
              <w:t>DOSE</w:t>
            </w:r>
          </w:p>
        </w:tc>
      </w:tr>
      <w:tr w:rsidR="00C11F27" w:rsidTr="0070773B">
        <w:trPr>
          <w:cantSplit/>
          <w:trHeight w:val="134"/>
        </w:trPr>
        <w:tc>
          <w:tcPr>
            <w:tcW w:w="7313" w:type="dxa"/>
            <w:gridSpan w:val="5"/>
            <w:vMerge w:val="restart"/>
            <w:tcBorders>
              <w:top w:val="single" w:sz="6" w:space="0" w:color="auto"/>
              <w:left w:val="double" w:sz="6" w:space="0" w:color="auto"/>
              <w:bottom w:val="single" w:sz="6" w:space="0" w:color="auto"/>
              <w:right w:val="single" w:sz="6" w:space="0" w:color="auto"/>
            </w:tcBorders>
            <w:vAlign w:val="center"/>
          </w:tcPr>
          <w:p w:rsidR="00C11F27" w:rsidRDefault="00C11F27" w:rsidP="00C11F27">
            <w:pPr>
              <w:rPr>
                <w:b/>
                <w:sz w:val="20"/>
                <w:szCs w:val="20"/>
              </w:rPr>
            </w:pPr>
            <w:r>
              <w:rPr>
                <w:b/>
                <w:sz w:val="20"/>
                <w:szCs w:val="20"/>
              </w:rPr>
              <w:t xml:space="preserve">Emergency Worker’s </w:t>
            </w:r>
          </w:p>
          <w:p w:rsidR="00C11F27" w:rsidRDefault="00C11F27" w:rsidP="00C11F27">
            <w:pPr>
              <w:ind w:left="1800" w:hanging="900"/>
            </w:pPr>
            <w:r>
              <w:rPr>
                <w:b/>
                <w:sz w:val="20"/>
                <w:szCs w:val="20"/>
              </w:rPr>
              <w:t xml:space="preserve"> Signature:</w:t>
            </w:r>
          </w:p>
        </w:tc>
        <w:tc>
          <w:tcPr>
            <w:tcW w:w="3409" w:type="dxa"/>
            <w:gridSpan w:val="4"/>
            <w:vMerge w:val="restart"/>
            <w:tcBorders>
              <w:top w:val="single" w:sz="6" w:space="0" w:color="auto"/>
              <w:left w:val="single" w:sz="6" w:space="0" w:color="auto"/>
              <w:bottom w:val="single" w:sz="6" w:space="0" w:color="auto"/>
              <w:right w:val="double" w:sz="6" w:space="0" w:color="auto"/>
            </w:tcBorders>
            <w:vAlign w:val="center"/>
          </w:tcPr>
          <w:p w:rsidR="00C11F27" w:rsidRDefault="00C11F27" w:rsidP="00C11F27">
            <w:pPr>
              <w:rPr>
                <w:b/>
              </w:rPr>
            </w:pPr>
            <w:r>
              <w:rPr>
                <w:b/>
                <w:sz w:val="20"/>
                <w:szCs w:val="20"/>
              </w:rPr>
              <w:t>Date:</w:t>
            </w:r>
          </w:p>
        </w:tc>
        <w:tc>
          <w:tcPr>
            <w:tcW w:w="1048" w:type="dxa"/>
            <w:tcBorders>
              <w:top w:val="single" w:sz="6" w:space="0" w:color="auto"/>
              <w:left w:val="double" w:sz="6" w:space="0" w:color="auto"/>
              <w:bottom w:val="single" w:sz="6" w:space="0" w:color="auto"/>
              <w:right w:val="single" w:sz="6" w:space="0" w:color="auto"/>
            </w:tcBorders>
            <w:vAlign w:val="center"/>
          </w:tcPr>
          <w:p w:rsidR="00C11F27" w:rsidRDefault="00C11F27" w:rsidP="00C11F27">
            <w:pPr>
              <w:jc w:val="center"/>
              <w:rPr>
                <w:sz w:val="20"/>
                <w:szCs w:val="20"/>
              </w:rPr>
            </w:pPr>
            <w:r>
              <w:rPr>
                <w:sz w:val="20"/>
                <w:szCs w:val="20"/>
              </w:rPr>
              <w:t>DAY 1</w:t>
            </w: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p>
        </w:tc>
        <w:tc>
          <w:tcPr>
            <w:tcW w:w="1530" w:type="dxa"/>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center"/>
              <w:rPr>
                <w:sz w:val="20"/>
                <w:szCs w:val="20"/>
              </w:rPr>
            </w:pPr>
            <w:r>
              <w:rPr>
                <w:sz w:val="20"/>
                <w:szCs w:val="20"/>
              </w:rPr>
              <w:t>130mg</w:t>
            </w:r>
          </w:p>
        </w:tc>
      </w:tr>
      <w:tr w:rsidR="00C11F27" w:rsidTr="0070773B">
        <w:trPr>
          <w:cantSplit/>
          <w:trHeight w:val="124"/>
        </w:trPr>
        <w:tc>
          <w:tcPr>
            <w:tcW w:w="7313" w:type="dxa"/>
            <w:gridSpan w:val="5"/>
            <w:vMerge/>
            <w:tcBorders>
              <w:top w:val="single" w:sz="6" w:space="0" w:color="auto"/>
              <w:left w:val="double" w:sz="6" w:space="0" w:color="auto"/>
              <w:bottom w:val="double" w:sz="6" w:space="0" w:color="auto"/>
              <w:right w:val="single" w:sz="6" w:space="0" w:color="auto"/>
            </w:tcBorders>
            <w:vAlign w:val="center"/>
          </w:tcPr>
          <w:p w:rsidR="00C11F27" w:rsidRDefault="00C11F27" w:rsidP="00C11F27">
            <w:pPr>
              <w:rPr>
                <w:sz w:val="20"/>
                <w:szCs w:val="20"/>
              </w:rPr>
            </w:pPr>
          </w:p>
        </w:tc>
        <w:tc>
          <w:tcPr>
            <w:tcW w:w="3409" w:type="dxa"/>
            <w:gridSpan w:val="4"/>
            <w:vMerge/>
            <w:tcBorders>
              <w:top w:val="single" w:sz="6" w:space="0" w:color="auto"/>
              <w:left w:val="single" w:sz="6" w:space="0" w:color="auto"/>
              <w:bottom w:val="double" w:sz="6" w:space="0" w:color="auto"/>
              <w:right w:val="double" w:sz="6" w:space="0" w:color="auto"/>
            </w:tcBorders>
            <w:vAlign w:val="center"/>
          </w:tcPr>
          <w:p w:rsidR="00C11F27" w:rsidRDefault="00C11F27" w:rsidP="00C11F27">
            <w:pPr>
              <w:rPr>
                <w:sz w:val="20"/>
                <w:szCs w:val="20"/>
              </w:rPr>
            </w:pPr>
          </w:p>
        </w:tc>
        <w:tc>
          <w:tcPr>
            <w:tcW w:w="1048" w:type="dxa"/>
            <w:tcBorders>
              <w:top w:val="single" w:sz="6" w:space="0" w:color="auto"/>
              <w:left w:val="double" w:sz="6" w:space="0" w:color="auto"/>
              <w:bottom w:val="single" w:sz="6" w:space="0" w:color="auto"/>
              <w:right w:val="single" w:sz="6" w:space="0" w:color="auto"/>
            </w:tcBorders>
            <w:vAlign w:val="center"/>
          </w:tcPr>
          <w:p w:rsidR="00C11F27" w:rsidRDefault="00C11F27" w:rsidP="00C11F27">
            <w:pPr>
              <w:jc w:val="center"/>
              <w:rPr>
                <w:sz w:val="20"/>
                <w:szCs w:val="20"/>
              </w:rPr>
            </w:pPr>
            <w:r>
              <w:rPr>
                <w:sz w:val="20"/>
                <w:szCs w:val="20"/>
              </w:rPr>
              <w:t>DAY 2</w:t>
            </w: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p>
        </w:tc>
        <w:tc>
          <w:tcPr>
            <w:tcW w:w="1530" w:type="dxa"/>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center"/>
              <w:rPr>
                <w:sz w:val="20"/>
                <w:szCs w:val="20"/>
              </w:rPr>
            </w:pPr>
            <w:r>
              <w:rPr>
                <w:sz w:val="20"/>
                <w:szCs w:val="20"/>
              </w:rPr>
              <w:t>130mg</w:t>
            </w:r>
          </w:p>
        </w:tc>
      </w:tr>
      <w:tr w:rsidR="00C11F27" w:rsidTr="0070773B">
        <w:trPr>
          <w:cantSplit/>
          <w:trHeight w:val="144"/>
        </w:trPr>
        <w:tc>
          <w:tcPr>
            <w:tcW w:w="7313" w:type="dxa"/>
            <w:gridSpan w:val="5"/>
            <w:vMerge w:val="restart"/>
            <w:tcBorders>
              <w:top w:val="double" w:sz="6" w:space="0" w:color="auto"/>
              <w:left w:val="double" w:sz="6" w:space="0" w:color="auto"/>
              <w:right w:val="double" w:sz="6" w:space="0" w:color="auto"/>
            </w:tcBorders>
            <w:vAlign w:val="center"/>
          </w:tcPr>
          <w:p w:rsidR="00C11F27" w:rsidRDefault="00C11F27" w:rsidP="00C11F27">
            <w:pPr>
              <w:rPr>
                <w:sz w:val="20"/>
                <w:szCs w:val="20"/>
              </w:rPr>
            </w:pPr>
            <w:r>
              <w:rPr>
                <w:sz w:val="20"/>
                <w:szCs w:val="20"/>
                <w:u w:val="single"/>
              </w:rPr>
              <w:t>COLOR</w:t>
            </w:r>
            <w:r>
              <w:rPr>
                <w:sz w:val="20"/>
                <w:szCs w:val="20"/>
              </w:rPr>
              <w:tab/>
            </w:r>
            <w:r>
              <w:rPr>
                <w:sz w:val="20"/>
                <w:szCs w:val="20"/>
              </w:rPr>
              <w:tab/>
            </w:r>
            <w:r>
              <w:rPr>
                <w:sz w:val="20"/>
                <w:szCs w:val="20"/>
                <w:u w:val="single"/>
              </w:rPr>
              <w:t>INITIAL DISTRIBUTION</w:t>
            </w:r>
            <w:r>
              <w:rPr>
                <w:sz w:val="20"/>
                <w:szCs w:val="20"/>
              </w:rPr>
              <w:tab/>
            </w:r>
            <w:r>
              <w:rPr>
                <w:sz w:val="20"/>
                <w:szCs w:val="20"/>
                <w:u w:val="single"/>
              </w:rPr>
              <w:t>FINAL DISTRIBUTION</w:t>
            </w:r>
          </w:p>
          <w:p w:rsidR="00C11F27" w:rsidRDefault="00C11F27" w:rsidP="00C11F27">
            <w:pPr>
              <w:rPr>
                <w:sz w:val="20"/>
                <w:szCs w:val="20"/>
              </w:rPr>
            </w:pPr>
            <w:r>
              <w:rPr>
                <w:sz w:val="20"/>
                <w:szCs w:val="20"/>
              </w:rPr>
              <w:t>White</w:t>
            </w:r>
            <w:r>
              <w:rPr>
                <w:sz w:val="20"/>
                <w:szCs w:val="20"/>
              </w:rPr>
              <w:tab/>
            </w:r>
            <w:r>
              <w:rPr>
                <w:sz w:val="20"/>
                <w:szCs w:val="20"/>
              </w:rPr>
              <w:tab/>
              <w:t>Emergency Worker</w:t>
            </w:r>
            <w:r>
              <w:rPr>
                <w:sz w:val="20"/>
                <w:szCs w:val="20"/>
              </w:rPr>
              <w:tab/>
            </w:r>
            <w:r>
              <w:rPr>
                <w:sz w:val="20"/>
                <w:szCs w:val="20"/>
              </w:rPr>
              <w:tab/>
              <w:t>Emergency Worker</w:t>
            </w:r>
          </w:p>
          <w:p w:rsidR="00C11F27" w:rsidRDefault="00C11F27" w:rsidP="00C11F27">
            <w:pPr>
              <w:rPr>
                <w:sz w:val="20"/>
                <w:szCs w:val="20"/>
              </w:rPr>
            </w:pPr>
            <w:r>
              <w:rPr>
                <w:sz w:val="20"/>
                <w:szCs w:val="20"/>
              </w:rPr>
              <w:t>Yellow</w:t>
            </w:r>
            <w:r>
              <w:rPr>
                <w:sz w:val="20"/>
                <w:szCs w:val="20"/>
              </w:rPr>
              <w:tab/>
            </w:r>
            <w:r>
              <w:rPr>
                <w:sz w:val="20"/>
                <w:szCs w:val="20"/>
              </w:rPr>
              <w:tab/>
              <w:t>Emergency Worker</w:t>
            </w:r>
            <w:r>
              <w:rPr>
                <w:sz w:val="20"/>
                <w:szCs w:val="20"/>
              </w:rPr>
              <w:tab/>
            </w:r>
            <w:r>
              <w:rPr>
                <w:sz w:val="20"/>
                <w:szCs w:val="20"/>
              </w:rPr>
              <w:tab/>
              <w:t>NH DPHS Liaison</w:t>
            </w:r>
          </w:p>
          <w:p w:rsidR="00C11F27" w:rsidRDefault="00C11F27" w:rsidP="00C11F27">
            <w:r>
              <w:rPr>
                <w:sz w:val="20"/>
                <w:szCs w:val="20"/>
              </w:rPr>
              <w:t>Pink</w:t>
            </w:r>
            <w:r>
              <w:rPr>
                <w:sz w:val="20"/>
                <w:szCs w:val="20"/>
              </w:rPr>
              <w:tab/>
            </w:r>
            <w:r>
              <w:rPr>
                <w:sz w:val="20"/>
                <w:szCs w:val="20"/>
              </w:rPr>
              <w:tab/>
              <w:t>Issuing Organization</w:t>
            </w:r>
            <w:r>
              <w:rPr>
                <w:sz w:val="20"/>
                <w:szCs w:val="20"/>
              </w:rPr>
              <w:tab/>
            </w:r>
            <w:r>
              <w:rPr>
                <w:sz w:val="20"/>
                <w:szCs w:val="20"/>
              </w:rPr>
              <w:tab/>
              <w:t>-------------------------------</w:t>
            </w:r>
          </w:p>
        </w:tc>
        <w:tc>
          <w:tcPr>
            <w:tcW w:w="3409" w:type="dxa"/>
            <w:gridSpan w:val="4"/>
            <w:vMerge w:val="restart"/>
            <w:tcBorders>
              <w:top w:val="double" w:sz="6" w:space="0" w:color="auto"/>
              <w:left w:val="double" w:sz="6" w:space="0" w:color="auto"/>
              <w:right w:val="double" w:sz="6" w:space="0" w:color="auto"/>
            </w:tcBorders>
            <w:vAlign w:val="center"/>
          </w:tcPr>
          <w:p w:rsidR="00C11F27" w:rsidRDefault="00C11F27" w:rsidP="00C11F27">
            <w:pPr>
              <w:tabs>
                <w:tab w:val="left" w:pos="252"/>
                <w:tab w:val="left" w:pos="612"/>
                <w:tab w:val="left" w:pos="3132"/>
              </w:tabs>
              <w:jc w:val="center"/>
              <w:rPr>
                <w:b/>
                <w:sz w:val="20"/>
                <w:szCs w:val="20"/>
                <w:u w:val="single"/>
              </w:rPr>
            </w:pPr>
            <w:r>
              <w:rPr>
                <w:b/>
                <w:sz w:val="20"/>
                <w:szCs w:val="20"/>
                <w:u w:val="single"/>
              </w:rPr>
              <w:t>For NH DPHS Use Only</w:t>
            </w:r>
          </w:p>
          <w:p w:rsidR="00C11F27" w:rsidRDefault="00C11F27" w:rsidP="00C11F27">
            <w:pPr>
              <w:tabs>
                <w:tab w:val="left" w:pos="252"/>
                <w:tab w:val="left" w:pos="2520"/>
              </w:tabs>
              <w:rPr>
                <w:sz w:val="20"/>
                <w:szCs w:val="20"/>
              </w:rPr>
            </w:pPr>
            <w:r>
              <w:rPr>
                <w:sz w:val="20"/>
                <w:szCs w:val="20"/>
              </w:rPr>
              <w:tab/>
              <w:t>Radiological Screening Program</w:t>
            </w:r>
          </w:p>
          <w:p w:rsidR="00C11F27" w:rsidRDefault="00C11F27" w:rsidP="00C11F27">
            <w:pPr>
              <w:tabs>
                <w:tab w:val="left" w:pos="252"/>
                <w:tab w:val="left" w:pos="1512"/>
                <w:tab w:val="left" w:pos="3132"/>
              </w:tabs>
              <w:rPr>
                <w:sz w:val="20"/>
                <w:szCs w:val="20"/>
                <w:u w:val="single"/>
              </w:rPr>
            </w:pPr>
            <w:r>
              <w:rPr>
                <w:sz w:val="20"/>
                <w:szCs w:val="20"/>
              </w:rPr>
              <w:tab/>
              <w:t>Tracking No.:</w:t>
            </w:r>
            <w:r>
              <w:rPr>
                <w:sz w:val="20"/>
                <w:szCs w:val="20"/>
              </w:rPr>
              <w:tab/>
            </w:r>
            <w:r>
              <w:rPr>
                <w:sz w:val="20"/>
                <w:szCs w:val="20"/>
                <w:u w:val="single"/>
              </w:rPr>
              <w:tab/>
            </w:r>
          </w:p>
          <w:p w:rsidR="00C11F27" w:rsidRDefault="00C11F27" w:rsidP="00C11F27">
            <w:pPr>
              <w:tabs>
                <w:tab w:val="left" w:pos="237"/>
                <w:tab w:val="left" w:pos="2520"/>
              </w:tabs>
              <w:rPr>
                <w:sz w:val="20"/>
                <w:szCs w:val="20"/>
              </w:rPr>
            </w:pPr>
            <w:r>
              <w:rPr>
                <w:sz w:val="20"/>
                <w:szCs w:val="20"/>
              </w:rPr>
              <w:tab/>
              <w:t xml:space="preserve">( Check Box if Not Applicable   </w:t>
            </w: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sidR="00AB12BD">
              <w:rPr>
                <w:sz w:val="20"/>
                <w:szCs w:val="20"/>
              </w:rPr>
            </w:r>
            <w:r w:rsidR="00AB12BD">
              <w:rPr>
                <w:sz w:val="20"/>
                <w:szCs w:val="20"/>
              </w:rPr>
              <w:fldChar w:fldCharType="separate"/>
            </w:r>
            <w:r>
              <w:rPr>
                <w:sz w:val="20"/>
                <w:szCs w:val="20"/>
              </w:rPr>
              <w:fldChar w:fldCharType="end"/>
            </w:r>
            <w:r>
              <w:rPr>
                <w:sz w:val="20"/>
                <w:szCs w:val="20"/>
              </w:rPr>
              <w:t xml:space="preserve"> )</w:t>
            </w:r>
          </w:p>
        </w:tc>
        <w:tc>
          <w:tcPr>
            <w:tcW w:w="1048" w:type="dxa"/>
            <w:tcBorders>
              <w:top w:val="single" w:sz="6" w:space="0" w:color="auto"/>
              <w:left w:val="double" w:sz="6" w:space="0" w:color="auto"/>
              <w:bottom w:val="single" w:sz="6" w:space="0" w:color="auto"/>
              <w:right w:val="single" w:sz="6" w:space="0" w:color="auto"/>
            </w:tcBorders>
            <w:vAlign w:val="center"/>
          </w:tcPr>
          <w:p w:rsidR="00C11F27" w:rsidRDefault="00C11F27" w:rsidP="00C11F27">
            <w:pPr>
              <w:jc w:val="center"/>
              <w:rPr>
                <w:sz w:val="20"/>
                <w:szCs w:val="20"/>
              </w:rPr>
            </w:pPr>
            <w:r>
              <w:rPr>
                <w:sz w:val="20"/>
                <w:szCs w:val="20"/>
              </w:rPr>
              <w:t>DAY 3</w:t>
            </w: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p>
        </w:tc>
        <w:tc>
          <w:tcPr>
            <w:tcW w:w="1049" w:type="dxa"/>
            <w:gridSpan w:val="2"/>
            <w:tcBorders>
              <w:top w:val="single" w:sz="6" w:space="0" w:color="auto"/>
              <w:left w:val="single" w:sz="6" w:space="0" w:color="auto"/>
              <w:bottom w:val="single" w:sz="6" w:space="0" w:color="auto"/>
              <w:right w:val="single" w:sz="6" w:space="0" w:color="auto"/>
            </w:tcBorders>
            <w:vAlign w:val="center"/>
          </w:tcPr>
          <w:p w:rsidR="00C11F27" w:rsidRDefault="00C11F27" w:rsidP="00C11F27">
            <w:pPr>
              <w:jc w:val="center"/>
              <w:rPr>
                <w:sz w:val="20"/>
                <w:szCs w:val="20"/>
              </w:rPr>
            </w:pPr>
          </w:p>
        </w:tc>
        <w:tc>
          <w:tcPr>
            <w:tcW w:w="1530" w:type="dxa"/>
            <w:tcBorders>
              <w:top w:val="single" w:sz="6" w:space="0" w:color="auto"/>
              <w:left w:val="single" w:sz="6" w:space="0" w:color="auto"/>
              <w:bottom w:val="single" w:sz="6" w:space="0" w:color="auto"/>
              <w:right w:val="double" w:sz="6" w:space="0" w:color="auto"/>
            </w:tcBorders>
            <w:vAlign w:val="center"/>
          </w:tcPr>
          <w:p w:rsidR="00C11F27" w:rsidRDefault="00C11F27" w:rsidP="00C11F27">
            <w:pPr>
              <w:jc w:val="center"/>
              <w:rPr>
                <w:sz w:val="20"/>
                <w:szCs w:val="20"/>
              </w:rPr>
            </w:pPr>
            <w:r>
              <w:rPr>
                <w:sz w:val="20"/>
                <w:szCs w:val="20"/>
              </w:rPr>
              <w:t>130mg</w:t>
            </w:r>
          </w:p>
        </w:tc>
      </w:tr>
      <w:tr w:rsidR="00C11F27" w:rsidTr="0070773B">
        <w:trPr>
          <w:cantSplit/>
          <w:trHeight w:val="143"/>
        </w:trPr>
        <w:tc>
          <w:tcPr>
            <w:tcW w:w="7313" w:type="dxa"/>
            <w:gridSpan w:val="5"/>
            <w:vMerge/>
            <w:tcBorders>
              <w:left w:val="double" w:sz="6" w:space="0" w:color="auto"/>
              <w:right w:val="double" w:sz="6" w:space="0" w:color="auto"/>
            </w:tcBorders>
            <w:vAlign w:val="center"/>
          </w:tcPr>
          <w:p w:rsidR="00C11F27" w:rsidRDefault="00C11F27" w:rsidP="00C11F27">
            <w:pPr>
              <w:rPr>
                <w:sz w:val="20"/>
                <w:szCs w:val="20"/>
                <w:u w:val="single"/>
              </w:rPr>
            </w:pPr>
          </w:p>
        </w:tc>
        <w:tc>
          <w:tcPr>
            <w:tcW w:w="3409" w:type="dxa"/>
            <w:gridSpan w:val="4"/>
            <w:vMerge/>
            <w:tcBorders>
              <w:left w:val="double" w:sz="6" w:space="0" w:color="auto"/>
              <w:right w:val="double" w:sz="6" w:space="0" w:color="auto"/>
            </w:tcBorders>
            <w:vAlign w:val="center"/>
          </w:tcPr>
          <w:p w:rsidR="00C11F27" w:rsidRDefault="00C11F27" w:rsidP="00C11F27">
            <w:pPr>
              <w:tabs>
                <w:tab w:val="left" w:pos="252"/>
                <w:tab w:val="left" w:pos="612"/>
                <w:tab w:val="left" w:pos="3132"/>
              </w:tabs>
              <w:jc w:val="center"/>
              <w:rPr>
                <w:b/>
                <w:sz w:val="20"/>
                <w:szCs w:val="20"/>
                <w:u w:val="single"/>
              </w:rPr>
            </w:pPr>
          </w:p>
        </w:tc>
        <w:tc>
          <w:tcPr>
            <w:tcW w:w="1048" w:type="dxa"/>
            <w:tcBorders>
              <w:top w:val="single" w:sz="6" w:space="0" w:color="auto"/>
              <w:left w:val="double" w:sz="6" w:space="0" w:color="auto"/>
              <w:bottom w:val="double" w:sz="6" w:space="0" w:color="auto"/>
              <w:right w:val="single" w:sz="6" w:space="0" w:color="auto"/>
            </w:tcBorders>
            <w:vAlign w:val="center"/>
          </w:tcPr>
          <w:p w:rsidR="00C11F27" w:rsidRDefault="00C11F27" w:rsidP="00C11F27">
            <w:pPr>
              <w:jc w:val="center"/>
              <w:rPr>
                <w:sz w:val="20"/>
                <w:szCs w:val="20"/>
              </w:rPr>
            </w:pPr>
            <w:r>
              <w:rPr>
                <w:sz w:val="20"/>
                <w:szCs w:val="20"/>
              </w:rPr>
              <w:t>DAY 4</w:t>
            </w:r>
          </w:p>
        </w:tc>
        <w:tc>
          <w:tcPr>
            <w:tcW w:w="1049" w:type="dxa"/>
            <w:gridSpan w:val="2"/>
            <w:tcBorders>
              <w:top w:val="single" w:sz="6" w:space="0" w:color="auto"/>
              <w:left w:val="single" w:sz="6" w:space="0" w:color="auto"/>
              <w:bottom w:val="double" w:sz="6" w:space="0" w:color="auto"/>
              <w:right w:val="single" w:sz="6" w:space="0" w:color="auto"/>
            </w:tcBorders>
            <w:vAlign w:val="center"/>
          </w:tcPr>
          <w:p w:rsidR="00C11F27" w:rsidRDefault="00C11F27" w:rsidP="00C11F27">
            <w:pPr>
              <w:jc w:val="center"/>
              <w:rPr>
                <w:sz w:val="20"/>
                <w:szCs w:val="20"/>
              </w:rPr>
            </w:pPr>
          </w:p>
        </w:tc>
        <w:tc>
          <w:tcPr>
            <w:tcW w:w="1049" w:type="dxa"/>
            <w:gridSpan w:val="2"/>
            <w:tcBorders>
              <w:top w:val="single" w:sz="6" w:space="0" w:color="auto"/>
              <w:left w:val="single" w:sz="6" w:space="0" w:color="auto"/>
              <w:bottom w:val="double" w:sz="6" w:space="0" w:color="auto"/>
              <w:right w:val="single" w:sz="6" w:space="0" w:color="auto"/>
            </w:tcBorders>
            <w:vAlign w:val="center"/>
          </w:tcPr>
          <w:p w:rsidR="00C11F27" w:rsidRDefault="00C11F27" w:rsidP="00C11F27">
            <w:pPr>
              <w:jc w:val="center"/>
              <w:rPr>
                <w:sz w:val="20"/>
                <w:szCs w:val="20"/>
              </w:rPr>
            </w:pPr>
          </w:p>
        </w:tc>
        <w:tc>
          <w:tcPr>
            <w:tcW w:w="1530" w:type="dxa"/>
            <w:tcBorders>
              <w:top w:val="single" w:sz="6" w:space="0" w:color="auto"/>
              <w:left w:val="single" w:sz="6" w:space="0" w:color="auto"/>
              <w:bottom w:val="double" w:sz="6" w:space="0" w:color="auto"/>
              <w:right w:val="double" w:sz="6" w:space="0" w:color="auto"/>
            </w:tcBorders>
            <w:vAlign w:val="center"/>
          </w:tcPr>
          <w:p w:rsidR="00C11F27" w:rsidRDefault="00C11F27" w:rsidP="00C11F27">
            <w:pPr>
              <w:jc w:val="center"/>
              <w:rPr>
                <w:sz w:val="20"/>
                <w:szCs w:val="20"/>
              </w:rPr>
            </w:pPr>
            <w:r>
              <w:rPr>
                <w:sz w:val="20"/>
                <w:szCs w:val="20"/>
              </w:rPr>
              <w:t>130mg</w:t>
            </w:r>
          </w:p>
        </w:tc>
      </w:tr>
      <w:tr w:rsidR="00C11F27" w:rsidTr="0070773B">
        <w:trPr>
          <w:cantSplit/>
          <w:trHeight w:val="249"/>
        </w:trPr>
        <w:tc>
          <w:tcPr>
            <w:tcW w:w="7313" w:type="dxa"/>
            <w:gridSpan w:val="5"/>
            <w:vMerge/>
            <w:tcBorders>
              <w:left w:val="double" w:sz="6" w:space="0" w:color="auto"/>
              <w:bottom w:val="double" w:sz="6" w:space="0" w:color="auto"/>
              <w:right w:val="double" w:sz="6" w:space="0" w:color="auto"/>
            </w:tcBorders>
            <w:vAlign w:val="center"/>
          </w:tcPr>
          <w:p w:rsidR="00C11F27" w:rsidRDefault="00C11F27" w:rsidP="00C11F27">
            <w:pPr>
              <w:tabs>
                <w:tab w:val="left" w:pos="2520"/>
              </w:tabs>
              <w:rPr>
                <w:sz w:val="20"/>
                <w:szCs w:val="20"/>
              </w:rPr>
            </w:pPr>
          </w:p>
        </w:tc>
        <w:tc>
          <w:tcPr>
            <w:tcW w:w="3409" w:type="dxa"/>
            <w:gridSpan w:val="4"/>
            <w:vMerge/>
            <w:tcBorders>
              <w:left w:val="double" w:sz="6" w:space="0" w:color="auto"/>
              <w:bottom w:val="double" w:sz="6" w:space="0" w:color="auto"/>
              <w:right w:val="double" w:sz="6" w:space="0" w:color="auto"/>
            </w:tcBorders>
            <w:vAlign w:val="center"/>
          </w:tcPr>
          <w:p w:rsidR="00C11F27" w:rsidRDefault="00C11F27" w:rsidP="00C11F27">
            <w:pPr>
              <w:tabs>
                <w:tab w:val="left" w:pos="2520"/>
              </w:tabs>
              <w:rPr>
                <w:sz w:val="20"/>
                <w:szCs w:val="20"/>
              </w:rPr>
            </w:pPr>
          </w:p>
        </w:tc>
        <w:tc>
          <w:tcPr>
            <w:tcW w:w="4676" w:type="dxa"/>
            <w:gridSpan w:val="6"/>
            <w:tcBorders>
              <w:top w:val="double" w:sz="6" w:space="0" w:color="auto"/>
              <w:left w:val="double" w:sz="6" w:space="0" w:color="auto"/>
              <w:bottom w:val="double" w:sz="6" w:space="0" w:color="auto"/>
              <w:right w:val="double" w:sz="6" w:space="0" w:color="auto"/>
            </w:tcBorders>
            <w:vAlign w:val="center"/>
          </w:tcPr>
          <w:p w:rsidR="00C11F27" w:rsidRDefault="00C11F27" w:rsidP="00C11F27">
            <w:pPr>
              <w:jc w:val="center"/>
              <w:rPr>
                <w:sz w:val="20"/>
                <w:szCs w:val="20"/>
              </w:rPr>
            </w:pPr>
            <w:r>
              <w:rPr>
                <w:sz w:val="20"/>
                <w:szCs w:val="20"/>
              </w:rPr>
              <w:t>Form 305A / 014OCT</w:t>
            </w:r>
          </w:p>
        </w:tc>
      </w:tr>
    </w:tbl>
    <w:p w:rsidR="004953E2" w:rsidRPr="002213A1" w:rsidRDefault="00624F4D" w:rsidP="002213A1">
      <w:pPr>
        <w:pStyle w:val="Heading3"/>
        <w:rPr>
          <w:sz w:val="20"/>
          <w:szCs w:val="20"/>
          <w:u w:val="single"/>
        </w:rPr>
        <w:sectPr w:rsidR="004953E2" w:rsidRPr="002213A1" w:rsidSect="002213A1">
          <w:headerReference w:type="even" r:id="rId50"/>
          <w:headerReference w:type="default" r:id="rId51"/>
          <w:headerReference w:type="first" r:id="rId52"/>
          <w:pgSz w:w="15840" w:h="12240" w:orient="landscape" w:code="1"/>
          <w:pgMar w:top="288" w:right="245" w:bottom="288" w:left="288" w:header="0" w:footer="0" w:gutter="0"/>
          <w:cols w:space="720"/>
          <w:docGrid w:linePitch="360"/>
        </w:sectPr>
      </w:pPr>
      <w:r w:rsidRPr="002213A1">
        <w:rPr>
          <w:sz w:val="20"/>
          <w:szCs w:val="20"/>
          <w:u w:val="single"/>
        </w:rPr>
        <w:t>Form 305A – Dosimetry – KI Report Form</w:t>
      </w:r>
      <w:bookmarkEnd w:id="8957"/>
    </w:p>
    <w:p w:rsidR="004953E2" w:rsidRDefault="004953E2" w:rsidP="002213A1">
      <w:pPr>
        <w:pStyle w:val="Heading2"/>
        <w:numPr>
          <w:ilvl w:val="1"/>
          <w:numId w:val="33"/>
        </w:numPr>
        <w:tabs>
          <w:tab w:val="clear" w:pos="2565"/>
          <w:tab w:val="left" w:pos="540"/>
        </w:tabs>
        <w:ind w:hanging="2385"/>
        <w:jc w:val="both"/>
        <w:rPr>
          <w:i w:val="0"/>
          <w:iCs w:val="0"/>
          <w:sz w:val="20"/>
        </w:rPr>
      </w:pPr>
      <w:bookmarkStart w:id="8958" w:name="_Toc429044259"/>
      <w:bookmarkStart w:id="8959" w:name="_Toc431372865"/>
      <w:r>
        <w:rPr>
          <w:i w:val="0"/>
          <w:iCs w:val="0"/>
          <w:sz w:val="20"/>
        </w:rPr>
        <w:t>Supporting Documents</w:t>
      </w:r>
      <w:bookmarkEnd w:id="8958"/>
      <w:bookmarkEnd w:id="8959"/>
    </w:p>
    <w:p w:rsidR="004953E2" w:rsidRPr="00942FEC" w:rsidRDefault="004953E2" w:rsidP="002213A1">
      <w:pPr>
        <w:jc w:val="both"/>
        <w:rPr>
          <w:rFonts w:ascii="Arial" w:hAnsi="Arial" w:cs="Arial"/>
          <w:sz w:val="20"/>
          <w:szCs w:val="20"/>
        </w:rPr>
      </w:pPr>
      <w:r>
        <w:rPr>
          <w:rFonts w:ascii="Arial" w:hAnsi="Arial" w:cs="Arial"/>
          <w:sz w:val="20"/>
          <w:szCs w:val="20"/>
        </w:rPr>
        <w:t>SEOP, Incident Annex – New Hampshire Radiological Emergency Response for Nuclear Facilities</w:t>
      </w:r>
    </w:p>
    <w:p w:rsidR="004953E2" w:rsidRPr="00955CAD" w:rsidRDefault="004953E2" w:rsidP="00B57C54">
      <w:pPr>
        <w:tabs>
          <w:tab w:val="num" w:pos="1080"/>
        </w:tabs>
        <w:jc w:val="both"/>
        <w:rPr>
          <w:rFonts w:ascii="Arial" w:hAnsi="Arial" w:cs="Arial"/>
          <w:b/>
          <w:sz w:val="20"/>
          <w:szCs w:val="20"/>
          <w:u w:val="single"/>
        </w:rPr>
      </w:pPr>
      <w:r>
        <w:rPr>
          <w:rFonts w:ascii="Arial" w:hAnsi="Arial" w:cs="Arial"/>
          <w:sz w:val="20"/>
          <w:szCs w:val="20"/>
        </w:rPr>
        <w:t>Attachment A – Implementing Procedures for State Agencies</w:t>
      </w:r>
    </w:p>
    <w:p w:rsidR="004953E2" w:rsidRPr="00955CAD" w:rsidRDefault="004953E2" w:rsidP="002213A1">
      <w:pPr>
        <w:tabs>
          <w:tab w:val="num" w:pos="1080"/>
        </w:tabs>
        <w:jc w:val="both"/>
        <w:rPr>
          <w:rFonts w:ascii="Arial" w:hAnsi="Arial" w:cs="Arial"/>
          <w:b/>
          <w:sz w:val="20"/>
          <w:szCs w:val="20"/>
          <w:u w:val="single"/>
        </w:rPr>
      </w:pPr>
      <w:r>
        <w:rPr>
          <w:rFonts w:ascii="Arial" w:hAnsi="Arial" w:cs="Arial"/>
          <w:sz w:val="20"/>
          <w:szCs w:val="20"/>
        </w:rPr>
        <w:t>Attachment C – Implementing Procedures for Host Communities</w:t>
      </w:r>
    </w:p>
    <w:p w:rsidR="004953E2" w:rsidRDefault="004953E2" w:rsidP="002213A1">
      <w:pPr>
        <w:ind w:left="360"/>
        <w:jc w:val="both"/>
        <w:rPr>
          <w:rFonts w:ascii="Arial" w:hAnsi="Arial" w:cs="Arial"/>
          <w:b/>
          <w:color w:val="FF0000"/>
          <w:sz w:val="20"/>
          <w:szCs w:val="20"/>
          <w:u w:val="single"/>
        </w:rPr>
      </w:pPr>
    </w:p>
    <w:p w:rsidR="004953E2" w:rsidRPr="00586179" w:rsidRDefault="004953E2" w:rsidP="002213A1">
      <w:pPr>
        <w:ind w:left="180"/>
        <w:jc w:val="both"/>
        <w:rPr>
          <w:rFonts w:ascii="Arial" w:hAnsi="Arial" w:cs="Arial"/>
          <w:sz w:val="20"/>
          <w:szCs w:val="20"/>
        </w:rPr>
      </w:pPr>
      <w:r w:rsidRPr="00586179">
        <w:rPr>
          <w:rFonts w:ascii="Arial" w:hAnsi="Arial" w:cs="Arial"/>
          <w:b/>
          <w:sz w:val="20"/>
          <w:szCs w:val="20"/>
        </w:rPr>
        <w:t>Seabrook Station EPZ – Traffic Management Manual</w:t>
      </w:r>
      <w:r>
        <w:rPr>
          <w:rFonts w:ascii="Arial" w:hAnsi="Arial" w:cs="Arial"/>
          <w:sz w:val="20"/>
          <w:szCs w:val="20"/>
        </w:rPr>
        <w:t xml:space="preserve"> – HSEM, 110 Smokey Bear Blvd., Concord</w:t>
      </w:r>
    </w:p>
    <w:p w:rsidR="004953E2" w:rsidRPr="00586179" w:rsidRDefault="004953E2" w:rsidP="002213A1">
      <w:pPr>
        <w:ind w:left="180"/>
        <w:jc w:val="both"/>
        <w:rPr>
          <w:rFonts w:ascii="Arial" w:hAnsi="Arial" w:cs="Arial"/>
          <w:sz w:val="20"/>
          <w:szCs w:val="20"/>
        </w:rPr>
      </w:pPr>
      <w:r w:rsidRPr="00586179">
        <w:rPr>
          <w:rFonts w:ascii="Arial" w:hAnsi="Arial" w:cs="Arial"/>
          <w:b/>
          <w:sz w:val="20"/>
          <w:szCs w:val="20"/>
        </w:rPr>
        <w:t>Vermont Yankee EPZ – Traffic Management Manual</w:t>
      </w:r>
      <w:r>
        <w:rPr>
          <w:rFonts w:ascii="Arial" w:hAnsi="Arial" w:cs="Arial"/>
          <w:b/>
          <w:sz w:val="20"/>
          <w:szCs w:val="20"/>
        </w:rPr>
        <w:t xml:space="preserve"> – </w:t>
      </w:r>
      <w:r>
        <w:rPr>
          <w:rFonts w:ascii="Arial" w:hAnsi="Arial" w:cs="Arial"/>
          <w:sz w:val="20"/>
          <w:szCs w:val="20"/>
        </w:rPr>
        <w:t>HSEM, 110 Smokey Bear Blvd., Concord</w:t>
      </w:r>
    </w:p>
    <w:p w:rsidR="004953E2" w:rsidRDefault="004953E2" w:rsidP="002213A1">
      <w:pPr>
        <w:ind w:left="180"/>
        <w:jc w:val="both"/>
        <w:rPr>
          <w:rFonts w:ascii="Arial" w:hAnsi="Arial" w:cs="Arial"/>
          <w:sz w:val="20"/>
          <w:szCs w:val="20"/>
        </w:rPr>
      </w:pPr>
      <w:r w:rsidRPr="00586179">
        <w:rPr>
          <w:rFonts w:ascii="Arial" w:hAnsi="Arial" w:cs="Arial"/>
          <w:b/>
          <w:sz w:val="20"/>
          <w:szCs w:val="20"/>
        </w:rPr>
        <w:t>Evacuation Time Estimate Stud</w:t>
      </w:r>
      <w:r>
        <w:rPr>
          <w:rFonts w:ascii="Arial" w:hAnsi="Arial" w:cs="Arial"/>
          <w:b/>
          <w:sz w:val="20"/>
          <w:szCs w:val="20"/>
        </w:rPr>
        <w:t>ies (VY &amp; SS)</w:t>
      </w:r>
      <w:r w:rsidRPr="00586179">
        <w:rPr>
          <w:rFonts w:ascii="Arial" w:hAnsi="Arial" w:cs="Arial"/>
          <w:b/>
          <w:sz w:val="20"/>
          <w:szCs w:val="20"/>
        </w:rPr>
        <w:t xml:space="preserve"> </w:t>
      </w:r>
      <w:r>
        <w:rPr>
          <w:rFonts w:ascii="Arial" w:hAnsi="Arial" w:cs="Arial"/>
          <w:b/>
          <w:sz w:val="20"/>
          <w:szCs w:val="20"/>
        </w:rPr>
        <w:t>–</w:t>
      </w:r>
      <w:r w:rsidRPr="00586179">
        <w:rPr>
          <w:rFonts w:ascii="Arial" w:hAnsi="Arial" w:cs="Arial"/>
          <w:b/>
          <w:sz w:val="20"/>
          <w:szCs w:val="20"/>
        </w:rPr>
        <w:t xml:space="preserve"> 200</w:t>
      </w:r>
      <w:r>
        <w:rPr>
          <w:rFonts w:ascii="Arial" w:hAnsi="Arial" w:cs="Arial"/>
          <w:b/>
          <w:sz w:val="20"/>
          <w:szCs w:val="20"/>
        </w:rPr>
        <w:t xml:space="preserve">5/2002 </w:t>
      </w:r>
      <w:r>
        <w:rPr>
          <w:rFonts w:ascii="Arial" w:hAnsi="Arial" w:cs="Arial"/>
          <w:sz w:val="20"/>
          <w:szCs w:val="20"/>
        </w:rPr>
        <w:t>– HSEM, 110 Smokey Bear Blvd., Concord</w:t>
      </w:r>
    </w:p>
    <w:p w:rsidR="004953E2" w:rsidRDefault="004953E2" w:rsidP="002213A1">
      <w:pPr>
        <w:ind w:left="180"/>
        <w:jc w:val="both"/>
        <w:rPr>
          <w:ins w:id="8960" w:author="dbecker" w:date="2015-10-30T12:11:00Z"/>
          <w:rFonts w:ascii="Arial" w:hAnsi="Arial" w:cs="Arial"/>
          <w:sz w:val="20"/>
          <w:szCs w:val="20"/>
        </w:rPr>
      </w:pPr>
      <w:r>
        <w:rPr>
          <w:rFonts w:ascii="Arial" w:hAnsi="Arial" w:cs="Arial"/>
          <w:b/>
          <w:sz w:val="20"/>
          <w:szCs w:val="20"/>
        </w:rPr>
        <w:t xml:space="preserve">New Hampshire Radiological Program Laboratory Procedures Manual </w:t>
      </w:r>
      <w:r>
        <w:rPr>
          <w:rFonts w:ascii="Arial" w:hAnsi="Arial" w:cs="Arial"/>
          <w:sz w:val="20"/>
          <w:szCs w:val="20"/>
        </w:rPr>
        <w:t>– DPHS, 29 Hazen Drive, Concord</w:t>
      </w:r>
    </w:p>
    <w:p w:rsidR="00B955FB" w:rsidRDefault="00B955FB" w:rsidP="002213A1">
      <w:pPr>
        <w:ind w:left="180"/>
        <w:jc w:val="both"/>
        <w:rPr>
          <w:rFonts w:ascii="Arial" w:hAnsi="Arial" w:cs="Arial"/>
          <w:sz w:val="20"/>
          <w:szCs w:val="20"/>
        </w:rPr>
      </w:pPr>
      <w:ins w:id="8961" w:author="dbecker" w:date="2015-10-30T12:11:00Z">
        <w:r>
          <w:rPr>
            <w:rFonts w:ascii="Arial" w:hAnsi="Arial" w:cs="Arial"/>
            <w:b/>
            <w:sz w:val="20"/>
            <w:szCs w:val="20"/>
          </w:rPr>
          <w:t>Criteria for Preparation and Evaluation of Radiological Emergency Response Plans and Preparedness in Support of Nuclear Power Plants NUREG 0654/FEMA</w:t>
        </w:r>
        <w:r w:rsidRPr="00B955FB">
          <w:rPr>
            <w:rFonts w:ascii="Arial" w:hAnsi="Arial" w:cs="Arial"/>
            <w:sz w:val="20"/>
            <w:szCs w:val="20"/>
            <w:rPrChange w:id="8962" w:author="dbecker" w:date="2015-10-30T12:12:00Z">
              <w:rPr>
                <w:rFonts w:ascii="Arial" w:hAnsi="Arial" w:cs="Arial"/>
                <w:b/>
                <w:sz w:val="20"/>
                <w:szCs w:val="20"/>
              </w:rPr>
            </w:rPrChange>
          </w:rPr>
          <w:t>-</w:t>
        </w:r>
      </w:ins>
      <w:ins w:id="8963" w:author="dbecker" w:date="2015-10-30T12:12:00Z">
        <w:r>
          <w:rPr>
            <w:rFonts w:ascii="Arial" w:hAnsi="Arial" w:cs="Arial"/>
            <w:sz w:val="20"/>
            <w:szCs w:val="20"/>
          </w:rPr>
          <w:t>REP-1, Rev. 2 Draft – 110 Smokey Bear Blvd.  Concord, N.H.</w:t>
        </w:r>
      </w:ins>
    </w:p>
    <w:p w:rsidR="004953E2" w:rsidRDefault="004953E2" w:rsidP="002213A1">
      <w:pPr>
        <w:ind w:left="180"/>
        <w:jc w:val="both"/>
        <w:rPr>
          <w:rFonts w:ascii="Arial" w:hAnsi="Arial" w:cs="Arial"/>
          <w:sz w:val="20"/>
          <w:szCs w:val="20"/>
        </w:rPr>
      </w:pPr>
      <w:r>
        <w:rPr>
          <w:rFonts w:ascii="Arial" w:hAnsi="Arial" w:cs="Arial"/>
          <w:b/>
          <w:sz w:val="20"/>
          <w:szCs w:val="20"/>
        </w:rPr>
        <w:t xml:space="preserve">DPHS, Monitoring Team Standard Operating Procedures – </w:t>
      </w:r>
      <w:r>
        <w:rPr>
          <w:rFonts w:ascii="Arial" w:hAnsi="Arial" w:cs="Arial"/>
          <w:sz w:val="20"/>
          <w:szCs w:val="20"/>
        </w:rPr>
        <w:t>DPHS, 29 Hazen Drive,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DPHS, Sampling Team Standard Operating Procedures – </w:t>
      </w:r>
      <w:r>
        <w:rPr>
          <w:rFonts w:ascii="Arial" w:hAnsi="Arial" w:cs="Arial"/>
          <w:sz w:val="20"/>
          <w:szCs w:val="20"/>
        </w:rPr>
        <w:t>DPHS, 29 Hazen Drive, Concord</w:t>
      </w:r>
    </w:p>
    <w:p w:rsidR="004953E2" w:rsidRDefault="004953E2" w:rsidP="002213A1">
      <w:pPr>
        <w:ind w:left="180"/>
        <w:jc w:val="both"/>
        <w:rPr>
          <w:rFonts w:ascii="Arial" w:hAnsi="Arial" w:cs="Arial"/>
          <w:sz w:val="20"/>
          <w:szCs w:val="20"/>
        </w:rPr>
      </w:pPr>
      <w:r>
        <w:rPr>
          <w:rFonts w:ascii="Arial" w:hAnsi="Arial" w:cs="Arial"/>
          <w:b/>
          <w:sz w:val="20"/>
          <w:szCs w:val="20"/>
        </w:rPr>
        <w:t>New Hampshire State Emergency Operations Plan –</w:t>
      </w:r>
      <w:r>
        <w:rPr>
          <w:rFonts w:ascii="Arial" w:hAnsi="Arial" w:cs="Arial"/>
          <w:sz w:val="20"/>
          <w:szCs w:val="20"/>
        </w:rPr>
        <w:t xml:space="preserve"> 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New England Compact on Radiological Health Protection – </w:t>
      </w:r>
      <w:r>
        <w:rPr>
          <w:rFonts w:ascii="Arial" w:hAnsi="Arial" w:cs="Arial"/>
          <w:sz w:val="20"/>
          <w:szCs w:val="20"/>
        </w:rPr>
        <w:t>DPHS, 29 Hazen Drive,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Emergency Management Assistance Compact (EMAC) – </w:t>
      </w:r>
      <w:r>
        <w:rPr>
          <w:rFonts w:ascii="Arial" w:hAnsi="Arial" w:cs="Arial"/>
          <w:sz w:val="20"/>
          <w:szCs w:val="20"/>
        </w:rPr>
        <w:t>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International Emergency Management Assistance Compact (IEMAC) – </w:t>
      </w:r>
      <w:r>
        <w:rPr>
          <w:rFonts w:ascii="Arial" w:hAnsi="Arial" w:cs="Arial"/>
          <w:sz w:val="20"/>
          <w:szCs w:val="20"/>
        </w:rPr>
        <w:t>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New England State Police Assistance Compact – </w:t>
      </w:r>
      <w:r>
        <w:rPr>
          <w:rFonts w:ascii="Arial" w:hAnsi="Arial" w:cs="Arial"/>
          <w:sz w:val="20"/>
          <w:szCs w:val="20"/>
        </w:rPr>
        <w:t>DOS, 33 Hazen Drive, Concord</w:t>
      </w:r>
    </w:p>
    <w:p w:rsidR="004953E2" w:rsidRDefault="004953E2" w:rsidP="002213A1">
      <w:pPr>
        <w:ind w:left="180"/>
        <w:jc w:val="both"/>
        <w:rPr>
          <w:rFonts w:ascii="Arial" w:hAnsi="Arial" w:cs="Arial"/>
          <w:sz w:val="20"/>
          <w:szCs w:val="20"/>
        </w:rPr>
      </w:pPr>
      <w:r>
        <w:rPr>
          <w:rFonts w:ascii="Arial" w:hAnsi="Arial" w:cs="Arial"/>
          <w:b/>
          <w:sz w:val="20"/>
          <w:szCs w:val="20"/>
        </w:rPr>
        <w:t>Emergency Alert System Operations Plan –</w:t>
      </w:r>
      <w:r>
        <w:rPr>
          <w:rFonts w:ascii="Arial" w:hAnsi="Arial" w:cs="Arial"/>
          <w:sz w:val="20"/>
          <w:szCs w:val="20"/>
        </w:rPr>
        <w:t xml:space="preserve"> 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 MS-1 Hospital Plans – </w:t>
      </w:r>
      <w:r>
        <w:rPr>
          <w:rFonts w:ascii="Arial" w:hAnsi="Arial" w:cs="Arial"/>
          <w:sz w:val="20"/>
          <w:szCs w:val="20"/>
        </w:rPr>
        <w:t>Cheshire Medical Center, Keene; Wentworth-Douglass Hospital, Dover; Elliot Hospital, Manchester</w:t>
      </w:r>
    </w:p>
    <w:p w:rsidR="004953E2" w:rsidRDefault="004953E2" w:rsidP="002213A1">
      <w:pPr>
        <w:ind w:left="180"/>
        <w:jc w:val="both"/>
        <w:rPr>
          <w:rFonts w:ascii="Arial" w:hAnsi="Arial" w:cs="Arial"/>
          <w:sz w:val="20"/>
          <w:szCs w:val="20"/>
        </w:rPr>
      </w:pPr>
      <w:r>
        <w:rPr>
          <w:rFonts w:ascii="Arial" w:hAnsi="Arial" w:cs="Arial"/>
          <w:b/>
          <w:sz w:val="20"/>
          <w:szCs w:val="20"/>
        </w:rPr>
        <w:t>EPZ/Host RERP Individual Community Plans –</w:t>
      </w:r>
      <w:r>
        <w:rPr>
          <w:rFonts w:ascii="Arial" w:hAnsi="Arial" w:cs="Arial"/>
          <w:sz w:val="20"/>
          <w:szCs w:val="20"/>
        </w:rPr>
        <w:t xml:space="preserve"> held locally and at HSEM, 110 Smokey Bear Blvd.</w:t>
      </w:r>
    </w:p>
    <w:p w:rsidR="004953E2" w:rsidRDefault="004953E2" w:rsidP="002213A1">
      <w:pPr>
        <w:ind w:left="180"/>
        <w:jc w:val="both"/>
        <w:rPr>
          <w:rFonts w:ascii="Arial" w:hAnsi="Arial" w:cs="Arial"/>
          <w:sz w:val="20"/>
          <w:szCs w:val="20"/>
        </w:rPr>
      </w:pPr>
      <w:r>
        <w:rPr>
          <w:rFonts w:ascii="Arial" w:hAnsi="Arial" w:cs="Arial"/>
          <w:b/>
          <w:sz w:val="20"/>
          <w:szCs w:val="20"/>
        </w:rPr>
        <w:t>Vermont Yankee Radiological Emergency Plan and Procedures –</w:t>
      </w:r>
      <w:r>
        <w:rPr>
          <w:rFonts w:ascii="Arial" w:hAnsi="Arial" w:cs="Arial"/>
          <w:sz w:val="20"/>
          <w:szCs w:val="20"/>
        </w:rPr>
        <w:t xml:space="preserve"> Vermont Yankee, Vernon, Vt.</w:t>
      </w:r>
    </w:p>
    <w:p w:rsidR="004953E2" w:rsidRDefault="004953E2" w:rsidP="002213A1">
      <w:pPr>
        <w:ind w:left="180"/>
        <w:jc w:val="both"/>
        <w:rPr>
          <w:rFonts w:ascii="Arial" w:hAnsi="Arial" w:cs="Arial"/>
          <w:sz w:val="20"/>
          <w:szCs w:val="20"/>
        </w:rPr>
      </w:pPr>
      <w:r>
        <w:rPr>
          <w:rFonts w:ascii="Arial" w:hAnsi="Arial" w:cs="Arial"/>
          <w:b/>
          <w:sz w:val="20"/>
          <w:szCs w:val="20"/>
        </w:rPr>
        <w:t xml:space="preserve">Seabrook Station Radiological Emergency Plan and Procedures – </w:t>
      </w:r>
      <w:r>
        <w:rPr>
          <w:rFonts w:ascii="Arial" w:hAnsi="Arial" w:cs="Arial"/>
          <w:sz w:val="20"/>
          <w:szCs w:val="20"/>
        </w:rPr>
        <w:t>Seabrook Station, Seabrook, N.H.</w:t>
      </w:r>
    </w:p>
    <w:p w:rsidR="004953E2" w:rsidRDefault="004953E2" w:rsidP="002213A1">
      <w:pPr>
        <w:ind w:left="180"/>
        <w:jc w:val="both"/>
        <w:rPr>
          <w:rFonts w:ascii="Arial" w:hAnsi="Arial" w:cs="Arial"/>
          <w:sz w:val="20"/>
          <w:szCs w:val="20"/>
        </w:rPr>
      </w:pPr>
      <w:r>
        <w:rPr>
          <w:rFonts w:ascii="Arial" w:hAnsi="Arial" w:cs="Arial"/>
          <w:b/>
          <w:sz w:val="20"/>
          <w:szCs w:val="20"/>
        </w:rPr>
        <w:t>National Response Framework –</w:t>
      </w:r>
      <w:r>
        <w:rPr>
          <w:rFonts w:ascii="Arial" w:hAnsi="Arial" w:cs="Arial"/>
          <w:sz w:val="20"/>
          <w:szCs w:val="20"/>
        </w:rPr>
        <w:t xml:space="preserve"> HSEM, 110 Smokey Bear Blvd, Concord, N.H.</w:t>
      </w:r>
    </w:p>
    <w:p w:rsidR="004953E2" w:rsidRDefault="004953E2" w:rsidP="002213A1">
      <w:pPr>
        <w:ind w:left="180"/>
        <w:jc w:val="both"/>
        <w:rPr>
          <w:rFonts w:ascii="Arial" w:hAnsi="Arial" w:cs="Arial"/>
          <w:sz w:val="20"/>
          <w:szCs w:val="20"/>
        </w:rPr>
      </w:pPr>
      <w:r>
        <w:rPr>
          <w:rFonts w:ascii="Arial" w:hAnsi="Arial" w:cs="Arial"/>
          <w:b/>
          <w:sz w:val="20"/>
          <w:szCs w:val="20"/>
        </w:rPr>
        <w:t xml:space="preserve">NRF </w:t>
      </w:r>
      <w:r w:rsidRPr="00BC3EC4">
        <w:rPr>
          <w:rFonts w:ascii="Arial" w:hAnsi="Arial" w:cs="Arial"/>
          <w:b/>
          <w:sz w:val="20"/>
          <w:szCs w:val="20"/>
        </w:rPr>
        <w:t xml:space="preserve">– </w:t>
      </w:r>
      <w:ins w:id="8964" w:author="dbecker" w:date="2015-10-30T12:07:00Z">
        <w:r w:rsidR="00BC3EC4" w:rsidRPr="00BC3EC4">
          <w:rPr>
            <w:rFonts w:ascii="Arial" w:hAnsi="Arial" w:cs="Arial"/>
            <w:b/>
            <w:sz w:val="20"/>
            <w:szCs w:val="20"/>
            <w:rPrChange w:id="8965" w:author="dbecker" w:date="2015-10-30T12:07:00Z">
              <w:rPr>
                <w:rFonts w:ascii="Arial" w:hAnsi="Arial" w:cs="Arial"/>
                <w:sz w:val="20"/>
                <w:szCs w:val="20"/>
              </w:rPr>
            </w:rPrChange>
          </w:rPr>
          <w:t>Nuclear/</w:t>
        </w:r>
      </w:ins>
      <w:r w:rsidRPr="00BC3EC4">
        <w:rPr>
          <w:rFonts w:ascii="Arial" w:hAnsi="Arial" w:cs="Arial"/>
          <w:b/>
          <w:sz w:val="20"/>
          <w:szCs w:val="20"/>
        </w:rPr>
        <w:t>Radiological</w:t>
      </w:r>
      <w:r w:rsidRPr="00D920C8">
        <w:rPr>
          <w:rFonts w:ascii="Arial" w:hAnsi="Arial" w:cs="Arial"/>
          <w:b/>
          <w:sz w:val="20"/>
          <w:szCs w:val="20"/>
        </w:rPr>
        <w:t xml:space="preserve"> Incident Annex</w:t>
      </w:r>
      <w:r>
        <w:rPr>
          <w:rFonts w:ascii="Arial" w:hAnsi="Arial" w:cs="Arial"/>
          <w:sz w:val="20"/>
          <w:szCs w:val="20"/>
        </w:rPr>
        <w:t xml:space="preserve"> – 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National Exercise Program (HSEEP) </w:t>
      </w:r>
      <w:r>
        <w:rPr>
          <w:rFonts w:ascii="Arial" w:hAnsi="Arial" w:cs="Arial"/>
          <w:sz w:val="20"/>
          <w:szCs w:val="20"/>
        </w:rPr>
        <w:t>– 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Developing and Maintaining Emergency Operations Plans (CPG 101)</w:t>
      </w:r>
      <w:ins w:id="8966" w:author="dbecker" w:date="2015-10-30T12:10:00Z">
        <w:r w:rsidR="00BC3EC4">
          <w:rPr>
            <w:rFonts w:ascii="Arial" w:hAnsi="Arial" w:cs="Arial"/>
            <w:b/>
            <w:sz w:val="20"/>
            <w:szCs w:val="20"/>
          </w:rPr>
          <w:t xml:space="preserve"> v.2 -</w:t>
        </w:r>
      </w:ins>
      <w:r>
        <w:rPr>
          <w:rFonts w:ascii="Arial" w:hAnsi="Arial" w:cs="Arial"/>
          <w:b/>
          <w:sz w:val="20"/>
          <w:szCs w:val="20"/>
        </w:rPr>
        <w:t xml:space="preserve"> </w:t>
      </w:r>
      <w:del w:id="8967" w:author="dbecker" w:date="2015-10-30T12:10:00Z">
        <w:r w:rsidDel="00BC3EC4">
          <w:rPr>
            <w:rFonts w:ascii="Arial" w:hAnsi="Arial" w:cs="Arial"/>
            <w:b/>
            <w:sz w:val="20"/>
            <w:szCs w:val="20"/>
          </w:rPr>
          <w:delText>Nov</w:delText>
        </w:r>
        <w:r w:rsidRPr="00D920C8" w:rsidDel="00BC3EC4">
          <w:rPr>
            <w:rFonts w:ascii="Arial" w:hAnsi="Arial" w:cs="Arial"/>
            <w:sz w:val="20"/>
            <w:szCs w:val="20"/>
          </w:rPr>
          <w:delText>.</w:delText>
        </w:r>
        <w:r w:rsidDel="00BC3EC4">
          <w:rPr>
            <w:rFonts w:ascii="Arial" w:hAnsi="Arial" w:cs="Arial"/>
            <w:sz w:val="20"/>
            <w:szCs w:val="20"/>
          </w:rPr>
          <w:delText xml:space="preserve">, </w:delText>
        </w:r>
        <w:r w:rsidDel="00BC3EC4">
          <w:rPr>
            <w:rFonts w:ascii="Arial" w:hAnsi="Arial" w:cs="Arial"/>
            <w:b/>
            <w:sz w:val="20"/>
            <w:szCs w:val="20"/>
          </w:rPr>
          <w:delText xml:space="preserve">2010 – </w:delText>
        </w:r>
      </w:del>
      <w:r>
        <w:rPr>
          <w:rFonts w:ascii="Arial" w:hAnsi="Arial" w:cs="Arial"/>
          <w:sz w:val="20"/>
          <w:szCs w:val="20"/>
        </w:rPr>
        <w:t>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National </w:t>
      </w:r>
      <w:del w:id="8968" w:author="dbecker" w:date="2015-10-30T12:06:00Z">
        <w:r w:rsidDel="00BC3EC4">
          <w:rPr>
            <w:rFonts w:ascii="Arial" w:hAnsi="Arial" w:cs="Arial"/>
            <w:b/>
            <w:sz w:val="20"/>
            <w:szCs w:val="20"/>
          </w:rPr>
          <w:delText>Target</w:delText>
        </w:r>
      </w:del>
      <w:ins w:id="8969" w:author="dbecker" w:date="2015-10-30T12:06:00Z">
        <w:r w:rsidR="00BC3EC4">
          <w:rPr>
            <w:rFonts w:ascii="Arial" w:hAnsi="Arial" w:cs="Arial"/>
            <w:b/>
            <w:sz w:val="20"/>
            <w:szCs w:val="20"/>
          </w:rPr>
          <w:t>Core</w:t>
        </w:r>
      </w:ins>
      <w:r>
        <w:rPr>
          <w:rFonts w:ascii="Arial" w:hAnsi="Arial" w:cs="Arial"/>
          <w:b/>
          <w:sz w:val="20"/>
          <w:szCs w:val="20"/>
        </w:rPr>
        <w:t xml:space="preserve"> Capabilities List </w:t>
      </w:r>
      <w:r>
        <w:rPr>
          <w:rFonts w:ascii="Arial" w:hAnsi="Arial" w:cs="Arial"/>
          <w:sz w:val="20"/>
          <w:szCs w:val="20"/>
        </w:rPr>
        <w:t>– 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NUREG 0654/FEMA</w:t>
      </w:r>
      <w:r w:rsidRPr="00D920C8">
        <w:rPr>
          <w:rFonts w:ascii="Arial" w:hAnsi="Arial" w:cs="Arial"/>
          <w:sz w:val="20"/>
          <w:szCs w:val="20"/>
        </w:rPr>
        <w:t>-</w:t>
      </w:r>
      <w:r>
        <w:rPr>
          <w:rFonts w:ascii="Arial" w:hAnsi="Arial" w:cs="Arial"/>
          <w:b/>
          <w:sz w:val="20"/>
          <w:szCs w:val="20"/>
        </w:rPr>
        <w:t xml:space="preserve">REP 1, Rev. 1 – </w:t>
      </w:r>
      <w:r>
        <w:rPr>
          <w:rFonts w:ascii="Arial" w:hAnsi="Arial" w:cs="Arial"/>
          <w:sz w:val="20"/>
          <w:szCs w:val="20"/>
        </w:rPr>
        <w:t>HSEM, 110 Smokey Bear Blvd., Concord</w:t>
      </w:r>
    </w:p>
    <w:p w:rsidR="004953E2" w:rsidRDefault="004953E2" w:rsidP="002213A1">
      <w:pPr>
        <w:ind w:left="180"/>
        <w:jc w:val="both"/>
        <w:rPr>
          <w:rFonts w:ascii="Arial" w:hAnsi="Arial" w:cs="Arial"/>
          <w:sz w:val="20"/>
          <w:szCs w:val="20"/>
        </w:rPr>
      </w:pPr>
      <w:r>
        <w:rPr>
          <w:rFonts w:ascii="Arial" w:hAnsi="Arial" w:cs="Arial"/>
          <w:b/>
          <w:sz w:val="20"/>
          <w:szCs w:val="20"/>
        </w:rPr>
        <w:t xml:space="preserve">REP Planning Guidance </w:t>
      </w:r>
      <w:r>
        <w:rPr>
          <w:rFonts w:ascii="Arial" w:hAnsi="Arial" w:cs="Arial"/>
          <w:sz w:val="20"/>
          <w:szCs w:val="20"/>
        </w:rPr>
        <w:t>– Rev. 1</w:t>
      </w:r>
    </w:p>
    <w:p w:rsidR="004953E2" w:rsidRDefault="004953E2" w:rsidP="002213A1">
      <w:pPr>
        <w:ind w:left="180"/>
        <w:jc w:val="both"/>
        <w:rPr>
          <w:rFonts w:ascii="Arial" w:hAnsi="Arial" w:cs="Arial"/>
          <w:sz w:val="20"/>
          <w:szCs w:val="20"/>
        </w:rPr>
      </w:pPr>
      <w:r>
        <w:rPr>
          <w:rFonts w:ascii="Arial" w:hAnsi="Arial" w:cs="Arial"/>
          <w:b/>
          <w:sz w:val="20"/>
          <w:szCs w:val="20"/>
        </w:rPr>
        <w:t xml:space="preserve">Special Facilities Emergency Plans </w:t>
      </w:r>
      <w:r>
        <w:rPr>
          <w:rFonts w:ascii="Arial" w:hAnsi="Arial" w:cs="Arial"/>
          <w:sz w:val="20"/>
          <w:szCs w:val="20"/>
        </w:rPr>
        <w:t>– maintained at facilities</w:t>
      </w:r>
    </w:p>
    <w:p w:rsidR="004953E2" w:rsidRDefault="004953E2" w:rsidP="002213A1">
      <w:pPr>
        <w:ind w:left="180"/>
        <w:jc w:val="both"/>
        <w:rPr>
          <w:rFonts w:ascii="Arial" w:hAnsi="Arial" w:cs="Arial"/>
          <w:sz w:val="20"/>
          <w:szCs w:val="20"/>
        </w:rPr>
      </w:pPr>
      <w:r w:rsidRPr="00495960">
        <w:rPr>
          <w:rFonts w:ascii="Arial" w:hAnsi="Arial" w:cs="Arial"/>
          <w:b/>
          <w:sz w:val="20"/>
          <w:szCs w:val="20"/>
        </w:rPr>
        <w:t>FEMA-REP-21, Contamination Monitoring Standard for a Portal Monitor Used for Radiological Emergency Response</w:t>
      </w:r>
      <w:r w:rsidRPr="00495960">
        <w:rPr>
          <w:rFonts w:ascii="Arial" w:hAnsi="Arial" w:cs="Arial"/>
          <w:sz w:val="20"/>
          <w:szCs w:val="20"/>
        </w:rPr>
        <w:t>, March 1995.</w:t>
      </w:r>
    </w:p>
    <w:p w:rsidR="004953E2" w:rsidRDefault="004953E2" w:rsidP="002213A1">
      <w:pPr>
        <w:ind w:left="180"/>
        <w:jc w:val="both"/>
        <w:rPr>
          <w:rFonts w:ascii="Arial" w:hAnsi="Arial" w:cs="Arial"/>
          <w:sz w:val="20"/>
          <w:szCs w:val="20"/>
        </w:rPr>
      </w:pPr>
      <w:r>
        <w:rPr>
          <w:rFonts w:ascii="Arial" w:hAnsi="Arial" w:cs="Arial"/>
          <w:b/>
          <w:sz w:val="20"/>
          <w:szCs w:val="20"/>
        </w:rPr>
        <w:t xml:space="preserve">Portal Monitoring Procedures &amp; Manual – </w:t>
      </w:r>
      <w:r>
        <w:rPr>
          <w:rFonts w:ascii="Arial" w:hAnsi="Arial" w:cs="Arial"/>
          <w:sz w:val="20"/>
          <w:szCs w:val="20"/>
        </w:rPr>
        <w:t>RIMC Shop, HSEM, 107 Pleasant St. Concord</w:t>
      </w:r>
    </w:p>
    <w:p w:rsidR="004953E2" w:rsidRPr="00495960" w:rsidRDefault="004953E2" w:rsidP="002213A1">
      <w:pPr>
        <w:ind w:left="180"/>
        <w:jc w:val="both"/>
        <w:rPr>
          <w:rFonts w:ascii="Arial" w:hAnsi="Arial" w:cs="Arial"/>
          <w:b/>
          <w:sz w:val="20"/>
          <w:szCs w:val="20"/>
        </w:rPr>
      </w:pPr>
      <w:r w:rsidRPr="00495960">
        <w:rPr>
          <w:rFonts w:ascii="Arial" w:hAnsi="Arial" w:cs="Arial"/>
          <w:b/>
          <w:sz w:val="20"/>
          <w:szCs w:val="20"/>
        </w:rPr>
        <w:t xml:space="preserve">FEMA-REP-22, Contamination Monitoring Guidance for Portable Instruments Used for Radiological Emergency Response to Nuclear Power Plant Accidents, </w:t>
      </w:r>
      <w:r w:rsidRPr="00495960">
        <w:rPr>
          <w:rFonts w:ascii="Arial" w:hAnsi="Arial" w:cs="Arial"/>
          <w:sz w:val="20"/>
          <w:szCs w:val="20"/>
        </w:rPr>
        <w:t>October 2002.</w:t>
      </w:r>
    </w:p>
    <w:p w:rsidR="004953E2" w:rsidRDefault="004953E2" w:rsidP="002213A1">
      <w:pPr>
        <w:ind w:left="180"/>
        <w:jc w:val="both"/>
        <w:rPr>
          <w:ins w:id="8970" w:author="dbecker" w:date="2015-10-30T12:13:00Z"/>
          <w:rFonts w:ascii="Arial" w:hAnsi="Arial" w:cs="Arial"/>
          <w:sz w:val="20"/>
          <w:szCs w:val="20"/>
        </w:rPr>
      </w:pPr>
      <w:r w:rsidRPr="00502B92">
        <w:rPr>
          <w:rFonts w:ascii="Arial" w:hAnsi="Arial" w:cs="Arial"/>
          <w:b/>
          <w:sz w:val="20"/>
          <w:szCs w:val="20"/>
        </w:rPr>
        <w:t xml:space="preserve">EPA-400-R-92-001, Manual of Protective Action Guides and Protective Actions for Nuclear Incidents, </w:t>
      </w:r>
      <w:r w:rsidRPr="00502B92">
        <w:rPr>
          <w:rFonts w:ascii="Arial" w:hAnsi="Arial" w:cs="Arial"/>
          <w:sz w:val="20"/>
          <w:szCs w:val="20"/>
        </w:rPr>
        <w:t>May 1992.</w:t>
      </w:r>
      <w:ins w:id="8971" w:author="dbecker" w:date="2015-10-30T12:13:00Z">
        <w:r w:rsidR="00B955FB">
          <w:rPr>
            <w:rFonts w:ascii="Arial" w:hAnsi="Arial" w:cs="Arial"/>
            <w:sz w:val="20"/>
            <w:szCs w:val="20"/>
          </w:rPr>
          <w:t>and PAG Manual – 2013 (DRAFT)</w:t>
        </w:r>
      </w:ins>
    </w:p>
    <w:p w:rsidR="00B955FB" w:rsidRPr="00B955FB" w:rsidRDefault="00B955FB" w:rsidP="002213A1">
      <w:pPr>
        <w:ind w:left="180"/>
        <w:jc w:val="both"/>
        <w:rPr>
          <w:b/>
          <w:rPrChange w:id="8972" w:author="dbecker" w:date="2015-10-30T12:14:00Z">
            <w:rPr/>
          </w:rPrChange>
        </w:rPr>
      </w:pPr>
      <w:ins w:id="8973" w:author="dbecker" w:date="2015-10-30T12:14:00Z">
        <w:r>
          <w:rPr>
            <w:rFonts w:ascii="Arial" w:hAnsi="Arial" w:cs="Arial"/>
            <w:b/>
            <w:sz w:val="20"/>
            <w:szCs w:val="20"/>
          </w:rPr>
          <w:t>REP Program Manual (FEMA P-1028), July, 2015.</w:t>
        </w:r>
      </w:ins>
    </w:p>
    <w:p w:rsidR="005F6B43" w:rsidRDefault="005F6B43" w:rsidP="002213A1">
      <w:pPr>
        <w:jc w:val="both"/>
        <w:rPr>
          <w:rFonts w:ascii="Arial" w:hAnsi="Arial" w:cs="Arial"/>
          <w:b/>
          <w:sz w:val="20"/>
          <w:u w:val="single"/>
        </w:rPr>
      </w:pPr>
    </w:p>
    <w:p w:rsidR="00797A79" w:rsidRPr="002213A1" w:rsidRDefault="00797A79" w:rsidP="002213A1">
      <w:pPr>
        <w:rPr>
          <w:rFonts w:ascii="Arial" w:hAnsi="Arial" w:cs="Arial"/>
          <w:b/>
          <w:sz w:val="20"/>
          <w:u w:val="single"/>
        </w:rPr>
      </w:pPr>
    </w:p>
    <w:sectPr w:rsidR="00797A79" w:rsidRPr="002213A1" w:rsidSect="002213A1">
      <w:headerReference w:type="even" r:id="rId53"/>
      <w:headerReference w:type="default" r:id="rId54"/>
      <w:headerReference w:type="first" r:id="rId55"/>
      <w:pgSz w:w="12240" w:h="15840" w:code="1"/>
      <w:pgMar w:top="1440" w:right="1440" w:bottom="1440" w:left="144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0AF3" w:rsidRDefault="00BB0AF3">
      <w:r>
        <w:separator/>
      </w:r>
    </w:p>
  </w:endnote>
  <w:endnote w:type="continuationSeparator" w:id="0">
    <w:p w:rsidR="00BB0AF3" w:rsidRDefault="00BB0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rsidP="00F1066C">
    <w:pPr>
      <w:tabs>
        <w:tab w:val="center" w:pos="4320"/>
        <w:tab w:val="right" w:pos="8640"/>
      </w:tabs>
    </w:pPr>
    <w:r>
      <w:rPr>
        <w:noProof/>
      </w:rPr>
      <mc:AlternateContent>
        <mc:Choice Requires="wps">
          <w:drawing>
            <wp:anchor distT="0" distB="0" distL="114300" distR="114300" simplePos="0" relativeHeight="251653120" behindDoc="0" locked="0" layoutInCell="0" allowOverlap="1" wp14:anchorId="23C6436E" wp14:editId="08159367">
              <wp:simplePos x="0" y="0"/>
              <wp:positionH relativeFrom="page">
                <wp:posOffset>7284085</wp:posOffset>
              </wp:positionH>
              <wp:positionV relativeFrom="page">
                <wp:posOffset>6960870</wp:posOffset>
              </wp:positionV>
              <wp:extent cx="366395" cy="107823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0782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0AF3" w:rsidRPr="0026311D" w:rsidRDefault="00BB0AF3">
                          <w:pPr>
                            <w:pStyle w:val="Footer"/>
                            <w:rPr>
                              <w:rFonts w:ascii="Cambria" w:hAnsi="Cambria"/>
                              <w:sz w:val="44"/>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_x0000_s1048" style="position:absolute;margin-left:573.55pt;margin-top:548.1pt;width:28.85pt;height:84.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" o:allowincell="f" filled="f" stroked="f">
              <v:textbox style="layout-flow:vertical;mso-layout-flow-alt:bottom-to-top;mso-fit-shape-to-text:t">
                <w:txbxContent>
                  <w:p w:rsidR="00BB0AF3" w:rsidRPr="0026311D" w:rsidRDefault="00BB0AF3">
                    <w:pPr>
                      <w:pStyle w:val="Footer"/>
                      <w:rPr>
                        <w:rFonts w:ascii="Cambria" w:hAnsi="Cambria"/>
                        <w:sz w:val="44"/>
                        <w:szCs w:val="44"/>
                      </w:rPr>
                    </w:pPr>
                  </w:p>
                </w:txbxContent>
              </v:textbox>
              <w10:wrap anchorx="page" anchory="page"/>
            </v:rect>
          </w:pict>
        </mc:Fallback>
      </mc:AlternateContent>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0AF3" w:rsidRDefault="00BB0AF3">
      <w:r>
        <w:separator/>
      </w:r>
    </w:p>
  </w:footnote>
  <w:footnote w:type="continuationSeparator" w:id="0">
    <w:p w:rsidR="00BB0AF3" w:rsidRDefault="00BB0A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232"/>
      <w:gridCol w:w="1171"/>
    </w:tblGrid>
    <w:tr w:rsidR="00BB0AF3" w:rsidTr="007A5B0E">
      <w:trPr>
        <w:trHeight w:val="288"/>
      </w:trPr>
      <w:tc>
        <w:tcPr>
          <w:tcW w:w="7765" w:type="dxa"/>
        </w:tcPr>
        <w:p w:rsidR="00BB0AF3" w:rsidRPr="007A5B0E" w:rsidRDefault="00BB0AF3" w:rsidP="007A5B0E">
          <w:pPr>
            <w:pStyle w:val="Header"/>
            <w:jc w:val="right"/>
            <w:rPr>
              <w:rFonts w:ascii="Cambria" w:hAnsi="Cambria"/>
              <w:sz w:val="36"/>
              <w:szCs w:val="36"/>
            </w:rPr>
          </w:pPr>
          <w:r>
            <w:rPr>
              <w:noProof/>
            </w:rPr>
            <mc:AlternateContent>
              <mc:Choice Requires="wps">
                <w:drawing>
                  <wp:anchor distT="0" distB="0" distL="114300" distR="114300" simplePos="0" relativeHeight="251648000" behindDoc="0" locked="0" layoutInCell="0" allowOverlap="1" wp14:anchorId="5C7543CE" wp14:editId="19B70E67">
                    <wp:simplePos x="0" y="0"/>
                    <wp:positionH relativeFrom="page">
                      <wp:posOffset>6939280</wp:posOffset>
                    </wp:positionH>
                    <wp:positionV relativeFrom="page">
                      <wp:posOffset>6960870</wp:posOffset>
                    </wp:positionV>
                    <wp:extent cx="519430" cy="2183130"/>
                    <wp:effectExtent l="0" t="0" r="0"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0AF3" w:rsidRPr="00D248A5" w:rsidRDefault="00BB0AF3">
                                <w:pPr>
                                  <w:pStyle w:val="Footer"/>
                                  <w:rPr>
                                    <w:rFonts w:ascii="Cambria" w:hAnsi="Cambria"/>
                                    <w:sz w:val="44"/>
                                    <w:szCs w:val="44"/>
                                  </w:rPr>
                                </w:pPr>
                                <w:r w:rsidRPr="00D248A5">
                                  <w:rPr>
                                    <w:rFonts w:ascii="Cambria" w:hAnsi="Cambria"/>
                                  </w:rPr>
                                  <w:t>Page</w:t>
                                </w:r>
                                <w:r w:rsidRPr="00D248A5">
                                  <w:rPr>
                                    <w:rFonts w:ascii="Calibri" w:hAnsi="Calibri"/>
                                    <w:sz w:val="22"/>
                                    <w:szCs w:val="22"/>
                                  </w:rPr>
                                  <w:fldChar w:fldCharType="begin"/>
                                </w:r>
                                <w:r>
                                  <w:instrText xml:space="preserve"> PAGE    \* MERGEFORMAT </w:instrText>
                                </w:r>
                                <w:r w:rsidRPr="00D248A5">
                                  <w:rPr>
                                    <w:rFonts w:ascii="Calibri" w:hAnsi="Calibri"/>
                                    <w:sz w:val="22"/>
                                    <w:szCs w:val="22"/>
                                  </w:rPr>
                                  <w:fldChar w:fldCharType="separate"/>
                                </w:r>
                                <w:r w:rsidR="00AB12BD" w:rsidRPr="00AB12BD">
                                  <w:rPr>
                                    <w:rFonts w:ascii="Cambria" w:hAnsi="Cambria"/>
                                    <w:noProof/>
                                    <w:sz w:val="44"/>
                                    <w:szCs w:val="44"/>
                                  </w:rPr>
                                  <w:t>45</w:t>
                                </w:r>
                                <w:r w:rsidRPr="00D248A5">
                                  <w:rPr>
                                    <w:rFonts w:ascii="Cambria" w:hAnsi="Cambria"/>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44" style="position:absolute;left:0;text-align:left;margin-left:546.4pt;margin-top:548.1pt;width:40.9pt;height:171.9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" o:allowincell="f" filled="f" stroked="f">
                    <v:textbox style="layout-flow:vertical;mso-layout-flow-alt:bottom-to-top;mso-fit-shape-to-text:t">
                      <w:txbxContent>
                        <w:p w:rsidR="00BB0AF3" w:rsidRPr="00D248A5" w:rsidRDefault="00BB0AF3">
                          <w:pPr>
                            <w:pStyle w:val="Footer"/>
                            <w:rPr>
                              <w:rFonts w:ascii="Cambria" w:hAnsi="Cambria"/>
                              <w:sz w:val="44"/>
                              <w:szCs w:val="44"/>
                            </w:rPr>
                          </w:pPr>
                          <w:r w:rsidRPr="00D248A5">
                            <w:rPr>
                              <w:rFonts w:ascii="Cambria" w:hAnsi="Cambria"/>
                            </w:rPr>
                            <w:t>Page</w:t>
                          </w:r>
                          <w:r w:rsidRPr="00D248A5">
                            <w:rPr>
                              <w:rFonts w:ascii="Calibri" w:hAnsi="Calibri"/>
                              <w:sz w:val="22"/>
                              <w:szCs w:val="22"/>
                            </w:rPr>
                            <w:fldChar w:fldCharType="begin"/>
                          </w:r>
                          <w:r>
                            <w:instrText xml:space="preserve"> PAGE    \* MERGEFORMAT </w:instrText>
                          </w:r>
                          <w:r w:rsidRPr="00D248A5">
                            <w:rPr>
                              <w:rFonts w:ascii="Calibri" w:hAnsi="Calibri"/>
                              <w:sz w:val="22"/>
                              <w:szCs w:val="22"/>
                            </w:rPr>
                            <w:fldChar w:fldCharType="separate"/>
                          </w:r>
                          <w:r w:rsidR="00AB12BD" w:rsidRPr="00AB12BD">
                            <w:rPr>
                              <w:rFonts w:ascii="Cambria" w:hAnsi="Cambria"/>
                              <w:noProof/>
                              <w:sz w:val="44"/>
                              <w:szCs w:val="44"/>
                            </w:rPr>
                            <w:t>45</w:t>
                          </w:r>
                          <w:r w:rsidRPr="00D248A5">
                            <w:rPr>
                              <w:rFonts w:ascii="Cambria" w:hAnsi="Cambria"/>
                              <w:noProof/>
                              <w:sz w:val="44"/>
                              <w:szCs w:val="44"/>
                            </w:rPr>
                            <w:fldChar w:fldCharType="end"/>
                          </w:r>
                        </w:p>
                      </w:txbxContent>
                    </v:textbox>
                    <w10:wrap anchorx="page" anchory="page"/>
                  </v:rect>
                </w:pict>
              </mc:Fallback>
            </mc:AlternateContent>
          </w:r>
          <w:r>
            <w:rPr>
              <w:rFonts w:ascii="Cambria" w:hAnsi="Cambria"/>
              <w:sz w:val="20"/>
              <w:szCs w:val="20"/>
            </w:rPr>
            <w:t>Radiological Emergency Response for Nuclear Facilities – Attachment B                                      Implementing Procedures for EPZ Communities</w:t>
          </w:r>
        </w:p>
      </w:tc>
      <w:tc>
        <w:tcPr>
          <w:tcW w:w="1105" w:type="dxa"/>
        </w:tcPr>
        <w:p w:rsidR="00BB0AF3" w:rsidRPr="007A5B0E" w:rsidRDefault="00BB0AF3" w:rsidP="007A5B0E">
          <w:pPr>
            <w:pStyle w:val="Header"/>
            <w:rPr>
              <w:rFonts w:ascii="Cambria" w:hAnsi="Cambria"/>
              <w:b/>
              <w:bCs/>
              <w:color w:val="4F81BD"/>
              <w:sz w:val="36"/>
              <w:szCs w:val="36"/>
            </w:rPr>
          </w:pPr>
          <w:r>
            <w:rPr>
              <w:rFonts w:ascii="Cambria" w:hAnsi="Cambria"/>
              <w:b/>
              <w:bCs/>
              <w:sz w:val="36"/>
              <w:szCs w:val="36"/>
            </w:rPr>
            <w:t>2015</w:t>
          </w:r>
        </w:p>
      </w:tc>
    </w:tr>
  </w:tbl>
  <w:p w:rsidR="00BB0AF3" w:rsidRPr="000E14DC" w:rsidRDefault="00BB0AF3" w:rsidP="00487EC4">
    <w:pPr>
      <w:pStyle w:val="Header"/>
      <w:jc w:val="right"/>
      <w:rPr>
        <w:color w:val="99999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232"/>
      <w:gridCol w:w="1171"/>
    </w:tblGrid>
    <w:tr w:rsidR="00BB0AF3">
      <w:trPr>
        <w:trHeight w:val="288"/>
        <w:ins w:id="6149" w:author="dbecker" w:date="2016-01-07T13:35:00Z"/>
      </w:trPr>
      <w:tc>
        <w:tcPr>
          <w:tcW w:w="7765" w:type="dxa"/>
        </w:tcPr>
        <w:p w:rsidR="00BB0AF3" w:rsidRDefault="00AB12BD">
          <w:pPr>
            <w:pStyle w:val="Header"/>
            <w:jc w:val="right"/>
            <w:rPr>
              <w:ins w:id="6150" w:author="dbecker" w:date="2016-01-07T13:35:00Z"/>
              <w:rFonts w:asciiTheme="majorHAnsi" w:eastAsiaTheme="majorEastAsia" w:hAnsiTheme="majorHAnsi" w:cstheme="majorBidi"/>
              <w:sz w:val="36"/>
              <w:szCs w:val="36"/>
              <w:rPrChange w:id="6151" w:author="dbecker" w:date="2016-01-07T14:59:00Z">
                <w:rPr>
                  <w:ins w:id="6152" w:author="dbecker" w:date="2016-01-07T13:35:00Z"/>
                </w:rPr>
              </w:rPrChange>
            </w:rPr>
          </w:pPr>
          <w:customXmlInsRangeStart w:id="6153" w:author="Bartlett, Laura" w:date="2016-01-20T11:24:00Z"/>
          <w:sdt>
            <w:sdtPr>
              <w:rPr>
                <w:rFonts w:asciiTheme="majorHAnsi" w:eastAsiaTheme="majorEastAsia" w:hAnsiTheme="majorHAnsi" w:cstheme="majorBidi"/>
                <w:sz w:val="22"/>
                <w:szCs w:val="22"/>
              </w:rPr>
              <w:id w:val="357250153"/>
              <w:docPartObj>
                <w:docPartGallery w:val="Page Numbers (Margins)"/>
                <w:docPartUnique/>
              </w:docPartObj>
            </w:sdtPr>
            <w:sdtEndPr/>
            <w:sdtContent>
              <w:customXmlInsRangeEnd w:id="6153"/>
              <w:ins w:id="6154" w:author="Bartlett, Laura" w:date="2016-01-20T11:24:00Z">
                <w:r w:rsidR="00BF538E" w:rsidRPr="00BF538E">
                  <w:rPr>
                    <w:rFonts w:asciiTheme="majorHAnsi" w:eastAsiaTheme="majorEastAsia" w:hAnsiTheme="majorHAnsi" w:cstheme="majorBidi"/>
                    <w:noProof/>
                    <w:sz w:val="22"/>
                    <w:szCs w:val="22"/>
                  </w:rPr>
                  <mc:AlternateContent>
                    <mc:Choice Requires="wps">
                      <w:drawing>
                        <wp:anchor distT="0" distB="0" distL="114300" distR="114300" simplePos="0" relativeHeight="251659264" behindDoc="0" locked="0" layoutInCell="0" allowOverlap="1" wp14:editId="4E80E3B3">
                          <wp:simplePos x="0" y="0"/>
                          <wp:positionH relativeFrom="rightMargin">
                            <wp:align>center</wp:align>
                          </wp:positionH>
                          <wp:positionV relativeFrom="margin">
                            <wp:align>bottom</wp:align>
                          </wp:positionV>
                          <wp:extent cx="510540" cy="2183130"/>
                          <wp:effectExtent l="0" t="0" r="0" b="0"/>
                          <wp:wrapNone/>
                          <wp:docPr id="5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538E" w:rsidRDefault="00BF538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heme="minorBidi"/>
                                          <w:sz w:val="22"/>
                                          <w:szCs w:val="22"/>
                                        </w:rPr>
                                        <w:fldChar w:fldCharType="begin"/>
                                      </w:r>
                                      <w:r>
                                        <w:instrText xml:space="preserve"> PAGE    \* MERGEFORMAT </w:instrText>
                                      </w:r>
                                      <w:r>
                                        <w:rPr>
                                          <w:rFonts w:asciiTheme="minorHAnsi" w:eastAsiaTheme="minorEastAsia" w:hAnsiTheme="minorHAnsi" w:cstheme="minorBidi"/>
                                          <w:sz w:val="22"/>
                                          <w:szCs w:val="22"/>
                                        </w:rPr>
                                        <w:fldChar w:fldCharType="separate"/>
                                      </w:r>
                                      <w:r w:rsidR="00AB12BD" w:rsidRPr="00AB12BD">
                                        <w:rPr>
                                          <w:rFonts w:asciiTheme="majorHAnsi" w:eastAsiaTheme="majorEastAsia" w:hAnsiTheme="majorHAnsi" w:cstheme="majorBidi"/>
                                          <w:noProof/>
                                          <w:sz w:val="44"/>
                                          <w:szCs w:val="44"/>
                                        </w:rPr>
                                        <w:t>5</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_x0000_s1045"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" o:allowincell="f" filled="f" stroked="f">
                          <v:textbox style="layout-flow:vertical;mso-layout-flow-alt:bottom-to-top;mso-fit-shape-to-text:t">
                            <w:txbxContent>
                              <w:p w:rsidR="00BF538E" w:rsidRDefault="00BF538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heme="minorBidi"/>
                                    <w:sz w:val="22"/>
                                    <w:szCs w:val="22"/>
                                  </w:rPr>
                                  <w:fldChar w:fldCharType="begin"/>
                                </w:r>
                                <w:r>
                                  <w:instrText xml:space="preserve"> PAGE    \* MERGEFORMAT </w:instrText>
                                </w:r>
                                <w:r>
                                  <w:rPr>
                                    <w:rFonts w:asciiTheme="minorHAnsi" w:eastAsiaTheme="minorEastAsia" w:hAnsiTheme="minorHAnsi" w:cstheme="minorBidi"/>
                                    <w:sz w:val="22"/>
                                    <w:szCs w:val="22"/>
                                  </w:rPr>
                                  <w:fldChar w:fldCharType="separate"/>
                                </w:r>
                                <w:r w:rsidR="00AB12BD" w:rsidRPr="00AB12BD">
                                  <w:rPr>
                                    <w:rFonts w:asciiTheme="majorHAnsi" w:eastAsiaTheme="majorEastAsia" w:hAnsiTheme="majorHAnsi" w:cstheme="majorBidi"/>
                                    <w:noProof/>
                                    <w:sz w:val="44"/>
                                    <w:szCs w:val="44"/>
                                  </w:rPr>
                                  <w:t>5</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ins>
              <w:customXmlInsRangeStart w:id="6155" w:author="Bartlett, Laura" w:date="2016-01-20T11:24:00Z"/>
            </w:sdtContent>
          </w:sdt>
          <w:customXmlInsRangeEnd w:id="6155"/>
          <w:customXmlInsRangeStart w:id="6156" w:author="dbecker" w:date="2016-01-07T13:35:00Z"/>
          <w:sdt>
            <w:sdtPr>
              <w:rPr>
                <w:rFonts w:asciiTheme="majorHAnsi" w:eastAsiaTheme="majorEastAsia" w:hAnsiTheme="majorHAnsi" w:cstheme="majorBidi"/>
                <w:sz w:val="22"/>
                <w:szCs w:val="22"/>
              </w:rPr>
              <w:alias w:val="Title"/>
              <w:id w:val="77761602"/>
              <w:placeholder>
                <w:docPart w:val="10628B61E3654CFFA460DF3CE0415D5A"/>
              </w:placeholder>
              <w:dataBinding w:prefixMappings="xmlns:ns0='http://schemas.openxmlformats.org/package/2006/metadata/core-properties' xmlns:ns1='http://purl.org/dc/elements/1.1/'" w:xpath="/ns0:coreProperties[1]/ns1:title[1]" w:storeItemID="{6C3C8BC8-F283-45AE-878A-BAB7291924A1}"/>
              <w:text/>
            </w:sdtPr>
            <w:sdtEndPr/>
            <w:sdtContent>
              <w:customXmlInsRangeEnd w:id="6156"/>
              <w:ins w:id="6157" w:author="dbecker" w:date="2016-01-07T13:35:00Z">
                <w:r w:rsidR="00BB0AF3" w:rsidRPr="004338A9">
                  <w:rPr>
                    <w:rFonts w:asciiTheme="majorHAnsi" w:eastAsiaTheme="majorEastAsia" w:hAnsiTheme="majorHAnsi" w:cstheme="majorBidi"/>
                    <w:sz w:val="22"/>
                    <w:szCs w:val="22"/>
                    <w:rPrChange w:id="6158" w:author="dbecker" w:date="2016-01-07T14:59:00Z">
                      <w:rPr>
                        <w:rFonts w:asciiTheme="majorHAnsi" w:eastAsiaTheme="majorEastAsia" w:hAnsiTheme="majorHAnsi" w:cstheme="majorBidi"/>
                        <w:sz w:val="36"/>
                        <w:szCs w:val="36"/>
                      </w:rPr>
                    </w:rPrChange>
                  </w:rPr>
                  <w:t xml:space="preserve">Radiological Emergency Response for Nuclear Facilities – Attachment B                                      Implementing Procedures for EPZ Communities </w:t>
                </w:r>
              </w:ins>
              <w:ins w:id="6159" w:author="dbecker" w:date="2016-01-07T13:36:00Z">
                <w:r w:rsidR="00BB0AF3" w:rsidRPr="004338A9">
                  <w:rPr>
                    <w:rFonts w:asciiTheme="majorHAnsi" w:eastAsiaTheme="majorEastAsia" w:hAnsiTheme="majorHAnsi" w:cstheme="majorBidi"/>
                    <w:sz w:val="22"/>
                    <w:szCs w:val="22"/>
                    <w:rPrChange w:id="6160" w:author="dbecker" w:date="2016-01-07T14:59:00Z">
                      <w:rPr>
                        <w:rFonts w:asciiTheme="majorHAnsi" w:eastAsiaTheme="majorEastAsia" w:hAnsiTheme="majorHAnsi" w:cstheme="majorBidi"/>
                      </w:rPr>
                    </w:rPrChange>
                  </w:rPr>
                  <w:t>–</w:t>
                </w:r>
              </w:ins>
              <w:ins w:id="6161" w:author="dbecker" w:date="2016-01-07T13:35:00Z">
                <w:r w:rsidR="00BB0AF3" w:rsidRPr="004338A9">
                  <w:rPr>
                    <w:rFonts w:asciiTheme="majorHAnsi" w:eastAsiaTheme="majorEastAsia" w:hAnsiTheme="majorHAnsi" w:cstheme="majorBidi"/>
                    <w:sz w:val="22"/>
                    <w:szCs w:val="22"/>
                    <w:rPrChange w:id="6162" w:author="dbecker" w:date="2016-01-07T14:59:00Z">
                      <w:rPr>
                        <w:rFonts w:asciiTheme="majorHAnsi" w:eastAsiaTheme="majorEastAsia" w:hAnsiTheme="majorHAnsi" w:cstheme="majorBidi"/>
                      </w:rPr>
                    </w:rPrChange>
                  </w:rPr>
                  <w:t xml:space="preserve"> Approved </w:t>
                </w:r>
              </w:ins>
              <w:ins w:id="6163" w:author="dbecker" w:date="2016-01-07T13:36:00Z">
                <w:r w:rsidR="00BB0AF3" w:rsidRPr="004338A9">
                  <w:rPr>
                    <w:rFonts w:asciiTheme="majorHAnsi" w:eastAsiaTheme="majorEastAsia" w:hAnsiTheme="majorHAnsi" w:cstheme="majorBidi"/>
                    <w:sz w:val="22"/>
                    <w:szCs w:val="22"/>
                    <w:rPrChange w:id="6164" w:author="dbecker" w:date="2016-01-07T14:59:00Z">
                      <w:rPr>
                        <w:rFonts w:asciiTheme="majorHAnsi" w:eastAsiaTheme="majorEastAsia" w:hAnsiTheme="majorHAnsi" w:cstheme="majorBidi"/>
                      </w:rPr>
                    </w:rPrChange>
                  </w:rPr>
                  <w:t>2016</w:t>
                </w:r>
              </w:ins>
              <w:customXmlInsRangeStart w:id="6165" w:author="dbecker" w:date="2016-01-07T13:35:00Z"/>
            </w:sdtContent>
          </w:sdt>
          <w:customXmlInsRangeEnd w:id="6165"/>
        </w:p>
      </w:tc>
      <w:customXmlInsRangeStart w:id="6166" w:author="dbecker" w:date="2016-01-07T13:35:00Z"/>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dataBinding w:prefixMappings="xmlns:ns0='http://schemas.microsoft.com/office/2006/coverPageProps'" w:xpath="/ns0:CoverPageProperties[1]/ns0:PublishDate[1]" w:storeItemID="{55AF091B-3C7A-41E3-B477-F2FDAA23CFDA}"/>
          <w:date w:fullDate="2016-01-07T00:00:00Z">
            <w:dateFormat w:val="yyyy"/>
            <w:lid w:val="en-US"/>
            <w:storeMappedDataAs w:val="dateTime"/>
            <w:calendar w:val="gregorian"/>
          </w:date>
        </w:sdtPr>
        <w:sdtEndPr/>
        <w:sdtContent>
          <w:customXmlInsRangeEnd w:id="6166"/>
          <w:tc>
            <w:tcPr>
              <w:tcW w:w="1105" w:type="dxa"/>
            </w:tcPr>
            <w:p w:rsidR="00BB0AF3" w:rsidRDefault="00BB0AF3">
              <w:pPr>
                <w:pStyle w:val="Header"/>
                <w:rPr>
                  <w:ins w:id="6167" w:author="dbecker" w:date="2016-01-07T13:35:00Z"/>
                  <w:rFonts w:asciiTheme="majorHAnsi" w:eastAsiaTheme="majorEastAsia" w:hAnsiTheme="majorHAnsi" w:cstheme="majorBidi"/>
                  <w:b/>
                  <w:bCs/>
                  <w:color w:val="4F81BD" w:themeColor="accent1"/>
                  <w:sz w:val="36"/>
                  <w:szCs w:val="36"/>
                  <w14:numForm w14:val="oldStyle"/>
                </w:rPr>
              </w:pPr>
              <w:ins w:id="6168" w:author="dbecker" w:date="2016-01-07T13:35:00Z">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2016</w:t>
                </w:r>
              </w:ins>
            </w:p>
          </w:tc>
          <w:customXmlInsRangeStart w:id="6169" w:author="dbecker" w:date="2016-01-07T13:35:00Z"/>
        </w:sdtContent>
      </w:sdt>
      <w:customXmlInsRangeEnd w:id="6169"/>
    </w:tr>
  </w:tbl>
  <w:p w:rsidR="00BB0AF3" w:rsidRDefault="00BB0AF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925"/>
      <w:gridCol w:w="1270"/>
    </w:tblGrid>
    <w:tr w:rsidR="00BB0AF3" w:rsidRPr="007A5B0E" w:rsidTr="00D82830">
      <w:trPr>
        <w:trHeight w:val="288"/>
      </w:trPr>
      <w:tc>
        <w:tcPr>
          <w:tcW w:w="7765" w:type="dxa"/>
        </w:tcPr>
        <w:p w:rsidR="00BB0AF3" w:rsidRPr="007A5B0E" w:rsidRDefault="00BB0AF3" w:rsidP="00D82830">
          <w:pPr>
            <w:pStyle w:val="Header"/>
            <w:jc w:val="right"/>
            <w:rPr>
              <w:rFonts w:ascii="Cambria" w:hAnsi="Cambria"/>
              <w:sz w:val="36"/>
              <w:szCs w:val="36"/>
            </w:rPr>
          </w:pPr>
          <w:r>
            <w:rPr>
              <w:rFonts w:ascii="Cambria" w:hAnsi="Cambria"/>
              <w:sz w:val="20"/>
              <w:szCs w:val="20"/>
            </w:rPr>
            <w:t>Radiological Emergency Response for Nuclear Facilities – Attachment B                                      Implementing Procedures for EPZ Communities</w:t>
          </w:r>
        </w:p>
      </w:tc>
      <w:tc>
        <w:tcPr>
          <w:tcW w:w="1105" w:type="dxa"/>
        </w:tcPr>
        <w:p w:rsidR="00BB0AF3" w:rsidRPr="007A5B0E" w:rsidRDefault="00BB0AF3" w:rsidP="00D82830">
          <w:pPr>
            <w:pStyle w:val="Header"/>
            <w:rPr>
              <w:rFonts w:ascii="Cambria" w:hAnsi="Cambria"/>
              <w:b/>
              <w:bCs/>
              <w:color w:val="4F81BD"/>
              <w:sz w:val="36"/>
              <w:szCs w:val="36"/>
            </w:rPr>
          </w:pPr>
          <w:r>
            <w:rPr>
              <w:rFonts w:ascii="Cambria" w:hAnsi="Cambria"/>
              <w:b/>
              <w:bCs/>
              <w:sz w:val="36"/>
              <w:szCs w:val="36"/>
            </w:rPr>
            <w:t>2015</w:t>
          </w:r>
        </w:p>
      </w:tc>
    </w:tr>
  </w:tbl>
  <w:p w:rsidR="00BB0AF3" w:rsidRPr="000E14DC" w:rsidRDefault="00BB0AF3" w:rsidP="0070773B">
    <w:pPr>
      <w:pStyle w:val="Header"/>
      <w:ind w:left="-360" w:firstLine="360"/>
      <w:rPr>
        <w:color w:val="999999"/>
      </w:rPr>
    </w:pPr>
    <w:r>
      <w:rPr>
        <w:noProof/>
      </w:rPr>
      <mc:AlternateContent>
        <mc:Choice Requires="wps">
          <w:drawing>
            <wp:anchor distT="0" distB="0" distL="114300" distR="114300" simplePos="0" relativeHeight="251651072" behindDoc="0" locked="0" layoutInCell="0" allowOverlap="1" wp14:anchorId="36CF3AAD" wp14:editId="470AD04B">
              <wp:simplePos x="0" y="0"/>
              <wp:positionH relativeFrom="page">
                <wp:posOffset>7192645</wp:posOffset>
              </wp:positionH>
              <wp:positionV relativeFrom="page">
                <wp:posOffset>6958965</wp:posOffset>
              </wp:positionV>
              <wp:extent cx="519430" cy="218313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0AF3" w:rsidRPr="00211DF7" w:rsidRDefault="00BB0AF3">
                          <w:pPr>
                            <w:pStyle w:val="Footer"/>
                            <w:rPr>
                              <w:rFonts w:ascii="Cambria" w:hAnsi="Cambria"/>
                              <w:sz w:val="44"/>
                              <w:szCs w:val="44"/>
                            </w:rPr>
                          </w:pPr>
                          <w:r w:rsidRPr="00211DF7">
                            <w:rPr>
                              <w:rFonts w:ascii="Cambria" w:hAnsi="Cambria"/>
                            </w:rPr>
                            <w:t>Page</w:t>
                          </w:r>
                          <w:r w:rsidRPr="00211DF7">
                            <w:rPr>
                              <w:rFonts w:ascii="Calibri" w:hAnsi="Calibri"/>
                              <w:sz w:val="22"/>
                              <w:szCs w:val="22"/>
                            </w:rPr>
                            <w:fldChar w:fldCharType="begin"/>
                          </w:r>
                          <w:r>
                            <w:instrText xml:space="preserve"> PAGE    \* MERGEFORMAT </w:instrText>
                          </w:r>
                          <w:r w:rsidRPr="00211DF7">
                            <w:rPr>
                              <w:rFonts w:ascii="Calibri" w:hAnsi="Calibri"/>
                              <w:sz w:val="22"/>
                              <w:szCs w:val="22"/>
                            </w:rPr>
                            <w:fldChar w:fldCharType="separate"/>
                          </w:r>
                          <w:r w:rsidR="00AB12BD" w:rsidRPr="00AB12BD">
                            <w:rPr>
                              <w:rFonts w:ascii="Cambria" w:hAnsi="Cambria"/>
                              <w:noProof/>
                              <w:sz w:val="44"/>
                              <w:szCs w:val="44"/>
                            </w:rPr>
                            <w:t>90</w:t>
                          </w:r>
                          <w:r w:rsidRPr="00211DF7">
                            <w:rPr>
                              <w:rFonts w:ascii="Cambria" w:hAnsi="Cambria"/>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_x0000_s1046" style="position:absolute;left:0;text-align:left;margin-left:566.35pt;margin-top:547.95pt;width:40.9pt;height:171.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" o:allowincell="f" filled="f" stroked="f">
              <v:textbox style="layout-flow:vertical;mso-layout-flow-alt:bottom-to-top;mso-fit-shape-to-text:t">
                <w:txbxContent>
                  <w:p w:rsidR="00BB0AF3" w:rsidRPr="00211DF7" w:rsidRDefault="00BB0AF3">
                    <w:pPr>
                      <w:pStyle w:val="Footer"/>
                      <w:rPr>
                        <w:rFonts w:ascii="Cambria" w:hAnsi="Cambria"/>
                        <w:sz w:val="44"/>
                        <w:szCs w:val="44"/>
                      </w:rPr>
                    </w:pPr>
                    <w:r w:rsidRPr="00211DF7">
                      <w:rPr>
                        <w:rFonts w:ascii="Cambria" w:hAnsi="Cambria"/>
                      </w:rPr>
                      <w:t>Page</w:t>
                    </w:r>
                    <w:r w:rsidRPr="00211DF7">
                      <w:rPr>
                        <w:rFonts w:ascii="Calibri" w:hAnsi="Calibri"/>
                        <w:sz w:val="22"/>
                        <w:szCs w:val="22"/>
                      </w:rPr>
                      <w:fldChar w:fldCharType="begin"/>
                    </w:r>
                    <w:r>
                      <w:instrText xml:space="preserve"> PAGE    \* MERGEFORMAT </w:instrText>
                    </w:r>
                    <w:r w:rsidRPr="00211DF7">
                      <w:rPr>
                        <w:rFonts w:ascii="Calibri" w:hAnsi="Calibri"/>
                        <w:sz w:val="22"/>
                        <w:szCs w:val="22"/>
                      </w:rPr>
                      <w:fldChar w:fldCharType="separate"/>
                    </w:r>
                    <w:r w:rsidR="00AB12BD" w:rsidRPr="00AB12BD">
                      <w:rPr>
                        <w:rFonts w:ascii="Cambria" w:hAnsi="Cambria"/>
                        <w:noProof/>
                        <w:sz w:val="44"/>
                        <w:szCs w:val="44"/>
                      </w:rPr>
                      <w:t>90</w:t>
                    </w:r>
                    <w:r w:rsidRPr="00211DF7">
                      <w:rPr>
                        <w:rFonts w:ascii="Cambria" w:hAnsi="Cambria"/>
                        <w:noProof/>
                        <w:sz w:val="44"/>
                        <w:szCs w:val="44"/>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49024" behindDoc="0" locked="0" layoutInCell="0" allowOverlap="1" wp14:anchorId="04E5B819" wp14:editId="7BD44B4E">
              <wp:simplePos x="0" y="0"/>
              <wp:positionH relativeFrom="page">
                <wp:posOffset>9341485</wp:posOffset>
              </wp:positionH>
              <wp:positionV relativeFrom="page">
                <wp:posOffset>4947285</wp:posOffset>
              </wp:positionV>
              <wp:extent cx="519430" cy="218313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0AF3" w:rsidRPr="00F1066C" w:rsidRDefault="00BB0AF3">
                          <w:pPr>
                            <w:pStyle w:val="Footer"/>
                            <w:rPr>
                              <w:rFonts w:ascii="Cambria" w:hAnsi="Cambria"/>
                              <w:sz w:val="44"/>
                              <w:szCs w:val="44"/>
                            </w:rPr>
                          </w:pPr>
                          <w:r w:rsidRPr="00F1066C">
                            <w:rPr>
                              <w:rFonts w:ascii="Cambria" w:hAnsi="Cambria"/>
                            </w:rPr>
                            <w:t>Page</w:t>
                          </w:r>
                          <w:r w:rsidRPr="00F1066C">
                            <w:rPr>
                              <w:rFonts w:ascii="Calibri" w:hAnsi="Calibri"/>
                              <w:sz w:val="22"/>
                              <w:szCs w:val="22"/>
                            </w:rPr>
                            <w:fldChar w:fldCharType="begin"/>
                          </w:r>
                          <w:r>
                            <w:instrText xml:space="preserve"> PAGE    \* MERGEFORMAT </w:instrText>
                          </w:r>
                          <w:r w:rsidRPr="00F1066C">
                            <w:rPr>
                              <w:rFonts w:ascii="Calibri" w:hAnsi="Calibri"/>
                              <w:sz w:val="22"/>
                              <w:szCs w:val="22"/>
                            </w:rPr>
                            <w:fldChar w:fldCharType="separate"/>
                          </w:r>
                          <w:r w:rsidR="00AB12BD" w:rsidRPr="00AB12BD">
                            <w:rPr>
                              <w:rFonts w:ascii="Cambria" w:hAnsi="Cambria"/>
                              <w:noProof/>
                              <w:sz w:val="44"/>
                              <w:szCs w:val="44"/>
                            </w:rPr>
                            <w:t>90</w:t>
                          </w:r>
                          <w:r w:rsidRPr="00F1066C">
                            <w:rPr>
                              <w:rFonts w:ascii="Cambria" w:hAnsi="Cambria"/>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_x0000_s1047" style="position:absolute;left:0;text-align:left;margin-left:735.55pt;margin-top:389.55pt;width:40.9pt;height:171.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" o:allowincell="f" filled="f" stroked="f">
              <v:textbox style="layout-flow:vertical;mso-layout-flow-alt:bottom-to-top;mso-fit-shape-to-text:t">
                <w:txbxContent>
                  <w:p w:rsidR="00BB0AF3" w:rsidRPr="00F1066C" w:rsidRDefault="00BB0AF3">
                    <w:pPr>
                      <w:pStyle w:val="Footer"/>
                      <w:rPr>
                        <w:rFonts w:ascii="Cambria" w:hAnsi="Cambria"/>
                        <w:sz w:val="44"/>
                        <w:szCs w:val="44"/>
                      </w:rPr>
                    </w:pPr>
                    <w:r w:rsidRPr="00F1066C">
                      <w:rPr>
                        <w:rFonts w:ascii="Cambria" w:hAnsi="Cambria"/>
                      </w:rPr>
                      <w:t>Page</w:t>
                    </w:r>
                    <w:r w:rsidRPr="00F1066C">
                      <w:rPr>
                        <w:rFonts w:ascii="Calibri" w:hAnsi="Calibri"/>
                        <w:sz w:val="22"/>
                        <w:szCs w:val="22"/>
                      </w:rPr>
                      <w:fldChar w:fldCharType="begin"/>
                    </w:r>
                    <w:r>
                      <w:instrText xml:space="preserve"> PAGE    \* MERGEFORMAT </w:instrText>
                    </w:r>
                    <w:r w:rsidRPr="00F1066C">
                      <w:rPr>
                        <w:rFonts w:ascii="Calibri" w:hAnsi="Calibri"/>
                        <w:sz w:val="22"/>
                        <w:szCs w:val="22"/>
                      </w:rPr>
                      <w:fldChar w:fldCharType="separate"/>
                    </w:r>
                    <w:r w:rsidR="00AB12BD" w:rsidRPr="00AB12BD">
                      <w:rPr>
                        <w:rFonts w:ascii="Cambria" w:hAnsi="Cambria"/>
                        <w:noProof/>
                        <w:sz w:val="44"/>
                        <w:szCs w:val="44"/>
                      </w:rPr>
                      <w:t>90</w:t>
                    </w:r>
                    <w:r w:rsidRPr="00F1066C">
                      <w:rPr>
                        <w:rFonts w:ascii="Cambria" w:hAnsi="Cambria"/>
                        <w:noProof/>
                        <w:sz w:val="44"/>
                        <w:szCs w:val="44"/>
                      </w:rPr>
                      <w:fldChar w:fldCharType="end"/>
                    </w:r>
                  </w:p>
                </w:txbxContent>
              </v:textbox>
              <w10:wrap anchorx="page" anchory="page"/>
            </v:rect>
          </w:pict>
        </mc:Fallback>
      </mc:AlternateContent>
    </w:r>
    <w:r>
      <w:rPr>
        <w:color w:val="999999"/>
      </w:rPr>
      <w:tab/>
    </w:r>
    <w:r>
      <w:rPr>
        <w:color w:val="999999"/>
      </w:rPr>
      <w:tab/>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Pr="002213A1" w:rsidRDefault="00BB0AF3" w:rsidP="002213A1">
    <w:pPr>
      <w:pStyle w:val="Heading3"/>
      <w:rPr>
        <w:sz w:val="20"/>
        <w:szCs w:val="20"/>
      </w:rPr>
    </w:pPr>
    <w:r w:rsidRPr="002213A1">
      <w:rPr>
        <w:noProof/>
        <w:sz w:val="20"/>
        <w:szCs w:val="20"/>
      </w:rPr>
      <w:tab/>
    </w:r>
    <w:r w:rsidRPr="002213A1">
      <w:rPr>
        <w:noProof/>
        <w:sz w:val="20"/>
        <w:szCs w:val="20"/>
      </w:rPr>
      <w:tab/>
    </w:r>
    <w:r w:rsidRPr="002213A1">
      <w:rPr>
        <w:noProof/>
        <w:sz w:val="20"/>
        <w:szCs w:val="20"/>
      </w:rPr>
      <w:tab/>
    </w:r>
    <w:r w:rsidRPr="002213A1">
      <w:rPr>
        <w:noProof/>
        <w:sz w:val="20"/>
        <w:szCs w:val="20"/>
      </w:rPr>
      <w:tab/>
    </w:r>
    <w:r w:rsidRPr="002213A1">
      <w:rPr>
        <w:noProof/>
        <w:sz w:val="20"/>
        <w:szCs w:val="20"/>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rsidP="002213A1">
    <w:pPr>
      <w:rPr>
        <w:b/>
      </w:rPr>
    </w:pPr>
    <w:r>
      <w:rPr>
        <w:noProof/>
      </w:rPr>
      <mc:AlternateContent>
        <mc:Choice Requires="wps">
          <w:drawing>
            <wp:anchor distT="0" distB="0" distL="114300" distR="114300" simplePos="0" relativeHeight="251652096" behindDoc="0" locked="0" layoutInCell="0" allowOverlap="1">
              <wp:simplePos x="0" y="0"/>
              <wp:positionH relativeFrom="page">
                <wp:posOffset>7055485</wp:posOffset>
              </wp:positionH>
              <wp:positionV relativeFrom="page">
                <wp:posOffset>6960870</wp:posOffset>
              </wp:positionV>
              <wp:extent cx="519430" cy="218313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0AF3" w:rsidRPr="00E96AC9" w:rsidRDefault="00BB0AF3">
                          <w:pPr>
                            <w:pStyle w:val="Footer"/>
                            <w:rPr>
                              <w:rFonts w:ascii="Cambria" w:hAnsi="Cambria"/>
                              <w:sz w:val="44"/>
                              <w:szCs w:val="44"/>
                            </w:rPr>
                          </w:pPr>
                          <w:r w:rsidRPr="00E96AC9">
                            <w:rPr>
                              <w:rFonts w:ascii="Cambria" w:hAnsi="Cambria"/>
                            </w:rPr>
                            <w:t>Page</w:t>
                          </w:r>
                          <w:r w:rsidRPr="00E96AC9">
                            <w:rPr>
                              <w:rFonts w:ascii="Calibri" w:hAnsi="Calibri"/>
                              <w:sz w:val="22"/>
                              <w:szCs w:val="22"/>
                            </w:rPr>
                            <w:fldChar w:fldCharType="begin"/>
                          </w:r>
                          <w:r>
                            <w:instrText xml:space="preserve"> PAGE    \* MERGEFORMAT </w:instrText>
                          </w:r>
                          <w:r w:rsidRPr="00E96AC9">
                            <w:rPr>
                              <w:rFonts w:ascii="Calibri" w:hAnsi="Calibri"/>
                              <w:sz w:val="22"/>
                              <w:szCs w:val="22"/>
                            </w:rPr>
                            <w:fldChar w:fldCharType="separate"/>
                          </w:r>
                          <w:r w:rsidR="00AB12BD" w:rsidRPr="00AB12BD">
                            <w:rPr>
                              <w:rFonts w:ascii="Cambria" w:hAnsi="Cambria"/>
                              <w:noProof/>
                              <w:sz w:val="44"/>
                              <w:szCs w:val="44"/>
                            </w:rPr>
                            <w:t>92</w:t>
                          </w:r>
                          <w:r w:rsidRPr="00E96AC9">
                            <w:rPr>
                              <w:rFonts w:ascii="Cambria" w:hAnsi="Cambria"/>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_x0000_s1049" style="position:absolute;margin-left:555.55pt;margin-top:548.1pt;width:40.9pt;height:171.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" o:allowincell="f" filled="f" stroked="f">
              <v:textbox style="layout-flow:vertical;mso-layout-flow-alt:bottom-to-top;mso-fit-shape-to-text:t">
                <w:txbxContent>
                  <w:p w:rsidR="00BB0AF3" w:rsidRPr="00E96AC9" w:rsidRDefault="00BB0AF3">
                    <w:pPr>
                      <w:pStyle w:val="Footer"/>
                      <w:rPr>
                        <w:rFonts w:ascii="Cambria" w:hAnsi="Cambria"/>
                        <w:sz w:val="44"/>
                        <w:szCs w:val="44"/>
                      </w:rPr>
                    </w:pPr>
                    <w:r w:rsidRPr="00E96AC9">
                      <w:rPr>
                        <w:rFonts w:ascii="Cambria" w:hAnsi="Cambria"/>
                      </w:rPr>
                      <w:t>Page</w:t>
                    </w:r>
                    <w:r w:rsidRPr="00E96AC9">
                      <w:rPr>
                        <w:rFonts w:ascii="Calibri" w:hAnsi="Calibri"/>
                        <w:sz w:val="22"/>
                        <w:szCs w:val="22"/>
                      </w:rPr>
                      <w:fldChar w:fldCharType="begin"/>
                    </w:r>
                    <w:r>
                      <w:instrText xml:space="preserve"> PAGE    \* MERGEFORMAT </w:instrText>
                    </w:r>
                    <w:r w:rsidRPr="00E96AC9">
                      <w:rPr>
                        <w:rFonts w:ascii="Calibri" w:hAnsi="Calibri"/>
                        <w:sz w:val="22"/>
                        <w:szCs w:val="22"/>
                      </w:rPr>
                      <w:fldChar w:fldCharType="separate"/>
                    </w:r>
                    <w:r w:rsidR="00AB12BD" w:rsidRPr="00AB12BD">
                      <w:rPr>
                        <w:rFonts w:ascii="Cambria" w:hAnsi="Cambria"/>
                        <w:noProof/>
                        <w:sz w:val="44"/>
                        <w:szCs w:val="44"/>
                      </w:rPr>
                      <w:t>92</w:t>
                    </w:r>
                    <w:r w:rsidRPr="00E96AC9">
                      <w:rPr>
                        <w:rFonts w:ascii="Cambria" w:hAnsi="Cambria"/>
                        <w:noProof/>
                        <w:sz w:val="44"/>
                        <w:szCs w:val="44"/>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0048" behindDoc="0" locked="0" layoutInCell="0" allowOverlap="1">
              <wp:simplePos x="0" y="0"/>
              <wp:positionH relativeFrom="page">
                <wp:posOffset>7053580</wp:posOffset>
              </wp:positionH>
              <wp:positionV relativeFrom="page">
                <wp:posOffset>6960870</wp:posOffset>
              </wp:positionV>
              <wp:extent cx="51943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0AF3" w:rsidRPr="0034386F" w:rsidRDefault="00BB0AF3">
                          <w:pPr>
                            <w:pStyle w:val="Footer"/>
                            <w:rPr>
                              <w:rFonts w:ascii="Cambria" w:hAnsi="Cambria"/>
                              <w:sz w:val="44"/>
                              <w:szCs w:val="44"/>
                            </w:rPr>
                          </w:pPr>
                          <w:r w:rsidRPr="0034386F">
                            <w:rPr>
                              <w:rFonts w:ascii="Cambria" w:hAnsi="Cambria"/>
                            </w:rPr>
                            <w:t>Page</w:t>
                          </w:r>
                          <w:r w:rsidRPr="0034386F">
                            <w:rPr>
                              <w:rFonts w:ascii="Calibri" w:hAnsi="Calibri"/>
                              <w:sz w:val="22"/>
                              <w:szCs w:val="22"/>
                            </w:rPr>
                            <w:fldChar w:fldCharType="begin"/>
                          </w:r>
                          <w:r>
                            <w:instrText xml:space="preserve"> PAGE    \* MERGEFORMAT </w:instrText>
                          </w:r>
                          <w:r w:rsidRPr="0034386F">
                            <w:rPr>
                              <w:rFonts w:ascii="Calibri" w:hAnsi="Calibri"/>
                              <w:sz w:val="22"/>
                              <w:szCs w:val="22"/>
                            </w:rPr>
                            <w:fldChar w:fldCharType="separate"/>
                          </w:r>
                          <w:r w:rsidR="00AB12BD" w:rsidRPr="00AB12BD">
                            <w:rPr>
                              <w:rFonts w:ascii="Cambria" w:hAnsi="Cambria"/>
                              <w:noProof/>
                              <w:sz w:val="44"/>
                              <w:szCs w:val="44"/>
                            </w:rPr>
                            <w:t>92</w:t>
                          </w:r>
                          <w:r w:rsidRPr="0034386F">
                            <w:rPr>
                              <w:rFonts w:ascii="Cambria" w:hAnsi="Cambria"/>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_x0000_s1050" style="position:absolute;margin-left:555.4pt;margin-top:548.1pt;width:40.9pt;height:171.9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" o:allowincell="f" filled="f" stroked="f">
              <v:textbox style="layout-flow:vertical;mso-layout-flow-alt:bottom-to-top;mso-fit-shape-to-text:t">
                <w:txbxContent>
                  <w:p w:rsidR="00BB0AF3" w:rsidRPr="0034386F" w:rsidRDefault="00BB0AF3">
                    <w:pPr>
                      <w:pStyle w:val="Footer"/>
                      <w:rPr>
                        <w:rFonts w:ascii="Cambria" w:hAnsi="Cambria"/>
                        <w:sz w:val="44"/>
                        <w:szCs w:val="44"/>
                      </w:rPr>
                    </w:pPr>
                    <w:r w:rsidRPr="0034386F">
                      <w:rPr>
                        <w:rFonts w:ascii="Cambria" w:hAnsi="Cambria"/>
                      </w:rPr>
                      <w:t>Page</w:t>
                    </w:r>
                    <w:r w:rsidRPr="0034386F">
                      <w:rPr>
                        <w:rFonts w:ascii="Calibri" w:hAnsi="Calibri"/>
                        <w:sz w:val="22"/>
                        <w:szCs w:val="22"/>
                      </w:rPr>
                      <w:fldChar w:fldCharType="begin"/>
                    </w:r>
                    <w:r>
                      <w:instrText xml:space="preserve"> PAGE    \* MERGEFORMAT </w:instrText>
                    </w:r>
                    <w:r w:rsidRPr="0034386F">
                      <w:rPr>
                        <w:rFonts w:ascii="Calibri" w:hAnsi="Calibri"/>
                        <w:sz w:val="22"/>
                        <w:szCs w:val="22"/>
                      </w:rPr>
                      <w:fldChar w:fldCharType="separate"/>
                    </w:r>
                    <w:r w:rsidR="00AB12BD" w:rsidRPr="00AB12BD">
                      <w:rPr>
                        <w:rFonts w:ascii="Cambria" w:hAnsi="Cambria"/>
                        <w:noProof/>
                        <w:sz w:val="44"/>
                        <w:szCs w:val="44"/>
                      </w:rPr>
                      <w:t>92</w:t>
                    </w:r>
                    <w:r w:rsidRPr="0034386F">
                      <w:rPr>
                        <w:rFonts w:ascii="Cambria" w:hAnsi="Cambria"/>
                        <w:noProof/>
                        <w:sz w:val="44"/>
                        <w:szCs w:val="44"/>
                      </w:rPr>
                      <w:fldChar w:fldCharType="end"/>
                    </w:r>
                  </w:p>
                </w:txbxContent>
              </v:textbox>
              <w10:wrap anchorx="page" anchory="page"/>
            </v:rect>
          </w:pict>
        </mc:Fallback>
      </mc:AlternateContent>
    </w:r>
    <w:r>
      <w:rPr>
        <w:b/>
      </w:rPr>
      <w:tab/>
    </w:r>
  </w:p>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217"/>
      <w:gridCol w:w="1373"/>
    </w:tblGrid>
    <w:tr w:rsidR="00BB0AF3" w:rsidRPr="006A557F" w:rsidTr="00D82830">
      <w:trPr>
        <w:trHeight w:val="288"/>
      </w:trPr>
      <w:tc>
        <w:tcPr>
          <w:tcW w:w="7765" w:type="dxa"/>
        </w:tcPr>
        <w:p w:rsidR="00BB0AF3" w:rsidRPr="006A557F" w:rsidRDefault="00BB0AF3" w:rsidP="006A557F">
          <w:pPr>
            <w:tabs>
              <w:tab w:val="center" w:pos="4320"/>
              <w:tab w:val="right" w:pos="8640"/>
            </w:tabs>
            <w:jc w:val="right"/>
            <w:rPr>
              <w:rFonts w:ascii="Cambria" w:hAnsi="Cambria"/>
              <w:sz w:val="36"/>
              <w:szCs w:val="36"/>
            </w:rPr>
          </w:pPr>
          <w:r w:rsidRPr="006A557F">
            <w:rPr>
              <w:rFonts w:ascii="Cambria" w:hAnsi="Cambria"/>
              <w:sz w:val="20"/>
              <w:szCs w:val="20"/>
            </w:rPr>
            <w:t>Radiological Emergency Response for Nuclear Facilities – Attachment B                                      Implementing Procedures for EPZ Communities</w:t>
          </w:r>
          <w:ins w:id="8974" w:author="dbecker" w:date="2016-01-07T14:46:00Z">
            <w:r>
              <w:rPr>
                <w:rFonts w:ascii="Cambria" w:hAnsi="Cambria"/>
                <w:sz w:val="20"/>
                <w:szCs w:val="20"/>
              </w:rPr>
              <w:t xml:space="preserve"> – Approved 2016</w:t>
            </w:r>
          </w:ins>
        </w:p>
      </w:tc>
      <w:tc>
        <w:tcPr>
          <w:tcW w:w="1105" w:type="dxa"/>
        </w:tcPr>
        <w:p w:rsidR="00BB0AF3" w:rsidRPr="006A557F" w:rsidRDefault="00BB0AF3">
          <w:pPr>
            <w:tabs>
              <w:tab w:val="center" w:pos="4320"/>
              <w:tab w:val="right" w:pos="8640"/>
            </w:tabs>
            <w:rPr>
              <w:rFonts w:ascii="Cambria" w:hAnsi="Cambria"/>
              <w:b/>
              <w:bCs/>
              <w:color w:val="4F81BD"/>
              <w:sz w:val="36"/>
              <w:szCs w:val="36"/>
            </w:rPr>
          </w:pPr>
          <w:r w:rsidRPr="006A557F">
            <w:rPr>
              <w:rFonts w:ascii="Cambria" w:hAnsi="Cambria"/>
              <w:b/>
              <w:bCs/>
              <w:sz w:val="36"/>
              <w:szCs w:val="36"/>
            </w:rPr>
            <w:t>201</w:t>
          </w:r>
          <w:del w:id="8975" w:author="dbecker" w:date="2016-01-07T14:46:00Z">
            <w:r w:rsidRPr="006A557F" w:rsidDel="00E450C2">
              <w:rPr>
                <w:rFonts w:ascii="Cambria" w:hAnsi="Cambria"/>
                <w:b/>
                <w:bCs/>
                <w:sz w:val="36"/>
                <w:szCs w:val="36"/>
              </w:rPr>
              <w:delText>5</w:delText>
            </w:r>
          </w:del>
          <w:ins w:id="8976" w:author="dbecker" w:date="2016-01-07T14:46:00Z">
            <w:r>
              <w:rPr>
                <w:rFonts w:ascii="Cambria" w:hAnsi="Cambria"/>
                <w:b/>
                <w:bCs/>
                <w:sz w:val="36"/>
                <w:szCs w:val="36"/>
              </w:rPr>
              <w:t>6</w:t>
            </w:r>
          </w:ins>
        </w:p>
      </w:tc>
    </w:tr>
  </w:tbl>
  <w:p w:rsidR="00BB0AF3" w:rsidRPr="005A78B9" w:rsidRDefault="00BB0AF3" w:rsidP="002213A1">
    <w:pPr>
      <w:rPr>
        <w:b/>
      </w:rPr>
    </w:pPr>
    <w:r>
      <w:rPr>
        <w:b/>
      </w:rPr>
      <w:tab/>
    </w:r>
    <w:r>
      <w:rPr>
        <w:b/>
      </w:rPr>
      <w:tab/>
    </w:r>
    <w:r>
      <w:rPr>
        <w:b/>
      </w:rPr>
      <w:tab/>
    </w:r>
    <w:r>
      <w:rPr>
        <w:b/>
      </w:rPr>
      <w:tab/>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F3" w:rsidRDefault="00BB0A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C6EEA"/>
    <w:multiLevelType w:val="hybridMultilevel"/>
    <w:tmpl w:val="C3E6E976"/>
    <w:lvl w:ilvl="0" w:tplc="20B88C8A">
      <w:start w:val="5"/>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450E83"/>
    <w:multiLevelType w:val="hybridMultilevel"/>
    <w:tmpl w:val="52F6F770"/>
    <w:lvl w:ilvl="0" w:tplc="A29A88E8">
      <w:numFmt w:val="bullet"/>
      <w:lvlText w:val=""/>
      <w:lvlJc w:val="left"/>
      <w:pPr>
        <w:tabs>
          <w:tab w:val="num" w:pos="1440"/>
        </w:tabs>
        <w:ind w:left="1440" w:hanging="765"/>
      </w:pPr>
      <w:rPr>
        <w:rFonts w:ascii="Symbol" w:eastAsia="Times New Roman" w:hAnsi="Symbol" w:cs="Arial" w:hint="default"/>
      </w:rPr>
    </w:lvl>
    <w:lvl w:ilvl="1" w:tplc="04090003">
      <w:start w:val="1"/>
      <w:numFmt w:val="bullet"/>
      <w:lvlText w:val="o"/>
      <w:lvlJc w:val="left"/>
      <w:pPr>
        <w:tabs>
          <w:tab w:val="num" w:pos="1755"/>
        </w:tabs>
        <w:ind w:left="1755" w:hanging="360"/>
      </w:pPr>
      <w:rPr>
        <w:rFonts w:ascii="Courier New" w:hAnsi="Courier New" w:cs="Courier New" w:hint="default"/>
      </w:rPr>
    </w:lvl>
    <w:lvl w:ilvl="2" w:tplc="04090005">
      <w:start w:val="1"/>
      <w:numFmt w:val="bullet"/>
      <w:lvlText w:val=""/>
      <w:lvlJc w:val="left"/>
      <w:pPr>
        <w:tabs>
          <w:tab w:val="num" w:pos="2475"/>
        </w:tabs>
        <w:ind w:left="2475" w:hanging="360"/>
      </w:pPr>
      <w:rPr>
        <w:rFonts w:ascii="Wingdings" w:hAnsi="Wingdings" w:hint="default"/>
      </w:rPr>
    </w:lvl>
    <w:lvl w:ilvl="3" w:tplc="04090001" w:tentative="1">
      <w:start w:val="1"/>
      <w:numFmt w:val="bullet"/>
      <w:lvlText w:val=""/>
      <w:lvlJc w:val="left"/>
      <w:pPr>
        <w:tabs>
          <w:tab w:val="num" w:pos="3195"/>
        </w:tabs>
        <w:ind w:left="3195" w:hanging="360"/>
      </w:pPr>
      <w:rPr>
        <w:rFonts w:ascii="Symbol" w:hAnsi="Symbol" w:hint="default"/>
      </w:rPr>
    </w:lvl>
    <w:lvl w:ilvl="4" w:tplc="04090003" w:tentative="1">
      <w:start w:val="1"/>
      <w:numFmt w:val="bullet"/>
      <w:lvlText w:val="o"/>
      <w:lvlJc w:val="left"/>
      <w:pPr>
        <w:tabs>
          <w:tab w:val="num" w:pos="3915"/>
        </w:tabs>
        <w:ind w:left="3915" w:hanging="360"/>
      </w:pPr>
      <w:rPr>
        <w:rFonts w:ascii="Courier New" w:hAnsi="Courier New" w:cs="Courier New" w:hint="default"/>
      </w:rPr>
    </w:lvl>
    <w:lvl w:ilvl="5" w:tplc="04090005" w:tentative="1">
      <w:start w:val="1"/>
      <w:numFmt w:val="bullet"/>
      <w:lvlText w:val=""/>
      <w:lvlJc w:val="left"/>
      <w:pPr>
        <w:tabs>
          <w:tab w:val="num" w:pos="4635"/>
        </w:tabs>
        <w:ind w:left="4635" w:hanging="360"/>
      </w:pPr>
      <w:rPr>
        <w:rFonts w:ascii="Wingdings" w:hAnsi="Wingdings" w:hint="default"/>
      </w:rPr>
    </w:lvl>
    <w:lvl w:ilvl="6" w:tplc="04090001" w:tentative="1">
      <w:start w:val="1"/>
      <w:numFmt w:val="bullet"/>
      <w:lvlText w:val=""/>
      <w:lvlJc w:val="left"/>
      <w:pPr>
        <w:tabs>
          <w:tab w:val="num" w:pos="5355"/>
        </w:tabs>
        <w:ind w:left="5355" w:hanging="360"/>
      </w:pPr>
      <w:rPr>
        <w:rFonts w:ascii="Symbol" w:hAnsi="Symbol" w:hint="default"/>
      </w:rPr>
    </w:lvl>
    <w:lvl w:ilvl="7" w:tplc="04090003" w:tentative="1">
      <w:start w:val="1"/>
      <w:numFmt w:val="bullet"/>
      <w:lvlText w:val="o"/>
      <w:lvlJc w:val="left"/>
      <w:pPr>
        <w:tabs>
          <w:tab w:val="num" w:pos="6075"/>
        </w:tabs>
        <w:ind w:left="6075" w:hanging="360"/>
      </w:pPr>
      <w:rPr>
        <w:rFonts w:ascii="Courier New" w:hAnsi="Courier New" w:cs="Courier New" w:hint="default"/>
      </w:rPr>
    </w:lvl>
    <w:lvl w:ilvl="8" w:tplc="04090005" w:tentative="1">
      <w:start w:val="1"/>
      <w:numFmt w:val="bullet"/>
      <w:lvlText w:val=""/>
      <w:lvlJc w:val="left"/>
      <w:pPr>
        <w:tabs>
          <w:tab w:val="num" w:pos="6795"/>
        </w:tabs>
        <w:ind w:left="6795" w:hanging="360"/>
      </w:pPr>
      <w:rPr>
        <w:rFonts w:ascii="Wingdings" w:hAnsi="Wingdings" w:hint="default"/>
      </w:rPr>
    </w:lvl>
  </w:abstractNum>
  <w:abstractNum w:abstractNumId="2">
    <w:nsid w:val="04584DB8"/>
    <w:multiLevelType w:val="hybridMultilevel"/>
    <w:tmpl w:val="9C588900"/>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3">
    <w:nsid w:val="051B1500"/>
    <w:multiLevelType w:val="hybridMultilevel"/>
    <w:tmpl w:val="A95814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5452DD"/>
    <w:multiLevelType w:val="hybridMultilevel"/>
    <w:tmpl w:val="7D548E14"/>
    <w:lvl w:ilvl="0" w:tplc="0A9A34BA">
      <w:start w:val="3"/>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DB0B4A"/>
    <w:multiLevelType w:val="hybridMultilevel"/>
    <w:tmpl w:val="90BACEB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07ED2F88"/>
    <w:multiLevelType w:val="hybridMultilevel"/>
    <w:tmpl w:val="4832FA00"/>
    <w:lvl w:ilvl="0" w:tplc="04090003">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090816C6"/>
    <w:multiLevelType w:val="hybridMultilevel"/>
    <w:tmpl w:val="C35AFEBA"/>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8">
    <w:nsid w:val="09330E3A"/>
    <w:multiLevelType w:val="hybridMultilevel"/>
    <w:tmpl w:val="D4B254DC"/>
    <w:lvl w:ilvl="0" w:tplc="D9E25A90">
      <w:start w:val="1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B2B0F4E"/>
    <w:multiLevelType w:val="hybridMultilevel"/>
    <w:tmpl w:val="D032C5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0C3A38D6"/>
    <w:multiLevelType w:val="hybridMultilevel"/>
    <w:tmpl w:val="77E2903A"/>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11">
    <w:nsid w:val="0C6B1867"/>
    <w:multiLevelType w:val="hybridMultilevel"/>
    <w:tmpl w:val="D3E47CD8"/>
    <w:lvl w:ilvl="0" w:tplc="04090001">
      <w:start w:val="1"/>
      <w:numFmt w:val="bullet"/>
      <w:lvlText w:val=""/>
      <w:lvlJc w:val="left"/>
      <w:pPr>
        <w:tabs>
          <w:tab w:val="num" w:pos="1335"/>
        </w:tabs>
        <w:ind w:left="1335" w:hanging="360"/>
      </w:pPr>
      <w:rPr>
        <w:rFonts w:ascii="Symbol" w:hAnsi="Symbol" w:hint="default"/>
      </w:rPr>
    </w:lvl>
    <w:lvl w:ilvl="1" w:tplc="04090003" w:tentative="1">
      <w:start w:val="1"/>
      <w:numFmt w:val="bullet"/>
      <w:lvlText w:val="o"/>
      <w:lvlJc w:val="left"/>
      <w:pPr>
        <w:tabs>
          <w:tab w:val="num" w:pos="2055"/>
        </w:tabs>
        <w:ind w:left="2055" w:hanging="360"/>
      </w:pPr>
      <w:rPr>
        <w:rFonts w:ascii="Courier New" w:hAnsi="Courier New" w:cs="Courier New" w:hint="default"/>
      </w:rPr>
    </w:lvl>
    <w:lvl w:ilvl="2" w:tplc="04090005" w:tentative="1">
      <w:start w:val="1"/>
      <w:numFmt w:val="bullet"/>
      <w:lvlText w:val=""/>
      <w:lvlJc w:val="left"/>
      <w:pPr>
        <w:tabs>
          <w:tab w:val="num" w:pos="2775"/>
        </w:tabs>
        <w:ind w:left="2775" w:hanging="360"/>
      </w:pPr>
      <w:rPr>
        <w:rFonts w:ascii="Wingdings" w:hAnsi="Wingdings" w:hint="default"/>
      </w:rPr>
    </w:lvl>
    <w:lvl w:ilvl="3" w:tplc="04090001" w:tentative="1">
      <w:start w:val="1"/>
      <w:numFmt w:val="bullet"/>
      <w:lvlText w:val=""/>
      <w:lvlJc w:val="left"/>
      <w:pPr>
        <w:tabs>
          <w:tab w:val="num" w:pos="3495"/>
        </w:tabs>
        <w:ind w:left="3495" w:hanging="360"/>
      </w:pPr>
      <w:rPr>
        <w:rFonts w:ascii="Symbol" w:hAnsi="Symbol" w:hint="default"/>
      </w:rPr>
    </w:lvl>
    <w:lvl w:ilvl="4" w:tplc="04090003" w:tentative="1">
      <w:start w:val="1"/>
      <w:numFmt w:val="bullet"/>
      <w:lvlText w:val="o"/>
      <w:lvlJc w:val="left"/>
      <w:pPr>
        <w:tabs>
          <w:tab w:val="num" w:pos="4215"/>
        </w:tabs>
        <w:ind w:left="4215" w:hanging="360"/>
      </w:pPr>
      <w:rPr>
        <w:rFonts w:ascii="Courier New" w:hAnsi="Courier New" w:cs="Courier New" w:hint="default"/>
      </w:rPr>
    </w:lvl>
    <w:lvl w:ilvl="5" w:tplc="04090005" w:tentative="1">
      <w:start w:val="1"/>
      <w:numFmt w:val="bullet"/>
      <w:lvlText w:val=""/>
      <w:lvlJc w:val="left"/>
      <w:pPr>
        <w:tabs>
          <w:tab w:val="num" w:pos="4935"/>
        </w:tabs>
        <w:ind w:left="4935" w:hanging="360"/>
      </w:pPr>
      <w:rPr>
        <w:rFonts w:ascii="Wingdings" w:hAnsi="Wingdings" w:hint="default"/>
      </w:rPr>
    </w:lvl>
    <w:lvl w:ilvl="6" w:tplc="04090001" w:tentative="1">
      <w:start w:val="1"/>
      <w:numFmt w:val="bullet"/>
      <w:lvlText w:val=""/>
      <w:lvlJc w:val="left"/>
      <w:pPr>
        <w:tabs>
          <w:tab w:val="num" w:pos="5655"/>
        </w:tabs>
        <w:ind w:left="5655" w:hanging="360"/>
      </w:pPr>
      <w:rPr>
        <w:rFonts w:ascii="Symbol" w:hAnsi="Symbol" w:hint="default"/>
      </w:rPr>
    </w:lvl>
    <w:lvl w:ilvl="7" w:tplc="04090003" w:tentative="1">
      <w:start w:val="1"/>
      <w:numFmt w:val="bullet"/>
      <w:lvlText w:val="o"/>
      <w:lvlJc w:val="left"/>
      <w:pPr>
        <w:tabs>
          <w:tab w:val="num" w:pos="6375"/>
        </w:tabs>
        <w:ind w:left="6375" w:hanging="360"/>
      </w:pPr>
      <w:rPr>
        <w:rFonts w:ascii="Courier New" w:hAnsi="Courier New" w:cs="Courier New" w:hint="default"/>
      </w:rPr>
    </w:lvl>
    <w:lvl w:ilvl="8" w:tplc="04090005" w:tentative="1">
      <w:start w:val="1"/>
      <w:numFmt w:val="bullet"/>
      <w:lvlText w:val=""/>
      <w:lvlJc w:val="left"/>
      <w:pPr>
        <w:tabs>
          <w:tab w:val="num" w:pos="7095"/>
        </w:tabs>
        <w:ind w:left="7095" w:hanging="360"/>
      </w:pPr>
      <w:rPr>
        <w:rFonts w:ascii="Wingdings" w:hAnsi="Wingdings" w:hint="default"/>
      </w:rPr>
    </w:lvl>
  </w:abstractNum>
  <w:abstractNum w:abstractNumId="12">
    <w:nsid w:val="0D4A12DE"/>
    <w:multiLevelType w:val="hybridMultilevel"/>
    <w:tmpl w:val="1298BE40"/>
    <w:lvl w:ilvl="0" w:tplc="47B443F4">
      <w:start w:val="1"/>
      <w:numFmt w:val="bullet"/>
      <w:lvlText w:val="•"/>
      <w:lvlJc w:val="left"/>
      <w:pPr>
        <w:tabs>
          <w:tab w:val="num" w:pos="1080"/>
        </w:tabs>
        <w:ind w:left="1080" w:hanging="360"/>
      </w:pPr>
      <w:rPr>
        <w:rFonts w:ascii="Arial" w:hAnsi="Aria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F166F69"/>
    <w:multiLevelType w:val="hybridMultilevel"/>
    <w:tmpl w:val="497A2760"/>
    <w:lvl w:ilvl="0" w:tplc="06FC4D98">
      <w:start w:val="7"/>
      <w:numFmt w:val="lowerLetter"/>
      <w:lvlText w:val="%1."/>
      <w:lvlJc w:val="left"/>
      <w:pPr>
        <w:ind w:left="720" w:hanging="360"/>
      </w:pPr>
      <w:rPr>
        <w:rFonts w:hint="default"/>
        <w:sz w:val="24"/>
        <w:szCs w:val="18"/>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F565A5"/>
    <w:multiLevelType w:val="hybridMultilevel"/>
    <w:tmpl w:val="F29A9D4A"/>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5">
    <w:nsid w:val="108914B4"/>
    <w:multiLevelType w:val="hybridMultilevel"/>
    <w:tmpl w:val="BD4ECB5C"/>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6">
    <w:nsid w:val="149B24DF"/>
    <w:multiLevelType w:val="hybridMultilevel"/>
    <w:tmpl w:val="681EB18C"/>
    <w:lvl w:ilvl="0" w:tplc="2DDE0EF4">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50D507C"/>
    <w:multiLevelType w:val="hybridMultilevel"/>
    <w:tmpl w:val="D95429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61854C0"/>
    <w:multiLevelType w:val="hybridMultilevel"/>
    <w:tmpl w:val="D4DC784E"/>
    <w:lvl w:ilvl="0" w:tplc="181407D4">
      <w:start w:val="100"/>
      <w:numFmt w:val="upperRoman"/>
      <w:lvlText w:val="%1."/>
      <w:lvlJc w:val="left"/>
      <w:pPr>
        <w:tabs>
          <w:tab w:val="num" w:pos="1800"/>
        </w:tabs>
        <w:ind w:left="1800" w:hanging="720"/>
      </w:pPr>
      <w:rPr>
        <w:rFonts w:hint="default"/>
      </w:rPr>
    </w:lvl>
    <w:lvl w:ilvl="1" w:tplc="481A6DB6">
      <w:start w:val="18"/>
      <w:numFmt w:val="bullet"/>
      <w:lvlText w:val=""/>
      <w:lvlJc w:val="left"/>
      <w:pPr>
        <w:tabs>
          <w:tab w:val="num" w:pos="2520"/>
        </w:tabs>
        <w:ind w:left="2520" w:hanging="720"/>
      </w:pPr>
      <w:rPr>
        <w:rFonts w:ascii="Symbol" w:eastAsia="Times New Roman" w:hAnsi="Symbol" w:cs="Arial" w:hint="default"/>
      </w:rPr>
    </w:lvl>
    <w:lvl w:ilvl="2" w:tplc="0409001B" w:tentative="1">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nsid w:val="163119B7"/>
    <w:multiLevelType w:val="hybridMultilevel"/>
    <w:tmpl w:val="6052A088"/>
    <w:lvl w:ilvl="0" w:tplc="47B443F4">
      <w:start w:val="1"/>
      <w:numFmt w:val="bullet"/>
      <w:lvlText w:val="•"/>
      <w:lvlJc w:val="left"/>
      <w:pPr>
        <w:tabs>
          <w:tab w:val="num" w:pos="360"/>
        </w:tabs>
        <w:ind w:left="360" w:hanging="360"/>
      </w:pPr>
      <w:rPr>
        <w:rFonts w:ascii="Arial" w:hAnsi="Arial" w:hint="default"/>
        <w:color w:val="auto"/>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nsid w:val="16EB5D45"/>
    <w:multiLevelType w:val="hybridMultilevel"/>
    <w:tmpl w:val="E51E5E6E"/>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nsid w:val="181B6715"/>
    <w:multiLevelType w:val="hybridMultilevel"/>
    <w:tmpl w:val="AFC25A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D145039"/>
    <w:multiLevelType w:val="hybridMultilevel"/>
    <w:tmpl w:val="1958CB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1E2A6674"/>
    <w:multiLevelType w:val="hybridMultilevel"/>
    <w:tmpl w:val="84229D26"/>
    <w:lvl w:ilvl="0" w:tplc="0D745C6E">
      <w:start w:val="10"/>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EFB4BFF"/>
    <w:multiLevelType w:val="hybridMultilevel"/>
    <w:tmpl w:val="56C8CCB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nsid w:val="1F180EA5"/>
    <w:multiLevelType w:val="hybridMultilevel"/>
    <w:tmpl w:val="090EBECE"/>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26">
    <w:nsid w:val="1FC159BA"/>
    <w:multiLevelType w:val="hybridMultilevel"/>
    <w:tmpl w:val="51BAA1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1FE7077F"/>
    <w:multiLevelType w:val="hybridMultilevel"/>
    <w:tmpl w:val="71368946"/>
    <w:lvl w:ilvl="0" w:tplc="04090003">
      <w:start w:val="1"/>
      <w:numFmt w:val="bullet"/>
      <w:lvlText w:val="o"/>
      <w:lvlJc w:val="left"/>
      <w:pPr>
        <w:ind w:left="1468" w:hanging="360"/>
      </w:pPr>
      <w:rPr>
        <w:rFonts w:ascii="Courier New" w:hAnsi="Courier New" w:cs="Courier New" w:hint="default"/>
      </w:rPr>
    </w:lvl>
    <w:lvl w:ilvl="1" w:tplc="04090003">
      <w:start w:val="1"/>
      <w:numFmt w:val="bullet"/>
      <w:lvlText w:val="o"/>
      <w:lvlJc w:val="left"/>
      <w:pPr>
        <w:ind w:left="2188" w:hanging="360"/>
      </w:pPr>
      <w:rPr>
        <w:rFonts w:ascii="Courier New" w:hAnsi="Courier New" w:cs="Courier New" w:hint="default"/>
      </w:rPr>
    </w:lvl>
    <w:lvl w:ilvl="2" w:tplc="04090005" w:tentative="1">
      <w:start w:val="1"/>
      <w:numFmt w:val="bullet"/>
      <w:lvlText w:val=""/>
      <w:lvlJc w:val="left"/>
      <w:pPr>
        <w:ind w:left="2908" w:hanging="360"/>
      </w:pPr>
      <w:rPr>
        <w:rFonts w:ascii="Wingdings" w:hAnsi="Wingdings" w:hint="default"/>
      </w:rPr>
    </w:lvl>
    <w:lvl w:ilvl="3" w:tplc="04090001" w:tentative="1">
      <w:start w:val="1"/>
      <w:numFmt w:val="bullet"/>
      <w:lvlText w:val=""/>
      <w:lvlJc w:val="left"/>
      <w:pPr>
        <w:ind w:left="3628" w:hanging="360"/>
      </w:pPr>
      <w:rPr>
        <w:rFonts w:ascii="Symbol" w:hAnsi="Symbol" w:hint="default"/>
      </w:rPr>
    </w:lvl>
    <w:lvl w:ilvl="4" w:tplc="04090003" w:tentative="1">
      <w:start w:val="1"/>
      <w:numFmt w:val="bullet"/>
      <w:lvlText w:val="o"/>
      <w:lvlJc w:val="left"/>
      <w:pPr>
        <w:ind w:left="4348" w:hanging="360"/>
      </w:pPr>
      <w:rPr>
        <w:rFonts w:ascii="Courier New" w:hAnsi="Courier New" w:cs="Courier New" w:hint="default"/>
      </w:rPr>
    </w:lvl>
    <w:lvl w:ilvl="5" w:tplc="04090005" w:tentative="1">
      <w:start w:val="1"/>
      <w:numFmt w:val="bullet"/>
      <w:lvlText w:val=""/>
      <w:lvlJc w:val="left"/>
      <w:pPr>
        <w:ind w:left="5068" w:hanging="360"/>
      </w:pPr>
      <w:rPr>
        <w:rFonts w:ascii="Wingdings" w:hAnsi="Wingdings" w:hint="default"/>
      </w:rPr>
    </w:lvl>
    <w:lvl w:ilvl="6" w:tplc="04090001" w:tentative="1">
      <w:start w:val="1"/>
      <w:numFmt w:val="bullet"/>
      <w:lvlText w:val=""/>
      <w:lvlJc w:val="left"/>
      <w:pPr>
        <w:ind w:left="5788" w:hanging="360"/>
      </w:pPr>
      <w:rPr>
        <w:rFonts w:ascii="Symbol" w:hAnsi="Symbol" w:hint="default"/>
      </w:rPr>
    </w:lvl>
    <w:lvl w:ilvl="7" w:tplc="04090003" w:tentative="1">
      <w:start w:val="1"/>
      <w:numFmt w:val="bullet"/>
      <w:lvlText w:val="o"/>
      <w:lvlJc w:val="left"/>
      <w:pPr>
        <w:ind w:left="6508" w:hanging="360"/>
      </w:pPr>
      <w:rPr>
        <w:rFonts w:ascii="Courier New" w:hAnsi="Courier New" w:cs="Courier New" w:hint="default"/>
      </w:rPr>
    </w:lvl>
    <w:lvl w:ilvl="8" w:tplc="04090005" w:tentative="1">
      <w:start w:val="1"/>
      <w:numFmt w:val="bullet"/>
      <w:lvlText w:val=""/>
      <w:lvlJc w:val="left"/>
      <w:pPr>
        <w:ind w:left="7228" w:hanging="360"/>
      </w:pPr>
      <w:rPr>
        <w:rFonts w:ascii="Wingdings" w:hAnsi="Wingdings" w:hint="default"/>
      </w:rPr>
    </w:lvl>
  </w:abstractNum>
  <w:abstractNum w:abstractNumId="28">
    <w:nsid w:val="20C96D19"/>
    <w:multiLevelType w:val="hybridMultilevel"/>
    <w:tmpl w:val="FC141260"/>
    <w:lvl w:ilvl="0" w:tplc="04090015">
      <w:start w:val="4"/>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212666B8"/>
    <w:multiLevelType w:val="hybridMultilevel"/>
    <w:tmpl w:val="D67A7DE2"/>
    <w:lvl w:ilvl="0" w:tplc="A29A88E8">
      <w:numFmt w:val="bullet"/>
      <w:lvlText w:val=""/>
      <w:lvlJc w:val="left"/>
      <w:pPr>
        <w:tabs>
          <w:tab w:val="num" w:pos="1485"/>
        </w:tabs>
        <w:ind w:left="1485" w:hanging="765"/>
      </w:pPr>
      <w:rPr>
        <w:rFonts w:ascii="Symbol" w:eastAsia="Times New Roman" w:hAnsi="Symbol" w:cs="Arial" w:hint="default"/>
      </w:rPr>
    </w:lvl>
    <w:lvl w:ilvl="1" w:tplc="04090003">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30">
    <w:nsid w:val="23E677F2"/>
    <w:multiLevelType w:val="hybridMultilevel"/>
    <w:tmpl w:val="EA3EEC50"/>
    <w:lvl w:ilvl="0" w:tplc="04090001">
      <w:start w:val="1"/>
      <w:numFmt w:val="bullet"/>
      <w:lvlText w:val=""/>
      <w:lvlJc w:val="left"/>
      <w:pPr>
        <w:tabs>
          <w:tab w:val="num" w:pos="1440"/>
        </w:tabs>
        <w:ind w:left="1440" w:hanging="360"/>
      </w:pPr>
      <w:rPr>
        <w:rFonts w:ascii="Symbol" w:hAnsi="Symbol" w:hint="default"/>
      </w:rPr>
    </w:lvl>
    <w:lvl w:ilvl="1" w:tplc="4C3E7CDE">
      <w:numFmt w:val="bullet"/>
      <w:lvlText w:val="-"/>
      <w:lvlJc w:val="left"/>
      <w:pPr>
        <w:tabs>
          <w:tab w:val="num" w:pos="2880"/>
        </w:tabs>
        <w:ind w:left="2880" w:hanging="1080"/>
      </w:pPr>
      <w:rPr>
        <w:rFonts w:ascii="Arial" w:eastAsia="Times New Roman" w:hAnsi="Arial"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257D6A8A"/>
    <w:multiLevelType w:val="hybridMultilevel"/>
    <w:tmpl w:val="1D244256"/>
    <w:lvl w:ilvl="0" w:tplc="0409000F">
      <w:start w:val="1"/>
      <w:numFmt w:val="decimal"/>
      <w:lvlText w:val="%1."/>
      <w:lvlJc w:val="left"/>
      <w:pPr>
        <w:tabs>
          <w:tab w:val="num" w:pos="1845"/>
        </w:tabs>
        <w:ind w:left="1845" w:hanging="360"/>
      </w:pPr>
      <w:rPr>
        <w:rFonts w:hint="default"/>
      </w:rPr>
    </w:lvl>
    <w:lvl w:ilvl="1" w:tplc="04090003" w:tentative="1">
      <w:start w:val="1"/>
      <w:numFmt w:val="bullet"/>
      <w:lvlText w:val="o"/>
      <w:lvlJc w:val="left"/>
      <w:pPr>
        <w:tabs>
          <w:tab w:val="num" w:pos="2250"/>
        </w:tabs>
        <w:ind w:left="2250" w:hanging="360"/>
      </w:pPr>
      <w:rPr>
        <w:rFonts w:ascii="Courier New" w:hAnsi="Courier New" w:cs="Courier New" w:hint="default"/>
      </w:rPr>
    </w:lvl>
    <w:lvl w:ilvl="2" w:tplc="04090005" w:tentative="1">
      <w:start w:val="1"/>
      <w:numFmt w:val="bullet"/>
      <w:lvlText w:val=""/>
      <w:lvlJc w:val="left"/>
      <w:pPr>
        <w:tabs>
          <w:tab w:val="num" w:pos="2970"/>
        </w:tabs>
        <w:ind w:left="2970" w:hanging="360"/>
      </w:pPr>
      <w:rPr>
        <w:rFonts w:ascii="Wingdings" w:hAnsi="Wingdings" w:hint="default"/>
      </w:rPr>
    </w:lvl>
    <w:lvl w:ilvl="3" w:tplc="04090001" w:tentative="1">
      <w:start w:val="1"/>
      <w:numFmt w:val="bullet"/>
      <w:lvlText w:val=""/>
      <w:lvlJc w:val="left"/>
      <w:pPr>
        <w:tabs>
          <w:tab w:val="num" w:pos="3690"/>
        </w:tabs>
        <w:ind w:left="3690" w:hanging="360"/>
      </w:pPr>
      <w:rPr>
        <w:rFonts w:ascii="Symbol" w:hAnsi="Symbol" w:hint="default"/>
      </w:rPr>
    </w:lvl>
    <w:lvl w:ilvl="4" w:tplc="04090003" w:tentative="1">
      <w:start w:val="1"/>
      <w:numFmt w:val="bullet"/>
      <w:lvlText w:val="o"/>
      <w:lvlJc w:val="left"/>
      <w:pPr>
        <w:tabs>
          <w:tab w:val="num" w:pos="4410"/>
        </w:tabs>
        <w:ind w:left="4410" w:hanging="360"/>
      </w:pPr>
      <w:rPr>
        <w:rFonts w:ascii="Courier New" w:hAnsi="Courier New" w:cs="Courier New" w:hint="default"/>
      </w:rPr>
    </w:lvl>
    <w:lvl w:ilvl="5" w:tplc="04090005" w:tentative="1">
      <w:start w:val="1"/>
      <w:numFmt w:val="bullet"/>
      <w:lvlText w:val=""/>
      <w:lvlJc w:val="left"/>
      <w:pPr>
        <w:tabs>
          <w:tab w:val="num" w:pos="5130"/>
        </w:tabs>
        <w:ind w:left="5130" w:hanging="360"/>
      </w:pPr>
      <w:rPr>
        <w:rFonts w:ascii="Wingdings" w:hAnsi="Wingdings" w:hint="default"/>
      </w:rPr>
    </w:lvl>
    <w:lvl w:ilvl="6" w:tplc="04090001" w:tentative="1">
      <w:start w:val="1"/>
      <w:numFmt w:val="bullet"/>
      <w:lvlText w:val=""/>
      <w:lvlJc w:val="left"/>
      <w:pPr>
        <w:tabs>
          <w:tab w:val="num" w:pos="5850"/>
        </w:tabs>
        <w:ind w:left="5850" w:hanging="360"/>
      </w:pPr>
      <w:rPr>
        <w:rFonts w:ascii="Symbol" w:hAnsi="Symbol" w:hint="default"/>
      </w:rPr>
    </w:lvl>
    <w:lvl w:ilvl="7" w:tplc="04090003" w:tentative="1">
      <w:start w:val="1"/>
      <w:numFmt w:val="bullet"/>
      <w:lvlText w:val="o"/>
      <w:lvlJc w:val="left"/>
      <w:pPr>
        <w:tabs>
          <w:tab w:val="num" w:pos="6570"/>
        </w:tabs>
        <w:ind w:left="6570" w:hanging="360"/>
      </w:pPr>
      <w:rPr>
        <w:rFonts w:ascii="Courier New" w:hAnsi="Courier New" w:cs="Courier New" w:hint="default"/>
      </w:rPr>
    </w:lvl>
    <w:lvl w:ilvl="8" w:tplc="04090005" w:tentative="1">
      <w:start w:val="1"/>
      <w:numFmt w:val="bullet"/>
      <w:lvlText w:val=""/>
      <w:lvlJc w:val="left"/>
      <w:pPr>
        <w:tabs>
          <w:tab w:val="num" w:pos="7290"/>
        </w:tabs>
        <w:ind w:left="7290" w:hanging="360"/>
      </w:pPr>
      <w:rPr>
        <w:rFonts w:ascii="Wingdings" w:hAnsi="Wingdings" w:hint="default"/>
      </w:rPr>
    </w:lvl>
  </w:abstractNum>
  <w:abstractNum w:abstractNumId="32">
    <w:nsid w:val="25C40FEC"/>
    <w:multiLevelType w:val="hybridMultilevel"/>
    <w:tmpl w:val="FBA6D5D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nsid w:val="275B7673"/>
    <w:multiLevelType w:val="hybridMultilevel"/>
    <w:tmpl w:val="76F62C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7A47124"/>
    <w:multiLevelType w:val="hybridMultilevel"/>
    <w:tmpl w:val="982C40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nsid w:val="283C3490"/>
    <w:multiLevelType w:val="hybridMultilevel"/>
    <w:tmpl w:val="519647D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286A2712"/>
    <w:multiLevelType w:val="hybridMultilevel"/>
    <w:tmpl w:val="B114EE8E"/>
    <w:lvl w:ilvl="0" w:tplc="04090015">
      <w:start w:val="4"/>
      <w:numFmt w:val="upperLetter"/>
      <w:lvlText w:val="%1."/>
      <w:lvlJc w:val="left"/>
      <w:pPr>
        <w:tabs>
          <w:tab w:val="num" w:pos="720"/>
        </w:tabs>
        <w:ind w:left="720" w:hanging="360"/>
      </w:pPr>
      <w:rPr>
        <w:rFonts w:hint="default"/>
      </w:rPr>
    </w:lvl>
    <w:lvl w:ilvl="1" w:tplc="5D68F6CE">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29DB5F84"/>
    <w:multiLevelType w:val="hybridMultilevel"/>
    <w:tmpl w:val="3CA2853E"/>
    <w:lvl w:ilvl="0" w:tplc="47B443F4">
      <w:start w:val="1"/>
      <w:numFmt w:val="bullet"/>
      <w:lvlText w:val="•"/>
      <w:lvlJc w:val="left"/>
      <w:pPr>
        <w:tabs>
          <w:tab w:val="num" w:pos="1080"/>
        </w:tabs>
        <w:ind w:left="1080" w:hanging="360"/>
      </w:pPr>
      <w:rPr>
        <w:rFonts w:ascii="Arial" w:hAnsi="Aria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29F42750"/>
    <w:multiLevelType w:val="singleLevel"/>
    <w:tmpl w:val="E2E0446C"/>
    <w:lvl w:ilvl="0">
      <w:start w:val="3"/>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39">
    <w:nsid w:val="2B383D43"/>
    <w:multiLevelType w:val="hybridMultilevel"/>
    <w:tmpl w:val="D0E4341A"/>
    <w:lvl w:ilvl="0" w:tplc="7A905078">
      <w:start w:val="1"/>
      <w:numFmt w:val="bullet"/>
      <w:lvlText w:val=""/>
      <w:lvlJc w:val="left"/>
      <w:pPr>
        <w:tabs>
          <w:tab w:val="num" w:pos="360"/>
        </w:tabs>
        <w:ind w:left="360" w:hanging="360"/>
      </w:pPr>
      <w:rPr>
        <w:rFonts w:ascii="Symbol" w:hAnsi="Symbol" w:hint="default"/>
        <w:sz w:val="20"/>
        <w:szCs w:val="20"/>
      </w:rPr>
    </w:lvl>
    <w:lvl w:ilvl="1" w:tplc="481A6DB6">
      <w:start w:val="18"/>
      <w:numFmt w:val="bullet"/>
      <w:lvlText w:val=""/>
      <w:lvlJc w:val="left"/>
      <w:pPr>
        <w:tabs>
          <w:tab w:val="num" w:pos="1800"/>
        </w:tabs>
        <w:ind w:left="1800" w:hanging="720"/>
      </w:pPr>
      <w:rPr>
        <w:rFonts w:ascii="Symbol" w:eastAsia="Times New Roman" w:hAnsi="Symbol" w:cs="Arial"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2CB443F2"/>
    <w:multiLevelType w:val="hybridMultilevel"/>
    <w:tmpl w:val="BA12EC4E"/>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41">
    <w:nsid w:val="2CD92C0F"/>
    <w:multiLevelType w:val="hybridMultilevel"/>
    <w:tmpl w:val="015C78C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2E3E44F4"/>
    <w:multiLevelType w:val="hybridMultilevel"/>
    <w:tmpl w:val="5C0A5126"/>
    <w:lvl w:ilvl="0" w:tplc="E188BADE">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E92468E"/>
    <w:multiLevelType w:val="hybridMultilevel"/>
    <w:tmpl w:val="80F00CE2"/>
    <w:lvl w:ilvl="0" w:tplc="78862798">
      <w:start w:val="1"/>
      <w:numFmt w:val="decimal"/>
      <w:lvlText w:val="%1."/>
      <w:lvlJc w:val="left"/>
      <w:pPr>
        <w:tabs>
          <w:tab w:val="num" w:pos="1260"/>
        </w:tabs>
        <w:ind w:left="1260" w:hanging="360"/>
      </w:pPr>
      <w:rPr>
        <w:rFonts w:hint="default"/>
        <w:b/>
        <w:u w:val="none"/>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4">
    <w:nsid w:val="2EBB7F3A"/>
    <w:multiLevelType w:val="hybridMultilevel"/>
    <w:tmpl w:val="1F8C867A"/>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3">
      <w:start w:val="1"/>
      <w:numFmt w:val="bullet"/>
      <w:lvlText w:val="o"/>
      <w:lvlJc w:val="left"/>
      <w:pPr>
        <w:tabs>
          <w:tab w:val="num" w:pos="3600"/>
        </w:tabs>
        <w:ind w:left="3600" w:hanging="360"/>
      </w:pPr>
      <w:rPr>
        <w:rFonts w:ascii="Courier New" w:hAnsi="Courier New" w:cs="Courier New"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nsid w:val="2F0C2B43"/>
    <w:multiLevelType w:val="hybridMultilevel"/>
    <w:tmpl w:val="E422778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30591035"/>
    <w:multiLevelType w:val="hybridMultilevel"/>
    <w:tmpl w:val="726E5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0625029"/>
    <w:multiLevelType w:val="hybridMultilevel"/>
    <w:tmpl w:val="CAC09F80"/>
    <w:lvl w:ilvl="0" w:tplc="47B443F4">
      <w:start w:val="1"/>
      <w:numFmt w:val="bullet"/>
      <w:lvlText w:val="•"/>
      <w:lvlJc w:val="left"/>
      <w:pPr>
        <w:tabs>
          <w:tab w:val="num" w:pos="1080"/>
        </w:tabs>
        <w:ind w:left="1080" w:hanging="360"/>
      </w:pPr>
      <w:rPr>
        <w:rFonts w:ascii="Arial" w:hAnsi="Aria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481A6DB6">
      <w:start w:val="18"/>
      <w:numFmt w:val="bullet"/>
      <w:lvlText w:val=""/>
      <w:lvlJc w:val="left"/>
      <w:pPr>
        <w:tabs>
          <w:tab w:val="num" w:pos="2520"/>
        </w:tabs>
        <w:ind w:left="2520" w:hanging="720"/>
      </w:pPr>
      <w:rPr>
        <w:rFonts w:ascii="Symbol" w:eastAsia="Times New Roman" w:hAnsi="Symbol" w:cs="Arial" w:hint="default"/>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31221F85"/>
    <w:multiLevelType w:val="hybridMultilevel"/>
    <w:tmpl w:val="F57AF252"/>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49">
    <w:nsid w:val="34585FD3"/>
    <w:multiLevelType w:val="hybridMultilevel"/>
    <w:tmpl w:val="C80ABE46"/>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0">
    <w:nsid w:val="35B761B3"/>
    <w:multiLevelType w:val="hybridMultilevel"/>
    <w:tmpl w:val="94A4BD30"/>
    <w:lvl w:ilvl="0" w:tplc="04090003">
      <w:start w:val="1"/>
      <w:numFmt w:val="bullet"/>
      <w:lvlText w:val="o"/>
      <w:lvlJc w:val="left"/>
      <w:pPr>
        <w:tabs>
          <w:tab w:val="num" w:pos="2160"/>
        </w:tabs>
        <w:ind w:left="2160" w:hanging="360"/>
      </w:pPr>
      <w:rPr>
        <w:rFonts w:ascii="Courier New" w:hAnsi="Courier New" w:cs="Courier New"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1">
    <w:nsid w:val="366E53FF"/>
    <w:multiLevelType w:val="hybridMultilevel"/>
    <w:tmpl w:val="13CCFDBA"/>
    <w:lvl w:ilvl="0" w:tplc="4438672A">
      <w:start w:val="1"/>
      <w:numFmt w:val="decimal"/>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6F17965"/>
    <w:multiLevelType w:val="hybridMultilevel"/>
    <w:tmpl w:val="2F401F68"/>
    <w:lvl w:ilvl="0" w:tplc="4438672A">
      <w:start w:val="1"/>
      <w:numFmt w:val="decimal"/>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80F694A"/>
    <w:multiLevelType w:val="hybridMultilevel"/>
    <w:tmpl w:val="FE686C26"/>
    <w:lvl w:ilvl="0" w:tplc="6CC05994">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3854325D"/>
    <w:multiLevelType w:val="hybridMultilevel"/>
    <w:tmpl w:val="BF2C6F08"/>
    <w:lvl w:ilvl="0" w:tplc="9CB8D9F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3BBB2632"/>
    <w:multiLevelType w:val="hybridMultilevel"/>
    <w:tmpl w:val="2CF2C7E0"/>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6">
    <w:nsid w:val="3D0B1DDE"/>
    <w:multiLevelType w:val="hybridMultilevel"/>
    <w:tmpl w:val="E82689D4"/>
    <w:lvl w:ilvl="0" w:tplc="7A905078">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nsid w:val="3F503131"/>
    <w:multiLevelType w:val="hybridMultilevel"/>
    <w:tmpl w:val="DFB81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0943FD4"/>
    <w:multiLevelType w:val="hybridMultilevel"/>
    <w:tmpl w:val="E06649CE"/>
    <w:lvl w:ilvl="0" w:tplc="AC90C1E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1546588"/>
    <w:multiLevelType w:val="hybridMultilevel"/>
    <w:tmpl w:val="A948DFE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0">
    <w:nsid w:val="43042452"/>
    <w:multiLevelType w:val="hybridMultilevel"/>
    <w:tmpl w:val="9B28D0D6"/>
    <w:lvl w:ilvl="0" w:tplc="FB64BA04">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1">
    <w:nsid w:val="430D1C5A"/>
    <w:multiLevelType w:val="hybridMultilevel"/>
    <w:tmpl w:val="E5FEC8C2"/>
    <w:lvl w:ilvl="0" w:tplc="0409000F">
      <w:start w:val="1"/>
      <w:numFmt w:val="decimal"/>
      <w:lvlText w:val="%1."/>
      <w:lvlJc w:val="left"/>
      <w:pPr>
        <w:tabs>
          <w:tab w:val="num" w:pos="1800"/>
        </w:tabs>
        <w:ind w:left="1800" w:hanging="360"/>
      </w:pPr>
      <w:rPr>
        <w:rFonts w:hint="default"/>
      </w:rPr>
    </w:lvl>
    <w:lvl w:ilvl="1" w:tplc="56C63C7E">
      <w:start w:val="1"/>
      <w:numFmt w:val="upperRoman"/>
      <w:lvlText w:val="%2."/>
      <w:lvlJc w:val="left"/>
      <w:pPr>
        <w:tabs>
          <w:tab w:val="num" w:pos="2565"/>
        </w:tabs>
        <w:ind w:left="2565" w:hanging="720"/>
      </w:pPr>
      <w:rPr>
        <w:rFonts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62">
    <w:nsid w:val="44286258"/>
    <w:multiLevelType w:val="hybridMultilevel"/>
    <w:tmpl w:val="26CCE1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3">
    <w:nsid w:val="45116A80"/>
    <w:multiLevelType w:val="hybridMultilevel"/>
    <w:tmpl w:val="098A7452"/>
    <w:lvl w:ilvl="0" w:tplc="A29A88E8">
      <w:numFmt w:val="bullet"/>
      <w:lvlText w:val=""/>
      <w:lvlJc w:val="left"/>
      <w:pPr>
        <w:tabs>
          <w:tab w:val="num" w:pos="1440"/>
        </w:tabs>
        <w:ind w:left="1440" w:hanging="765"/>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nsid w:val="45E233B2"/>
    <w:multiLevelType w:val="hybridMultilevel"/>
    <w:tmpl w:val="DD5A75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nsid w:val="46055F65"/>
    <w:multiLevelType w:val="hybridMultilevel"/>
    <w:tmpl w:val="F84881C6"/>
    <w:lvl w:ilvl="0" w:tplc="2DC41FA6">
      <w:start w:val="3"/>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7DA2CA4"/>
    <w:multiLevelType w:val="hybridMultilevel"/>
    <w:tmpl w:val="75662E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nsid w:val="47F36E5C"/>
    <w:multiLevelType w:val="hybridMultilevel"/>
    <w:tmpl w:val="0D223B64"/>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68">
    <w:nsid w:val="48B34B2D"/>
    <w:multiLevelType w:val="hybridMultilevel"/>
    <w:tmpl w:val="B4326806"/>
    <w:lvl w:ilvl="0" w:tplc="464420F6">
      <w:start w:val="1"/>
      <w:numFmt w:val="upperRoman"/>
      <w:lvlText w:val="%1."/>
      <w:lvlJc w:val="left"/>
      <w:pPr>
        <w:tabs>
          <w:tab w:val="num" w:pos="1080"/>
        </w:tabs>
        <w:ind w:left="1080" w:hanging="720"/>
      </w:pPr>
      <w:rPr>
        <w:rFonts w:hint="default"/>
      </w:rPr>
    </w:lvl>
    <w:lvl w:ilvl="1" w:tplc="E7984A4A">
      <w:start w:val="1"/>
      <w:numFmt w:val="upperLetter"/>
      <w:lvlText w:val="%2."/>
      <w:lvlJc w:val="left"/>
      <w:pPr>
        <w:tabs>
          <w:tab w:val="num" w:pos="1452"/>
        </w:tabs>
        <w:ind w:left="1452" w:hanging="372"/>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B309A6E">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48F356AB"/>
    <w:multiLevelType w:val="hybridMultilevel"/>
    <w:tmpl w:val="0B04FAE8"/>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70">
    <w:nsid w:val="4985283A"/>
    <w:multiLevelType w:val="hybridMultilevel"/>
    <w:tmpl w:val="C6D4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A7000C3"/>
    <w:multiLevelType w:val="hybridMultilevel"/>
    <w:tmpl w:val="662658A2"/>
    <w:lvl w:ilvl="0" w:tplc="EFA655F2">
      <w:start w:val="1"/>
      <w:numFmt w:val="lowerLetter"/>
      <w:lvlText w:val="%1."/>
      <w:lvlJc w:val="left"/>
      <w:pPr>
        <w:ind w:left="720" w:hanging="360"/>
      </w:pPr>
      <w:rPr>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4B0B21B9"/>
    <w:multiLevelType w:val="hybridMultilevel"/>
    <w:tmpl w:val="E9CCDE1C"/>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4C6D339C"/>
    <w:multiLevelType w:val="hybridMultilevel"/>
    <w:tmpl w:val="6B9CDAE4"/>
    <w:lvl w:ilvl="0" w:tplc="7A905078">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nsid w:val="4DC717D8"/>
    <w:multiLevelType w:val="hybridMultilevel"/>
    <w:tmpl w:val="C7861B38"/>
    <w:lvl w:ilvl="0" w:tplc="A29A88E8">
      <w:numFmt w:val="bullet"/>
      <w:lvlText w:val=""/>
      <w:lvlJc w:val="left"/>
      <w:pPr>
        <w:tabs>
          <w:tab w:val="num" w:pos="1440"/>
        </w:tabs>
        <w:ind w:left="1440" w:hanging="765"/>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nsid w:val="4FAE0AE4"/>
    <w:multiLevelType w:val="hybridMultilevel"/>
    <w:tmpl w:val="0214F31A"/>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76">
    <w:nsid w:val="51FA316A"/>
    <w:multiLevelType w:val="hybridMultilevel"/>
    <w:tmpl w:val="A1D87C92"/>
    <w:lvl w:ilvl="0" w:tplc="9A3A404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522D3E29"/>
    <w:multiLevelType w:val="hybridMultilevel"/>
    <w:tmpl w:val="EBB8945A"/>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78">
    <w:nsid w:val="52526A41"/>
    <w:multiLevelType w:val="hybridMultilevel"/>
    <w:tmpl w:val="6114A6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52A95837"/>
    <w:multiLevelType w:val="hybridMultilevel"/>
    <w:tmpl w:val="E7462B22"/>
    <w:lvl w:ilvl="0" w:tplc="4D4606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nsid w:val="54546151"/>
    <w:multiLevelType w:val="hybridMultilevel"/>
    <w:tmpl w:val="49E66A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1">
    <w:nsid w:val="552D7064"/>
    <w:multiLevelType w:val="hybridMultilevel"/>
    <w:tmpl w:val="417E06B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56DB6985"/>
    <w:multiLevelType w:val="hybridMultilevel"/>
    <w:tmpl w:val="C582BD2A"/>
    <w:lvl w:ilvl="0" w:tplc="AF5E16A2">
      <w:start w:val="2"/>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56FE116D"/>
    <w:multiLevelType w:val="hybridMultilevel"/>
    <w:tmpl w:val="B854DF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57786F87"/>
    <w:multiLevelType w:val="hybridMultilevel"/>
    <w:tmpl w:val="A7783ACA"/>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nsid w:val="57897CE7"/>
    <w:multiLevelType w:val="hybridMultilevel"/>
    <w:tmpl w:val="058E5706"/>
    <w:lvl w:ilvl="0" w:tplc="04090003">
      <w:start w:val="1"/>
      <w:numFmt w:val="bullet"/>
      <w:lvlText w:val="o"/>
      <w:lvlJc w:val="left"/>
      <w:pPr>
        <w:tabs>
          <w:tab w:val="num" w:pos="1800"/>
        </w:tabs>
        <w:ind w:left="1800" w:hanging="360"/>
      </w:pPr>
      <w:rPr>
        <w:rFonts w:ascii="Courier New" w:hAnsi="Courier New" w:cs="Courier New" w:hint="default"/>
        <w:b w:val="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6">
    <w:nsid w:val="57C3243D"/>
    <w:multiLevelType w:val="hybridMultilevel"/>
    <w:tmpl w:val="F6E42926"/>
    <w:lvl w:ilvl="0" w:tplc="4BE4F572">
      <w:start w:val="4"/>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88D50A1"/>
    <w:multiLevelType w:val="hybridMultilevel"/>
    <w:tmpl w:val="E200BD9A"/>
    <w:lvl w:ilvl="0" w:tplc="0409000F">
      <w:start w:val="1"/>
      <w:numFmt w:val="decimal"/>
      <w:lvlText w:val="%1."/>
      <w:lvlJc w:val="left"/>
      <w:pPr>
        <w:tabs>
          <w:tab w:val="num" w:pos="1800"/>
        </w:tabs>
        <w:ind w:left="1800" w:hanging="360"/>
      </w:pPr>
      <w:rPr>
        <w:rFonts w:hint="default"/>
      </w:rPr>
    </w:lvl>
    <w:lvl w:ilvl="1" w:tplc="04090003">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88">
    <w:nsid w:val="595D7BEF"/>
    <w:multiLevelType w:val="hybridMultilevel"/>
    <w:tmpl w:val="1AD231D6"/>
    <w:lvl w:ilvl="0" w:tplc="EFA655F2">
      <w:start w:val="1"/>
      <w:numFmt w:val="lowerLetter"/>
      <w:lvlText w:val="%1."/>
      <w:lvlJc w:val="left"/>
      <w:pPr>
        <w:ind w:left="720" w:hanging="360"/>
      </w:pPr>
      <w:rPr>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5AA40724"/>
    <w:multiLevelType w:val="hybridMultilevel"/>
    <w:tmpl w:val="33942062"/>
    <w:lvl w:ilvl="0" w:tplc="2A08E6F4">
      <w:start w:val="1"/>
      <w:numFmt w:val="lowerLett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5B1D30ED"/>
    <w:multiLevelType w:val="hybridMultilevel"/>
    <w:tmpl w:val="880E0D98"/>
    <w:lvl w:ilvl="0" w:tplc="04090003">
      <w:start w:val="1"/>
      <w:numFmt w:val="bullet"/>
      <w:lvlText w:val="o"/>
      <w:lvlJc w:val="left"/>
      <w:pPr>
        <w:tabs>
          <w:tab w:val="num" w:pos="2520"/>
        </w:tabs>
        <w:ind w:left="2520" w:hanging="360"/>
      </w:pPr>
      <w:rPr>
        <w:rFonts w:ascii="Courier New" w:hAnsi="Courier New" w:cs="Courier New"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1">
    <w:nsid w:val="5BB9207A"/>
    <w:multiLevelType w:val="hybridMultilevel"/>
    <w:tmpl w:val="422E2D7E"/>
    <w:lvl w:ilvl="0" w:tplc="6F9879BE">
      <w:start w:val="3"/>
      <w:numFmt w:val="lowerLetter"/>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5CC2464B"/>
    <w:multiLevelType w:val="hybridMultilevel"/>
    <w:tmpl w:val="DEEEE6DE"/>
    <w:lvl w:ilvl="0" w:tplc="0409000F">
      <w:start w:val="1"/>
      <w:numFmt w:val="decimal"/>
      <w:lvlText w:val="%1."/>
      <w:lvlJc w:val="left"/>
      <w:pPr>
        <w:tabs>
          <w:tab w:val="num" w:pos="720"/>
        </w:tabs>
        <w:ind w:left="720" w:hanging="360"/>
      </w:pPr>
    </w:lvl>
    <w:lvl w:ilvl="1" w:tplc="A29A88E8">
      <w:numFmt w:val="bullet"/>
      <w:lvlText w:val=""/>
      <w:lvlJc w:val="left"/>
      <w:pPr>
        <w:tabs>
          <w:tab w:val="num" w:pos="1845"/>
        </w:tabs>
        <w:ind w:left="1845" w:hanging="765"/>
      </w:pPr>
      <w:rPr>
        <w:rFonts w:ascii="Symbol" w:eastAsia="Times New Roman" w:hAnsi="Symbol" w:cs="Arial" w:hint="default"/>
      </w:rPr>
    </w:lvl>
    <w:lvl w:ilvl="2" w:tplc="72B2B70E">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nsid w:val="61107B5F"/>
    <w:multiLevelType w:val="hybridMultilevel"/>
    <w:tmpl w:val="610208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nsid w:val="634E6286"/>
    <w:multiLevelType w:val="hybridMultilevel"/>
    <w:tmpl w:val="D92CFF36"/>
    <w:lvl w:ilvl="0" w:tplc="7A905078">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nsid w:val="63FC7729"/>
    <w:multiLevelType w:val="hybridMultilevel"/>
    <w:tmpl w:val="32545148"/>
    <w:lvl w:ilvl="0" w:tplc="04090003">
      <w:start w:val="1"/>
      <w:numFmt w:val="bullet"/>
      <w:lvlText w:val="o"/>
      <w:lvlJc w:val="left"/>
      <w:pPr>
        <w:tabs>
          <w:tab w:val="num" w:pos="1440"/>
        </w:tabs>
        <w:ind w:left="1440" w:hanging="360"/>
      </w:pPr>
      <w:rPr>
        <w:rFonts w:ascii="Courier New" w:hAnsi="Courier New" w:cs="Courier New"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6">
    <w:nsid w:val="64717E36"/>
    <w:multiLevelType w:val="hybridMultilevel"/>
    <w:tmpl w:val="66A4147A"/>
    <w:lvl w:ilvl="0" w:tplc="AB50A862">
      <w:start w:val="1"/>
      <w:numFmt w:val="bullet"/>
      <w:lvlText w:val="•"/>
      <w:lvlJc w:val="left"/>
      <w:pPr>
        <w:tabs>
          <w:tab w:val="num" w:pos="1080"/>
        </w:tabs>
        <w:ind w:left="1080" w:hanging="360"/>
      </w:pPr>
      <w:rPr>
        <w:rFonts w:ascii="Arial" w:hAnsi="Arial" w:hint="default"/>
        <w:color w:val="auto"/>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7">
    <w:nsid w:val="653B544F"/>
    <w:multiLevelType w:val="hybridMultilevel"/>
    <w:tmpl w:val="31D89D6E"/>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98">
    <w:nsid w:val="65F35758"/>
    <w:multiLevelType w:val="singleLevel"/>
    <w:tmpl w:val="42B68F98"/>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99">
    <w:nsid w:val="68C2181F"/>
    <w:multiLevelType w:val="hybridMultilevel"/>
    <w:tmpl w:val="42CC0ED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nsid w:val="699C5323"/>
    <w:multiLevelType w:val="hybridMultilevel"/>
    <w:tmpl w:val="676C303E"/>
    <w:lvl w:ilvl="0" w:tplc="7A905078">
      <w:numFmt w:val="bullet"/>
      <w:lvlText w:val=""/>
      <w:lvlJc w:val="left"/>
      <w:pPr>
        <w:tabs>
          <w:tab w:val="num" w:pos="1440"/>
        </w:tabs>
        <w:ind w:left="1440" w:hanging="765"/>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nsid w:val="6B7F30E4"/>
    <w:multiLevelType w:val="hybridMultilevel"/>
    <w:tmpl w:val="8FECFDB4"/>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02">
    <w:nsid w:val="6B9E5434"/>
    <w:multiLevelType w:val="hybridMultilevel"/>
    <w:tmpl w:val="26D873A0"/>
    <w:lvl w:ilvl="0" w:tplc="A29A88E8">
      <w:numFmt w:val="bullet"/>
      <w:lvlText w:val=""/>
      <w:lvlJc w:val="left"/>
      <w:pPr>
        <w:tabs>
          <w:tab w:val="num" w:pos="1440"/>
        </w:tabs>
        <w:ind w:left="1440" w:hanging="765"/>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nsid w:val="6BB605E1"/>
    <w:multiLevelType w:val="hybridMultilevel"/>
    <w:tmpl w:val="53E60C2A"/>
    <w:lvl w:ilvl="0" w:tplc="BAAE2618">
      <w:start w:val="4"/>
      <w:numFmt w:val="lowerLetter"/>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6D59499A"/>
    <w:multiLevelType w:val="hybridMultilevel"/>
    <w:tmpl w:val="26AE4C2C"/>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C1C660B8">
      <w:numFmt w:val="bullet"/>
      <w:lvlText w:val="-"/>
      <w:lvlJc w:val="left"/>
      <w:pPr>
        <w:tabs>
          <w:tab w:val="num" w:pos="2880"/>
        </w:tabs>
        <w:ind w:left="2880" w:hanging="360"/>
      </w:pPr>
      <w:rPr>
        <w:rFonts w:ascii="Arial" w:eastAsia="Times New Roman" w:hAnsi="Arial" w:cs="Arial" w:hint="default"/>
      </w:rPr>
    </w:lvl>
    <w:lvl w:ilvl="4" w:tplc="04090003">
      <w:start w:val="1"/>
      <w:numFmt w:val="lowerLetter"/>
      <w:lvlText w:val="%5."/>
      <w:lvlJc w:val="left"/>
      <w:pPr>
        <w:tabs>
          <w:tab w:val="num" w:pos="3600"/>
        </w:tabs>
        <w:ind w:left="3600" w:hanging="360"/>
      </w:pPr>
    </w:lvl>
    <w:lvl w:ilvl="5" w:tplc="8F04F814">
      <w:start w:val="2"/>
      <w:numFmt w:val="decimal"/>
      <w:lvlText w:val="%6."/>
      <w:lvlJc w:val="left"/>
      <w:pPr>
        <w:tabs>
          <w:tab w:val="num" w:pos="4500"/>
        </w:tabs>
        <w:ind w:left="4500" w:hanging="360"/>
      </w:pPr>
      <w:rPr>
        <w:rFonts w:hint="default"/>
      </w:r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5">
    <w:nsid w:val="6DA401ED"/>
    <w:multiLevelType w:val="hybridMultilevel"/>
    <w:tmpl w:val="422E2D7E"/>
    <w:lvl w:ilvl="0" w:tplc="6F9879BE">
      <w:start w:val="3"/>
      <w:numFmt w:val="lowerLetter"/>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6F52720C"/>
    <w:multiLevelType w:val="hybridMultilevel"/>
    <w:tmpl w:val="F288D8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nsid w:val="70844EC1"/>
    <w:multiLevelType w:val="hybridMultilevel"/>
    <w:tmpl w:val="FD9E24B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8">
    <w:nsid w:val="709B37BC"/>
    <w:multiLevelType w:val="hybridMultilevel"/>
    <w:tmpl w:val="B4941C48"/>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09">
    <w:nsid w:val="715476CC"/>
    <w:multiLevelType w:val="hybridMultilevel"/>
    <w:tmpl w:val="94447D72"/>
    <w:lvl w:ilvl="0" w:tplc="F32ED7F2">
      <w:start w:val="3"/>
      <w:numFmt w:val="decimal"/>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71E651DB"/>
    <w:multiLevelType w:val="hybridMultilevel"/>
    <w:tmpl w:val="F7CA8C28"/>
    <w:lvl w:ilvl="0" w:tplc="7A905078">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nsid w:val="72CD7B8C"/>
    <w:multiLevelType w:val="hybridMultilevel"/>
    <w:tmpl w:val="E4DC5EF6"/>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12">
    <w:nsid w:val="73683EAA"/>
    <w:multiLevelType w:val="hybridMultilevel"/>
    <w:tmpl w:val="636A6538"/>
    <w:lvl w:ilvl="0" w:tplc="04090001">
      <w:start w:val="1"/>
      <w:numFmt w:val="bullet"/>
      <w:lvlText w:val=""/>
      <w:lvlJc w:val="left"/>
      <w:pPr>
        <w:tabs>
          <w:tab w:val="num" w:pos="1260"/>
        </w:tabs>
        <w:ind w:left="1260" w:hanging="360"/>
      </w:pPr>
      <w:rPr>
        <w:rFonts w:ascii="Symbol" w:hAnsi="Symbol" w:hint="default"/>
      </w:rPr>
    </w:lvl>
    <w:lvl w:ilvl="1" w:tplc="481A6DB6">
      <w:start w:val="18"/>
      <w:numFmt w:val="bullet"/>
      <w:lvlText w:val=""/>
      <w:lvlJc w:val="left"/>
      <w:pPr>
        <w:tabs>
          <w:tab w:val="num" w:pos="2340"/>
        </w:tabs>
        <w:ind w:left="2340" w:hanging="720"/>
      </w:pPr>
      <w:rPr>
        <w:rFonts w:ascii="Symbol" w:eastAsia="Times New Roman" w:hAnsi="Symbol" w:cs="Arial"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3">
    <w:nsid w:val="74193BFD"/>
    <w:multiLevelType w:val="hybridMultilevel"/>
    <w:tmpl w:val="5FD868CA"/>
    <w:lvl w:ilvl="0" w:tplc="4ED2329C">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741E7104"/>
    <w:multiLevelType w:val="hybridMultilevel"/>
    <w:tmpl w:val="E58CBEC2"/>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5">
    <w:nsid w:val="75162059"/>
    <w:multiLevelType w:val="hybridMultilevel"/>
    <w:tmpl w:val="08643FEA"/>
    <w:lvl w:ilvl="0" w:tplc="7A905078">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nsid w:val="753F4BB9"/>
    <w:multiLevelType w:val="hybridMultilevel"/>
    <w:tmpl w:val="83C216A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7">
    <w:nsid w:val="76DB1049"/>
    <w:multiLevelType w:val="hybridMultilevel"/>
    <w:tmpl w:val="33F6BAA6"/>
    <w:lvl w:ilvl="0" w:tplc="9B1CF3A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76F7363D"/>
    <w:multiLevelType w:val="hybridMultilevel"/>
    <w:tmpl w:val="D91244BA"/>
    <w:lvl w:ilvl="0" w:tplc="EC12FA8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nsid w:val="778925B8"/>
    <w:multiLevelType w:val="hybridMultilevel"/>
    <w:tmpl w:val="7892D52A"/>
    <w:lvl w:ilvl="0" w:tplc="F406426E">
      <w:start w:val="2"/>
      <w:numFmt w:val="lowerLetter"/>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78786973"/>
    <w:multiLevelType w:val="hybridMultilevel"/>
    <w:tmpl w:val="42809BAA"/>
    <w:lvl w:ilvl="0" w:tplc="A29A88E8">
      <w:numFmt w:val="bullet"/>
      <w:lvlText w:val=""/>
      <w:lvlJc w:val="left"/>
      <w:pPr>
        <w:tabs>
          <w:tab w:val="num" w:pos="1485"/>
        </w:tabs>
        <w:ind w:left="1485" w:hanging="765"/>
      </w:pPr>
      <w:rPr>
        <w:rFonts w:ascii="Symbol" w:eastAsia="Times New Roman" w:hAnsi="Symbol" w:cs="Aria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21">
    <w:nsid w:val="78DA0B9D"/>
    <w:multiLevelType w:val="hybridMultilevel"/>
    <w:tmpl w:val="7D3863E2"/>
    <w:lvl w:ilvl="0" w:tplc="04090003">
      <w:start w:val="1"/>
      <w:numFmt w:val="decimal"/>
      <w:lvlText w:val="%1."/>
      <w:lvlJc w:val="left"/>
      <w:pPr>
        <w:tabs>
          <w:tab w:val="num" w:pos="360"/>
        </w:tabs>
        <w:ind w:left="360" w:hanging="360"/>
      </w:pPr>
      <w:rPr>
        <w:rFonts w:hint="default"/>
      </w:rPr>
    </w:lvl>
    <w:lvl w:ilvl="1" w:tplc="04090003">
      <w:start w:val="1"/>
      <w:numFmt w:val="lowerLetter"/>
      <w:lvlText w:val="%2."/>
      <w:lvlJc w:val="left"/>
      <w:pPr>
        <w:tabs>
          <w:tab w:val="num" w:pos="540"/>
        </w:tabs>
        <w:ind w:left="540" w:hanging="360"/>
      </w:pPr>
      <w:rPr>
        <w:rFonts w:hint="default"/>
      </w:rPr>
    </w:lvl>
    <w:lvl w:ilvl="2" w:tplc="3C8E9B7E">
      <w:start w:val="1"/>
      <w:numFmt w:val="upperRoman"/>
      <w:lvlText w:val="%3."/>
      <w:lvlJc w:val="left"/>
      <w:pPr>
        <w:tabs>
          <w:tab w:val="num" w:pos="1800"/>
        </w:tabs>
        <w:ind w:left="1800" w:hanging="720"/>
      </w:pPr>
      <w:rPr>
        <w:rFonts w:hint="default"/>
      </w:rPr>
    </w:lvl>
    <w:lvl w:ilvl="3" w:tplc="04090001" w:tentative="1">
      <w:start w:val="1"/>
      <w:numFmt w:val="decimal"/>
      <w:lvlText w:val="%4."/>
      <w:lvlJc w:val="left"/>
      <w:pPr>
        <w:tabs>
          <w:tab w:val="num" w:pos="1980"/>
        </w:tabs>
        <w:ind w:left="1980" w:hanging="360"/>
      </w:pPr>
    </w:lvl>
    <w:lvl w:ilvl="4" w:tplc="04090003" w:tentative="1">
      <w:start w:val="1"/>
      <w:numFmt w:val="lowerLetter"/>
      <w:lvlText w:val="%5."/>
      <w:lvlJc w:val="left"/>
      <w:pPr>
        <w:tabs>
          <w:tab w:val="num" w:pos="2700"/>
        </w:tabs>
        <w:ind w:left="2700" w:hanging="360"/>
      </w:pPr>
    </w:lvl>
    <w:lvl w:ilvl="5" w:tplc="04090005" w:tentative="1">
      <w:start w:val="1"/>
      <w:numFmt w:val="lowerRoman"/>
      <w:lvlText w:val="%6."/>
      <w:lvlJc w:val="right"/>
      <w:pPr>
        <w:tabs>
          <w:tab w:val="num" w:pos="3420"/>
        </w:tabs>
        <w:ind w:left="3420" w:hanging="180"/>
      </w:pPr>
    </w:lvl>
    <w:lvl w:ilvl="6" w:tplc="04090001" w:tentative="1">
      <w:start w:val="1"/>
      <w:numFmt w:val="decimal"/>
      <w:lvlText w:val="%7."/>
      <w:lvlJc w:val="left"/>
      <w:pPr>
        <w:tabs>
          <w:tab w:val="num" w:pos="4140"/>
        </w:tabs>
        <w:ind w:left="4140" w:hanging="360"/>
      </w:pPr>
    </w:lvl>
    <w:lvl w:ilvl="7" w:tplc="04090003" w:tentative="1">
      <w:start w:val="1"/>
      <w:numFmt w:val="lowerLetter"/>
      <w:lvlText w:val="%8."/>
      <w:lvlJc w:val="left"/>
      <w:pPr>
        <w:tabs>
          <w:tab w:val="num" w:pos="4860"/>
        </w:tabs>
        <w:ind w:left="4860" w:hanging="360"/>
      </w:pPr>
    </w:lvl>
    <w:lvl w:ilvl="8" w:tplc="04090005" w:tentative="1">
      <w:start w:val="1"/>
      <w:numFmt w:val="lowerRoman"/>
      <w:lvlText w:val="%9."/>
      <w:lvlJc w:val="right"/>
      <w:pPr>
        <w:tabs>
          <w:tab w:val="num" w:pos="5580"/>
        </w:tabs>
        <w:ind w:left="5580" w:hanging="180"/>
      </w:pPr>
    </w:lvl>
  </w:abstractNum>
  <w:abstractNum w:abstractNumId="122">
    <w:nsid w:val="7BD85AF3"/>
    <w:multiLevelType w:val="hybridMultilevel"/>
    <w:tmpl w:val="A42CB5C2"/>
    <w:lvl w:ilvl="0" w:tplc="513005CC">
      <w:start w:val="11"/>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3">
    <w:nsid w:val="7C300217"/>
    <w:multiLevelType w:val="hybridMultilevel"/>
    <w:tmpl w:val="ED403400"/>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4">
    <w:nsid w:val="7C3971D7"/>
    <w:multiLevelType w:val="hybridMultilevel"/>
    <w:tmpl w:val="BDF01E34"/>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5">
    <w:nsid w:val="7D020358"/>
    <w:multiLevelType w:val="hybridMultilevel"/>
    <w:tmpl w:val="E1342D0C"/>
    <w:lvl w:ilvl="0" w:tplc="FFFFFFFF">
      <w:numFmt w:val="bullet"/>
      <w:lvlText w:val=""/>
      <w:lvlJc w:val="left"/>
      <w:pPr>
        <w:tabs>
          <w:tab w:val="num" w:pos="1440"/>
        </w:tabs>
        <w:ind w:left="1440" w:hanging="765"/>
      </w:pPr>
      <w:rPr>
        <w:rFonts w:ascii="Symbol" w:eastAsia="Times New Roman" w:hAnsi="Symbo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6">
    <w:nsid w:val="7D684720"/>
    <w:multiLevelType w:val="hybridMultilevel"/>
    <w:tmpl w:val="87F8D118"/>
    <w:lvl w:ilvl="0" w:tplc="1812CF7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7"/>
  </w:num>
  <w:num w:numId="2">
    <w:abstractNumId w:val="19"/>
  </w:num>
  <w:num w:numId="3">
    <w:abstractNumId w:val="12"/>
  </w:num>
  <w:num w:numId="4">
    <w:abstractNumId w:val="47"/>
  </w:num>
  <w:num w:numId="5">
    <w:abstractNumId w:val="96"/>
  </w:num>
  <w:num w:numId="6">
    <w:abstractNumId w:val="73"/>
  </w:num>
  <w:num w:numId="7">
    <w:abstractNumId w:val="115"/>
  </w:num>
  <w:num w:numId="8">
    <w:abstractNumId w:val="110"/>
  </w:num>
  <w:num w:numId="9">
    <w:abstractNumId w:val="56"/>
  </w:num>
  <w:num w:numId="10">
    <w:abstractNumId w:val="94"/>
  </w:num>
  <w:num w:numId="11">
    <w:abstractNumId w:val="63"/>
  </w:num>
  <w:num w:numId="12">
    <w:abstractNumId w:val="102"/>
  </w:num>
  <w:num w:numId="13">
    <w:abstractNumId w:val="14"/>
  </w:num>
  <w:num w:numId="14">
    <w:abstractNumId w:val="74"/>
  </w:num>
  <w:num w:numId="15">
    <w:abstractNumId w:val="69"/>
  </w:num>
  <w:num w:numId="16">
    <w:abstractNumId w:val="31"/>
  </w:num>
  <w:num w:numId="17">
    <w:abstractNumId w:val="108"/>
  </w:num>
  <w:num w:numId="18">
    <w:abstractNumId w:val="40"/>
  </w:num>
  <w:num w:numId="19">
    <w:abstractNumId w:val="15"/>
  </w:num>
  <w:num w:numId="20">
    <w:abstractNumId w:val="7"/>
  </w:num>
  <w:num w:numId="21">
    <w:abstractNumId w:val="120"/>
  </w:num>
  <w:num w:numId="22">
    <w:abstractNumId w:val="75"/>
  </w:num>
  <w:num w:numId="23">
    <w:abstractNumId w:val="101"/>
  </w:num>
  <w:num w:numId="24">
    <w:abstractNumId w:val="67"/>
  </w:num>
  <w:num w:numId="25">
    <w:abstractNumId w:val="97"/>
  </w:num>
  <w:num w:numId="26">
    <w:abstractNumId w:val="10"/>
  </w:num>
  <w:num w:numId="27">
    <w:abstractNumId w:val="77"/>
  </w:num>
  <w:num w:numId="28">
    <w:abstractNumId w:val="29"/>
  </w:num>
  <w:num w:numId="29">
    <w:abstractNumId w:val="87"/>
  </w:num>
  <w:num w:numId="30">
    <w:abstractNumId w:val="25"/>
  </w:num>
  <w:num w:numId="31">
    <w:abstractNumId w:val="48"/>
  </w:num>
  <w:num w:numId="32">
    <w:abstractNumId w:val="111"/>
  </w:num>
  <w:num w:numId="33">
    <w:abstractNumId w:val="61"/>
  </w:num>
  <w:num w:numId="34">
    <w:abstractNumId w:val="2"/>
  </w:num>
  <w:num w:numId="35">
    <w:abstractNumId w:val="92"/>
  </w:num>
  <w:num w:numId="36">
    <w:abstractNumId w:val="68"/>
  </w:num>
  <w:num w:numId="37">
    <w:abstractNumId w:val="59"/>
  </w:num>
  <w:num w:numId="38">
    <w:abstractNumId w:val="5"/>
  </w:num>
  <w:num w:numId="39">
    <w:abstractNumId w:val="107"/>
  </w:num>
  <w:num w:numId="40">
    <w:abstractNumId w:val="9"/>
  </w:num>
  <w:num w:numId="41">
    <w:abstractNumId w:val="30"/>
  </w:num>
  <w:num w:numId="42">
    <w:abstractNumId w:val="34"/>
  </w:num>
  <w:num w:numId="43">
    <w:abstractNumId w:val="26"/>
  </w:num>
  <w:num w:numId="44">
    <w:abstractNumId w:val="122"/>
  </w:num>
  <w:num w:numId="45">
    <w:abstractNumId w:val="60"/>
  </w:num>
  <w:num w:numId="46">
    <w:abstractNumId w:val="62"/>
  </w:num>
  <w:num w:numId="47">
    <w:abstractNumId w:val="80"/>
  </w:num>
  <w:num w:numId="48">
    <w:abstractNumId w:val="24"/>
  </w:num>
  <w:num w:numId="49">
    <w:abstractNumId w:val="93"/>
  </w:num>
  <w:num w:numId="50">
    <w:abstractNumId w:val="22"/>
  </w:num>
  <w:num w:numId="51">
    <w:abstractNumId w:val="39"/>
  </w:num>
  <w:num w:numId="52">
    <w:abstractNumId w:val="18"/>
  </w:num>
  <w:num w:numId="53">
    <w:abstractNumId w:val="36"/>
  </w:num>
  <w:num w:numId="54">
    <w:abstractNumId w:val="123"/>
  </w:num>
  <w:num w:numId="55">
    <w:abstractNumId w:val="114"/>
  </w:num>
  <w:num w:numId="56">
    <w:abstractNumId w:val="84"/>
  </w:num>
  <w:num w:numId="57">
    <w:abstractNumId w:val="55"/>
  </w:num>
  <w:num w:numId="58">
    <w:abstractNumId w:val="90"/>
  </w:num>
  <w:num w:numId="59">
    <w:abstractNumId w:val="124"/>
  </w:num>
  <w:num w:numId="60">
    <w:abstractNumId w:val="32"/>
  </w:num>
  <w:num w:numId="61">
    <w:abstractNumId w:val="95"/>
  </w:num>
  <w:num w:numId="62">
    <w:abstractNumId w:val="49"/>
  </w:num>
  <w:num w:numId="63">
    <w:abstractNumId w:val="44"/>
  </w:num>
  <w:num w:numId="64">
    <w:abstractNumId w:val="8"/>
  </w:num>
  <w:num w:numId="65">
    <w:abstractNumId w:val="118"/>
  </w:num>
  <w:num w:numId="66">
    <w:abstractNumId w:val="53"/>
  </w:num>
  <w:num w:numId="67">
    <w:abstractNumId w:val="99"/>
  </w:num>
  <w:num w:numId="68">
    <w:abstractNumId w:val="45"/>
  </w:num>
  <w:num w:numId="69">
    <w:abstractNumId w:val="50"/>
  </w:num>
  <w:num w:numId="70">
    <w:abstractNumId w:val="28"/>
  </w:num>
  <w:num w:numId="71">
    <w:abstractNumId w:val="41"/>
  </w:num>
  <w:num w:numId="72">
    <w:abstractNumId w:val="126"/>
  </w:num>
  <w:num w:numId="73">
    <w:abstractNumId w:val="1"/>
  </w:num>
  <w:num w:numId="74">
    <w:abstractNumId w:val="125"/>
  </w:num>
  <w:num w:numId="75">
    <w:abstractNumId w:val="121"/>
  </w:num>
  <w:num w:numId="76">
    <w:abstractNumId w:val="100"/>
  </w:num>
  <w:num w:numId="77">
    <w:abstractNumId w:val="72"/>
  </w:num>
  <w:num w:numId="78">
    <w:abstractNumId w:val="79"/>
  </w:num>
  <w:num w:numId="79">
    <w:abstractNumId w:val="104"/>
  </w:num>
  <w:num w:numId="80">
    <w:abstractNumId w:val="112"/>
  </w:num>
  <w:num w:numId="81">
    <w:abstractNumId w:val="11"/>
  </w:num>
  <w:num w:numId="82">
    <w:abstractNumId w:val="116"/>
  </w:num>
  <w:num w:numId="83">
    <w:abstractNumId w:val="98"/>
  </w:num>
  <w:num w:numId="84">
    <w:abstractNumId w:val="38"/>
  </w:num>
  <w:num w:numId="85">
    <w:abstractNumId w:val="38"/>
    <w:lvlOverride w:ilvl="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lvlOverride>
  </w:num>
  <w:num w:numId="86">
    <w:abstractNumId w:val="85"/>
  </w:num>
  <w:num w:numId="87">
    <w:abstractNumId w:val="20"/>
  </w:num>
  <w:num w:numId="88">
    <w:abstractNumId w:val="6"/>
  </w:num>
  <w:num w:numId="89">
    <w:abstractNumId w:val="33"/>
  </w:num>
  <w:num w:numId="90">
    <w:abstractNumId w:val="17"/>
  </w:num>
  <w:num w:numId="91">
    <w:abstractNumId w:val="43"/>
  </w:num>
  <w:num w:numId="92">
    <w:abstractNumId w:val="106"/>
  </w:num>
  <w:num w:numId="93">
    <w:abstractNumId w:val="57"/>
  </w:num>
  <w:num w:numId="94">
    <w:abstractNumId w:val="3"/>
  </w:num>
  <w:num w:numId="95">
    <w:abstractNumId w:val="81"/>
  </w:num>
  <w:num w:numId="96">
    <w:abstractNumId w:val="21"/>
  </w:num>
  <w:num w:numId="97">
    <w:abstractNumId w:val="35"/>
  </w:num>
  <w:num w:numId="98">
    <w:abstractNumId w:val="46"/>
  </w:num>
  <w:num w:numId="99">
    <w:abstractNumId w:val="27"/>
  </w:num>
  <w:num w:numId="100">
    <w:abstractNumId w:val="66"/>
  </w:num>
  <w:num w:numId="101">
    <w:abstractNumId w:val="70"/>
  </w:num>
  <w:num w:numId="102">
    <w:abstractNumId w:val="78"/>
  </w:num>
  <w:num w:numId="103">
    <w:abstractNumId w:val="88"/>
  </w:num>
  <w:num w:numId="104">
    <w:abstractNumId w:val="83"/>
  </w:num>
  <w:num w:numId="105">
    <w:abstractNumId w:val="117"/>
  </w:num>
  <w:num w:numId="106">
    <w:abstractNumId w:val="76"/>
  </w:num>
  <w:num w:numId="107">
    <w:abstractNumId w:val="54"/>
  </w:num>
  <w:num w:numId="108">
    <w:abstractNumId w:val="65"/>
  </w:num>
  <w:num w:numId="109">
    <w:abstractNumId w:val="86"/>
  </w:num>
  <w:num w:numId="110">
    <w:abstractNumId w:val="0"/>
  </w:num>
  <w:num w:numId="111">
    <w:abstractNumId w:val="58"/>
  </w:num>
  <w:num w:numId="112">
    <w:abstractNumId w:val="82"/>
  </w:num>
  <w:num w:numId="113">
    <w:abstractNumId w:val="4"/>
  </w:num>
  <w:num w:numId="114">
    <w:abstractNumId w:val="89"/>
  </w:num>
  <w:num w:numId="115">
    <w:abstractNumId w:val="52"/>
  </w:num>
  <w:num w:numId="116">
    <w:abstractNumId w:val="109"/>
  </w:num>
  <w:num w:numId="117">
    <w:abstractNumId w:val="113"/>
  </w:num>
  <w:num w:numId="118">
    <w:abstractNumId w:val="103"/>
  </w:num>
  <w:num w:numId="119">
    <w:abstractNumId w:val="42"/>
  </w:num>
  <w:num w:numId="120">
    <w:abstractNumId w:val="51"/>
  </w:num>
  <w:num w:numId="121">
    <w:abstractNumId w:val="23"/>
  </w:num>
  <w:num w:numId="122">
    <w:abstractNumId w:val="71"/>
  </w:num>
  <w:num w:numId="123">
    <w:abstractNumId w:val="105"/>
  </w:num>
  <w:num w:numId="124">
    <w:abstractNumId w:val="119"/>
  </w:num>
  <w:num w:numId="125">
    <w:abstractNumId w:val="16"/>
  </w:num>
  <w:num w:numId="126">
    <w:abstractNumId w:val="13"/>
  </w:num>
  <w:num w:numId="127">
    <w:abstractNumId w:val="91"/>
  </w:num>
  <w:num w:numId="128">
    <w:abstractNumId w:val="64"/>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1F3"/>
    <w:rsid w:val="00000BF1"/>
    <w:rsid w:val="0000185D"/>
    <w:rsid w:val="00001A83"/>
    <w:rsid w:val="000022B0"/>
    <w:rsid w:val="000023EA"/>
    <w:rsid w:val="000023F4"/>
    <w:rsid w:val="00002FD3"/>
    <w:rsid w:val="00003461"/>
    <w:rsid w:val="000034B8"/>
    <w:rsid w:val="0000354D"/>
    <w:rsid w:val="0000358C"/>
    <w:rsid w:val="00003CAA"/>
    <w:rsid w:val="00003E0F"/>
    <w:rsid w:val="00004AA1"/>
    <w:rsid w:val="00004F6F"/>
    <w:rsid w:val="000051F0"/>
    <w:rsid w:val="00005DFB"/>
    <w:rsid w:val="00006166"/>
    <w:rsid w:val="00006F50"/>
    <w:rsid w:val="00007AD9"/>
    <w:rsid w:val="0001165F"/>
    <w:rsid w:val="00011920"/>
    <w:rsid w:val="00011B08"/>
    <w:rsid w:val="00012224"/>
    <w:rsid w:val="0001244C"/>
    <w:rsid w:val="000132EE"/>
    <w:rsid w:val="000137BC"/>
    <w:rsid w:val="00014291"/>
    <w:rsid w:val="0001527B"/>
    <w:rsid w:val="00015C5F"/>
    <w:rsid w:val="00016BD4"/>
    <w:rsid w:val="00016C69"/>
    <w:rsid w:val="00016F9C"/>
    <w:rsid w:val="0001700E"/>
    <w:rsid w:val="00017598"/>
    <w:rsid w:val="00017821"/>
    <w:rsid w:val="00020290"/>
    <w:rsid w:val="00020AE9"/>
    <w:rsid w:val="00020E02"/>
    <w:rsid w:val="0002124C"/>
    <w:rsid w:val="00022B86"/>
    <w:rsid w:val="000239FD"/>
    <w:rsid w:val="0002428C"/>
    <w:rsid w:val="00024BF3"/>
    <w:rsid w:val="000251D8"/>
    <w:rsid w:val="0002530D"/>
    <w:rsid w:val="00025788"/>
    <w:rsid w:val="00025EE3"/>
    <w:rsid w:val="000261E5"/>
    <w:rsid w:val="00026A83"/>
    <w:rsid w:val="00027897"/>
    <w:rsid w:val="00031180"/>
    <w:rsid w:val="000316CE"/>
    <w:rsid w:val="00033171"/>
    <w:rsid w:val="000339A3"/>
    <w:rsid w:val="000352C3"/>
    <w:rsid w:val="000357FA"/>
    <w:rsid w:val="00035823"/>
    <w:rsid w:val="00035A41"/>
    <w:rsid w:val="0003688B"/>
    <w:rsid w:val="000368D7"/>
    <w:rsid w:val="0003713D"/>
    <w:rsid w:val="000406A8"/>
    <w:rsid w:val="0004138E"/>
    <w:rsid w:val="00041E6D"/>
    <w:rsid w:val="00042A56"/>
    <w:rsid w:val="0004335B"/>
    <w:rsid w:val="00043A55"/>
    <w:rsid w:val="00043AB6"/>
    <w:rsid w:val="00043CD0"/>
    <w:rsid w:val="00045745"/>
    <w:rsid w:val="000461BA"/>
    <w:rsid w:val="000465DF"/>
    <w:rsid w:val="00050420"/>
    <w:rsid w:val="00050A2E"/>
    <w:rsid w:val="00050B05"/>
    <w:rsid w:val="00051906"/>
    <w:rsid w:val="00052D10"/>
    <w:rsid w:val="00052D7F"/>
    <w:rsid w:val="00053388"/>
    <w:rsid w:val="0005555A"/>
    <w:rsid w:val="00055581"/>
    <w:rsid w:val="0005646F"/>
    <w:rsid w:val="00056B14"/>
    <w:rsid w:val="00056B72"/>
    <w:rsid w:val="000574BA"/>
    <w:rsid w:val="00057F12"/>
    <w:rsid w:val="00057F7B"/>
    <w:rsid w:val="00060812"/>
    <w:rsid w:val="00061874"/>
    <w:rsid w:val="00061C08"/>
    <w:rsid w:val="000622CB"/>
    <w:rsid w:val="00062481"/>
    <w:rsid w:val="00063990"/>
    <w:rsid w:val="00064A0D"/>
    <w:rsid w:val="00064C20"/>
    <w:rsid w:val="000679FB"/>
    <w:rsid w:val="00070CDF"/>
    <w:rsid w:val="0007197C"/>
    <w:rsid w:val="000725D0"/>
    <w:rsid w:val="00072921"/>
    <w:rsid w:val="00072D94"/>
    <w:rsid w:val="00072F91"/>
    <w:rsid w:val="00073167"/>
    <w:rsid w:val="0007455A"/>
    <w:rsid w:val="00074587"/>
    <w:rsid w:val="000747AD"/>
    <w:rsid w:val="000748D2"/>
    <w:rsid w:val="000748FC"/>
    <w:rsid w:val="00075799"/>
    <w:rsid w:val="00075937"/>
    <w:rsid w:val="0007634F"/>
    <w:rsid w:val="0007655D"/>
    <w:rsid w:val="00076FE0"/>
    <w:rsid w:val="00077726"/>
    <w:rsid w:val="00081086"/>
    <w:rsid w:val="0008138C"/>
    <w:rsid w:val="00082942"/>
    <w:rsid w:val="00083F52"/>
    <w:rsid w:val="00084501"/>
    <w:rsid w:val="00084E6E"/>
    <w:rsid w:val="0008560F"/>
    <w:rsid w:val="000860BC"/>
    <w:rsid w:val="00086192"/>
    <w:rsid w:val="00086AE6"/>
    <w:rsid w:val="0008711A"/>
    <w:rsid w:val="000900FF"/>
    <w:rsid w:val="0009051D"/>
    <w:rsid w:val="00090B5C"/>
    <w:rsid w:val="00090E14"/>
    <w:rsid w:val="000913AA"/>
    <w:rsid w:val="00091F36"/>
    <w:rsid w:val="0009206A"/>
    <w:rsid w:val="0009229C"/>
    <w:rsid w:val="000928CB"/>
    <w:rsid w:val="00092FB6"/>
    <w:rsid w:val="00093486"/>
    <w:rsid w:val="00093998"/>
    <w:rsid w:val="00093BE8"/>
    <w:rsid w:val="00093F17"/>
    <w:rsid w:val="000940AD"/>
    <w:rsid w:val="00094B1C"/>
    <w:rsid w:val="00096639"/>
    <w:rsid w:val="00097507"/>
    <w:rsid w:val="00097CD3"/>
    <w:rsid w:val="000A0B54"/>
    <w:rsid w:val="000A1EFE"/>
    <w:rsid w:val="000A2ED6"/>
    <w:rsid w:val="000A35AC"/>
    <w:rsid w:val="000A35CA"/>
    <w:rsid w:val="000A36EB"/>
    <w:rsid w:val="000A3AFF"/>
    <w:rsid w:val="000A3B7F"/>
    <w:rsid w:val="000A4083"/>
    <w:rsid w:val="000A4325"/>
    <w:rsid w:val="000A4B58"/>
    <w:rsid w:val="000A4BA6"/>
    <w:rsid w:val="000A4CEA"/>
    <w:rsid w:val="000A4F62"/>
    <w:rsid w:val="000A529C"/>
    <w:rsid w:val="000A5BD9"/>
    <w:rsid w:val="000A5F5F"/>
    <w:rsid w:val="000A5F8A"/>
    <w:rsid w:val="000A6466"/>
    <w:rsid w:val="000A7596"/>
    <w:rsid w:val="000A776E"/>
    <w:rsid w:val="000A780C"/>
    <w:rsid w:val="000A7E95"/>
    <w:rsid w:val="000B1DDC"/>
    <w:rsid w:val="000B1EBA"/>
    <w:rsid w:val="000B2477"/>
    <w:rsid w:val="000B2CED"/>
    <w:rsid w:val="000B3271"/>
    <w:rsid w:val="000B394E"/>
    <w:rsid w:val="000B3E78"/>
    <w:rsid w:val="000B4BE5"/>
    <w:rsid w:val="000B4D4A"/>
    <w:rsid w:val="000B5C73"/>
    <w:rsid w:val="000B63F7"/>
    <w:rsid w:val="000B6453"/>
    <w:rsid w:val="000B6540"/>
    <w:rsid w:val="000B70A3"/>
    <w:rsid w:val="000B7807"/>
    <w:rsid w:val="000C0EA6"/>
    <w:rsid w:val="000C3223"/>
    <w:rsid w:val="000C35E1"/>
    <w:rsid w:val="000C41C5"/>
    <w:rsid w:val="000C4814"/>
    <w:rsid w:val="000C4887"/>
    <w:rsid w:val="000C4C28"/>
    <w:rsid w:val="000C586F"/>
    <w:rsid w:val="000C5A81"/>
    <w:rsid w:val="000C64B8"/>
    <w:rsid w:val="000C6950"/>
    <w:rsid w:val="000C6A34"/>
    <w:rsid w:val="000C70AE"/>
    <w:rsid w:val="000D0CE2"/>
    <w:rsid w:val="000D1CCA"/>
    <w:rsid w:val="000D2047"/>
    <w:rsid w:val="000D21FE"/>
    <w:rsid w:val="000D244A"/>
    <w:rsid w:val="000D359A"/>
    <w:rsid w:val="000D4E60"/>
    <w:rsid w:val="000D5B09"/>
    <w:rsid w:val="000D6379"/>
    <w:rsid w:val="000D637A"/>
    <w:rsid w:val="000D68DF"/>
    <w:rsid w:val="000D6BBA"/>
    <w:rsid w:val="000D6C87"/>
    <w:rsid w:val="000D700F"/>
    <w:rsid w:val="000D7365"/>
    <w:rsid w:val="000D7400"/>
    <w:rsid w:val="000D7821"/>
    <w:rsid w:val="000D7C38"/>
    <w:rsid w:val="000E047D"/>
    <w:rsid w:val="000E14DC"/>
    <w:rsid w:val="000E1762"/>
    <w:rsid w:val="000E1BFB"/>
    <w:rsid w:val="000E1DD6"/>
    <w:rsid w:val="000E28ED"/>
    <w:rsid w:val="000E2923"/>
    <w:rsid w:val="000E2AAE"/>
    <w:rsid w:val="000E351F"/>
    <w:rsid w:val="000E3ACD"/>
    <w:rsid w:val="000E3C16"/>
    <w:rsid w:val="000E3F96"/>
    <w:rsid w:val="000E44C6"/>
    <w:rsid w:val="000E5D8C"/>
    <w:rsid w:val="000E601A"/>
    <w:rsid w:val="000E6485"/>
    <w:rsid w:val="000E70BF"/>
    <w:rsid w:val="000E76CE"/>
    <w:rsid w:val="000E7CDF"/>
    <w:rsid w:val="000F05C5"/>
    <w:rsid w:val="000F092F"/>
    <w:rsid w:val="000F0D39"/>
    <w:rsid w:val="000F1C3F"/>
    <w:rsid w:val="000F1F96"/>
    <w:rsid w:val="000F2800"/>
    <w:rsid w:val="000F2A39"/>
    <w:rsid w:val="000F34D9"/>
    <w:rsid w:val="000F3CE4"/>
    <w:rsid w:val="000F3FA6"/>
    <w:rsid w:val="000F42DA"/>
    <w:rsid w:val="000F47F8"/>
    <w:rsid w:val="000F5422"/>
    <w:rsid w:val="000F5DE1"/>
    <w:rsid w:val="000F6791"/>
    <w:rsid w:val="000F6963"/>
    <w:rsid w:val="000F6DA0"/>
    <w:rsid w:val="000F721E"/>
    <w:rsid w:val="000F7238"/>
    <w:rsid w:val="000F7A05"/>
    <w:rsid w:val="00100008"/>
    <w:rsid w:val="001006CC"/>
    <w:rsid w:val="001013D1"/>
    <w:rsid w:val="00101AF6"/>
    <w:rsid w:val="00101EC0"/>
    <w:rsid w:val="00103287"/>
    <w:rsid w:val="001037B3"/>
    <w:rsid w:val="001046BA"/>
    <w:rsid w:val="00104C7A"/>
    <w:rsid w:val="00104CD6"/>
    <w:rsid w:val="00104FB2"/>
    <w:rsid w:val="001054B8"/>
    <w:rsid w:val="00105AAA"/>
    <w:rsid w:val="00105CB9"/>
    <w:rsid w:val="001066C1"/>
    <w:rsid w:val="001067A6"/>
    <w:rsid w:val="00107780"/>
    <w:rsid w:val="00107CE4"/>
    <w:rsid w:val="00110C95"/>
    <w:rsid w:val="00110D93"/>
    <w:rsid w:val="00111721"/>
    <w:rsid w:val="00113616"/>
    <w:rsid w:val="00113CF5"/>
    <w:rsid w:val="00114177"/>
    <w:rsid w:val="00116FB5"/>
    <w:rsid w:val="00117225"/>
    <w:rsid w:val="00117F0D"/>
    <w:rsid w:val="001204B5"/>
    <w:rsid w:val="00121249"/>
    <w:rsid w:val="001220BC"/>
    <w:rsid w:val="00122920"/>
    <w:rsid w:val="001231EE"/>
    <w:rsid w:val="00123B45"/>
    <w:rsid w:val="001258CE"/>
    <w:rsid w:val="0012594F"/>
    <w:rsid w:val="001261B3"/>
    <w:rsid w:val="001265C5"/>
    <w:rsid w:val="0012678F"/>
    <w:rsid w:val="0012708C"/>
    <w:rsid w:val="00130A95"/>
    <w:rsid w:val="00131863"/>
    <w:rsid w:val="00131A46"/>
    <w:rsid w:val="00131B7A"/>
    <w:rsid w:val="00131EB1"/>
    <w:rsid w:val="001325D3"/>
    <w:rsid w:val="00132937"/>
    <w:rsid w:val="00132D63"/>
    <w:rsid w:val="001330C2"/>
    <w:rsid w:val="001336A8"/>
    <w:rsid w:val="00133B8B"/>
    <w:rsid w:val="00134697"/>
    <w:rsid w:val="001349AD"/>
    <w:rsid w:val="00134E7B"/>
    <w:rsid w:val="001350B9"/>
    <w:rsid w:val="0013519E"/>
    <w:rsid w:val="001353C5"/>
    <w:rsid w:val="00135B24"/>
    <w:rsid w:val="00135C6E"/>
    <w:rsid w:val="00136051"/>
    <w:rsid w:val="00136C29"/>
    <w:rsid w:val="001370B5"/>
    <w:rsid w:val="00137855"/>
    <w:rsid w:val="00137D18"/>
    <w:rsid w:val="00140329"/>
    <w:rsid w:val="00140387"/>
    <w:rsid w:val="00140559"/>
    <w:rsid w:val="00142AF3"/>
    <w:rsid w:val="00142AF9"/>
    <w:rsid w:val="00142CBB"/>
    <w:rsid w:val="00143020"/>
    <w:rsid w:val="001431E2"/>
    <w:rsid w:val="00143273"/>
    <w:rsid w:val="001434AE"/>
    <w:rsid w:val="0014367D"/>
    <w:rsid w:val="0014376B"/>
    <w:rsid w:val="00143AA9"/>
    <w:rsid w:val="00144FA3"/>
    <w:rsid w:val="001454A9"/>
    <w:rsid w:val="00145C27"/>
    <w:rsid w:val="00145ED4"/>
    <w:rsid w:val="00146C67"/>
    <w:rsid w:val="001470CA"/>
    <w:rsid w:val="00147B4B"/>
    <w:rsid w:val="00147D50"/>
    <w:rsid w:val="00147D7E"/>
    <w:rsid w:val="00147DD5"/>
    <w:rsid w:val="00150985"/>
    <w:rsid w:val="00150A9E"/>
    <w:rsid w:val="00151567"/>
    <w:rsid w:val="00151B6E"/>
    <w:rsid w:val="001526C7"/>
    <w:rsid w:val="00152D03"/>
    <w:rsid w:val="00153889"/>
    <w:rsid w:val="0015447A"/>
    <w:rsid w:val="00154B51"/>
    <w:rsid w:val="001557CC"/>
    <w:rsid w:val="00156030"/>
    <w:rsid w:val="001562EC"/>
    <w:rsid w:val="00157A3B"/>
    <w:rsid w:val="00157F05"/>
    <w:rsid w:val="001604A6"/>
    <w:rsid w:val="001605CB"/>
    <w:rsid w:val="00160CFD"/>
    <w:rsid w:val="00161497"/>
    <w:rsid w:val="00162523"/>
    <w:rsid w:val="00162C77"/>
    <w:rsid w:val="001636B4"/>
    <w:rsid w:val="00163B88"/>
    <w:rsid w:val="00163F49"/>
    <w:rsid w:val="00164410"/>
    <w:rsid w:val="00165199"/>
    <w:rsid w:val="00165767"/>
    <w:rsid w:val="0016613C"/>
    <w:rsid w:val="001662FA"/>
    <w:rsid w:val="00167AB9"/>
    <w:rsid w:val="00170519"/>
    <w:rsid w:val="001708F6"/>
    <w:rsid w:val="00170DE5"/>
    <w:rsid w:val="001712D1"/>
    <w:rsid w:val="00171383"/>
    <w:rsid w:val="0017140B"/>
    <w:rsid w:val="00171614"/>
    <w:rsid w:val="00171FBB"/>
    <w:rsid w:val="001722DC"/>
    <w:rsid w:val="00172521"/>
    <w:rsid w:val="00172828"/>
    <w:rsid w:val="00172F4F"/>
    <w:rsid w:val="001732E8"/>
    <w:rsid w:val="00174041"/>
    <w:rsid w:val="00174A19"/>
    <w:rsid w:val="00174CAD"/>
    <w:rsid w:val="00174DDA"/>
    <w:rsid w:val="0017597F"/>
    <w:rsid w:val="00175A42"/>
    <w:rsid w:val="00175AF9"/>
    <w:rsid w:val="00175DF8"/>
    <w:rsid w:val="00176413"/>
    <w:rsid w:val="00176DA1"/>
    <w:rsid w:val="001775DF"/>
    <w:rsid w:val="00177BBF"/>
    <w:rsid w:val="00177D9F"/>
    <w:rsid w:val="0018044A"/>
    <w:rsid w:val="00181BD7"/>
    <w:rsid w:val="001820B7"/>
    <w:rsid w:val="00182EBE"/>
    <w:rsid w:val="0018347C"/>
    <w:rsid w:val="001841D9"/>
    <w:rsid w:val="00184ED5"/>
    <w:rsid w:val="00184F4B"/>
    <w:rsid w:val="0018554D"/>
    <w:rsid w:val="00186566"/>
    <w:rsid w:val="00186E0F"/>
    <w:rsid w:val="00186E99"/>
    <w:rsid w:val="00187F6E"/>
    <w:rsid w:val="00190EFD"/>
    <w:rsid w:val="00190FD0"/>
    <w:rsid w:val="0019140C"/>
    <w:rsid w:val="0019167E"/>
    <w:rsid w:val="00192DA2"/>
    <w:rsid w:val="001932E7"/>
    <w:rsid w:val="0019363D"/>
    <w:rsid w:val="00194141"/>
    <w:rsid w:val="00194D83"/>
    <w:rsid w:val="0019525E"/>
    <w:rsid w:val="0019572A"/>
    <w:rsid w:val="00195BBF"/>
    <w:rsid w:val="001963B5"/>
    <w:rsid w:val="0019748B"/>
    <w:rsid w:val="00197A1A"/>
    <w:rsid w:val="00197F5D"/>
    <w:rsid w:val="001A0F38"/>
    <w:rsid w:val="001A12BD"/>
    <w:rsid w:val="001A1424"/>
    <w:rsid w:val="001A1FF9"/>
    <w:rsid w:val="001A211E"/>
    <w:rsid w:val="001A235C"/>
    <w:rsid w:val="001A27E8"/>
    <w:rsid w:val="001A2D41"/>
    <w:rsid w:val="001A336B"/>
    <w:rsid w:val="001A34CF"/>
    <w:rsid w:val="001A3974"/>
    <w:rsid w:val="001A3AB3"/>
    <w:rsid w:val="001A3D41"/>
    <w:rsid w:val="001A4C66"/>
    <w:rsid w:val="001A50E9"/>
    <w:rsid w:val="001A61E5"/>
    <w:rsid w:val="001A6791"/>
    <w:rsid w:val="001B01C1"/>
    <w:rsid w:val="001B0AF2"/>
    <w:rsid w:val="001B10F2"/>
    <w:rsid w:val="001B19CF"/>
    <w:rsid w:val="001B213E"/>
    <w:rsid w:val="001B3312"/>
    <w:rsid w:val="001B39EB"/>
    <w:rsid w:val="001B4132"/>
    <w:rsid w:val="001B4555"/>
    <w:rsid w:val="001B4C43"/>
    <w:rsid w:val="001B50E4"/>
    <w:rsid w:val="001B5A09"/>
    <w:rsid w:val="001B5AF9"/>
    <w:rsid w:val="001B61D3"/>
    <w:rsid w:val="001B6B77"/>
    <w:rsid w:val="001B6C61"/>
    <w:rsid w:val="001B6D8D"/>
    <w:rsid w:val="001B7254"/>
    <w:rsid w:val="001B7D63"/>
    <w:rsid w:val="001B7FAC"/>
    <w:rsid w:val="001C05DF"/>
    <w:rsid w:val="001C0D60"/>
    <w:rsid w:val="001C108E"/>
    <w:rsid w:val="001C145B"/>
    <w:rsid w:val="001C1CE3"/>
    <w:rsid w:val="001C2D06"/>
    <w:rsid w:val="001C47C9"/>
    <w:rsid w:val="001C5621"/>
    <w:rsid w:val="001C596B"/>
    <w:rsid w:val="001C6268"/>
    <w:rsid w:val="001C7917"/>
    <w:rsid w:val="001D03D6"/>
    <w:rsid w:val="001D1235"/>
    <w:rsid w:val="001D1345"/>
    <w:rsid w:val="001D14FF"/>
    <w:rsid w:val="001D246F"/>
    <w:rsid w:val="001D255C"/>
    <w:rsid w:val="001D26E0"/>
    <w:rsid w:val="001D279F"/>
    <w:rsid w:val="001D2D0D"/>
    <w:rsid w:val="001D354B"/>
    <w:rsid w:val="001D4069"/>
    <w:rsid w:val="001D4410"/>
    <w:rsid w:val="001D4D3F"/>
    <w:rsid w:val="001D57F1"/>
    <w:rsid w:val="001D6536"/>
    <w:rsid w:val="001D6E00"/>
    <w:rsid w:val="001D725D"/>
    <w:rsid w:val="001D76BD"/>
    <w:rsid w:val="001E1465"/>
    <w:rsid w:val="001E1550"/>
    <w:rsid w:val="001E1C1D"/>
    <w:rsid w:val="001E1EB8"/>
    <w:rsid w:val="001E2C73"/>
    <w:rsid w:val="001E3A13"/>
    <w:rsid w:val="001E47DD"/>
    <w:rsid w:val="001E4AA5"/>
    <w:rsid w:val="001E4E0F"/>
    <w:rsid w:val="001E4E6B"/>
    <w:rsid w:val="001E4E73"/>
    <w:rsid w:val="001E4FA3"/>
    <w:rsid w:val="001E5495"/>
    <w:rsid w:val="001E5919"/>
    <w:rsid w:val="001E7AF9"/>
    <w:rsid w:val="001E7C76"/>
    <w:rsid w:val="001E7CF0"/>
    <w:rsid w:val="001F02C9"/>
    <w:rsid w:val="001F08B8"/>
    <w:rsid w:val="001F099C"/>
    <w:rsid w:val="001F0C08"/>
    <w:rsid w:val="001F0C58"/>
    <w:rsid w:val="001F1255"/>
    <w:rsid w:val="001F137D"/>
    <w:rsid w:val="001F18C3"/>
    <w:rsid w:val="001F1D17"/>
    <w:rsid w:val="001F25CB"/>
    <w:rsid w:val="001F2FA7"/>
    <w:rsid w:val="001F4FDB"/>
    <w:rsid w:val="001F505C"/>
    <w:rsid w:val="001F5DAB"/>
    <w:rsid w:val="001F6244"/>
    <w:rsid w:val="001F64BC"/>
    <w:rsid w:val="001F79F8"/>
    <w:rsid w:val="00200610"/>
    <w:rsid w:val="002012D4"/>
    <w:rsid w:val="0020134C"/>
    <w:rsid w:val="00201373"/>
    <w:rsid w:val="00201B13"/>
    <w:rsid w:val="00201E24"/>
    <w:rsid w:val="0020222E"/>
    <w:rsid w:val="002022DE"/>
    <w:rsid w:val="0020253C"/>
    <w:rsid w:val="00202CCC"/>
    <w:rsid w:val="002030D0"/>
    <w:rsid w:val="00204AB7"/>
    <w:rsid w:val="002050E1"/>
    <w:rsid w:val="002065A5"/>
    <w:rsid w:val="0020710C"/>
    <w:rsid w:val="00207B84"/>
    <w:rsid w:val="002105B1"/>
    <w:rsid w:val="0021065F"/>
    <w:rsid w:val="0021092D"/>
    <w:rsid w:val="00210983"/>
    <w:rsid w:val="00211DF7"/>
    <w:rsid w:val="0021285D"/>
    <w:rsid w:val="00212B10"/>
    <w:rsid w:val="00212EFC"/>
    <w:rsid w:val="00213C68"/>
    <w:rsid w:val="0021455D"/>
    <w:rsid w:val="002153F0"/>
    <w:rsid w:val="00215DB5"/>
    <w:rsid w:val="00216425"/>
    <w:rsid w:val="0021675A"/>
    <w:rsid w:val="00216C6C"/>
    <w:rsid w:val="00217711"/>
    <w:rsid w:val="00217D93"/>
    <w:rsid w:val="002210EE"/>
    <w:rsid w:val="002213A1"/>
    <w:rsid w:val="0022248C"/>
    <w:rsid w:val="00222F63"/>
    <w:rsid w:val="0022311A"/>
    <w:rsid w:val="002237EC"/>
    <w:rsid w:val="00224D40"/>
    <w:rsid w:val="00224F10"/>
    <w:rsid w:val="002258A9"/>
    <w:rsid w:val="0022630E"/>
    <w:rsid w:val="002263E1"/>
    <w:rsid w:val="00226680"/>
    <w:rsid w:val="00226B19"/>
    <w:rsid w:val="00226DE6"/>
    <w:rsid w:val="002301AF"/>
    <w:rsid w:val="0023032C"/>
    <w:rsid w:val="0023073E"/>
    <w:rsid w:val="002307FA"/>
    <w:rsid w:val="00231770"/>
    <w:rsid w:val="002319B8"/>
    <w:rsid w:val="00231C93"/>
    <w:rsid w:val="00231DF0"/>
    <w:rsid w:val="00232B9F"/>
    <w:rsid w:val="00233672"/>
    <w:rsid w:val="0023409D"/>
    <w:rsid w:val="0023451F"/>
    <w:rsid w:val="00234609"/>
    <w:rsid w:val="00235F85"/>
    <w:rsid w:val="00236566"/>
    <w:rsid w:val="00236C76"/>
    <w:rsid w:val="0023724D"/>
    <w:rsid w:val="00240AF3"/>
    <w:rsid w:val="00241719"/>
    <w:rsid w:val="0024275F"/>
    <w:rsid w:val="00242A0E"/>
    <w:rsid w:val="00242C54"/>
    <w:rsid w:val="002432B6"/>
    <w:rsid w:val="0024383D"/>
    <w:rsid w:val="00243E4F"/>
    <w:rsid w:val="00244F45"/>
    <w:rsid w:val="00245C26"/>
    <w:rsid w:val="00247A82"/>
    <w:rsid w:val="002503D3"/>
    <w:rsid w:val="00250B80"/>
    <w:rsid w:val="00250D4C"/>
    <w:rsid w:val="002527EC"/>
    <w:rsid w:val="0025330D"/>
    <w:rsid w:val="0025356A"/>
    <w:rsid w:val="002536B5"/>
    <w:rsid w:val="00253FD4"/>
    <w:rsid w:val="002542C6"/>
    <w:rsid w:val="002547DC"/>
    <w:rsid w:val="0025519A"/>
    <w:rsid w:val="002579D8"/>
    <w:rsid w:val="00257CB7"/>
    <w:rsid w:val="0026054A"/>
    <w:rsid w:val="00260F0C"/>
    <w:rsid w:val="00261E3E"/>
    <w:rsid w:val="00261EB8"/>
    <w:rsid w:val="0026285E"/>
    <w:rsid w:val="00262CAB"/>
    <w:rsid w:val="00262E8A"/>
    <w:rsid w:val="0026311D"/>
    <w:rsid w:val="002635E7"/>
    <w:rsid w:val="002638AB"/>
    <w:rsid w:val="002655D2"/>
    <w:rsid w:val="00265B47"/>
    <w:rsid w:val="002673A8"/>
    <w:rsid w:val="0026743C"/>
    <w:rsid w:val="00270027"/>
    <w:rsid w:val="00270421"/>
    <w:rsid w:val="00270593"/>
    <w:rsid w:val="00270706"/>
    <w:rsid w:val="00270E11"/>
    <w:rsid w:val="00270FB7"/>
    <w:rsid w:val="002715C3"/>
    <w:rsid w:val="00272608"/>
    <w:rsid w:val="00272703"/>
    <w:rsid w:val="00273190"/>
    <w:rsid w:val="002735B5"/>
    <w:rsid w:val="0027384B"/>
    <w:rsid w:val="002738D5"/>
    <w:rsid w:val="00274597"/>
    <w:rsid w:val="00274756"/>
    <w:rsid w:val="00275E9E"/>
    <w:rsid w:val="002775E4"/>
    <w:rsid w:val="002779AB"/>
    <w:rsid w:val="00280042"/>
    <w:rsid w:val="00281DE5"/>
    <w:rsid w:val="00281F7B"/>
    <w:rsid w:val="0028421C"/>
    <w:rsid w:val="00284312"/>
    <w:rsid w:val="002843C6"/>
    <w:rsid w:val="002857A0"/>
    <w:rsid w:val="00290410"/>
    <w:rsid w:val="00290C0A"/>
    <w:rsid w:val="00290D49"/>
    <w:rsid w:val="00291A52"/>
    <w:rsid w:val="002928AD"/>
    <w:rsid w:val="0029385E"/>
    <w:rsid w:val="00293977"/>
    <w:rsid w:val="00293C88"/>
    <w:rsid w:val="00294ADA"/>
    <w:rsid w:val="0029633C"/>
    <w:rsid w:val="0029648D"/>
    <w:rsid w:val="0029692C"/>
    <w:rsid w:val="002969B1"/>
    <w:rsid w:val="00297B0C"/>
    <w:rsid w:val="002A003A"/>
    <w:rsid w:val="002A004E"/>
    <w:rsid w:val="002A0347"/>
    <w:rsid w:val="002A066A"/>
    <w:rsid w:val="002A0DDC"/>
    <w:rsid w:val="002A0F58"/>
    <w:rsid w:val="002A1558"/>
    <w:rsid w:val="002A17F3"/>
    <w:rsid w:val="002A1837"/>
    <w:rsid w:val="002A1BC2"/>
    <w:rsid w:val="002A1E81"/>
    <w:rsid w:val="002A3195"/>
    <w:rsid w:val="002A3F0E"/>
    <w:rsid w:val="002A4199"/>
    <w:rsid w:val="002A4B85"/>
    <w:rsid w:val="002A7284"/>
    <w:rsid w:val="002A73BA"/>
    <w:rsid w:val="002A73D2"/>
    <w:rsid w:val="002A744B"/>
    <w:rsid w:val="002B0CD5"/>
    <w:rsid w:val="002B1543"/>
    <w:rsid w:val="002B1565"/>
    <w:rsid w:val="002B16AE"/>
    <w:rsid w:val="002B1974"/>
    <w:rsid w:val="002B2F7B"/>
    <w:rsid w:val="002B3E72"/>
    <w:rsid w:val="002B3EBA"/>
    <w:rsid w:val="002B50EE"/>
    <w:rsid w:val="002B5356"/>
    <w:rsid w:val="002B53B3"/>
    <w:rsid w:val="002B5DDC"/>
    <w:rsid w:val="002B6803"/>
    <w:rsid w:val="002B74DE"/>
    <w:rsid w:val="002B768D"/>
    <w:rsid w:val="002B7909"/>
    <w:rsid w:val="002C06D8"/>
    <w:rsid w:val="002C0B68"/>
    <w:rsid w:val="002C0D9E"/>
    <w:rsid w:val="002C0E84"/>
    <w:rsid w:val="002C2297"/>
    <w:rsid w:val="002C2CA0"/>
    <w:rsid w:val="002C4089"/>
    <w:rsid w:val="002C4189"/>
    <w:rsid w:val="002C44C2"/>
    <w:rsid w:val="002C5BBF"/>
    <w:rsid w:val="002D04C9"/>
    <w:rsid w:val="002D0DCF"/>
    <w:rsid w:val="002D1684"/>
    <w:rsid w:val="002D18E0"/>
    <w:rsid w:val="002D1ABD"/>
    <w:rsid w:val="002D1BC7"/>
    <w:rsid w:val="002D3124"/>
    <w:rsid w:val="002D33A4"/>
    <w:rsid w:val="002D3950"/>
    <w:rsid w:val="002D39CD"/>
    <w:rsid w:val="002D3FD4"/>
    <w:rsid w:val="002D4294"/>
    <w:rsid w:val="002D4688"/>
    <w:rsid w:val="002D5243"/>
    <w:rsid w:val="002D53CC"/>
    <w:rsid w:val="002D5D49"/>
    <w:rsid w:val="002D61FA"/>
    <w:rsid w:val="002D6545"/>
    <w:rsid w:val="002D6891"/>
    <w:rsid w:val="002D6CC2"/>
    <w:rsid w:val="002D728E"/>
    <w:rsid w:val="002D7908"/>
    <w:rsid w:val="002E042F"/>
    <w:rsid w:val="002E0D06"/>
    <w:rsid w:val="002E1EAD"/>
    <w:rsid w:val="002E2116"/>
    <w:rsid w:val="002E3ED5"/>
    <w:rsid w:val="002E4A67"/>
    <w:rsid w:val="002E4C4A"/>
    <w:rsid w:val="002E5037"/>
    <w:rsid w:val="002E5063"/>
    <w:rsid w:val="002E50C6"/>
    <w:rsid w:val="002E526A"/>
    <w:rsid w:val="002E627E"/>
    <w:rsid w:val="002E6757"/>
    <w:rsid w:val="002E6E72"/>
    <w:rsid w:val="002E7E8E"/>
    <w:rsid w:val="002F00F2"/>
    <w:rsid w:val="002F0275"/>
    <w:rsid w:val="002F02BB"/>
    <w:rsid w:val="002F1E76"/>
    <w:rsid w:val="002F23E8"/>
    <w:rsid w:val="002F2596"/>
    <w:rsid w:val="002F3EF7"/>
    <w:rsid w:val="002F44C1"/>
    <w:rsid w:val="002F5947"/>
    <w:rsid w:val="002F59F8"/>
    <w:rsid w:val="002F6363"/>
    <w:rsid w:val="002F71F7"/>
    <w:rsid w:val="002F72B5"/>
    <w:rsid w:val="00301276"/>
    <w:rsid w:val="00301BD3"/>
    <w:rsid w:val="00303953"/>
    <w:rsid w:val="00303B5E"/>
    <w:rsid w:val="003040E5"/>
    <w:rsid w:val="003053C3"/>
    <w:rsid w:val="0030604A"/>
    <w:rsid w:val="00306D30"/>
    <w:rsid w:val="00307342"/>
    <w:rsid w:val="00307C3F"/>
    <w:rsid w:val="00310250"/>
    <w:rsid w:val="00310314"/>
    <w:rsid w:val="0031128D"/>
    <w:rsid w:val="00312481"/>
    <w:rsid w:val="0031341D"/>
    <w:rsid w:val="00313A0A"/>
    <w:rsid w:val="00313D7E"/>
    <w:rsid w:val="00314ED6"/>
    <w:rsid w:val="00315904"/>
    <w:rsid w:val="00315C63"/>
    <w:rsid w:val="00316D90"/>
    <w:rsid w:val="003173D4"/>
    <w:rsid w:val="0032047D"/>
    <w:rsid w:val="00321218"/>
    <w:rsid w:val="003228B5"/>
    <w:rsid w:val="00322E9D"/>
    <w:rsid w:val="00324938"/>
    <w:rsid w:val="00324CEC"/>
    <w:rsid w:val="00326017"/>
    <w:rsid w:val="00326E90"/>
    <w:rsid w:val="00327853"/>
    <w:rsid w:val="00327D03"/>
    <w:rsid w:val="00330196"/>
    <w:rsid w:val="003306C0"/>
    <w:rsid w:val="00330A80"/>
    <w:rsid w:val="00333487"/>
    <w:rsid w:val="00333A4A"/>
    <w:rsid w:val="003340A7"/>
    <w:rsid w:val="0033549A"/>
    <w:rsid w:val="003354A1"/>
    <w:rsid w:val="00335C53"/>
    <w:rsid w:val="00335F6A"/>
    <w:rsid w:val="00336FF9"/>
    <w:rsid w:val="0033754B"/>
    <w:rsid w:val="00337AD7"/>
    <w:rsid w:val="00337FD7"/>
    <w:rsid w:val="003400A6"/>
    <w:rsid w:val="00341E98"/>
    <w:rsid w:val="00341F58"/>
    <w:rsid w:val="00342882"/>
    <w:rsid w:val="00342EF7"/>
    <w:rsid w:val="003430CE"/>
    <w:rsid w:val="0034386F"/>
    <w:rsid w:val="00343B5B"/>
    <w:rsid w:val="00344204"/>
    <w:rsid w:val="00344467"/>
    <w:rsid w:val="0034490D"/>
    <w:rsid w:val="00344C7B"/>
    <w:rsid w:val="003453C0"/>
    <w:rsid w:val="00345B94"/>
    <w:rsid w:val="00345F57"/>
    <w:rsid w:val="00346698"/>
    <w:rsid w:val="00346713"/>
    <w:rsid w:val="00347C1F"/>
    <w:rsid w:val="00347ECA"/>
    <w:rsid w:val="00347F40"/>
    <w:rsid w:val="00351D00"/>
    <w:rsid w:val="003522D6"/>
    <w:rsid w:val="00352A0D"/>
    <w:rsid w:val="00352A87"/>
    <w:rsid w:val="00355D54"/>
    <w:rsid w:val="00355E76"/>
    <w:rsid w:val="003579ED"/>
    <w:rsid w:val="00361217"/>
    <w:rsid w:val="00361ADB"/>
    <w:rsid w:val="00364993"/>
    <w:rsid w:val="00365752"/>
    <w:rsid w:val="00366466"/>
    <w:rsid w:val="0036718A"/>
    <w:rsid w:val="0037198B"/>
    <w:rsid w:val="00371E1D"/>
    <w:rsid w:val="00371FF0"/>
    <w:rsid w:val="00372E1B"/>
    <w:rsid w:val="00373EE8"/>
    <w:rsid w:val="003741DD"/>
    <w:rsid w:val="003742DD"/>
    <w:rsid w:val="00374648"/>
    <w:rsid w:val="00374F64"/>
    <w:rsid w:val="003753D8"/>
    <w:rsid w:val="00375B96"/>
    <w:rsid w:val="00375CE0"/>
    <w:rsid w:val="00375FB5"/>
    <w:rsid w:val="0037699B"/>
    <w:rsid w:val="00377B23"/>
    <w:rsid w:val="00380900"/>
    <w:rsid w:val="00380C82"/>
    <w:rsid w:val="00380C95"/>
    <w:rsid w:val="00380CB9"/>
    <w:rsid w:val="003813A2"/>
    <w:rsid w:val="003818BB"/>
    <w:rsid w:val="00383230"/>
    <w:rsid w:val="00383335"/>
    <w:rsid w:val="00384E2E"/>
    <w:rsid w:val="0038515A"/>
    <w:rsid w:val="00385BE0"/>
    <w:rsid w:val="00386240"/>
    <w:rsid w:val="00386B0E"/>
    <w:rsid w:val="00386E77"/>
    <w:rsid w:val="00387C33"/>
    <w:rsid w:val="003910D1"/>
    <w:rsid w:val="003914A5"/>
    <w:rsid w:val="003918E5"/>
    <w:rsid w:val="003922C8"/>
    <w:rsid w:val="003930D2"/>
    <w:rsid w:val="0039341C"/>
    <w:rsid w:val="00393CD2"/>
    <w:rsid w:val="00394167"/>
    <w:rsid w:val="003946A9"/>
    <w:rsid w:val="0039503F"/>
    <w:rsid w:val="0039524B"/>
    <w:rsid w:val="003952E2"/>
    <w:rsid w:val="00395599"/>
    <w:rsid w:val="00396610"/>
    <w:rsid w:val="003978F7"/>
    <w:rsid w:val="00397A14"/>
    <w:rsid w:val="00397C8B"/>
    <w:rsid w:val="00397FAF"/>
    <w:rsid w:val="003A0079"/>
    <w:rsid w:val="003A18CC"/>
    <w:rsid w:val="003A256F"/>
    <w:rsid w:val="003A29C4"/>
    <w:rsid w:val="003A341B"/>
    <w:rsid w:val="003A3A83"/>
    <w:rsid w:val="003A4122"/>
    <w:rsid w:val="003A4C4A"/>
    <w:rsid w:val="003A5408"/>
    <w:rsid w:val="003A5644"/>
    <w:rsid w:val="003A5C34"/>
    <w:rsid w:val="003A62CC"/>
    <w:rsid w:val="003A62D8"/>
    <w:rsid w:val="003A6617"/>
    <w:rsid w:val="003A6853"/>
    <w:rsid w:val="003A76F9"/>
    <w:rsid w:val="003A7AC0"/>
    <w:rsid w:val="003A7D16"/>
    <w:rsid w:val="003B06A4"/>
    <w:rsid w:val="003B06BE"/>
    <w:rsid w:val="003B1037"/>
    <w:rsid w:val="003B1553"/>
    <w:rsid w:val="003B17A8"/>
    <w:rsid w:val="003B1BE2"/>
    <w:rsid w:val="003B2844"/>
    <w:rsid w:val="003B285C"/>
    <w:rsid w:val="003B3A20"/>
    <w:rsid w:val="003B3AC9"/>
    <w:rsid w:val="003B4525"/>
    <w:rsid w:val="003B4996"/>
    <w:rsid w:val="003B5118"/>
    <w:rsid w:val="003B5A3F"/>
    <w:rsid w:val="003B5ED8"/>
    <w:rsid w:val="003B5F47"/>
    <w:rsid w:val="003B6510"/>
    <w:rsid w:val="003B6648"/>
    <w:rsid w:val="003B6DAB"/>
    <w:rsid w:val="003B6DBD"/>
    <w:rsid w:val="003B76E3"/>
    <w:rsid w:val="003B7727"/>
    <w:rsid w:val="003B7B2F"/>
    <w:rsid w:val="003C11BD"/>
    <w:rsid w:val="003C1DA3"/>
    <w:rsid w:val="003C1F99"/>
    <w:rsid w:val="003C486C"/>
    <w:rsid w:val="003C5577"/>
    <w:rsid w:val="003C598D"/>
    <w:rsid w:val="003C6624"/>
    <w:rsid w:val="003C6908"/>
    <w:rsid w:val="003D00A8"/>
    <w:rsid w:val="003D032D"/>
    <w:rsid w:val="003D045B"/>
    <w:rsid w:val="003D0479"/>
    <w:rsid w:val="003D0D59"/>
    <w:rsid w:val="003D1AAD"/>
    <w:rsid w:val="003D1F5D"/>
    <w:rsid w:val="003D23FA"/>
    <w:rsid w:val="003D2671"/>
    <w:rsid w:val="003D2CB3"/>
    <w:rsid w:val="003D31EB"/>
    <w:rsid w:val="003D41FB"/>
    <w:rsid w:val="003D4639"/>
    <w:rsid w:val="003D4936"/>
    <w:rsid w:val="003D4AC0"/>
    <w:rsid w:val="003D53DB"/>
    <w:rsid w:val="003D5441"/>
    <w:rsid w:val="003D55C4"/>
    <w:rsid w:val="003D570F"/>
    <w:rsid w:val="003D5902"/>
    <w:rsid w:val="003D63FB"/>
    <w:rsid w:val="003D6746"/>
    <w:rsid w:val="003D74C8"/>
    <w:rsid w:val="003D788A"/>
    <w:rsid w:val="003D7BEF"/>
    <w:rsid w:val="003E0438"/>
    <w:rsid w:val="003E1E2B"/>
    <w:rsid w:val="003E215A"/>
    <w:rsid w:val="003E2300"/>
    <w:rsid w:val="003E2391"/>
    <w:rsid w:val="003E249F"/>
    <w:rsid w:val="003E2616"/>
    <w:rsid w:val="003E3767"/>
    <w:rsid w:val="003E3D77"/>
    <w:rsid w:val="003E537F"/>
    <w:rsid w:val="003E57B0"/>
    <w:rsid w:val="003E6203"/>
    <w:rsid w:val="003E6658"/>
    <w:rsid w:val="003E69E8"/>
    <w:rsid w:val="003E78BF"/>
    <w:rsid w:val="003F064F"/>
    <w:rsid w:val="003F18BA"/>
    <w:rsid w:val="003F35AD"/>
    <w:rsid w:val="003F365E"/>
    <w:rsid w:val="003F3BE0"/>
    <w:rsid w:val="003F4DAD"/>
    <w:rsid w:val="003F57B3"/>
    <w:rsid w:val="003F7076"/>
    <w:rsid w:val="003F7A76"/>
    <w:rsid w:val="003F7DD0"/>
    <w:rsid w:val="00401C20"/>
    <w:rsid w:val="00401F01"/>
    <w:rsid w:val="0040307C"/>
    <w:rsid w:val="00403907"/>
    <w:rsid w:val="00403EB8"/>
    <w:rsid w:val="004041CE"/>
    <w:rsid w:val="00404757"/>
    <w:rsid w:val="004050DB"/>
    <w:rsid w:val="00405E45"/>
    <w:rsid w:val="00406546"/>
    <w:rsid w:val="00406CF9"/>
    <w:rsid w:val="00407F26"/>
    <w:rsid w:val="00410944"/>
    <w:rsid w:val="00410DBF"/>
    <w:rsid w:val="00411350"/>
    <w:rsid w:val="004113F3"/>
    <w:rsid w:val="004119A0"/>
    <w:rsid w:val="00412040"/>
    <w:rsid w:val="00412404"/>
    <w:rsid w:val="00412E4C"/>
    <w:rsid w:val="004138E0"/>
    <w:rsid w:val="00413EB0"/>
    <w:rsid w:val="004144CF"/>
    <w:rsid w:val="00415506"/>
    <w:rsid w:val="004160C6"/>
    <w:rsid w:val="00416857"/>
    <w:rsid w:val="00416E35"/>
    <w:rsid w:val="0041704A"/>
    <w:rsid w:val="00417271"/>
    <w:rsid w:val="00420E5E"/>
    <w:rsid w:val="00422622"/>
    <w:rsid w:val="004254E2"/>
    <w:rsid w:val="0042619B"/>
    <w:rsid w:val="00426D53"/>
    <w:rsid w:val="0042777C"/>
    <w:rsid w:val="00431149"/>
    <w:rsid w:val="004312C5"/>
    <w:rsid w:val="00432297"/>
    <w:rsid w:val="0043237C"/>
    <w:rsid w:val="0043327C"/>
    <w:rsid w:val="004338A9"/>
    <w:rsid w:val="00433992"/>
    <w:rsid w:val="00434816"/>
    <w:rsid w:val="0043603A"/>
    <w:rsid w:val="00436B87"/>
    <w:rsid w:val="00437493"/>
    <w:rsid w:val="004377AB"/>
    <w:rsid w:val="004379A8"/>
    <w:rsid w:val="004404EF"/>
    <w:rsid w:val="00440598"/>
    <w:rsid w:val="004405DB"/>
    <w:rsid w:val="004425B1"/>
    <w:rsid w:val="004427BC"/>
    <w:rsid w:val="00442DE9"/>
    <w:rsid w:val="00444290"/>
    <w:rsid w:val="00444CA9"/>
    <w:rsid w:val="004452C2"/>
    <w:rsid w:val="0044576E"/>
    <w:rsid w:val="00446039"/>
    <w:rsid w:val="00446380"/>
    <w:rsid w:val="00447B3D"/>
    <w:rsid w:val="00450056"/>
    <w:rsid w:val="00450B03"/>
    <w:rsid w:val="004511F3"/>
    <w:rsid w:val="00452FC2"/>
    <w:rsid w:val="0045351E"/>
    <w:rsid w:val="00453724"/>
    <w:rsid w:val="00453C81"/>
    <w:rsid w:val="004543BD"/>
    <w:rsid w:val="00454A34"/>
    <w:rsid w:val="004559AD"/>
    <w:rsid w:val="00455EEB"/>
    <w:rsid w:val="004560A6"/>
    <w:rsid w:val="00456110"/>
    <w:rsid w:val="00456381"/>
    <w:rsid w:val="004567F5"/>
    <w:rsid w:val="00456F99"/>
    <w:rsid w:val="00456FE3"/>
    <w:rsid w:val="0045755A"/>
    <w:rsid w:val="00457A37"/>
    <w:rsid w:val="00457C22"/>
    <w:rsid w:val="00460512"/>
    <w:rsid w:val="00460781"/>
    <w:rsid w:val="00460E46"/>
    <w:rsid w:val="0046113D"/>
    <w:rsid w:val="004618E9"/>
    <w:rsid w:val="00461BBC"/>
    <w:rsid w:val="00462752"/>
    <w:rsid w:val="00462BDD"/>
    <w:rsid w:val="00463910"/>
    <w:rsid w:val="00463CF8"/>
    <w:rsid w:val="00464151"/>
    <w:rsid w:val="00464DBC"/>
    <w:rsid w:val="00465699"/>
    <w:rsid w:val="004658A8"/>
    <w:rsid w:val="00465D42"/>
    <w:rsid w:val="00466995"/>
    <w:rsid w:val="00466B23"/>
    <w:rsid w:val="00466E07"/>
    <w:rsid w:val="00467B0F"/>
    <w:rsid w:val="00467C8E"/>
    <w:rsid w:val="00467D33"/>
    <w:rsid w:val="00467D65"/>
    <w:rsid w:val="004719AF"/>
    <w:rsid w:val="0047279A"/>
    <w:rsid w:val="004739AA"/>
    <w:rsid w:val="00474F9F"/>
    <w:rsid w:val="004754E1"/>
    <w:rsid w:val="00475E64"/>
    <w:rsid w:val="00476016"/>
    <w:rsid w:val="00476290"/>
    <w:rsid w:val="00476D2E"/>
    <w:rsid w:val="00477A98"/>
    <w:rsid w:val="00477ACD"/>
    <w:rsid w:val="0048099B"/>
    <w:rsid w:val="00480B9C"/>
    <w:rsid w:val="004810CA"/>
    <w:rsid w:val="00481D19"/>
    <w:rsid w:val="00481E2C"/>
    <w:rsid w:val="00483377"/>
    <w:rsid w:val="0048427A"/>
    <w:rsid w:val="0048441E"/>
    <w:rsid w:val="004848E9"/>
    <w:rsid w:val="00484A58"/>
    <w:rsid w:val="00484D6C"/>
    <w:rsid w:val="004857E7"/>
    <w:rsid w:val="00485AC8"/>
    <w:rsid w:val="00485D00"/>
    <w:rsid w:val="00486011"/>
    <w:rsid w:val="00487AA8"/>
    <w:rsid w:val="00487EC4"/>
    <w:rsid w:val="004913A6"/>
    <w:rsid w:val="00491C03"/>
    <w:rsid w:val="00492163"/>
    <w:rsid w:val="00492B48"/>
    <w:rsid w:val="00493757"/>
    <w:rsid w:val="004948D3"/>
    <w:rsid w:val="00494926"/>
    <w:rsid w:val="0049494B"/>
    <w:rsid w:val="00494F8F"/>
    <w:rsid w:val="004953E2"/>
    <w:rsid w:val="00495B68"/>
    <w:rsid w:val="0049773D"/>
    <w:rsid w:val="004A066A"/>
    <w:rsid w:val="004A070A"/>
    <w:rsid w:val="004A1BAF"/>
    <w:rsid w:val="004A1D15"/>
    <w:rsid w:val="004A1F2E"/>
    <w:rsid w:val="004A33D2"/>
    <w:rsid w:val="004A3A34"/>
    <w:rsid w:val="004A3F1A"/>
    <w:rsid w:val="004A4FE1"/>
    <w:rsid w:val="004A5C5C"/>
    <w:rsid w:val="004A5CAB"/>
    <w:rsid w:val="004A6247"/>
    <w:rsid w:val="004A67B1"/>
    <w:rsid w:val="004A770D"/>
    <w:rsid w:val="004B0680"/>
    <w:rsid w:val="004B18AC"/>
    <w:rsid w:val="004B2D41"/>
    <w:rsid w:val="004B3166"/>
    <w:rsid w:val="004B5DE4"/>
    <w:rsid w:val="004B69F5"/>
    <w:rsid w:val="004B7486"/>
    <w:rsid w:val="004B7AFB"/>
    <w:rsid w:val="004B7D1C"/>
    <w:rsid w:val="004C0C11"/>
    <w:rsid w:val="004C215E"/>
    <w:rsid w:val="004C2C2E"/>
    <w:rsid w:val="004C4340"/>
    <w:rsid w:val="004C4698"/>
    <w:rsid w:val="004C4932"/>
    <w:rsid w:val="004C58B2"/>
    <w:rsid w:val="004C6264"/>
    <w:rsid w:val="004C6A2A"/>
    <w:rsid w:val="004C6E03"/>
    <w:rsid w:val="004C73FC"/>
    <w:rsid w:val="004C79F3"/>
    <w:rsid w:val="004C7DBB"/>
    <w:rsid w:val="004D1D11"/>
    <w:rsid w:val="004D256A"/>
    <w:rsid w:val="004D2B67"/>
    <w:rsid w:val="004D3644"/>
    <w:rsid w:val="004D51AD"/>
    <w:rsid w:val="004D6027"/>
    <w:rsid w:val="004D6537"/>
    <w:rsid w:val="004E030C"/>
    <w:rsid w:val="004E0AEA"/>
    <w:rsid w:val="004E0DF8"/>
    <w:rsid w:val="004E0EE2"/>
    <w:rsid w:val="004E1096"/>
    <w:rsid w:val="004E159F"/>
    <w:rsid w:val="004E18CA"/>
    <w:rsid w:val="004E1A1F"/>
    <w:rsid w:val="004E1AAF"/>
    <w:rsid w:val="004E22AE"/>
    <w:rsid w:val="004E23E3"/>
    <w:rsid w:val="004E2513"/>
    <w:rsid w:val="004E2A95"/>
    <w:rsid w:val="004E3B0E"/>
    <w:rsid w:val="004E3EF7"/>
    <w:rsid w:val="004E4C5C"/>
    <w:rsid w:val="004E54BB"/>
    <w:rsid w:val="004E5B46"/>
    <w:rsid w:val="004E5CDA"/>
    <w:rsid w:val="004E7850"/>
    <w:rsid w:val="004F030B"/>
    <w:rsid w:val="004F0625"/>
    <w:rsid w:val="004F09D9"/>
    <w:rsid w:val="004F1425"/>
    <w:rsid w:val="004F1D7F"/>
    <w:rsid w:val="004F3794"/>
    <w:rsid w:val="004F42EE"/>
    <w:rsid w:val="004F4477"/>
    <w:rsid w:val="004F45D1"/>
    <w:rsid w:val="004F498A"/>
    <w:rsid w:val="004F4AFF"/>
    <w:rsid w:val="004F6A88"/>
    <w:rsid w:val="004F6ED9"/>
    <w:rsid w:val="004F77BE"/>
    <w:rsid w:val="00500562"/>
    <w:rsid w:val="0050134A"/>
    <w:rsid w:val="00501644"/>
    <w:rsid w:val="00501A18"/>
    <w:rsid w:val="00502C67"/>
    <w:rsid w:val="005033C1"/>
    <w:rsid w:val="005044CF"/>
    <w:rsid w:val="005055B5"/>
    <w:rsid w:val="00505C42"/>
    <w:rsid w:val="00505C48"/>
    <w:rsid w:val="00505D27"/>
    <w:rsid w:val="00506C2A"/>
    <w:rsid w:val="00506ED5"/>
    <w:rsid w:val="0051018D"/>
    <w:rsid w:val="00510545"/>
    <w:rsid w:val="0051133A"/>
    <w:rsid w:val="00511895"/>
    <w:rsid w:val="00511C64"/>
    <w:rsid w:val="005125F2"/>
    <w:rsid w:val="00513DC2"/>
    <w:rsid w:val="00515FC4"/>
    <w:rsid w:val="00516A10"/>
    <w:rsid w:val="00516FEF"/>
    <w:rsid w:val="0051705B"/>
    <w:rsid w:val="00517C71"/>
    <w:rsid w:val="00517D4C"/>
    <w:rsid w:val="00520138"/>
    <w:rsid w:val="005202CF"/>
    <w:rsid w:val="00520367"/>
    <w:rsid w:val="00520A49"/>
    <w:rsid w:val="005218F5"/>
    <w:rsid w:val="00521DAB"/>
    <w:rsid w:val="00522438"/>
    <w:rsid w:val="00522DF0"/>
    <w:rsid w:val="005238A4"/>
    <w:rsid w:val="00523DA0"/>
    <w:rsid w:val="005267EF"/>
    <w:rsid w:val="00526B74"/>
    <w:rsid w:val="00526BF5"/>
    <w:rsid w:val="00527095"/>
    <w:rsid w:val="005270B5"/>
    <w:rsid w:val="0052767C"/>
    <w:rsid w:val="00530538"/>
    <w:rsid w:val="00530AB0"/>
    <w:rsid w:val="0053128F"/>
    <w:rsid w:val="00531361"/>
    <w:rsid w:val="005328DF"/>
    <w:rsid w:val="00532D28"/>
    <w:rsid w:val="005332F9"/>
    <w:rsid w:val="005336F1"/>
    <w:rsid w:val="00533869"/>
    <w:rsid w:val="00533AC5"/>
    <w:rsid w:val="0053513F"/>
    <w:rsid w:val="00536640"/>
    <w:rsid w:val="005368E2"/>
    <w:rsid w:val="00536E45"/>
    <w:rsid w:val="00536FDE"/>
    <w:rsid w:val="0054011A"/>
    <w:rsid w:val="00540120"/>
    <w:rsid w:val="00540EB1"/>
    <w:rsid w:val="0054124B"/>
    <w:rsid w:val="00541518"/>
    <w:rsid w:val="005420B4"/>
    <w:rsid w:val="005422F0"/>
    <w:rsid w:val="00542486"/>
    <w:rsid w:val="00543943"/>
    <w:rsid w:val="00543FD3"/>
    <w:rsid w:val="005452AD"/>
    <w:rsid w:val="00545313"/>
    <w:rsid w:val="005453A9"/>
    <w:rsid w:val="00545B80"/>
    <w:rsid w:val="00546CAB"/>
    <w:rsid w:val="0055036F"/>
    <w:rsid w:val="0055092B"/>
    <w:rsid w:val="005521B6"/>
    <w:rsid w:val="005532DB"/>
    <w:rsid w:val="005535AA"/>
    <w:rsid w:val="005535F4"/>
    <w:rsid w:val="00553C92"/>
    <w:rsid w:val="00554172"/>
    <w:rsid w:val="00554794"/>
    <w:rsid w:val="00554B18"/>
    <w:rsid w:val="0055502B"/>
    <w:rsid w:val="00555037"/>
    <w:rsid w:val="00555057"/>
    <w:rsid w:val="005563A0"/>
    <w:rsid w:val="00556884"/>
    <w:rsid w:val="005568A5"/>
    <w:rsid w:val="00557576"/>
    <w:rsid w:val="00557776"/>
    <w:rsid w:val="0056024B"/>
    <w:rsid w:val="00560B9C"/>
    <w:rsid w:val="0056121F"/>
    <w:rsid w:val="005612C9"/>
    <w:rsid w:val="005623C0"/>
    <w:rsid w:val="0056244A"/>
    <w:rsid w:val="005632EA"/>
    <w:rsid w:val="00563909"/>
    <w:rsid w:val="005652BB"/>
    <w:rsid w:val="005653C7"/>
    <w:rsid w:val="005657FE"/>
    <w:rsid w:val="005658B7"/>
    <w:rsid w:val="005664B8"/>
    <w:rsid w:val="00566904"/>
    <w:rsid w:val="00566A28"/>
    <w:rsid w:val="00566B6E"/>
    <w:rsid w:val="00566BE0"/>
    <w:rsid w:val="005701E7"/>
    <w:rsid w:val="00570269"/>
    <w:rsid w:val="005707E9"/>
    <w:rsid w:val="00570E44"/>
    <w:rsid w:val="005716BA"/>
    <w:rsid w:val="005718D9"/>
    <w:rsid w:val="00572441"/>
    <w:rsid w:val="0057245C"/>
    <w:rsid w:val="005732E6"/>
    <w:rsid w:val="00573D0C"/>
    <w:rsid w:val="0057491A"/>
    <w:rsid w:val="005749FD"/>
    <w:rsid w:val="00575E20"/>
    <w:rsid w:val="00576C13"/>
    <w:rsid w:val="00576C41"/>
    <w:rsid w:val="00577F58"/>
    <w:rsid w:val="00580559"/>
    <w:rsid w:val="005808DB"/>
    <w:rsid w:val="005821DD"/>
    <w:rsid w:val="00582400"/>
    <w:rsid w:val="00582C38"/>
    <w:rsid w:val="00583F1B"/>
    <w:rsid w:val="00584FEC"/>
    <w:rsid w:val="00585F77"/>
    <w:rsid w:val="005862C2"/>
    <w:rsid w:val="005915FE"/>
    <w:rsid w:val="00591790"/>
    <w:rsid w:val="00591BB6"/>
    <w:rsid w:val="00591FCF"/>
    <w:rsid w:val="00592D0B"/>
    <w:rsid w:val="00592EB7"/>
    <w:rsid w:val="005937B2"/>
    <w:rsid w:val="00593B11"/>
    <w:rsid w:val="00594123"/>
    <w:rsid w:val="0059435E"/>
    <w:rsid w:val="00594B78"/>
    <w:rsid w:val="00594DC6"/>
    <w:rsid w:val="00595539"/>
    <w:rsid w:val="00596745"/>
    <w:rsid w:val="00596A27"/>
    <w:rsid w:val="00597472"/>
    <w:rsid w:val="00597815"/>
    <w:rsid w:val="005A1E60"/>
    <w:rsid w:val="005A2E04"/>
    <w:rsid w:val="005A3639"/>
    <w:rsid w:val="005A39F9"/>
    <w:rsid w:val="005A3A90"/>
    <w:rsid w:val="005A4262"/>
    <w:rsid w:val="005A472A"/>
    <w:rsid w:val="005A47BC"/>
    <w:rsid w:val="005A4AFC"/>
    <w:rsid w:val="005A505B"/>
    <w:rsid w:val="005A58FC"/>
    <w:rsid w:val="005A6757"/>
    <w:rsid w:val="005A7342"/>
    <w:rsid w:val="005A7A0E"/>
    <w:rsid w:val="005A7A28"/>
    <w:rsid w:val="005A7B0D"/>
    <w:rsid w:val="005B0589"/>
    <w:rsid w:val="005B0867"/>
    <w:rsid w:val="005B0C3A"/>
    <w:rsid w:val="005B184C"/>
    <w:rsid w:val="005B1C2D"/>
    <w:rsid w:val="005B2299"/>
    <w:rsid w:val="005B2386"/>
    <w:rsid w:val="005B30E9"/>
    <w:rsid w:val="005B316B"/>
    <w:rsid w:val="005B3FAE"/>
    <w:rsid w:val="005B4158"/>
    <w:rsid w:val="005B416D"/>
    <w:rsid w:val="005B4914"/>
    <w:rsid w:val="005B4AD8"/>
    <w:rsid w:val="005B60EB"/>
    <w:rsid w:val="005B629C"/>
    <w:rsid w:val="005B638F"/>
    <w:rsid w:val="005B6C63"/>
    <w:rsid w:val="005B6E37"/>
    <w:rsid w:val="005B79C1"/>
    <w:rsid w:val="005B7ADD"/>
    <w:rsid w:val="005C00DB"/>
    <w:rsid w:val="005C08C4"/>
    <w:rsid w:val="005C0BE5"/>
    <w:rsid w:val="005C0E97"/>
    <w:rsid w:val="005C21AE"/>
    <w:rsid w:val="005C2D87"/>
    <w:rsid w:val="005C30A7"/>
    <w:rsid w:val="005C3482"/>
    <w:rsid w:val="005C4590"/>
    <w:rsid w:val="005C56B7"/>
    <w:rsid w:val="005C6157"/>
    <w:rsid w:val="005C622A"/>
    <w:rsid w:val="005C696E"/>
    <w:rsid w:val="005C6CA5"/>
    <w:rsid w:val="005C7B51"/>
    <w:rsid w:val="005D10E4"/>
    <w:rsid w:val="005D2179"/>
    <w:rsid w:val="005D40B1"/>
    <w:rsid w:val="005D4957"/>
    <w:rsid w:val="005D5115"/>
    <w:rsid w:val="005D5B55"/>
    <w:rsid w:val="005D6420"/>
    <w:rsid w:val="005D64BD"/>
    <w:rsid w:val="005D697A"/>
    <w:rsid w:val="005D7374"/>
    <w:rsid w:val="005D75CB"/>
    <w:rsid w:val="005E135F"/>
    <w:rsid w:val="005E1D83"/>
    <w:rsid w:val="005E2313"/>
    <w:rsid w:val="005E3ABB"/>
    <w:rsid w:val="005E3CC9"/>
    <w:rsid w:val="005E3F77"/>
    <w:rsid w:val="005E3F9E"/>
    <w:rsid w:val="005E490F"/>
    <w:rsid w:val="005E520D"/>
    <w:rsid w:val="005E555A"/>
    <w:rsid w:val="005E601C"/>
    <w:rsid w:val="005E6891"/>
    <w:rsid w:val="005E6EB5"/>
    <w:rsid w:val="005E712F"/>
    <w:rsid w:val="005E7576"/>
    <w:rsid w:val="005E772F"/>
    <w:rsid w:val="005E7EF0"/>
    <w:rsid w:val="005F0017"/>
    <w:rsid w:val="005F0DC6"/>
    <w:rsid w:val="005F18F7"/>
    <w:rsid w:val="005F25E9"/>
    <w:rsid w:val="005F27B1"/>
    <w:rsid w:val="005F2AC9"/>
    <w:rsid w:val="005F32BD"/>
    <w:rsid w:val="005F3969"/>
    <w:rsid w:val="005F3995"/>
    <w:rsid w:val="005F39F2"/>
    <w:rsid w:val="005F3B43"/>
    <w:rsid w:val="005F451E"/>
    <w:rsid w:val="005F47F9"/>
    <w:rsid w:val="005F4EAA"/>
    <w:rsid w:val="005F5298"/>
    <w:rsid w:val="005F53CF"/>
    <w:rsid w:val="005F5A3C"/>
    <w:rsid w:val="005F6B43"/>
    <w:rsid w:val="005F6F4E"/>
    <w:rsid w:val="006008A5"/>
    <w:rsid w:val="00601B61"/>
    <w:rsid w:val="00603F2E"/>
    <w:rsid w:val="0060450F"/>
    <w:rsid w:val="00604B28"/>
    <w:rsid w:val="00606B97"/>
    <w:rsid w:val="00606EB5"/>
    <w:rsid w:val="00606FEF"/>
    <w:rsid w:val="00607277"/>
    <w:rsid w:val="006103C5"/>
    <w:rsid w:val="00610D25"/>
    <w:rsid w:val="00610F0D"/>
    <w:rsid w:val="0061160E"/>
    <w:rsid w:val="006119CA"/>
    <w:rsid w:val="00611D11"/>
    <w:rsid w:val="00612996"/>
    <w:rsid w:val="00614B28"/>
    <w:rsid w:val="006155B9"/>
    <w:rsid w:val="006155C7"/>
    <w:rsid w:val="00615B21"/>
    <w:rsid w:val="00615BCB"/>
    <w:rsid w:val="00616220"/>
    <w:rsid w:val="0061672F"/>
    <w:rsid w:val="00620491"/>
    <w:rsid w:val="00620D76"/>
    <w:rsid w:val="0062110E"/>
    <w:rsid w:val="00622A4C"/>
    <w:rsid w:val="00623995"/>
    <w:rsid w:val="00624B9F"/>
    <w:rsid w:val="00624F4D"/>
    <w:rsid w:val="00625341"/>
    <w:rsid w:val="00625C2B"/>
    <w:rsid w:val="00625F0E"/>
    <w:rsid w:val="006260D1"/>
    <w:rsid w:val="0062734D"/>
    <w:rsid w:val="00630B2E"/>
    <w:rsid w:val="006311D1"/>
    <w:rsid w:val="0063217A"/>
    <w:rsid w:val="00632646"/>
    <w:rsid w:val="0063368E"/>
    <w:rsid w:val="00633AE3"/>
    <w:rsid w:val="00634247"/>
    <w:rsid w:val="0063426E"/>
    <w:rsid w:val="00634D7B"/>
    <w:rsid w:val="00634E7F"/>
    <w:rsid w:val="00634F6D"/>
    <w:rsid w:val="006353AB"/>
    <w:rsid w:val="0063564D"/>
    <w:rsid w:val="00635746"/>
    <w:rsid w:val="00635CFF"/>
    <w:rsid w:val="00635DE8"/>
    <w:rsid w:val="0063654A"/>
    <w:rsid w:val="006369D9"/>
    <w:rsid w:val="00636A10"/>
    <w:rsid w:val="00640550"/>
    <w:rsid w:val="006419B7"/>
    <w:rsid w:val="006419C2"/>
    <w:rsid w:val="0064218E"/>
    <w:rsid w:val="006423E6"/>
    <w:rsid w:val="0064254C"/>
    <w:rsid w:val="00642920"/>
    <w:rsid w:val="00643120"/>
    <w:rsid w:val="0064459E"/>
    <w:rsid w:val="006446AD"/>
    <w:rsid w:val="00644980"/>
    <w:rsid w:val="00644E17"/>
    <w:rsid w:val="00644F27"/>
    <w:rsid w:val="00645C95"/>
    <w:rsid w:val="00646055"/>
    <w:rsid w:val="0064636B"/>
    <w:rsid w:val="006463BC"/>
    <w:rsid w:val="0064695D"/>
    <w:rsid w:val="00646998"/>
    <w:rsid w:val="0064746C"/>
    <w:rsid w:val="006475F2"/>
    <w:rsid w:val="006509CA"/>
    <w:rsid w:val="00650E05"/>
    <w:rsid w:val="006526DB"/>
    <w:rsid w:val="006527E0"/>
    <w:rsid w:val="00653B95"/>
    <w:rsid w:val="00653FE9"/>
    <w:rsid w:val="00654325"/>
    <w:rsid w:val="00654BA4"/>
    <w:rsid w:val="00654D00"/>
    <w:rsid w:val="006551A1"/>
    <w:rsid w:val="0065617D"/>
    <w:rsid w:val="00656195"/>
    <w:rsid w:val="006568A7"/>
    <w:rsid w:val="00656F48"/>
    <w:rsid w:val="00656F82"/>
    <w:rsid w:val="00657AF1"/>
    <w:rsid w:val="00657B05"/>
    <w:rsid w:val="006604AB"/>
    <w:rsid w:val="00660AAD"/>
    <w:rsid w:val="006616C8"/>
    <w:rsid w:val="00662743"/>
    <w:rsid w:val="006627E7"/>
    <w:rsid w:val="00663349"/>
    <w:rsid w:val="0066385B"/>
    <w:rsid w:val="0066441D"/>
    <w:rsid w:val="0066467C"/>
    <w:rsid w:val="00665E20"/>
    <w:rsid w:val="006678A6"/>
    <w:rsid w:val="00671027"/>
    <w:rsid w:val="006719CB"/>
    <w:rsid w:val="00671F40"/>
    <w:rsid w:val="00672C90"/>
    <w:rsid w:val="006737A7"/>
    <w:rsid w:val="00674827"/>
    <w:rsid w:val="006751BE"/>
    <w:rsid w:val="00676862"/>
    <w:rsid w:val="006778C6"/>
    <w:rsid w:val="00680419"/>
    <w:rsid w:val="00680B02"/>
    <w:rsid w:val="00682F3E"/>
    <w:rsid w:val="00683800"/>
    <w:rsid w:val="006838C1"/>
    <w:rsid w:val="00683A6B"/>
    <w:rsid w:val="00683E18"/>
    <w:rsid w:val="00684A02"/>
    <w:rsid w:val="00684D52"/>
    <w:rsid w:val="00685B75"/>
    <w:rsid w:val="00686413"/>
    <w:rsid w:val="00690B98"/>
    <w:rsid w:val="00690DF8"/>
    <w:rsid w:val="006912E9"/>
    <w:rsid w:val="00691A33"/>
    <w:rsid w:val="00691F20"/>
    <w:rsid w:val="006922B2"/>
    <w:rsid w:val="00692E33"/>
    <w:rsid w:val="00693580"/>
    <w:rsid w:val="0069384D"/>
    <w:rsid w:val="0069421D"/>
    <w:rsid w:val="00694294"/>
    <w:rsid w:val="006953E1"/>
    <w:rsid w:val="00695610"/>
    <w:rsid w:val="006957E9"/>
    <w:rsid w:val="00695C1A"/>
    <w:rsid w:val="00695D09"/>
    <w:rsid w:val="00696409"/>
    <w:rsid w:val="00697245"/>
    <w:rsid w:val="006A07BC"/>
    <w:rsid w:val="006A0B47"/>
    <w:rsid w:val="006A0DCB"/>
    <w:rsid w:val="006A213B"/>
    <w:rsid w:val="006A2D7F"/>
    <w:rsid w:val="006A3074"/>
    <w:rsid w:val="006A32E5"/>
    <w:rsid w:val="006A38B5"/>
    <w:rsid w:val="006A3A74"/>
    <w:rsid w:val="006A3EF4"/>
    <w:rsid w:val="006A4F61"/>
    <w:rsid w:val="006A557F"/>
    <w:rsid w:val="006A5A93"/>
    <w:rsid w:val="006A5FBF"/>
    <w:rsid w:val="006A61CE"/>
    <w:rsid w:val="006A61D4"/>
    <w:rsid w:val="006A6550"/>
    <w:rsid w:val="006A6AE1"/>
    <w:rsid w:val="006A6D31"/>
    <w:rsid w:val="006B0336"/>
    <w:rsid w:val="006B07EC"/>
    <w:rsid w:val="006B157F"/>
    <w:rsid w:val="006B1A72"/>
    <w:rsid w:val="006B1E93"/>
    <w:rsid w:val="006B22A9"/>
    <w:rsid w:val="006B2DA6"/>
    <w:rsid w:val="006B3A9E"/>
    <w:rsid w:val="006B3E07"/>
    <w:rsid w:val="006B491D"/>
    <w:rsid w:val="006B4F39"/>
    <w:rsid w:val="006B50C3"/>
    <w:rsid w:val="006B5974"/>
    <w:rsid w:val="006B5CBA"/>
    <w:rsid w:val="006B5CF2"/>
    <w:rsid w:val="006B74E0"/>
    <w:rsid w:val="006B762F"/>
    <w:rsid w:val="006B7C17"/>
    <w:rsid w:val="006C1A2B"/>
    <w:rsid w:val="006C1B45"/>
    <w:rsid w:val="006C1C48"/>
    <w:rsid w:val="006C4BF6"/>
    <w:rsid w:val="006C59AF"/>
    <w:rsid w:val="006C6316"/>
    <w:rsid w:val="006D027A"/>
    <w:rsid w:val="006D172F"/>
    <w:rsid w:val="006D19C2"/>
    <w:rsid w:val="006D24E6"/>
    <w:rsid w:val="006D265E"/>
    <w:rsid w:val="006D2D1F"/>
    <w:rsid w:val="006D374B"/>
    <w:rsid w:val="006D4F65"/>
    <w:rsid w:val="006D4F99"/>
    <w:rsid w:val="006D5A41"/>
    <w:rsid w:val="006D5ACA"/>
    <w:rsid w:val="006D64DF"/>
    <w:rsid w:val="006D7EE3"/>
    <w:rsid w:val="006E024B"/>
    <w:rsid w:val="006E03D0"/>
    <w:rsid w:val="006E0D2E"/>
    <w:rsid w:val="006E3E02"/>
    <w:rsid w:val="006E43D8"/>
    <w:rsid w:val="006E4955"/>
    <w:rsid w:val="006E51FE"/>
    <w:rsid w:val="006E5349"/>
    <w:rsid w:val="006E58E9"/>
    <w:rsid w:val="006E5F75"/>
    <w:rsid w:val="006E6262"/>
    <w:rsid w:val="006E6293"/>
    <w:rsid w:val="006E6545"/>
    <w:rsid w:val="006E68A7"/>
    <w:rsid w:val="006F0A2E"/>
    <w:rsid w:val="006F0BDF"/>
    <w:rsid w:val="006F1DCE"/>
    <w:rsid w:val="006F222C"/>
    <w:rsid w:val="006F2F77"/>
    <w:rsid w:val="006F346E"/>
    <w:rsid w:val="006F37A5"/>
    <w:rsid w:val="006F385F"/>
    <w:rsid w:val="006F513E"/>
    <w:rsid w:val="006F622B"/>
    <w:rsid w:val="006F6EE3"/>
    <w:rsid w:val="006F72A9"/>
    <w:rsid w:val="006F7CEF"/>
    <w:rsid w:val="0070134C"/>
    <w:rsid w:val="00702A3A"/>
    <w:rsid w:val="00702AC8"/>
    <w:rsid w:val="00702F1E"/>
    <w:rsid w:val="00703AAD"/>
    <w:rsid w:val="00705090"/>
    <w:rsid w:val="00705341"/>
    <w:rsid w:val="00705E01"/>
    <w:rsid w:val="0070671E"/>
    <w:rsid w:val="00707100"/>
    <w:rsid w:val="00707376"/>
    <w:rsid w:val="0070773B"/>
    <w:rsid w:val="00710BAB"/>
    <w:rsid w:val="00711E4D"/>
    <w:rsid w:val="00712849"/>
    <w:rsid w:val="007129B4"/>
    <w:rsid w:val="00712D38"/>
    <w:rsid w:val="00712E2B"/>
    <w:rsid w:val="007142C6"/>
    <w:rsid w:val="007145F5"/>
    <w:rsid w:val="00714BF1"/>
    <w:rsid w:val="00715441"/>
    <w:rsid w:val="00715C9F"/>
    <w:rsid w:val="00716067"/>
    <w:rsid w:val="0071607C"/>
    <w:rsid w:val="00716A2D"/>
    <w:rsid w:val="007171A3"/>
    <w:rsid w:val="007203DC"/>
    <w:rsid w:val="00720449"/>
    <w:rsid w:val="007204E7"/>
    <w:rsid w:val="0072065A"/>
    <w:rsid w:val="00720A1E"/>
    <w:rsid w:val="007211F5"/>
    <w:rsid w:val="00722A49"/>
    <w:rsid w:val="00722C34"/>
    <w:rsid w:val="0072506B"/>
    <w:rsid w:val="0072696E"/>
    <w:rsid w:val="00727018"/>
    <w:rsid w:val="00727C1A"/>
    <w:rsid w:val="00727CAF"/>
    <w:rsid w:val="00731B08"/>
    <w:rsid w:val="00731D64"/>
    <w:rsid w:val="00732C17"/>
    <w:rsid w:val="00732E92"/>
    <w:rsid w:val="00734341"/>
    <w:rsid w:val="00734985"/>
    <w:rsid w:val="00734A1E"/>
    <w:rsid w:val="00734A2E"/>
    <w:rsid w:val="007350FB"/>
    <w:rsid w:val="00735286"/>
    <w:rsid w:val="00735671"/>
    <w:rsid w:val="00736213"/>
    <w:rsid w:val="00736749"/>
    <w:rsid w:val="007368E8"/>
    <w:rsid w:val="00736AFD"/>
    <w:rsid w:val="00737146"/>
    <w:rsid w:val="00737402"/>
    <w:rsid w:val="0073774E"/>
    <w:rsid w:val="0074055D"/>
    <w:rsid w:val="0074127D"/>
    <w:rsid w:val="00741719"/>
    <w:rsid w:val="007422BF"/>
    <w:rsid w:val="00743245"/>
    <w:rsid w:val="00744076"/>
    <w:rsid w:val="007442BD"/>
    <w:rsid w:val="00745E0C"/>
    <w:rsid w:val="00745E12"/>
    <w:rsid w:val="00745ECF"/>
    <w:rsid w:val="00745EE5"/>
    <w:rsid w:val="00746E26"/>
    <w:rsid w:val="007476BC"/>
    <w:rsid w:val="00750214"/>
    <w:rsid w:val="00751B8E"/>
    <w:rsid w:val="00752383"/>
    <w:rsid w:val="00752765"/>
    <w:rsid w:val="007527FE"/>
    <w:rsid w:val="007552F2"/>
    <w:rsid w:val="00755FD3"/>
    <w:rsid w:val="00756338"/>
    <w:rsid w:val="00756E89"/>
    <w:rsid w:val="00757B85"/>
    <w:rsid w:val="00757E8A"/>
    <w:rsid w:val="00757F27"/>
    <w:rsid w:val="00760BB6"/>
    <w:rsid w:val="0076162E"/>
    <w:rsid w:val="00761D78"/>
    <w:rsid w:val="00762584"/>
    <w:rsid w:val="007638F1"/>
    <w:rsid w:val="007640A9"/>
    <w:rsid w:val="007641E4"/>
    <w:rsid w:val="00764C61"/>
    <w:rsid w:val="00764F6B"/>
    <w:rsid w:val="007650A0"/>
    <w:rsid w:val="007653AF"/>
    <w:rsid w:val="007654DD"/>
    <w:rsid w:val="007661C7"/>
    <w:rsid w:val="00767376"/>
    <w:rsid w:val="00767F30"/>
    <w:rsid w:val="007706C2"/>
    <w:rsid w:val="00770BC4"/>
    <w:rsid w:val="00770D3A"/>
    <w:rsid w:val="00770F22"/>
    <w:rsid w:val="0077155D"/>
    <w:rsid w:val="00771593"/>
    <w:rsid w:val="007715F4"/>
    <w:rsid w:val="007716DF"/>
    <w:rsid w:val="00771889"/>
    <w:rsid w:val="00771AD2"/>
    <w:rsid w:val="0077294F"/>
    <w:rsid w:val="00773950"/>
    <w:rsid w:val="00774656"/>
    <w:rsid w:val="007746C9"/>
    <w:rsid w:val="00775FFA"/>
    <w:rsid w:val="007761EB"/>
    <w:rsid w:val="0077626F"/>
    <w:rsid w:val="007768D2"/>
    <w:rsid w:val="00776C93"/>
    <w:rsid w:val="007776C8"/>
    <w:rsid w:val="00777DD9"/>
    <w:rsid w:val="007801F7"/>
    <w:rsid w:val="0078020C"/>
    <w:rsid w:val="00780908"/>
    <w:rsid w:val="0078098A"/>
    <w:rsid w:val="007813BB"/>
    <w:rsid w:val="007832BC"/>
    <w:rsid w:val="00783E30"/>
    <w:rsid w:val="0078442D"/>
    <w:rsid w:val="00784BCB"/>
    <w:rsid w:val="0078504B"/>
    <w:rsid w:val="007855AD"/>
    <w:rsid w:val="007860A0"/>
    <w:rsid w:val="007867F8"/>
    <w:rsid w:val="007901A3"/>
    <w:rsid w:val="007914DA"/>
    <w:rsid w:val="007924E1"/>
    <w:rsid w:val="00794131"/>
    <w:rsid w:val="00794763"/>
    <w:rsid w:val="00794C23"/>
    <w:rsid w:val="007956E9"/>
    <w:rsid w:val="007957E5"/>
    <w:rsid w:val="0079656A"/>
    <w:rsid w:val="0079672C"/>
    <w:rsid w:val="00797A79"/>
    <w:rsid w:val="007A1541"/>
    <w:rsid w:val="007A1B89"/>
    <w:rsid w:val="007A1F59"/>
    <w:rsid w:val="007A2708"/>
    <w:rsid w:val="007A2960"/>
    <w:rsid w:val="007A2D31"/>
    <w:rsid w:val="007A3732"/>
    <w:rsid w:val="007A3F22"/>
    <w:rsid w:val="007A3F9F"/>
    <w:rsid w:val="007A4BCE"/>
    <w:rsid w:val="007A4DB3"/>
    <w:rsid w:val="007A4DEC"/>
    <w:rsid w:val="007A4E39"/>
    <w:rsid w:val="007A5812"/>
    <w:rsid w:val="007A5B0E"/>
    <w:rsid w:val="007A6A8B"/>
    <w:rsid w:val="007A6E2C"/>
    <w:rsid w:val="007A782E"/>
    <w:rsid w:val="007B01D8"/>
    <w:rsid w:val="007B10BE"/>
    <w:rsid w:val="007B1707"/>
    <w:rsid w:val="007B3D3C"/>
    <w:rsid w:val="007B48B3"/>
    <w:rsid w:val="007B52E1"/>
    <w:rsid w:val="007B5306"/>
    <w:rsid w:val="007B5F12"/>
    <w:rsid w:val="007B6C25"/>
    <w:rsid w:val="007B6C7E"/>
    <w:rsid w:val="007B6EA6"/>
    <w:rsid w:val="007B7D42"/>
    <w:rsid w:val="007C0684"/>
    <w:rsid w:val="007C3411"/>
    <w:rsid w:val="007C3B0F"/>
    <w:rsid w:val="007C3B99"/>
    <w:rsid w:val="007C4CA8"/>
    <w:rsid w:val="007C5296"/>
    <w:rsid w:val="007C55FA"/>
    <w:rsid w:val="007C5BF8"/>
    <w:rsid w:val="007C5E29"/>
    <w:rsid w:val="007C5FCE"/>
    <w:rsid w:val="007C68F3"/>
    <w:rsid w:val="007C704C"/>
    <w:rsid w:val="007C70CE"/>
    <w:rsid w:val="007D02FA"/>
    <w:rsid w:val="007D06F1"/>
    <w:rsid w:val="007D0C30"/>
    <w:rsid w:val="007D138D"/>
    <w:rsid w:val="007D1C0C"/>
    <w:rsid w:val="007D211C"/>
    <w:rsid w:val="007D2A7A"/>
    <w:rsid w:val="007D3669"/>
    <w:rsid w:val="007D414F"/>
    <w:rsid w:val="007D5ED8"/>
    <w:rsid w:val="007D665E"/>
    <w:rsid w:val="007D67A1"/>
    <w:rsid w:val="007D6990"/>
    <w:rsid w:val="007D6F83"/>
    <w:rsid w:val="007D72F6"/>
    <w:rsid w:val="007D7791"/>
    <w:rsid w:val="007D77FA"/>
    <w:rsid w:val="007D7CC4"/>
    <w:rsid w:val="007E12B6"/>
    <w:rsid w:val="007E4B32"/>
    <w:rsid w:val="007E4C09"/>
    <w:rsid w:val="007E5507"/>
    <w:rsid w:val="007E5FCD"/>
    <w:rsid w:val="007E71F7"/>
    <w:rsid w:val="007E7677"/>
    <w:rsid w:val="007F0904"/>
    <w:rsid w:val="007F213C"/>
    <w:rsid w:val="007F2174"/>
    <w:rsid w:val="007F2C56"/>
    <w:rsid w:val="007F335F"/>
    <w:rsid w:val="007F3D62"/>
    <w:rsid w:val="007F3EEA"/>
    <w:rsid w:val="007F3F87"/>
    <w:rsid w:val="007F40D9"/>
    <w:rsid w:val="007F458B"/>
    <w:rsid w:val="007F474D"/>
    <w:rsid w:val="007F4C00"/>
    <w:rsid w:val="007F56B7"/>
    <w:rsid w:val="007F5A7B"/>
    <w:rsid w:val="007F5AA6"/>
    <w:rsid w:val="00800A0F"/>
    <w:rsid w:val="008010DC"/>
    <w:rsid w:val="00801728"/>
    <w:rsid w:val="00802004"/>
    <w:rsid w:val="0080270A"/>
    <w:rsid w:val="0080355B"/>
    <w:rsid w:val="008039C4"/>
    <w:rsid w:val="00803B3A"/>
    <w:rsid w:val="00804CB6"/>
    <w:rsid w:val="0080539A"/>
    <w:rsid w:val="00805D89"/>
    <w:rsid w:val="00810D0A"/>
    <w:rsid w:val="00812163"/>
    <w:rsid w:val="00812370"/>
    <w:rsid w:val="00812553"/>
    <w:rsid w:val="008127CB"/>
    <w:rsid w:val="00812C70"/>
    <w:rsid w:val="008135BC"/>
    <w:rsid w:val="00814900"/>
    <w:rsid w:val="00814D1B"/>
    <w:rsid w:val="00814EAF"/>
    <w:rsid w:val="00815943"/>
    <w:rsid w:val="0081658B"/>
    <w:rsid w:val="008173CF"/>
    <w:rsid w:val="00821506"/>
    <w:rsid w:val="008216C3"/>
    <w:rsid w:val="00821ABA"/>
    <w:rsid w:val="00821ED2"/>
    <w:rsid w:val="008227CD"/>
    <w:rsid w:val="00823B28"/>
    <w:rsid w:val="008261D6"/>
    <w:rsid w:val="008261F5"/>
    <w:rsid w:val="00826210"/>
    <w:rsid w:val="0082635E"/>
    <w:rsid w:val="008263E4"/>
    <w:rsid w:val="00826869"/>
    <w:rsid w:val="00826EF1"/>
    <w:rsid w:val="0083013E"/>
    <w:rsid w:val="00831508"/>
    <w:rsid w:val="00832236"/>
    <w:rsid w:val="0083230B"/>
    <w:rsid w:val="008326A6"/>
    <w:rsid w:val="00833531"/>
    <w:rsid w:val="008341AF"/>
    <w:rsid w:val="00834EFF"/>
    <w:rsid w:val="0083509F"/>
    <w:rsid w:val="00835127"/>
    <w:rsid w:val="00835F9D"/>
    <w:rsid w:val="008372CA"/>
    <w:rsid w:val="008377D4"/>
    <w:rsid w:val="008401C2"/>
    <w:rsid w:val="0084132B"/>
    <w:rsid w:val="008419C0"/>
    <w:rsid w:val="00841BF8"/>
    <w:rsid w:val="00842961"/>
    <w:rsid w:val="00842B55"/>
    <w:rsid w:val="00843035"/>
    <w:rsid w:val="00843382"/>
    <w:rsid w:val="008437C8"/>
    <w:rsid w:val="00843B06"/>
    <w:rsid w:val="00843F77"/>
    <w:rsid w:val="0084400F"/>
    <w:rsid w:val="00845111"/>
    <w:rsid w:val="00846210"/>
    <w:rsid w:val="00846429"/>
    <w:rsid w:val="00846AE7"/>
    <w:rsid w:val="008505C3"/>
    <w:rsid w:val="00851DDA"/>
    <w:rsid w:val="00851E50"/>
    <w:rsid w:val="00852626"/>
    <w:rsid w:val="008529A4"/>
    <w:rsid w:val="00852A61"/>
    <w:rsid w:val="00852B34"/>
    <w:rsid w:val="00852DD8"/>
    <w:rsid w:val="008540C5"/>
    <w:rsid w:val="008549DB"/>
    <w:rsid w:val="00855108"/>
    <w:rsid w:val="008557DF"/>
    <w:rsid w:val="0085636B"/>
    <w:rsid w:val="00856DAF"/>
    <w:rsid w:val="00856FDF"/>
    <w:rsid w:val="00857060"/>
    <w:rsid w:val="00857150"/>
    <w:rsid w:val="0086073E"/>
    <w:rsid w:val="00860898"/>
    <w:rsid w:val="00860CE2"/>
    <w:rsid w:val="00861DB8"/>
    <w:rsid w:val="008629CC"/>
    <w:rsid w:val="00863C5F"/>
    <w:rsid w:val="008646E2"/>
    <w:rsid w:val="0086534A"/>
    <w:rsid w:val="008656AF"/>
    <w:rsid w:val="008661A3"/>
    <w:rsid w:val="00866690"/>
    <w:rsid w:val="00871E15"/>
    <w:rsid w:val="008724CA"/>
    <w:rsid w:val="00872A35"/>
    <w:rsid w:val="00872C6E"/>
    <w:rsid w:val="00872F5B"/>
    <w:rsid w:val="00873C91"/>
    <w:rsid w:val="0087509E"/>
    <w:rsid w:val="00875CAE"/>
    <w:rsid w:val="0087696C"/>
    <w:rsid w:val="00881400"/>
    <w:rsid w:val="008814CB"/>
    <w:rsid w:val="00882DBF"/>
    <w:rsid w:val="008831A3"/>
    <w:rsid w:val="0088419C"/>
    <w:rsid w:val="00885969"/>
    <w:rsid w:val="00885BA7"/>
    <w:rsid w:val="00885CE5"/>
    <w:rsid w:val="008860C3"/>
    <w:rsid w:val="00886832"/>
    <w:rsid w:val="00890B5F"/>
    <w:rsid w:val="00890EFF"/>
    <w:rsid w:val="00891198"/>
    <w:rsid w:val="008917E3"/>
    <w:rsid w:val="00891939"/>
    <w:rsid w:val="008921D6"/>
    <w:rsid w:val="008926D5"/>
    <w:rsid w:val="00892E2A"/>
    <w:rsid w:val="00893980"/>
    <w:rsid w:val="00893C88"/>
    <w:rsid w:val="00893D5C"/>
    <w:rsid w:val="00894344"/>
    <w:rsid w:val="00894392"/>
    <w:rsid w:val="0089479A"/>
    <w:rsid w:val="008948B1"/>
    <w:rsid w:val="00894B10"/>
    <w:rsid w:val="00896A23"/>
    <w:rsid w:val="00896B1E"/>
    <w:rsid w:val="00897279"/>
    <w:rsid w:val="00897B55"/>
    <w:rsid w:val="008A054B"/>
    <w:rsid w:val="008A17DB"/>
    <w:rsid w:val="008A1FA0"/>
    <w:rsid w:val="008A27B1"/>
    <w:rsid w:val="008A2E62"/>
    <w:rsid w:val="008A3797"/>
    <w:rsid w:val="008A3C90"/>
    <w:rsid w:val="008A3D6D"/>
    <w:rsid w:val="008A3FDE"/>
    <w:rsid w:val="008A46ED"/>
    <w:rsid w:val="008A4706"/>
    <w:rsid w:val="008A4719"/>
    <w:rsid w:val="008A48D2"/>
    <w:rsid w:val="008A4F89"/>
    <w:rsid w:val="008A52A2"/>
    <w:rsid w:val="008A5352"/>
    <w:rsid w:val="008A5972"/>
    <w:rsid w:val="008A616B"/>
    <w:rsid w:val="008A6663"/>
    <w:rsid w:val="008A6A0A"/>
    <w:rsid w:val="008A6D1B"/>
    <w:rsid w:val="008A7983"/>
    <w:rsid w:val="008A79BA"/>
    <w:rsid w:val="008B077A"/>
    <w:rsid w:val="008B0798"/>
    <w:rsid w:val="008B1FD0"/>
    <w:rsid w:val="008B2864"/>
    <w:rsid w:val="008B3780"/>
    <w:rsid w:val="008B4685"/>
    <w:rsid w:val="008B4932"/>
    <w:rsid w:val="008B4C2F"/>
    <w:rsid w:val="008B6322"/>
    <w:rsid w:val="008B67A1"/>
    <w:rsid w:val="008B784F"/>
    <w:rsid w:val="008C06C8"/>
    <w:rsid w:val="008C0840"/>
    <w:rsid w:val="008C13FA"/>
    <w:rsid w:val="008C1E41"/>
    <w:rsid w:val="008C2498"/>
    <w:rsid w:val="008C3F0A"/>
    <w:rsid w:val="008C519B"/>
    <w:rsid w:val="008C567A"/>
    <w:rsid w:val="008C5B60"/>
    <w:rsid w:val="008D0991"/>
    <w:rsid w:val="008D0999"/>
    <w:rsid w:val="008D1311"/>
    <w:rsid w:val="008D1542"/>
    <w:rsid w:val="008D1A64"/>
    <w:rsid w:val="008D212F"/>
    <w:rsid w:val="008D2BDE"/>
    <w:rsid w:val="008D2EAB"/>
    <w:rsid w:val="008D370F"/>
    <w:rsid w:val="008D3CE1"/>
    <w:rsid w:val="008D3EDD"/>
    <w:rsid w:val="008D5049"/>
    <w:rsid w:val="008D7732"/>
    <w:rsid w:val="008D7964"/>
    <w:rsid w:val="008D7D5B"/>
    <w:rsid w:val="008E1D92"/>
    <w:rsid w:val="008E31D1"/>
    <w:rsid w:val="008E4315"/>
    <w:rsid w:val="008E447D"/>
    <w:rsid w:val="008E4A6E"/>
    <w:rsid w:val="008E70F6"/>
    <w:rsid w:val="008E75F5"/>
    <w:rsid w:val="008E7668"/>
    <w:rsid w:val="008F01A0"/>
    <w:rsid w:val="008F068A"/>
    <w:rsid w:val="008F069F"/>
    <w:rsid w:val="008F28AD"/>
    <w:rsid w:val="008F2F04"/>
    <w:rsid w:val="008F2FAF"/>
    <w:rsid w:val="008F30B1"/>
    <w:rsid w:val="008F33D3"/>
    <w:rsid w:val="008F421B"/>
    <w:rsid w:val="008F4AD8"/>
    <w:rsid w:val="008F4BD5"/>
    <w:rsid w:val="008F4CAB"/>
    <w:rsid w:val="008F5163"/>
    <w:rsid w:val="008F52AE"/>
    <w:rsid w:val="008F6F2C"/>
    <w:rsid w:val="008F7651"/>
    <w:rsid w:val="00900683"/>
    <w:rsid w:val="00900BD7"/>
    <w:rsid w:val="00900D7B"/>
    <w:rsid w:val="00900E53"/>
    <w:rsid w:val="0090100D"/>
    <w:rsid w:val="00902CB7"/>
    <w:rsid w:val="00906B88"/>
    <w:rsid w:val="00906C44"/>
    <w:rsid w:val="0090777B"/>
    <w:rsid w:val="00910356"/>
    <w:rsid w:val="0091186C"/>
    <w:rsid w:val="00911ECF"/>
    <w:rsid w:val="0091272B"/>
    <w:rsid w:val="00912C2F"/>
    <w:rsid w:val="00912F77"/>
    <w:rsid w:val="009130B6"/>
    <w:rsid w:val="00913BAF"/>
    <w:rsid w:val="009154EB"/>
    <w:rsid w:val="00916335"/>
    <w:rsid w:val="00916E5C"/>
    <w:rsid w:val="009172D9"/>
    <w:rsid w:val="00917965"/>
    <w:rsid w:val="00917C73"/>
    <w:rsid w:val="00917F19"/>
    <w:rsid w:val="00920F3C"/>
    <w:rsid w:val="009223E4"/>
    <w:rsid w:val="00922FB6"/>
    <w:rsid w:val="00923F62"/>
    <w:rsid w:val="00923F6D"/>
    <w:rsid w:val="00924723"/>
    <w:rsid w:val="009249AE"/>
    <w:rsid w:val="00924BC0"/>
    <w:rsid w:val="00924E7B"/>
    <w:rsid w:val="00924E83"/>
    <w:rsid w:val="00925528"/>
    <w:rsid w:val="009257F9"/>
    <w:rsid w:val="00925B35"/>
    <w:rsid w:val="009278EC"/>
    <w:rsid w:val="009300C3"/>
    <w:rsid w:val="009301AB"/>
    <w:rsid w:val="00931A7E"/>
    <w:rsid w:val="00931CC9"/>
    <w:rsid w:val="00931EB3"/>
    <w:rsid w:val="009328AA"/>
    <w:rsid w:val="00933126"/>
    <w:rsid w:val="009333F9"/>
    <w:rsid w:val="0093342A"/>
    <w:rsid w:val="00933741"/>
    <w:rsid w:val="00933D40"/>
    <w:rsid w:val="00933D46"/>
    <w:rsid w:val="009341CC"/>
    <w:rsid w:val="00934826"/>
    <w:rsid w:val="00934C18"/>
    <w:rsid w:val="00934EF8"/>
    <w:rsid w:val="0093553E"/>
    <w:rsid w:val="00935970"/>
    <w:rsid w:val="00936C10"/>
    <w:rsid w:val="00937004"/>
    <w:rsid w:val="0094021F"/>
    <w:rsid w:val="0094047C"/>
    <w:rsid w:val="00940811"/>
    <w:rsid w:val="009422BD"/>
    <w:rsid w:val="00942BDE"/>
    <w:rsid w:val="00942D57"/>
    <w:rsid w:val="00943C33"/>
    <w:rsid w:val="00943F84"/>
    <w:rsid w:val="00945882"/>
    <w:rsid w:val="00945A4F"/>
    <w:rsid w:val="00945B6F"/>
    <w:rsid w:val="009478A1"/>
    <w:rsid w:val="00950434"/>
    <w:rsid w:val="00952252"/>
    <w:rsid w:val="00952810"/>
    <w:rsid w:val="00953B79"/>
    <w:rsid w:val="0095432F"/>
    <w:rsid w:val="00954451"/>
    <w:rsid w:val="0095446F"/>
    <w:rsid w:val="00954768"/>
    <w:rsid w:val="00954CE8"/>
    <w:rsid w:val="009552EA"/>
    <w:rsid w:val="00955C62"/>
    <w:rsid w:val="00955DB8"/>
    <w:rsid w:val="00956740"/>
    <w:rsid w:val="00956826"/>
    <w:rsid w:val="00956937"/>
    <w:rsid w:val="00956EFD"/>
    <w:rsid w:val="00957FA6"/>
    <w:rsid w:val="00960CBE"/>
    <w:rsid w:val="009618E1"/>
    <w:rsid w:val="00961909"/>
    <w:rsid w:val="00962CF3"/>
    <w:rsid w:val="00963635"/>
    <w:rsid w:val="009650C5"/>
    <w:rsid w:val="009660AB"/>
    <w:rsid w:val="00966A36"/>
    <w:rsid w:val="009673D3"/>
    <w:rsid w:val="00971F20"/>
    <w:rsid w:val="0097203B"/>
    <w:rsid w:val="009724F4"/>
    <w:rsid w:val="00972513"/>
    <w:rsid w:val="00972516"/>
    <w:rsid w:val="00972915"/>
    <w:rsid w:val="00973187"/>
    <w:rsid w:val="00973B84"/>
    <w:rsid w:val="00973E47"/>
    <w:rsid w:val="00974314"/>
    <w:rsid w:val="00974513"/>
    <w:rsid w:val="00974A6F"/>
    <w:rsid w:val="00975185"/>
    <w:rsid w:val="0097528F"/>
    <w:rsid w:val="00975535"/>
    <w:rsid w:val="00975918"/>
    <w:rsid w:val="00975967"/>
    <w:rsid w:val="0097604D"/>
    <w:rsid w:val="00976C44"/>
    <w:rsid w:val="009772AE"/>
    <w:rsid w:val="00980AF3"/>
    <w:rsid w:val="00980FB0"/>
    <w:rsid w:val="00982288"/>
    <w:rsid w:val="009825D8"/>
    <w:rsid w:val="0098364A"/>
    <w:rsid w:val="009839ED"/>
    <w:rsid w:val="00983C3A"/>
    <w:rsid w:val="00984165"/>
    <w:rsid w:val="009842AE"/>
    <w:rsid w:val="00985D94"/>
    <w:rsid w:val="00985F41"/>
    <w:rsid w:val="00986449"/>
    <w:rsid w:val="009866F9"/>
    <w:rsid w:val="00986F25"/>
    <w:rsid w:val="00990449"/>
    <w:rsid w:val="00991400"/>
    <w:rsid w:val="00991608"/>
    <w:rsid w:val="0099212D"/>
    <w:rsid w:val="00994413"/>
    <w:rsid w:val="0099498D"/>
    <w:rsid w:val="00995A2C"/>
    <w:rsid w:val="00995A8F"/>
    <w:rsid w:val="00995F02"/>
    <w:rsid w:val="0099786C"/>
    <w:rsid w:val="00997DBF"/>
    <w:rsid w:val="009A05F5"/>
    <w:rsid w:val="009A13E9"/>
    <w:rsid w:val="009A141F"/>
    <w:rsid w:val="009A1C21"/>
    <w:rsid w:val="009A2867"/>
    <w:rsid w:val="009A3A7C"/>
    <w:rsid w:val="009A47C5"/>
    <w:rsid w:val="009A51D7"/>
    <w:rsid w:val="009A62F0"/>
    <w:rsid w:val="009A6580"/>
    <w:rsid w:val="009A6ABC"/>
    <w:rsid w:val="009A6B94"/>
    <w:rsid w:val="009A7DC1"/>
    <w:rsid w:val="009B0241"/>
    <w:rsid w:val="009B0606"/>
    <w:rsid w:val="009B2793"/>
    <w:rsid w:val="009B2F09"/>
    <w:rsid w:val="009B31B1"/>
    <w:rsid w:val="009B39C8"/>
    <w:rsid w:val="009B4057"/>
    <w:rsid w:val="009B4560"/>
    <w:rsid w:val="009B4624"/>
    <w:rsid w:val="009B5A46"/>
    <w:rsid w:val="009B5AD7"/>
    <w:rsid w:val="009B6394"/>
    <w:rsid w:val="009B6AD7"/>
    <w:rsid w:val="009B76C9"/>
    <w:rsid w:val="009B782C"/>
    <w:rsid w:val="009B7E84"/>
    <w:rsid w:val="009C1AF3"/>
    <w:rsid w:val="009C3568"/>
    <w:rsid w:val="009C3AF8"/>
    <w:rsid w:val="009C3B38"/>
    <w:rsid w:val="009C5246"/>
    <w:rsid w:val="009C5299"/>
    <w:rsid w:val="009C5926"/>
    <w:rsid w:val="009C5BC0"/>
    <w:rsid w:val="009C6059"/>
    <w:rsid w:val="009C6AB8"/>
    <w:rsid w:val="009C6C49"/>
    <w:rsid w:val="009C734F"/>
    <w:rsid w:val="009C766E"/>
    <w:rsid w:val="009C7AFC"/>
    <w:rsid w:val="009C7D42"/>
    <w:rsid w:val="009D06B6"/>
    <w:rsid w:val="009D0AEE"/>
    <w:rsid w:val="009D0B8C"/>
    <w:rsid w:val="009D0FCD"/>
    <w:rsid w:val="009D1184"/>
    <w:rsid w:val="009D2833"/>
    <w:rsid w:val="009D32B9"/>
    <w:rsid w:val="009D381F"/>
    <w:rsid w:val="009D391A"/>
    <w:rsid w:val="009D47ED"/>
    <w:rsid w:val="009D4B54"/>
    <w:rsid w:val="009D546F"/>
    <w:rsid w:val="009D589D"/>
    <w:rsid w:val="009D5A16"/>
    <w:rsid w:val="009D75D3"/>
    <w:rsid w:val="009D7696"/>
    <w:rsid w:val="009D7756"/>
    <w:rsid w:val="009E0400"/>
    <w:rsid w:val="009E0433"/>
    <w:rsid w:val="009E13ED"/>
    <w:rsid w:val="009E294C"/>
    <w:rsid w:val="009E2A99"/>
    <w:rsid w:val="009E4080"/>
    <w:rsid w:val="009E4162"/>
    <w:rsid w:val="009E4AE7"/>
    <w:rsid w:val="009E52EE"/>
    <w:rsid w:val="009E5E97"/>
    <w:rsid w:val="009E60BA"/>
    <w:rsid w:val="009E6327"/>
    <w:rsid w:val="009E6577"/>
    <w:rsid w:val="009E6E27"/>
    <w:rsid w:val="009E7200"/>
    <w:rsid w:val="009E78AF"/>
    <w:rsid w:val="009E78CE"/>
    <w:rsid w:val="009E7E58"/>
    <w:rsid w:val="009F2259"/>
    <w:rsid w:val="009F2955"/>
    <w:rsid w:val="009F3C1D"/>
    <w:rsid w:val="009F3E4F"/>
    <w:rsid w:val="009F4B44"/>
    <w:rsid w:val="009F5055"/>
    <w:rsid w:val="009F5237"/>
    <w:rsid w:val="009F68B8"/>
    <w:rsid w:val="009F69CE"/>
    <w:rsid w:val="009F72B2"/>
    <w:rsid w:val="009F740A"/>
    <w:rsid w:val="009F7E36"/>
    <w:rsid w:val="00A002D6"/>
    <w:rsid w:val="00A00B70"/>
    <w:rsid w:val="00A00E75"/>
    <w:rsid w:val="00A011BE"/>
    <w:rsid w:val="00A012AA"/>
    <w:rsid w:val="00A014E7"/>
    <w:rsid w:val="00A0197B"/>
    <w:rsid w:val="00A01C7A"/>
    <w:rsid w:val="00A020C0"/>
    <w:rsid w:val="00A02197"/>
    <w:rsid w:val="00A0230A"/>
    <w:rsid w:val="00A02710"/>
    <w:rsid w:val="00A03B0B"/>
    <w:rsid w:val="00A04767"/>
    <w:rsid w:val="00A048D0"/>
    <w:rsid w:val="00A049A5"/>
    <w:rsid w:val="00A04F93"/>
    <w:rsid w:val="00A052DA"/>
    <w:rsid w:val="00A05972"/>
    <w:rsid w:val="00A063FF"/>
    <w:rsid w:val="00A0663B"/>
    <w:rsid w:val="00A0738F"/>
    <w:rsid w:val="00A0753B"/>
    <w:rsid w:val="00A07B7B"/>
    <w:rsid w:val="00A07DC1"/>
    <w:rsid w:val="00A1014E"/>
    <w:rsid w:val="00A107CC"/>
    <w:rsid w:val="00A11A2A"/>
    <w:rsid w:val="00A11D85"/>
    <w:rsid w:val="00A1458F"/>
    <w:rsid w:val="00A14937"/>
    <w:rsid w:val="00A15107"/>
    <w:rsid w:val="00A15CB4"/>
    <w:rsid w:val="00A16583"/>
    <w:rsid w:val="00A1687F"/>
    <w:rsid w:val="00A173EB"/>
    <w:rsid w:val="00A17D4C"/>
    <w:rsid w:val="00A21256"/>
    <w:rsid w:val="00A2131B"/>
    <w:rsid w:val="00A217C7"/>
    <w:rsid w:val="00A218B6"/>
    <w:rsid w:val="00A21F22"/>
    <w:rsid w:val="00A21F81"/>
    <w:rsid w:val="00A22F55"/>
    <w:rsid w:val="00A233C9"/>
    <w:rsid w:val="00A23486"/>
    <w:rsid w:val="00A2434E"/>
    <w:rsid w:val="00A251A8"/>
    <w:rsid w:val="00A266F4"/>
    <w:rsid w:val="00A26BA5"/>
    <w:rsid w:val="00A26F09"/>
    <w:rsid w:val="00A3012F"/>
    <w:rsid w:val="00A30405"/>
    <w:rsid w:val="00A30878"/>
    <w:rsid w:val="00A3138D"/>
    <w:rsid w:val="00A323EC"/>
    <w:rsid w:val="00A32AA4"/>
    <w:rsid w:val="00A32E88"/>
    <w:rsid w:val="00A3424D"/>
    <w:rsid w:val="00A3546D"/>
    <w:rsid w:val="00A37B8E"/>
    <w:rsid w:val="00A37F38"/>
    <w:rsid w:val="00A40363"/>
    <w:rsid w:val="00A40500"/>
    <w:rsid w:val="00A408CA"/>
    <w:rsid w:val="00A40ED8"/>
    <w:rsid w:val="00A413FB"/>
    <w:rsid w:val="00A41EF8"/>
    <w:rsid w:val="00A42DD9"/>
    <w:rsid w:val="00A43569"/>
    <w:rsid w:val="00A44639"/>
    <w:rsid w:val="00A447BA"/>
    <w:rsid w:val="00A44B9C"/>
    <w:rsid w:val="00A454B0"/>
    <w:rsid w:val="00A45E24"/>
    <w:rsid w:val="00A4617C"/>
    <w:rsid w:val="00A4624C"/>
    <w:rsid w:val="00A46F33"/>
    <w:rsid w:val="00A472B2"/>
    <w:rsid w:val="00A47361"/>
    <w:rsid w:val="00A4736E"/>
    <w:rsid w:val="00A47466"/>
    <w:rsid w:val="00A47C08"/>
    <w:rsid w:val="00A50128"/>
    <w:rsid w:val="00A5040B"/>
    <w:rsid w:val="00A504BF"/>
    <w:rsid w:val="00A508B8"/>
    <w:rsid w:val="00A511E0"/>
    <w:rsid w:val="00A5131E"/>
    <w:rsid w:val="00A516E1"/>
    <w:rsid w:val="00A518A2"/>
    <w:rsid w:val="00A52816"/>
    <w:rsid w:val="00A53195"/>
    <w:rsid w:val="00A53939"/>
    <w:rsid w:val="00A54334"/>
    <w:rsid w:val="00A543FE"/>
    <w:rsid w:val="00A546FA"/>
    <w:rsid w:val="00A5550C"/>
    <w:rsid w:val="00A55712"/>
    <w:rsid w:val="00A55EDA"/>
    <w:rsid w:val="00A5611E"/>
    <w:rsid w:val="00A57614"/>
    <w:rsid w:val="00A57D41"/>
    <w:rsid w:val="00A57F38"/>
    <w:rsid w:val="00A60F39"/>
    <w:rsid w:val="00A61FD5"/>
    <w:rsid w:val="00A62090"/>
    <w:rsid w:val="00A63BE8"/>
    <w:rsid w:val="00A63D5C"/>
    <w:rsid w:val="00A64821"/>
    <w:rsid w:val="00A67E98"/>
    <w:rsid w:val="00A70188"/>
    <w:rsid w:val="00A703C6"/>
    <w:rsid w:val="00A71539"/>
    <w:rsid w:val="00A71B56"/>
    <w:rsid w:val="00A71DB8"/>
    <w:rsid w:val="00A72099"/>
    <w:rsid w:val="00A73041"/>
    <w:rsid w:val="00A7389F"/>
    <w:rsid w:val="00A73C72"/>
    <w:rsid w:val="00A74CD2"/>
    <w:rsid w:val="00A75A59"/>
    <w:rsid w:val="00A76279"/>
    <w:rsid w:val="00A76B8B"/>
    <w:rsid w:val="00A7726E"/>
    <w:rsid w:val="00A77EFF"/>
    <w:rsid w:val="00A81A70"/>
    <w:rsid w:val="00A81EC5"/>
    <w:rsid w:val="00A83477"/>
    <w:rsid w:val="00A84310"/>
    <w:rsid w:val="00A86E86"/>
    <w:rsid w:val="00A877F9"/>
    <w:rsid w:val="00A90BB7"/>
    <w:rsid w:val="00A91565"/>
    <w:rsid w:val="00A91C87"/>
    <w:rsid w:val="00A91E0E"/>
    <w:rsid w:val="00A92661"/>
    <w:rsid w:val="00A92A98"/>
    <w:rsid w:val="00A92ED4"/>
    <w:rsid w:val="00A9307F"/>
    <w:rsid w:val="00A93403"/>
    <w:rsid w:val="00A935C5"/>
    <w:rsid w:val="00A937D2"/>
    <w:rsid w:val="00A94AD1"/>
    <w:rsid w:val="00A96802"/>
    <w:rsid w:val="00A97338"/>
    <w:rsid w:val="00A9795E"/>
    <w:rsid w:val="00A97B07"/>
    <w:rsid w:val="00A97EA5"/>
    <w:rsid w:val="00AA09B9"/>
    <w:rsid w:val="00AA1681"/>
    <w:rsid w:val="00AA1DA9"/>
    <w:rsid w:val="00AA3333"/>
    <w:rsid w:val="00AA340D"/>
    <w:rsid w:val="00AA3D9F"/>
    <w:rsid w:val="00AA4ADB"/>
    <w:rsid w:val="00AA57B5"/>
    <w:rsid w:val="00AA5C88"/>
    <w:rsid w:val="00AA605D"/>
    <w:rsid w:val="00AA6F56"/>
    <w:rsid w:val="00AA7631"/>
    <w:rsid w:val="00AA7BA8"/>
    <w:rsid w:val="00AB0E13"/>
    <w:rsid w:val="00AB10B4"/>
    <w:rsid w:val="00AB12BD"/>
    <w:rsid w:val="00AB17F1"/>
    <w:rsid w:val="00AB2684"/>
    <w:rsid w:val="00AB284E"/>
    <w:rsid w:val="00AB33FF"/>
    <w:rsid w:val="00AB396F"/>
    <w:rsid w:val="00AB45D4"/>
    <w:rsid w:val="00AB4917"/>
    <w:rsid w:val="00AB4CD1"/>
    <w:rsid w:val="00AB535D"/>
    <w:rsid w:val="00AB59DD"/>
    <w:rsid w:val="00AB5BCD"/>
    <w:rsid w:val="00AB5BFC"/>
    <w:rsid w:val="00AB6148"/>
    <w:rsid w:val="00AB7811"/>
    <w:rsid w:val="00AB7860"/>
    <w:rsid w:val="00AB7CC7"/>
    <w:rsid w:val="00AC1462"/>
    <w:rsid w:val="00AC19EF"/>
    <w:rsid w:val="00AC2666"/>
    <w:rsid w:val="00AC2CE7"/>
    <w:rsid w:val="00AC6268"/>
    <w:rsid w:val="00AC6397"/>
    <w:rsid w:val="00AC7166"/>
    <w:rsid w:val="00AD25A3"/>
    <w:rsid w:val="00AD26EC"/>
    <w:rsid w:val="00AD3423"/>
    <w:rsid w:val="00AD422F"/>
    <w:rsid w:val="00AD4477"/>
    <w:rsid w:val="00AD45F7"/>
    <w:rsid w:val="00AD50B0"/>
    <w:rsid w:val="00AD5367"/>
    <w:rsid w:val="00AD55E7"/>
    <w:rsid w:val="00AD59A4"/>
    <w:rsid w:val="00AD5B36"/>
    <w:rsid w:val="00AD630D"/>
    <w:rsid w:val="00AD6617"/>
    <w:rsid w:val="00AD663D"/>
    <w:rsid w:val="00AD6E16"/>
    <w:rsid w:val="00AD7961"/>
    <w:rsid w:val="00AE03FA"/>
    <w:rsid w:val="00AE1059"/>
    <w:rsid w:val="00AE1771"/>
    <w:rsid w:val="00AE1E6D"/>
    <w:rsid w:val="00AE2153"/>
    <w:rsid w:val="00AE250F"/>
    <w:rsid w:val="00AE29AD"/>
    <w:rsid w:val="00AE32CF"/>
    <w:rsid w:val="00AE3791"/>
    <w:rsid w:val="00AE3894"/>
    <w:rsid w:val="00AE3B95"/>
    <w:rsid w:val="00AE4104"/>
    <w:rsid w:val="00AE438F"/>
    <w:rsid w:val="00AE4CD0"/>
    <w:rsid w:val="00AE4F68"/>
    <w:rsid w:val="00AE6EC5"/>
    <w:rsid w:val="00AE7430"/>
    <w:rsid w:val="00AE7BE3"/>
    <w:rsid w:val="00AE7E81"/>
    <w:rsid w:val="00AF0350"/>
    <w:rsid w:val="00AF0BE0"/>
    <w:rsid w:val="00AF0CE6"/>
    <w:rsid w:val="00AF0E7F"/>
    <w:rsid w:val="00AF1260"/>
    <w:rsid w:val="00AF1E78"/>
    <w:rsid w:val="00AF28EE"/>
    <w:rsid w:val="00AF2F3B"/>
    <w:rsid w:val="00AF38C5"/>
    <w:rsid w:val="00AF3950"/>
    <w:rsid w:val="00AF3FB8"/>
    <w:rsid w:val="00AF43F2"/>
    <w:rsid w:val="00AF4AC6"/>
    <w:rsid w:val="00AF5542"/>
    <w:rsid w:val="00AF7C02"/>
    <w:rsid w:val="00B00817"/>
    <w:rsid w:val="00B00C8C"/>
    <w:rsid w:val="00B0163F"/>
    <w:rsid w:val="00B0181F"/>
    <w:rsid w:val="00B024A1"/>
    <w:rsid w:val="00B03FC3"/>
    <w:rsid w:val="00B042BA"/>
    <w:rsid w:val="00B056DC"/>
    <w:rsid w:val="00B05ECF"/>
    <w:rsid w:val="00B0698C"/>
    <w:rsid w:val="00B06AFC"/>
    <w:rsid w:val="00B06E6D"/>
    <w:rsid w:val="00B06F63"/>
    <w:rsid w:val="00B07045"/>
    <w:rsid w:val="00B101A3"/>
    <w:rsid w:val="00B1026D"/>
    <w:rsid w:val="00B10C17"/>
    <w:rsid w:val="00B11A15"/>
    <w:rsid w:val="00B11C50"/>
    <w:rsid w:val="00B11E2C"/>
    <w:rsid w:val="00B11F3F"/>
    <w:rsid w:val="00B12918"/>
    <w:rsid w:val="00B13C7C"/>
    <w:rsid w:val="00B13D96"/>
    <w:rsid w:val="00B14953"/>
    <w:rsid w:val="00B14D78"/>
    <w:rsid w:val="00B15069"/>
    <w:rsid w:val="00B15C35"/>
    <w:rsid w:val="00B15D66"/>
    <w:rsid w:val="00B160CE"/>
    <w:rsid w:val="00B16A6E"/>
    <w:rsid w:val="00B16CF4"/>
    <w:rsid w:val="00B1704A"/>
    <w:rsid w:val="00B176C1"/>
    <w:rsid w:val="00B20389"/>
    <w:rsid w:val="00B206F3"/>
    <w:rsid w:val="00B20740"/>
    <w:rsid w:val="00B20758"/>
    <w:rsid w:val="00B20960"/>
    <w:rsid w:val="00B21436"/>
    <w:rsid w:val="00B214A8"/>
    <w:rsid w:val="00B214CE"/>
    <w:rsid w:val="00B215AB"/>
    <w:rsid w:val="00B22310"/>
    <w:rsid w:val="00B227D8"/>
    <w:rsid w:val="00B2295F"/>
    <w:rsid w:val="00B22C8A"/>
    <w:rsid w:val="00B22E48"/>
    <w:rsid w:val="00B22F6A"/>
    <w:rsid w:val="00B2359F"/>
    <w:rsid w:val="00B23CAF"/>
    <w:rsid w:val="00B23D6C"/>
    <w:rsid w:val="00B24C50"/>
    <w:rsid w:val="00B26DB9"/>
    <w:rsid w:val="00B27001"/>
    <w:rsid w:val="00B27B3B"/>
    <w:rsid w:val="00B27B89"/>
    <w:rsid w:val="00B3005D"/>
    <w:rsid w:val="00B30766"/>
    <w:rsid w:val="00B30AD0"/>
    <w:rsid w:val="00B31B1F"/>
    <w:rsid w:val="00B334AA"/>
    <w:rsid w:val="00B334D2"/>
    <w:rsid w:val="00B33D36"/>
    <w:rsid w:val="00B345BD"/>
    <w:rsid w:val="00B34948"/>
    <w:rsid w:val="00B34B12"/>
    <w:rsid w:val="00B34B4F"/>
    <w:rsid w:val="00B34C63"/>
    <w:rsid w:val="00B34D8A"/>
    <w:rsid w:val="00B35430"/>
    <w:rsid w:val="00B35629"/>
    <w:rsid w:val="00B35D9D"/>
    <w:rsid w:val="00B36955"/>
    <w:rsid w:val="00B36D37"/>
    <w:rsid w:val="00B370B0"/>
    <w:rsid w:val="00B375F2"/>
    <w:rsid w:val="00B40BB7"/>
    <w:rsid w:val="00B40E5B"/>
    <w:rsid w:val="00B40E8F"/>
    <w:rsid w:val="00B412DF"/>
    <w:rsid w:val="00B414B7"/>
    <w:rsid w:val="00B414DD"/>
    <w:rsid w:val="00B42DF8"/>
    <w:rsid w:val="00B43F25"/>
    <w:rsid w:val="00B44EA1"/>
    <w:rsid w:val="00B46781"/>
    <w:rsid w:val="00B469F0"/>
    <w:rsid w:val="00B46EE2"/>
    <w:rsid w:val="00B47666"/>
    <w:rsid w:val="00B478ED"/>
    <w:rsid w:val="00B47E20"/>
    <w:rsid w:val="00B5001E"/>
    <w:rsid w:val="00B5029D"/>
    <w:rsid w:val="00B51337"/>
    <w:rsid w:val="00B51844"/>
    <w:rsid w:val="00B51A7B"/>
    <w:rsid w:val="00B51B56"/>
    <w:rsid w:val="00B52677"/>
    <w:rsid w:val="00B527BC"/>
    <w:rsid w:val="00B52C86"/>
    <w:rsid w:val="00B530F3"/>
    <w:rsid w:val="00B5383F"/>
    <w:rsid w:val="00B53D51"/>
    <w:rsid w:val="00B53E04"/>
    <w:rsid w:val="00B53ED3"/>
    <w:rsid w:val="00B5441A"/>
    <w:rsid w:val="00B5450D"/>
    <w:rsid w:val="00B5477E"/>
    <w:rsid w:val="00B54ADD"/>
    <w:rsid w:val="00B54DC7"/>
    <w:rsid w:val="00B55D56"/>
    <w:rsid w:val="00B56B49"/>
    <w:rsid w:val="00B57078"/>
    <w:rsid w:val="00B57C54"/>
    <w:rsid w:val="00B6065E"/>
    <w:rsid w:val="00B60C20"/>
    <w:rsid w:val="00B62F3D"/>
    <w:rsid w:val="00B639B0"/>
    <w:rsid w:val="00B63B74"/>
    <w:rsid w:val="00B643FB"/>
    <w:rsid w:val="00B64634"/>
    <w:rsid w:val="00B64B02"/>
    <w:rsid w:val="00B66568"/>
    <w:rsid w:val="00B668BD"/>
    <w:rsid w:val="00B67129"/>
    <w:rsid w:val="00B67F77"/>
    <w:rsid w:val="00B7029A"/>
    <w:rsid w:val="00B7074C"/>
    <w:rsid w:val="00B7216B"/>
    <w:rsid w:val="00B72C4B"/>
    <w:rsid w:val="00B72E33"/>
    <w:rsid w:val="00B7447B"/>
    <w:rsid w:val="00B76873"/>
    <w:rsid w:val="00B76984"/>
    <w:rsid w:val="00B76AFD"/>
    <w:rsid w:val="00B76F9F"/>
    <w:rsid w:val="00B77223"/>
    <w:rsid w:val="00B772B2"/>
    <w:rsid w:val="00B772CA"/>
    <w:rsid w:val="00B80954"/>
    <w:rsid w:val="00B80C7A"/>
    <w:rsid w:val="00B818B4"/>
    <w:rsid w:val="00B81F8E"/>
    <w:rsid w:val="00B8222B"/>
    <w:rsid w:val="00B83576"/>
    <w:rsid w:val="00B83AE6"/>
    <w:rsid w:val="00B848DA"/>
    <w:rsid w:val="00B84F9D"/>
    <w:rsid w:val="00B85D8C"/>
    <w:rsid w:val="00B8633B"/>
    <w:rsid w:val="00B863F4"/>
    <w:rsid w:val="00B86ADD"/>
    <w:rsid w:val="00B86B6D"/>
    <w:rsid w:val="00B87DBB"/>
    <w:rsid w:val="00B90F36"/>
    <w:rsid w:val="00B91031"/>
    <w:rsid w:val="00B91459"/>
    <w:rsid w:val="00B914BD"/>
    <w:rsid w:val="00B91B78"/>
    <w:rsid w:val="00B91C87"/>
    <w:rsid w:val="00B926A4"/>
    <w:rsid w:val="00B93BFB"/>
    <w:rsid w:val="00B94821"/>
    <w:rsid w:val="00B94CA1"/>
    <w:rsid w:val="00B95397"/>
    <w:rsid w:val="00B955FB"/>
    <w:rsid w:val="00B95712"/>
    <w:rsid w:val="00B95E90"/>
    <w:rsid w:val="00B9620C"/>
    <w:rsid w:val="00B97CEA"/>
    <w:rsid w:val="00BA10B3"/>
    <w:rsid w:val="00BA2072"/>
    <w:rsid w:val="00BA213E"/>
    <w:rsid w:val="00BA334F"/>
    <w:rsid w:val="00BA33AE"/>
    <w:rsid w:val="00BA357F"/>
    <w:rsid w:val="00BA3E13"/>
    <w:rsid w:val="00BA4856"/>
    <w:rsid w:val="00BA4C11"/>
    <w:rsid w:val="00BA61D8"/>
    <w:rsid w:val="00BA6987"/>
    <w:rsid w:val="00BA69B5"/>
    <w:rsid w:val="00BA6B19"/>
    <w:rsid w:val="00BA6DC9"/>
    <w:rsid w:val="00BA7B18"/>
    <w:rsid w:val="00BA7B33"/>
    <w:rsid w:val="00BB0AF3"/>
    <w:rsid w:val="00BB12F1"/>
    <w:rsid w:val="00BB1565"/>
    <w:rsid w:val="00BB1BC9"/>
    <w:rsid w:val="00BB1DDA"/>
    <w:rsid w:val="00BB1E48"/>
    <w:rsid w:val="00BB2BE4"/>
    <w:rsid w:val="00BB354F"/>
    <w:rsid w:val="00BB44E7"/>
    <w:rsid w:val="00BB4C9D"/>
    <w:rsid w:val="00BB6016"/>
    <w:rsid w:val="00BB665F"/>
    <w:rsid w:val="00BC0EEE"/>
    <w:rsid w:val="00BC16E5"/>
    <w:rsid w:val="00BC1863"/>
    <w:rsid w:val="00BC1CA9"/>
    <w:rsid w:val="00BC207B"/>
    <w:rsid w:val="00BC272D"/>
    <w:rsid w:val="00BC2A49"/>
    <w:rsid w:val="00BC2C45"/>
    <w:rsid w:val="00BC3EC4"/>
    <w:rsid w:val="00BC4161"/>
    <w:rsid w:val="00BC504B"/>
    <w:rsid w:val="00BC51F7"/>
    <w:rsid w:val="00BC54AE"/>
    <w:rsid w:val="00BC5AC2"/>
    <w:rsid w:val="00BC6910"/>
    <w:rsid w:val="00BC75C6"/>
    <w:rsid w:val="00BD0AF9"/>
    <w:rsid w:val="00BD14AF"/>
    <w:rsid w:val="00BD1BA7"/>
    <w:rsid w:val="00BD1C98"/>
    <w:rsid w:val="00BD23AA"/>
    <w:rsid w:val="00BD277F"/>
    <w:rsid w:val="00BD2FBF"/>
    <w:rsid w:val="00BD392C"/>
    <w:rsid w:val="00BD4435"/>
    <w:rsid w:val="00BD4873"/>
    <w:rsid w:val="00BD50D6"/>
    <w:rsid w:val="00BD5504"/>
    <w:rsid w:val="00BD6310"/>
    <w:rsid w:val="00BD664D"/>
    <w:rsid w:val="00BD760C"/>
    <w:rsid w:val="00BD7E4E"/>
    <w:rsid w:val="00BD7F04"/>
    <w:rsid w:val="00BE0C66"/>
    <w:rsid w:val="00BE11A9"/>
    <w:rsid w:val="00BE1648"/>
    <w:rsid w:val="00BE2186"/>
    <w:rsid w:val="00BE2489"/>
    <w:rsid w:val="00BE285A"/>
    <w:rsid w:val="00BE2A23"/>
    <w:rsid w:val="00BE33F0"/>
    <w:rsid w:val="00BE3C85"/>
    <w:rsid w:val="00BE4B51"/>
    <w:rsid w:val="00BE50F3"/>
    <w:rsid w:val="00BE651F"/>
    <w:rsid w:val="00BE711D"/>
    <w:rsid w:val="00BE73A3"/>
    <w:rsid w:val="00BE7B63"/>
    <w:rsid w:val="00BE7DF7"/>
    <w:rsid w:val="00BF1A53"/>
    <w:rsid w:val="00BF1E73"/>
    <w:rsid w:val="00BF21BE"/>
    <w:rsid w:val="00BF2459"/>
    <w:rsid w:val="00BF3148"/>
    <w:rsid w:val="00BF3642"/>
    <w:rsid w:val="00BF365D"/>
    <w:rsid w:val="00BF3798"/>
    <w:rsid w:val="00BF3C50"/>
    <w:rsid w:val="00BF4875"/>
    <w:rsid w:val="00BF538E"/>
    <w:rsid w:val="00BF57EF"/>
    <w:rsid w:val="00BF6854"/>
    <w:rsid w:val="00BF6C20"/>
    <w:rsid w:val="00BF6DFE"/>
    <w:rsid w:val="00BF743F"/>
    <w:rsid w:val="00BF76DE"/>
    <w:rsid w:val="00C00307"/>
    <w:rsid w:val="00C00457"/>
    <w:rsid w:val="00C005F9"/>
    <w:rsid w:val="00C00BBC"/>
    <w:rsid w:val="00C01444"/>
    <w:rsid w:val="00C02FEB"/>
    <w:rsid w:val="00C03035"/>
    <w:rsid w:val="00C03227"/>
    <w:rsid w:val="00C03425"/>
    <w:rsid w:val="00C03ADC"/>
    <w:rsid w:val="00C04B0E"/>
    <w:rsid w:val="00C04B8B"/>
    <w:rsid w:val="00C04CA1"/>
    <w:rsid w:val="00C04FEE"/>
    <w:rsid w:val="00C054FA"/>
    <w:rsid w:val="00C06605"/>
    <w:rsid w:val="00C0682F"/>
    <w:rsid w:val="00C06A32"/>
    <w:rsid w:val="00C071FC"/>
    <w:rsid w:val="00C072F7"/>
    <w:rsid w:val="00C10790"/>
    <w:rsid w:val="00C107A0"/>
    <w:rsid w:val="00C11376"/>
    <w:rsid w:val="00C117EB"/>
    <w:rsid w:val="00C11F27"/>
    <w:rsid w:val="00C12088"/>
    <w:rsid w:val="00C12431"/>
    <w:rsid w:val="00C1331B"/>
    <w:rsid w:val="00C14598"/>
    <w:rsid w:val="00C14BA9"/>
    <w:rsid w:val="00C15618"/>
    <w:rsid w:val="00C15DC0"/>
    <w:rsid w:val="00C1641B"/>
    <w:rsid w:val="00C17DCF"/>
    <w:rsid w:val="00C20057"/>
    <w:rsid w:val="00C20130"/>
    <w:rsid w:val="00C20280"/>
    <w:rsid w:val="00C208B7"/>
    <w:rsid w:val="00C209DC"/>
    <w:rsid w:val="00C21A0E"/>
    <w:rsid w:val="00C2204B"/>
    <w:rsid w:val="00C22B00"/>
    <w:rsid w:val="00C2453B"/>
    <w:rsid w:val="00C2470C"/>
    <w:rsid w:val="00C25D54"/>
    <w:rsid w:val="00C26B07"/>
    <w:rsid w:val="00C26C7F"/>
    <w:rsid w:val="00C26CF2"/>
    <w:rsid w:val="00C274F3"/>
    <w:rsid w:val="00C30688"/>
    <w:rsid w:val="00C30B0F"/>
    <w:rsid w:val="00C30C69"/>
    <w:rsid w:val="00C32CD9"/>
    <w:rsid w:val="00C33025"/>
    <w:rsid w:val="00C33732"/>
    <w:rsid w:val="00C33DC5"/>
    <w:rsid w:val="00C343F4"/>
    <w:rsid w:val="00C35460"/>
    <w:rsid w:val="00C355BF"/>
    <w:rsid w:val="00C35D79"/>
    <w:rsid w:val="00C364C1"/>
    <w:rsid w:val="00C3678A"/>
    <w:rsid w:val="00C370AA"/>
    <w:rsid w:val="00C3769C"/>
    <w:rsid w:val="00C407E1"/>
    <w:rsid w:val="00C40C5B"/>
    <w:rsid w:val="00C42852"/>
    <w:rsid w:val="00C4341B"/>
    <w:rsid w:val="00C440E3"/>
    <w:rsid w:val="00C4503D"/>
    <w:rsid w:val="00C45754"/>
    <w:rsid w:val="00C45CBC"/>
    <w:rsid w:val="00C4625C"/>
    <w:rsid w:val="00C463F2"/>
    <w:rsid w:val="00C4670A"/>
    <w:rsid w:val="00C46E39"/>
    <w:rsid w:val="00C47B0E"/>
    <w:rsid w:val="00C5052C"/>
    <w:rsid w:val="00C51559"/>
    <w:rsid w:val="00C51B88"/>
    <w:rsid w:val="00C527C4"/>
    <w:rsid w:val="00C52B66"/>
    <w:rsid w:val="00C53BE9"/>
    <w:rsid w:val="00C54D11"/>
    <w:rsid w:val="00C55055"/>
    <w:rsid w:val="00C55BC6"/>
    <w:rsid w:val="00C562EF"/>
    <w:rsid w:val="00C566F9"/>
    <w:rsid w:val="00C56836"/>
    <w:rsid w:val="00C56D2F"/>
    <w:rsid w:val="00C57792"/>
    <w:rsid w:val="00C57A88"/>
    <w:rsid w:val="00C57EF5"/>
    <w:rsid w:val="00C60A68"/>
    <w:rsid w:val="00C60C5F"/>
    <w:rsid w:val="00C61FB8"/>
    <w:rsid w:val="00C63E29"/>
    <w:rsid w:val="00C640F3"/>
    <w:rsid w:val="00C64175"/>
    <w:rsid w:val="00C6613D"/>
    <w:rsid w:val="00C66CBB"/>
    <w:rsid w:val="00C67236"/>
    <w:rsid w:val="00C67382"/>
    <w:rsid w:val="00C677C8"/>
    <w:rsid w:val="00C67F76"/>
    <w:rsid w:val="00C70CDF"/>
    <w:rsid w:val="00C71651"/>
    <w:rsid w:val="00C7245F"/>
    <w:rsid w:val="00C72DFF"/>
    <w:rsid w:val="00C72E5F"/>
    <w:rsid w:val="00C72E70"/>
    <w:rsid w:val="00C735F7"/>
    <w:rsid w:val="00C738F5"/>
    <w:rsid w:val="00C763CE"/>
    <w:rsid w:val="00C7655A"/>
    <w:rsid w:val="00C76F5E"/>
    <w:rsid w:val="00C7743B"/>
    <w:rsid w:val="00C77CA4"/>
    <w:rsid w:val="00C80609"/>
    <w:rsid w:val="00C80D98"/>
    <w:rsid w:val="00C81086"/>
    <w:rsid w:val="00C810A0"/>
    <w:rsid w:val="00C8119F"/>
    <w:rsid w:val="00C813A0"/>
    <w:rsid w:val="00C813E8"/>
    <w:rsid w:val="00C82E56"/>
    <w:rsid w:val="00C82E9B"/>
    <w:rsid w:val="00C83E5D"/>
    <w:rsid w:val="00C84110"/>
    <w:rsid w:val="00C848DA"/>
    <w:rsid w:val="00C8524D"/>
    <w:rsid w:val="00C859C8"/>
    <w:rsid w:val="00C85A88"/>
    <w:rsid w:val="00C85E98"/>
    <w:rsid w:val="00C867DB"/>
    <w:rsid w:val="00C87408"/>
    <w:rsid w:val="00C87647"/>
    <w:rsid w:val="00C9034E"/>
    <w:rsid w:val="00C9046D"/>
    <w:rsid w:val="00C92AF2"/>
    <w:rsid w:val="00C92B63"/>
    <w:rsid w:val="00C93097"/>
    <w:rsid w:val="00C93423"/>
    <w:rsid w:val="00C93CAB"/>
    <w:rsid w:val="00C957C9"/>
    <w:rsid w:val="00C963F4"/>
    <w:rsid w:val="00C96712"/>
    <w:rsid w:val="00C97DC5"/>
    <w:rsid w:val="00C97F2A"/>
    <w:rsid w:val="00CA0A80"/>
    <w:rsid w:val="00CA1235"/>
    <w:rsid w:val="00CA22ED"/>
    <w:rsid w:val="00CA2332"/>
    <w:rsid w:val="00CA2AF9"/>
    <w:rsid w:val="00CA3709"/>
    <w:rsid w:val="00CA447D"/>
    <w:rsid w:val="00CA4787"/>
    <w:rsid w:val="00CA55E3"/>
    <w:rsid w:val="00CA57BB"/>
    <w:rsid w:val="00CA62FA"/>
    <w:rsid w:val="00CA7E28"/>
    <w:rsid w:val="00CB02D4"/>
    <w:rsid w:val="00CB04D5"/>
    <w:rsid w:val="00CB06B5"/>
    <w:rsid w:val="00CB0B3E"/>
    <w:rsid w:val="00CB1281"/>
    <w:rsid w:val="00CB1393"/>
    <w:rsid w:val="00CB1650"/>
    <w:rsid w:val="00CB1EB6"/>
    <w:rsid w:val="00CB2A44"/>
    <w:rsid w:val="00CB2FB7"/>
    <w:rsid w:val="00CB3E8E"/>
    <w:rsid w:val="00CB40E7"/>
    <w:rsid w:val="00CB4C77"/>
    <w:rsid w:val="00CB5966"/>
    <w:rsid w:val="00CB59BE"/>
    <w:rsid w:val="00CB6493"/>
    <w:rsid w:val="00CB7C51"/>
    <w:rsid w:val="00CB7FDF"/>
    <w:rsid w:val="00CC01BD"/>
    <w:rsid w:val="00CC07B6"/>
    <w:rsid w:val="00CC09C1"/>
    <w:rsid w:val="00CC104C"/>
    <w:rsid w:val="00CC1F90"/>
    <w:rsid w:val="00CC22D3"/>
    <w:rsid w:val="00CC345D"/>
    <w:rsid w:val="00CC36C1"/>
    <w:rsid w:val="00CC36E4"/>
    <w:rsid w:val="00CC4F70"/>
    <w:rsid w:val="00CC5040"/>
    <w:rsid w:val="00CC5B0E"/>
    <w:rsid w:val="00CC5FBA"/>
    <w:rsid w:val="00CC7E92"/>
    <w:rsid w:val="00CD18D6"/>
    <w:rsid w:val="00CD1D13"/>
    <w:rsid w:val="00CD39F7"/>
    <w:rsid w:val="00CD476A"/>
    <w:rsid w:val="00CD560F"/>
    <w:rsid w:val="00CD5FAD"/>
    <w:rsid w:val="00CD6204"/>
    <w:rsid w:val="00CD6250"/>
    <w:rsid w:val="00CD7120"/>
    <w:rsid w:val="00CE1943"/>
    <w:rsid w:val="00CE351B"/>
    <w:rsid w:val="00CE48E8"/>
    <w:rsid w:val="00CE54E3"/>
    <w:rsid w:val="00CE5630"/>
    <w:rsid w:val="00CE5BB8"/>
    <w:rsid w:val="00CE6478"/>
    <w:rsid w:val="00CF00D8"/>
    <w:rsid w:val="00CF111E"/>
    <w:rsid w:val="00CF2078"/>
    <w:rsid w:val="00CF2A3F"/>
    <w:rsid w:val="00CF3A84"/>
    <w:rsid w:val="00CF3FB4"/>
    <w:rsid w:val="00CF4FC1"/>
    <w:rsid w:val="00CF5E71"/>
    <w:rsid w:val="00CF6210"/>
    <w:rsid w:val="00CF6A26"/>
    <w:rsid w:val="00CF6AE0"/>
    <w:rsid w:val="00CF7299"/>
    <w:rsid w:val="00CF7BB5"/>
    <w:rsid w:val="00CF7FAF"/>
    <w:rsid w:val="00D009A0"/>
    <w:rsid w:val="00D00C81"/>
    <w:rsid w:val="00D00E40"/>
    <w:rsid w:val="00D01835"/>
    <w:rsid w:val="00D01FEE"/>
    <w:rsid w:val="00D02CF3"/>
    <w:rsid w:val="00D038E9"/>
    <w:rsid w:val="00D05026"/>
    <w:rsid w:val="00D051B9"/>
    <w:rsid w:val="00D05FBB"/>
    <w:rsid w:val="00D07191"/>
    <w:rsid w:val="00D076BC"/>
    <w:rsid w:val="00D07D22"/>
    <w:rsid w:val="00D07E1B"/>
    <w:rsid w:val="00D10043"/>
    <w:rsid w:val="00D108D1"/>
    <w:rsid w:val="00D10985"/>
    <w:rsid w:val="00D10A4F"/>
    <w:rsid w:val="00D11294"/>
    <w:rsid w:val="00D11C03"/>
    <w:rsid w:val="00D1205E"/>
    <w:rsid w:val="00D1365F"/>
    <w:rsid w:val="00D13C79"/>
    <w:rsid w:val="00D1495D"/>
    <w:rsid w:val="00D14B6E"/>
    <w:rsid w:val="00D1553B"/>
    <w:rsid w:val="00D174CC"/>
    <w:rsid w:val="00D20BF8"/>
    <w:rsid w:val="00D214D2"/>
    <w:rsid w:val="00D22529"/>
    <w:rsid w:val="00D23386"/>
    <w:rsid w:val="00D24347"/>
    <w:rsid w:val="00D244F7"/>
    <w:rsid w:val="00D248A5"/>
    <w:rsid w:val="00D249EE"/>
    <w:rsid w:val="00D251BC"/>
    <w:rsid w:val="00D25413"/>
    <w:rsid w:val="00D265D9"/>
    <w:rsid w:val="00D268DE"/>
    <w:rsid w:val="00D26ABB"/>
    <w:rsid w:val="00D271CF"/>
    <w:rsid w:val="00D30153"/>
    <w:rsid w:val="00D31A01"/>
    <w:rsid w:val="00D31A6F"/>
    <w:rsid w:val="00D32047"/>
    <w:rsid w:val="00D320E5"/>
    <w:rsid w:val="00D32162"/>
    <w:rsid w:val="00D32AA0"/>
    <w:rsid w:val="00D34192"/>
    <w:rsid w:val="00D3424C"/>
    <w:rsid w:val="00D34285"/>
    <w:rsid w:val="00D37A66"/>
    <w:rsid w:val="00D40C0B"/>
    <w:rsid w:val="00D41383"/>
    <w:rsid w:val="00D41C37"/>
    <w:rsid w:val="00D42E01"/>
    <w:rsid w:val="00D4412F"/>
    <w:rsid w:val="00D44405"/>
    <w:rsid w:val="00D449C3"/>
    <w:rsid w:val="00D4559C"/>
    <w:rsid w:val="00D45C04"/>
    <w:rsid w:val="00D4637C"/>
    <w:rsid w:val="00D463BF"/>
    <w:rsid w:val="00D463F8"/>
    <w:rsid w:val="00D46457"/>
    <w:rsid w:val="00D46A15"/>
    <w:rsid w:val="00D46A5B"/>
    <w:rsid w:val="00D50739"/>
    <w:rsid w:val="00D50BB2"/>
    <w:rsid w:val="00D51670"/>
    <w:rsid w:val="00D521CB"/>
    <w:rsid w:val="00D52506"/>
    <w:rsid w:val="00D525D0"/>
    <w:rsid w:val="00D5276E"/>
    <w:rsid w:val="00D52941"/>
    <w:rsid w:val="00D53351"/>
    <w:rsid w:val="00D537B2"/>
    <w:rsid w:val="00D537F9"/>
    <w:rsid w:val="00D54A88"/>
    <w:rsid w:val="00D55D6C"/>
    <w:rsid w:val="00D5641F"/>
    <w:rsid w:val="00D57E0F"/>
    <w:rsid w:val="00D625F8"/>
    <w:rsid w:val="00D632BB"/>
    <w:rsid w:val="00D6433E"/>
    <w:rsid w:val="00D64A79"/>
    <w:rsid w:val="00D65AA3"/>
    <w:rsid w:val="00D6627C"/>
    <w:rsid w:val="00D662B4"/>
    <w:rsid w:val="00D6676D"/>
    <w:rsid w:val="00D7064F"/>
    <w:rsid w:val="00D707B3"/>
    <w:rsid w:val="00D70BB7"/>
    <w:rsid w:val="00D70F46"/>
    <w:rsid w:val="00D711BB"/>
    <w:rsid w:val="00D73B42"/>
    <w:rsid w:val="00D73DB0"/>
    <w:rsid w:val="00D7421A"/>
    <w:rsid w:val="00D74E36"/>
    <w:rsid w:val="00D75374"/>
    <w:rsid w:val="00D75AD5"/>
    <w:rsid w:val="00D75AE5"/>
    <w:rsid w:val="00D762EB"/>
    <w:rsid w:val="00D76988"/>
    <w:rsid w:val="00D76B5B"/>
    <w:rsid w:val="00D77D4A"/>
    <w:rsid w:val="00D802AF"/>
    <w:rsid w:val="00D81257"/>
    <w:rsid w:val="00D818EF"/>
    <w:rsid w:val="00D82830"/>
    <w:rsid w:val="00D82A08"/>
    <w:rsid w:val="00D82C38"/>
    <w:rsid w:val="00D83250"/>
    <w:rsid w:val="00D8330B"/>
    <w:rsid w:val="00D8388F"/>
    <w:rsid w:val="00D838ED"/>
    <w:rsid w:val="00D83999"/>
    <w:rsid w:val="00D8419F"/>
    <w:rsid w:val="00D8478A"/>
    <w:rsid w:val="00D847B0"/>
    <w:rsid w:val="00D86E8B"/>
    <w:rsid w:val="00D86ECF"/>
    <w:rsid w:val="00D90FB6"/>
    <w:rsid w:val="00D91B6A"/>
    <w:rsid w:val="00D928FC"/>
    <w:rsid w:val="00D92C2A"/>
    <w:rsid w:val="00D93541"/>
    <w:rsid w:val="00D9371A"/>
    <w:rsid w:val="00D941BC"/>
    <w:rsid w:val="00D9516A"/>
    <w:rsid w:val="00D95664"/>
    <w:rsid w:val="00D961A9"/>
    <w:rsid w:val="00D96BC4"/>
    <w:rsid w:val="00D973C7"/>
    <w:rsid w:val="00DA02BE"/>
    <w:rsid w:val="00DA0717"/>
    <w:rsid w:val="00DA08E8"/>
    <w:rsid w:val="00DA0A68"/>
    <w:rsid w:val="00DA0F53"/>
    <w:rsid w:val="00DA2833"/>
    <w:rsid w:val="00DA2C4A"/>
    <w:rsid w:val="00DA2E24"/>
    <w:rsid w:val="00DA3429"/>
    <w:rsid w:val="00DA408F"/>
    <w:rsid w:val="00DA4C63"/>
    <w:rsid w:val="00DA6951"/>
    <w:rsid w:val="00DA6E0C"/>
    <w:rsid w:val="00DA7090"/>
    <w:rsid w:val="00DB02D8"/>
    <w:rsid w:val="00DB0333"/>
    <w:rsid w:val="00DB04CD"/>
    <w:rsid w:val="00DB056E"/>
    <w:rsid w:val="00DB13C3"/>
    <w:rsid w:val="00DB15E8"/>
    <w:rsid w:val="00DB2ADB"/>
    <w:rsid w:val="00DB2E91"/>
    <w:rsid w:val="00DB4023"/>
    <w:rsid w:val="00DB4357"/>
    <w:rsid w:val="00DB4B81"/>
    <w:rsid w:val="00DB5352"/>
    <w:rsid w:val="00DB5639"/>
    <w:rsid w:val="00DB6103"/>
    <w:rsid w:val="00DB6CC9"/>
    <w:rsid w:val="00DB75BA"/>
    <w:rsid w:val="00DB7BDE"/>
    <w:rsid w:val="00DB7C3A"/>
    <w:rsid w:val="00DB7F23"/>
    <w:rsid w:val="00DC00DA"/>
    <w:rsid w:val="00DC0142"/>
    <w:rsid w:val="00DC0220"/>
    <w:rsid w:val="00DC0B7F"/>
    <w:rsid w:val="00DC0C67"/>
    <w:rsid w:val="00DC12E4"/>
    <w:rsid w:val="00DC13C1"/>
    <w:rsid w:val="00DC2594"/>
    <w:rsid w:val="00DC340B"/>
    <w:rsid w:val="00DC4AC2"/>
    <w:rsid w:val="00DC5464"/>
    <w:rsid w:val="00DC616F"/>
    <w:rsid w:val="00DC6195"/>
    <w:rsid w:val="00DC6805"/>
    <w:rsid w:val="00DC6B1A"/>
    <w:rsid w:val="00DC70C4"/>
    <w:rsid w:val="00DD0503"/>
    <w:rsid w:val="00DD0533"/>
    <w:rsid w:val="00DD0650"/>
    <w:rsid w:val="00DD0D13"/>
    <w:rsid w:val="00DD1BB5"/>
    <w:rsid w:val="00DD202D"/>
    <w:rsid w:val="00DD32E5"/>
    <w:rsid w:val="00DD34E1"/>
    <w:rsid w:val="00DD3591"/>
    <w:rsid w:val="00DD35B2"/>
    <w:rsid w:val="00DD5D31"/>
    <w:rsid w:val="00DD76D9"/>
    <w:rsid w:val="00DE000C"/>
    <w:rsid w:val="00DE013B"/>
    <w:rsid w:val="00DE1228"/>
    <w:rsid w:val="00DE1AEC"/>
    <w:rsid w:val="00DE3306"/>
    <w:rsid w:val="00DE373F"/>
    <w:rsid w:val="00DE3ADC"/>
    <w:rsid w:val="00DE4370"/>
    <w:rsid w:val="00DE47CE"/>
    <w:rsid w:val="00DE5A9F"/>
    <w:rsid w:val="00DE657C"/>
    <w:rsid w:val="00DE760B"/>
    <w:rsid w:val="00DE78D9"/>
    <w:rsid w:val="00DF06A7"/>
    <w:rsid w:val="00DF0809"/>
    <w:rsid w:val="00DF162A"/>
    <w:rsid w:val="00DF18C4"/>
    <w:rsid w:val="00DF2A6C"/>
    <w:rsid w:val="00DF2B6C"/>
    <w:rsid w:val="00DF2DB1"/>
    <w:rsid w:val="00DF3004"/>
    <w:rsid w:val="00DF344F"/>
    <w:rsid w:val="00DF36C6"/>
    <w:rsid w:val="00DF3ADC"/>
    <w:rsid w:val="00DF3FCD"/>
    <w:rsid w:val="00DF4488"/>
    <w:rsid w:val="00DF5110"/>
    <w:rsid w:val="00DF65C7"/>
    <w:rsid w:val="00DF6CCD"/>
    <w:rsid w:val="00DF6F72"/>
    <w:rsid w:val="00DF7113"/>
    <w:rsid w:val="00DF7600"/>
    <w:rsid w:val="00DF7C2C"/>
    <w:rsid w:val="00E00705"/>
    <w:rsid w:val="00E00A8D"/>
    <w:rsid w:val="00E00DD2"/>
    <w:rsid w:val="00E01524"/>
    <w:rsid w:val="00E01C08"/>
    <w:rsid w:val="00E029FF"/>
    <w:rsid w:val="00E02AD2"/>
    <w:rsid w:val="00E04986"/>
    <w:rsid w:val="00E05435"/>
    <w:rsid w:val="00E05C4D"/>
    <w:rsid w:val="00E06488"/>
    <w:rsid w:val="00E06B21"/>
    <w:rsid w:val="00E07901"/>
    <w:rsid w:val="00E07D4C"/>
    <w:rsid w:val="00E105F0"/>
    <w:rsid w:val="00E10714"/>
    <w:rsid w:val="00E116A2"/>
    <w:rsid w:val="00E11793"/>
    <w:rsid w:val="00E121EF"/>
    <w:rsid w:val="00E12346"/>
    <w:rsid w:val="00E12385"/>
    <w:rsid w:val="00E123B0"/>
    <w:rsid w:val="00E124F0"/>
    <w:rsid w:val="00E12E11"/>
    <w:rsid w:val="00E1344D"/>
    <w:rsid w:val="00E14915"/>
    <w:rsid w:val="00E14948"/>
    <w:rsid w:val="00E14EBF"/>
    <w:rsid w:val="00E154EC"/>
    <w:rsid w:val="00E15A69"/>
    <w:rsid w:val="00E163F1"/>
    <w:rsid w:val="00E16539"/>
    <w:rsid w:val="00E169EA"/>
    <w:rsid w:val="00E20279"/>
    <w:rsid w:val="00E20292"/>
    <w:rsid w:val="00E2034D"/>
    <w:rsid w:val="00E212A2"/>
    <w:rsid w:val="00E21E50"/>
    <w:rsid w:val="00E220C2"/>
    <w:rsid w:val="00E227C4"/>
    <w:rsid w:val="00E22842"/>
    <w:rsid w:val="00E23024"/>
    <w:rsid w:val="00E23D2E"/>
    <w:rsid w:val="00E24CA4"/>
    <w:rsid w:val="00E25743"/>
    <w:rsid w:val="00E26182"/>
    <w:rsid w:val="00E26754"/>
    <w:rsid w:val="00E26B54"/>
    <w:rsid w:val="00E26FC8"/>
    <w:rsid w:val="00E27213"/>
    <w:rsid w:val="00E27E6E"/>
    <w:rsid w:val="00E30E7D"/>
    <w:rsid w:val="00E315A3"/>
    <w:rsid w:val="00E31C10"/>
    <w:rsid w:val="00E31CEA"/>
    <w:rsid w:val="00E32AD4"/>
    <w:rsid w:val="00E334F3"/>
    <w:rsid w:val="00E33DC6"/>
    <w:rsid w:val="00E34673"/>
    <w:rsid w:val="00E349A0"/>
    <w:rsid w:val="00E355DA"/>
    <w:rsid w:val="00E35839"/>
    <w:rsid w:val="00E35907"/>
    <w:rsid w:val="00E35C83"/>
    <w:rsid w:val="00E35E0D"/>
    <w:rsid w:val="00E35EE1"/>
    <w:rsid w:val="00E36327"/>
    <w:rsid w:val="00E36AC0"/>
    <w:rsid w:val="00E3753D"/>
    <w:rsid w:val="00E40711"/>
    <w:rsid w:val="00E4100C"/>
    <w:rsid w:val="00E41A3F"/>
    <w:rsid w:val="00E43418"/>
    <w:rsid w:val="00E43747"/>
    <w:rsid w:val="00E43A58"/>
    <w:rsid w:val="00E441E5"/>
    <w:rsid w:val="00E44D6E"/>
    <w:rsid w:val="00E450C2"/>
    <w:rsid w:val="00E45F27"/>
    <w:rsid w:val="00E465FC"/>
    <w:rsid w:val="00E47311"/>
    <w:rsid w:val="00E47506"/>
    <w:rsid w:val="00E5056C"/>
    <w:rsid w:val="00E50730"/>
    <w:rsid w:val="00E508CC"/>
    <w:rsid w:val="00E508D4"/>
    <w:rsid w:val="00E50967"/>
    <w:rsid w:val="00E50A85"/>
    <w:rsid w:val="00E51279"/>
    <w:rsid w:val="00E5214E"/>
    <w:rsid w:val="00E52321"/>
    <w:rsid w:val="00E5280E"/>
    <w:rsid w:val="00E541D9"/>
    <w:rsid w:val="00E54744"/>
    <w:rsid w:val="00E54A2F"/>
    <w:rsid w:val="00E55068"/>
    <w:rsid w:val="00E55F66"/>
    <w:rsid w:val="00E56905"/>
    <w:rsid w:val="00E56D07"/>
    <w:rsid w:val="00E56D60"/>
    <w:rsid w:val="00E576AB"/>
    <w:rsid w:val="00E57E09"/>
    <w:rsid w:val="00E602BE"/>
    <w:rsid w:val="00E603AE"/>
    <w:rsid w:val="00E604A8"/>
    <w:rsid w:val="00E608AC"/>
    <w:rsid w:val="00E610F8"/>
    <w:rsid w:val="00E61E29"/>
    <w:rsid w:val="00E621B5"/>
    <w:rsid w:val="00E62A23"/>
    <w:rsid w:val="00E63022"/>
    <w:rsid w:val="00E63358"/>
    <w:rsid w:val="00E6477C"/>
    <w:rsid w:val="00E654E4"/>
    <w:rsid w:val="00E65F96"/>
    <w:rsid w:val="00E70099"/>
    <w:rsid w:val="00E70193"/>
    <w:rsid w:val="00E71999"/>
    <w:rsid w:val="00E71C60"/>
    <w:rsid w:val="00E734A1"/>
    <w:rsid w:val="00E7356D"/>
    <w:rsid w:val="00E738BE"/>
    <w:rsid w:val="00E73AA1"/>
    <w:rsid w:val="00E74CC6"/>
    <w:rsid w:val="00E757E6"/>
    <w:rsid w:val="00E758C2"/>
    <w:rsid w:val="00E76B26"/>
    <w:rsid w:val="00E76B97"/>
    <w:rsid w:val="00E8142D"/>
    <w:rsid w:val="00E816DF"/>
    <w:rsid w:val="00E8203B"/>
    <w:rsid w:val="00E82993"/>
    <w:rsid w:val="00E829C7"/>
    <w:rsid w:val="00E8388F"/>
    <w:rsid w:val="00E83969"/>
    <w:rsid w:val="00E84BC7"/>
    <w:rsid w:val="00E85163"/>
    <w:rsid w:val="00E85993"/>
    <w:rsid w:val="00E85C2D"/>
    <w:rsid w:val="00E85ED3"/>
    <w:rsid w:val="00E86014"/>
    <w:rsid w:val="00E86A54"/>
    <w:rsid w:val="00E872AA"/>
    <w:rsid w:val="00E87802"/>
    <w:rsid w:val="00E87AA7"/>
    <w:rsid w:val="00E90968"/>
    <w:rsid w:val="00E90C6F"/>
    <w:rsid w:val="00E91274"/>
    <w:rsid w:val="00E9320D"/>
    <w:rsid w:val="00E94105"/>
    <w:rsid w:val="00E945E7"/>
    <w:rsid w:val="00E953BD"/>
    <w:rsid w:val="00E961DF"/>
    <w:rsid w:val="00E96AC9"/>
    <w:rsid w:val="00E97430"/>
    <w:rsid w:val="00E976FF"/>
    <w:rsid w:val="00EA067E"/>
    <w:rsid w:val="00EA0770"/>
    <w:rsid w:val="00EA13EB"/>
    <w:rsid w:val="00EA17D1"/>
    <w:rsid w:val="00EA2399"/>
    <w:rsid w:val="00EA2830"/>
    <w:rsid w:val="00EA33DB"/>
    <w:rsid w:val="00EA3611"/>
    <w:rsid w:val="00EA7946"/>
    <w:rsid w:val="00EB1301"/>
    <w:rsid w:val="00EB19B4"/>
    <w:rsid w:val="00EB20EE"/>
    <w:rsid w:val="00EB22C5"/>
    <w:rsid w:val="00EB2566"/>
    <w:rsid w:val="00EB2E80"/>
    <w:rsid w:val="00EB3251"/>
    <w:rsid w:val="00EB36BD"/>
    <w:rsid w:val="00EB4DDB"/>
    <w:rsid w:val="00EB4DF4"/>
    <w:rsid w:val="00EB547D"/>
    <w:rsid w:val="00EB548B"/>
    <w:rsid w:val="00EB57CF"/>
    <w:rsid w:val="00EB6DD4"/>
    <w:rsid w:val="00EB7713"/>
    <w:rsid w:val="00EC031B"/>
    <w:rsid w:val="00EC09FF"/>
    <w:rsid w:val="00EC0E07"/>
    <w:rsid w:val="00EC0FF7"/>
    <w:rsid w:val="00EC1102"/>
    <w:rsid w:val="00EC1953"/>
    <w:rsid w:val="00EC3B14"/>
    <w:rsid w:val="00EC3EF1"/>
    <w:rsid w:val="00EC4D3B"/>
    <w:rsid w:val="00EC5CF9"/>
    <w:rsid w:val="00EC691C"/>
    <w:rsid w:val="00ED01FD"/>
    <w:rsid w:val="00ED05B1"/>
    <w:rsid w:val="00ED0DED"/>
    <w:rsid w:val="00ED128E"/>
    <w:rsid w:val="00ED1364"/>
    <w:rsid w:val="00ED1B77"/>
    <w:rsid w:val="00ED24D2"/>
    <w:rsid w:val="00ED2797"/>
    <w:rsid w:val="00ED2FF7"/>
    <w:rsid w:val="00ED39A4"/>
    <w:rsid w:val="00ED5275"/>
    <w:rsid w:val="00ED5559"/>
    <w:rsid w:val="00ED6543"/>
    <w:rsid w:val="00ED664E"/>
    <w:rsid w:val="00ED6F26"/>
    <w:rsid w:val="00ED71FD"/>
    <w:rsid w:val="00ED76B2"/>
    <w:rsid w:val="00ED7A51"/>
    <w:rsid w:val="00ED7D2A"/>
    <w:rsid w:val="00ED7F13"/>
    <w:rsid w:val="00EE0633"/>
    <w:rsid w:val="00EE0C49"/>
    <w:rsid w:val="00EE0D40"/>
    <w:rsid w:val="00EE14B4"/>
    <w:rsid w:val="00EE17B4"/>
    <w:rsid w:val="00EE2F56"/>
    <w:rsid w:val="00EE31C2"/>
    <w:rsid w:val="00EE3B57"/>
    <w:rsid w:val="00EE464B"/>
    <w:rsid w:val="00EE4DC2"/>
    <w:rsid w:val="00EE543F"/>
    <w:rsid w:val="00EE6325"/>
    <w:rsid w:val="00EE7EFA"/>
    <w:rsid w:val="00EF0B0A"/>
    <w:rsid w:val="00EF0E9B"/>
    <w:rsid w:val="00EF1372"/>
    <w:rsid w:val="00EF13FC"/>
    <w:rsid w:val="00EF1626"/>
    <w:rsid w:val="00EF17B1"/>
    <w:rsid w:val="00EF1D2D"/>
    <w:rsid w:val="00EF2C66"/>
    <w:rsid w:val="00EF311A"/>
    <w:rsid w:val="00EF3128"/>
    <w:rsid w:val="00EF32FD"/>
    <w:rsid w:val="00EF361C"/>
    <w:rsid w:val="00EF3D02"/>
    <w:rsid w:val="00EF4064"/>
    <w:rsid w:val="00EF423A"/>
    <w:rsid w:val="00EF46B2"/>
    <w:rsid w:val="00EF4948"/>
    <w:rsid w:val="00EF4CEF"/>
    <w:rsid w:val="00EF5483"/>
    <w:rsid w:val="00EF5A85"/>
    <w:rsid w:val="00EF5B99"/>
    <w:rsid w:val="00EF5BAC"/>
    <w:rsid w:val="00EF73EB"/>
    <w:rsid w:val="00EF773E"/>
    <w:rsid w:val="00F00795"/>
    <w:rsid w:val="00F00D68"/>
    <w:rsid w:val="00F02D6B"/>
    <w:rsid w:val="00F035C2"/>
    <w:rsid w:val="00F035F3"/>
    <w:rsid w:val="00F04552"/>
    <w:rsid w:val="00F04AE8"/>
    <w:rsid w:val="00F06903"/>
    <w:rsid w:val="00F06E79"/>
    <w:rsid w:val="00F077D6"/>
    <w:rsid w:val="00F1066C"/>
    <w:rsid w:val="00F1089D"/>
    <w:rsid w:val="00F11D84"/>
    <w:rsid w:val="00F12447"/>
    <w:rsid w:val="00F129C4"/>
    <w:rsid w:val="00F12D64"/>
    <w:rsid w:val="00F1367D"/>
    <w:rsid w:val="00F14845"/>
    <w:rsid w:val="00F150F1"/>
    <w:rsid w:val="00F15C64"/>
    <w:rsid w:val="00F1617D"/>
    <w:rsid w:val="00F16E14"/>
    <w:rsid w:val="00F170CF"/>
    <w:rsid w:val="00F1790D"/>
    <w:rsid w:val="00F1792D"/>
    <w:rsid w:val="00F216DD"/>
    <w:rsid w:val="00F21B0D"/>
    <w:rsid w:val="00F21C77"/>
    <w:rsid w:val="00F21E37"/>
    <w:rsid w:val="00F21FC2"/>
    <w:rsid w:val="00F22311"/>
    <w:rsid w:val="00F22448"/>
    <w:rsid w:val="00F226F6"/>
    <w:rsid w:val="00F2291B"/>
    <w:rsid w:val="00F22962"/>
    <w:rsid w:val="00F22C13"/>
    <w:rsid w:val="00F23604"/>
    <w:rsid w:val="00F2376D"/>
    <w:rsid w:val="00F23971"/>
    <w:rsid w:val="00F247F4"/>
    <w:rsid w:val="00F24AB5"/>
    <w:rsid w:val="00F25461"/>
    <w:rsid w:val="00F25F77"/>
    <w:rsid w:val="00F27BD2"/>
    <w:rsid w:val="00F33007"/>
    <w:rsid w:val="00F3343F"/>
    <w:rsid w:val="00F33AFD"/>
    <w:rsid w:val="00F3438A"/>
    <w:rsid w:val="00F348AF"/>
    <w:rsid w:val="00F34D6F"/>
    <w:rsid w:val="00F35110"/>
    <w:rsid w:val="00F362F3"/>
    <w:rsid w:val="00F36AEC"/>
    <w:rsid w:val="00F3755E"/>
    <w:rsid w:val="00F37CB9"/>
    <w:rsid w:val="00F40DE2"/>
    <w:rsid w:val="00F418BF"/>
    <w:rsid w:val="00F43E81"/>
    <w:rsid w:val="00F442D1"/>
    <w:rsid w:val="00F44B40"/>
    <w:rsid w:val="00F44DA6"/>
    <w:rsid w:val="00F45159"/>
    <w:rsid w:val="00F45B6A"/>
    <w:rsid w:val="00F4675F"/>
    <w:rsid w:val="00F5019F"/>
    <w:rsid w:val="00F508BB"/>
    <w:rsid w:val="00F511C7"/>
    <w:rsid w:val="00F518CD"/>
    <w:rsid w:val="00F51DB5"/>
    <w:rsid w:val="00F51E60"/>
    <w:rsid w:val="00F5230E"/>
    <w:rsid w:val="00F52C28"/>
    <w:rsid w:val="00F52EFF"/>
    <w:rsid w:val="00F53178"/>
    <w:rsid w:val="00F551F1"/>
    <w:rsid w:val="00F55DBA"/>
    <w:rsid w:val="00F56001"/>
    <w:rsid w:val="00F5603D"/>
    <w:rsid w:val="00F56111"/>
    <w:rsid w:val="00F56D5F"/>
    <w:rsid w:val="00F56F0B"/>
    <w:rsid w:val="00F57040"/>
    <w:rsid w:val="00F57399"/>
    <w:rsid w:val="00F57ABC"/>
    <w:rsid w:val="00F602E4"/>
    <w:rsid w:val="00F60833"/>
    <w:rsid w:val="00F61C1D"/>
    <w:rsid w:val="00F62220"/>
    <w:rsid w:val="00F625DB"/>
    <w:rsid w:val="00F62735"/>
    <w:rsid w:val="00F62A3C"/>
    <w:rsid w:val="00F62CBC"/>
    <w:rsid w:val="00F62EB1"/>
    <w:rsid w:val="00F62FA6"/>
    <w:rsid w:val="00F631A8"/>
    <w:rsid w:val="00F634C6"/>
    <w:rsid w:val="00F635EA"/>
    <w:rsid w:val="00F63B8F"/>
    <w:rsid w:val="00F641ED"/>
    <w:rsid w:val="00F647BD"/>
    <w:rsid w:val="00F65502"/>
    <w:rsid w:val="00F66102"/>
    <w:rsid w:val="00F66157"/>
    <w:rsid w:val="00F66FD3"/>
    <w:rsid w:val="00F670D5"/>
    <w:rsid w:val="00F7021C"/>
    <w:rsid w:val="00F70646"/>
    <w:rsid w:val="00F70704"/>
    <w:rsid w:val="00F71B58"/>
    <w:rsid w:val="00F74425"/>
    <w:rsid w:val="00F75258"/>
    <w:rsid w:val="00F753C8"/>
    <w:rsid w:val="00F75A1E"/>
    <w:rsid w:val="00F76067"/>
    <w:rsid w:val="00F7627F"/>
    <w:rsid w:val="00F77DC2"/>
    <w:rsid w:val="00F806D3"/>
    <w:rsid w:val="00F81E74"/>
    <w:rsid w:val="00F81ECD"/>
    <w:rsid w:val="00F8216A"/>
    <w:rsid w:val="00F82AEE"/>
    <w:rsid w:val="00F830DB"/>
    <w:rsid w:val="00F8395F"/>
    <w:rsid w:val="00F83C4D"/>
    <w:rsid w:val="00F8443E"/>
    <w:rsid w:val="00F845E8"/>
    <w:rsid w:val="00F84ABF"/>
    <w:rsid w:val="00F84B59"/>
    <w:rsid w:val="00F85093"/>
    <w:rsid w:val="00F858C5"/>
    <w:rsid w:val="00F85F7F"/>
    <w:rsid w:val="00F85FFC"/>
    <w:rsid w:val="00F86964"/>
    <w:rsid w:val="00F87907"/>
    <w:rsid w:val="00F90AC4"/>
    <w:rsid w:val="00F91265"/>
    <w:rsid w:val="00F926D9"/>
    <w:rsid w:val="00F92EC8"/>
    <w:rsid w:val="00F93AC4"/>
    <w:rsid w:val="00F93CB4"/>
    <w:rsid w:val="00F94554"/>
    <w:rsid w:val="00F96261"/>
    <w:rsid w:val="00F9628A"/>
    <w:rsid w:val="00F97D2B"/>
    <w:rsid w:val="00FA1D28"/>
    <w:rsid w:val="00FA1FB2"/>
    <w:rsid w:val="00FA2D98"/>
    <w:rsid w:val="00FA2FD4"/>
    <w:rsid w:val="00FA3036"/>
    <w:rsid w:val="00FA46B8"/>
    <w:rsid w:val="00FA47C7"/>
    <w:rsid w:val="00FA4EF3"/>
    <w:rsid w:val="00FA5ED1"/>
    <w:rsid w:val="00FA5F2D"/>
    <w:rsid w:val="00FA6291"/>
    <w:rsid w:val="00FA73F1"/>
    <w:rsid w:val="00FA7CF8"/>
    <w:rsid w:val="00FA7D79"/>
    <w:rsid w:val="00FB02DA"/>
    <w:rsid w:val="00FB03DA"/>
    <w:rsid w:val="00FB0B60"/>
    <w:rsid w:val="00FB1405"/>
    <w:rsid w:val="00FB25FD"/>
    <w:rsid w:val="00FB2D01"/>
    <w:rsid w:val="00FB2DA6"/>
    <w:rsid w:val="00FB51FC"/>
    <w:rsid w:val="00FB5862"/>
    <w:rsid w:val="00FB5935"/>
    <w:rsid w:val="00FB652C"/>
    <w:rsid w:val="00FB76B5"/>
    <w:rsid w:val="00FB7CEF"/>
    <w:rsid w:val="00FC0731"/>
    <w:rsid w:val="00FC0FEA"/>
    <w:rsid w:val="00FC2497"/>
    <w:rsid w:val="00FC380C"/>
    <w:rsid w:val="00FC3877"/>
    <w:rsid w:val="00FC3F48"/>
    <w:rsid w:val="00FC3FE8"/>
    <w:rsid w:val="00FC6B7D"/>
    <w:rsid w:val="00FC6D14"/>
    <w:rsid w:val="00FC7004"/>
    <w:rsid w:val="00FC7221"/>
    <w:rsid w:val="00FC7A8E"/>
    <w:rsid w:val="00FD0709"/>
    <w:rsid w:val="00FD0E13"/>
    <w:rsid w:val="00FD15BF"/>
    <w:rsid w:val="00FD165D"/>
    <w:rsid w:val="00FD1A60"/>
    <w:rsid w:val="00FD1CCD"/>
    <w:rsid w:val="00FD1FB8"/>
    <w:rsid w:val="00FD21D0"/>
    <w:rsid w:val="00FD2C0D"/>
    <w:rsid w:val="00FD2F6D"/>
    <w:rsid w:val="00FD357C"/>
    <w:rsid w:val="00FD43E6"/>
    <w:rsid w:val="00FD44BC"/>
    <w:rsid w:val="00FD44FE"/>
    <w:rsid w:val="00FD56C7"/>
    <w:rsid w:val="00FD5DF8"/>
    <w:rsid w:val="00FD60AB"/>
    <w:rsid w:val="00FD6762"/>
    <w:rsid w:val="00FD6A08"/>
    <w:rsid w:val="00FD75D9"/>
    <w:rsid w:val="00FD7A24"/>
    <w:rsid w:val="00FE031E"/>
    <w:rsid w:val="00FE250E"/>
    <w:rsid w:val="00FE2E39"/>
    <w:rsid w:val="00FE4DCA"/>
    <w:rsid w:val="00FE50A3"/>
    <w:rsid w:val="00FE56C0"/>
    <w:rsid w:val="00FE5C11"/>
    <w:rsid w:val="00FE5C99"/>
    <w:rsid w:val="00FE5CFD"/>
    <w:rsid w:val="00FE614F"/>
    <w:rsid w:val="00FE67AE"/>
    <w:rsid w:val="00FF1DC2"/>
    <w:rsid w:val="00FF26E9"/>
    <w:rsid w:val="00FF2967"/>
    <w:rsid w:val="00FF2EB3"/>
    <w:rsid w:val="00FF35D4"/>
    <w:rsid w:val="00FF386F"/>
    <w:rsid w:val="00FF4502"/>
    <w:rsid w:val="00FF6114"/>
    <w:rsid w:val="00FF66D6"/>
    <w:rsid w:val="00FF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1198"/>
    <w:rPr>
      <w:sz w:val="24"/>
      <w:szCs w:val="24"/>
    </w:rPr>
  </w:style>
  <w:style w:type="paragraph" w:styleId="Heading1">
    <w:name w:val="heading 1"/>
    <w:basedOn w:val="Normal"/>
    <w:next w:val="Normal"/>
    <w:qFormat/>
    <w:rsid w:val="0021065F"/>
    <w:pPr>
      <w:keepNext/>
      <w:tabs>
        <w:tab w:val="left" w:pos="-7920"/>
        <w:tab w:val="left" w:pos="-7236"/>
        <w:tab w:val="left" w:pos="-6480"/>
        <w:tab w:val="left" w:pos="-5754"/>
        <w:tab w:val="left" w:pos="-5070"/>
        <w:tab w:val="left" w:pos="-4272"/>
        <w:tab w:val="left" w:pos="-3588"/>
        <w:tab w:val="left" w:pos="-2904"/>
        <w:tab w:val="left" w:pos="-2106"/>
        <w:tab w:val="left" w:pos="-1422"/>
        <w:tab w:val="left" w:pos="-738"/>
        <w:tab w:val="left" w:pos="60"/>
        <w:tab w:val="left" w:pos="744"/>
        <w:tab w:val="left" w:pos="1428"/>
        <w:tab w:val="left" w:pos="2226"/>
      </w:tabs>
      <w:suppressAutoHyphens/>
      <w:spacing w:line="360" w:lineRule="auto"/>
      <w:jc w:val="center"/>
      <w:outlineLvl w:val="0"/>
    </w:pPr>
    <w:rPr>
      <w:spacing w:val="-2"/>
      <w:szCs w:val="20"/>
      <w:u w:val="single"/>
    </w:rPr>
  </w:style>
  <w:style w:type="paragraph" w:styleId="Heading2">
    <w:name w:val="heading 2"/>
    <w:basedOn w:val="Normal"/>
    <w:next w:val="Normal"/>
    <w:link w:val="Heading2Char"/>
    <w:qFormat/>
    <w:rsid w:val="00C364C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508CC"/>
    <w:pPr>
      <w:keepNext/>
      <w:spacing w:before="240" w:after="60"/>
      <w:outlineLvl w:val="2"/>
    </w:pPr>
    <w:rPr>
      <w:rFonts w:ascii="Arial" w:hAnsi="Arial" w:cs="Arial"/>
      <w:b/>
      <w:bCs/>
      <w:sz w:val="26"/>
      <w:szCs w:val="26"/>
    </w:rPr>
  </w:style>
  <w:style w:type="paragraph" w:styleId="Heading4">
    <w:name w:val="heading 4"/>
    <w:basedOn w:val="Normal"/>
    <w:next w:val="Normal"/>
    <w:qFormat/>
    <w:rsid w:val="00C17DCF"/>
    <w:pPr>
      <w:keepNext/>
      <w:spacing w:before="240" w:after="60"/>
      <w:outlineLvl w:val="3"/>
    </w:pPr>
    <w:rPr>
      <w:b/>
      <w:bCs/>
      <w:sz w:val="28"/>
      <w:szCs w:val="28"/>
    </w:rPr>
  </w:style>
  <w:style w:type="paragraph" w:styleId="Heading5">
    <w:name w:val="heading 5"/>
    <w:basedOn w:val="Normal"/>
    <w:next w:val="Normal"/>
    <w:qFormat/>
    <w:rsid w:val="00B62F3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84312"/>
    <w:rPr>
      <w:rFonts w:ascii="Arial" w:hAnsi="Arial" w:cs="Arial"/>
      <w:b/>
      <w:bCs/>
      <w:i/>
      <w:iCs/>
      <w:sz w:val="28"/>
      <w:szCs w:val="28"/>
      <w:lang w:val="en-US" w:eastAsia="en-US" w:bidi="ar-SA"/>
    </w:rPr>
  </w:style>
  <w:style w:type="character" w:customStyle="1" w:styleId="Heading3Char">
    <w:name w:val="Heading 3 Char"/>
    <w:link w:val="Heading3"/>
    <w:rsid w:val="00175A42"/>
    <w:rPr>
      <w:rFonts w:ascii="Arial" w:hAnsi="Arial" w:cs="Arial"/>
      <w:b/>
      <w:bCs/>
      <w:sz w:val="26"/>
      <w:szCs w:val="26"/>
      <w:lang w:val="en-US" w:eastAsia="en-US" w:bidi="ar-SA"/>
    </w:rPr>
  </w:style>
  <w:style w:type="paragraph" w:customStyle="1" w:styleId="1">
    <w:name w:val="1"/>
    <w:basedOn w:val="Normal"/>
    <w:semiHidden/>
    <w:rsid w:val="00D961A9"/>
    <w:pPr>
      <w:widowControl w:val="0"/>
      <w:snapToGrid w:val="0"/>
      <w:spacing w:after="160" w:line="240" w:lineRule="exact"/>
    </w:pPr>
    <w:rPr>
      <w:rFonts w:ascii="Verdana" w:hAnsi="Verdana"/>
      <w:sz w:val="20"/>
      <w:szCs w:val="20"/>
    </w:rPr>
  </w:style>
  <w:style w:type="paragraph" w:styleId="Header">
    <w:name w:val="header"/>
    <w:basedOn w:val="Normal"/>
    <w:link w:val="HeaderChar"/>
    <w:uiPriority w:val="99"/>
    <w:rsid w:val="000E14DC"/>
    <w:pPr>
      <w:tabs>
        <w:tab w:val="center" w:pos="4320"/>
        <w:tab w:val="right" w:pos="8640"/>
      </w:tabs>
    </w:pPr>
  </w:style>
  <w:style w:type="paragraph" w:styleId="Footer">
    <w:name w:val="footer"/>
    <w:basedOn w:val="Normal"/>
    <w:link w:val="FooterChar"/>
    <w:uiPriority w:val="99"/>
    <w:rsid w:val="000E14DC"/>
    <w:pPr>
      <w:tabs>
        <w:tab w:val="center" w:pos="4320"/>
        <w:tab w:val="right" w:pos="8640"/>
      </w:tabs>
    </w:pPr>
  </w:style>
  <w:style w:type="character" w:styleId="PageNumber">
    <w:name w:val="page number"/>
    <w:basedOn w:val="DefaultParagraphFont"/>
    <w:rsid w:val="000E14DC"/>
  </w:style>
  <w:style w:type="character" w:styleId="Hyperlink">
    <w:name w:val="Hyperlink"/>
    <w:uiPriority w:val="99"/>
    <w:rsid w:val="00B34948"/>
    <w:rPr>
      <w:color w:val="0000FF"/>
      <w:u w:val="single"/>
    </w:rPr>
  </w:style>
  <w:style w:type="paragraph" w:styleId="BodyText">
    <w:name w:val="Body Text"/>
    <w:basedOn w:val="Normal"/>
    <w:rsid w:val="00835F9D"/>
    <w:pPr>
      <w:tabs>
        <w:tab w:val="left" w:pos="720"/>
        <w:tab w:val="left" w:pos="2304"/>
        <w:tab w:val="left" w:pos="3168"/>
        <w:tab w:val="left" w:pos="8640"/>
      </w:tabs>
      <w:suppressAutoHyphens/>
      <w:spacing w:line="360" w:lineRule="auto"/>
    </w:pPr>
    <w:rPr>
      <w:spacing w:val="-3"/>
      <w:szCs w:val="20"/>
    </w:rPr>
  </w:style>
  <w:style w:type="paragraph" w:styleId="BodyTextIndent">
    <w:name w:val="Body Text Indent"/>
    <w:basedOn w:val="Normal"/>
    <w:rsid w:val="00AA3D9F"/>
    <w:pPr>
      <w:spacing w:after="120"/>
      <w:ind w:left="360"/>
    </w:pPr>
    <w:rPr>
      <w:sz w:val="20"/>
      <w:szCs w:val="20"/>
    </w:rPr>
  </w:style>
  <w:style w:type="paragraph" w:styleId="BalloonText">
    <w:name w:val="Balloon Text"/>
    <w:basedOn w:val="Normal"/>
    <w:semiHidden/>
    <w:rsid w:val="0021675A"/>
    <w:rPr>
      <w:rFonts w:ascii="Tahoma" w:hAnsi="Tahoma" w:cs="Tahoma"/>
      <w:sz w:val="16"/>
      <w:szCs w:val="16"/>
    </w:rPr>
  </w:style>
  <w:style w:type="paragraph" w:styleId="BodyTextIndent2">
    <w:name w:val="Body Text Indent 2"/>
    <w:basedOn w:val="Normal"/>
    <w:rsid w:val="00DE373F"/>
    <w:pPr>
      <w:spacing w:after="120" w:line="480" w:lineRule="auto"/>
      <w:ind w:left="360"/>
    </w:pPr>
  </w:style>
  <w:style w:type="table" w:styleId="TableGrid">
    <w:name w:val="Table Grid"/>
    <w:basedOn w:val="TableNormal"/>
    <w:rsid w:val="00B42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semiHidden/>
    <w:rsid w:val="00284312"/>
    <w:pPr>
      <w:widowControl w:val="0"/>
      <w:snapToGrid w:val="0"/>
      <w:spacing w:after="160" w:line="240" w:lineRule="exact"/>
    </w:pPr>
    <w:rPr>
      <w:rFonts w:ascii="Verdana" w:hAnsi="Verdana"/>
      <w:sz w:val="20"/>
      <w:szCs w:val="20"/>
    </w:rPr>
  </w:style>
  <w:style w:type="paragraph" w:styleId="BodyText2">
    <w:name w:val="Body Text 2"/>
    <w:basedOn w:val="Normal"/>
    <w:rsid w:val="00FF75BF"/>
    <w:pPr>
      <w:spacing w:after="120" w:line="480" w:lineRule="auto"/>
    </w:pPr>
  </w:style>
  <w:style w:type="paragraph" w:styleId="BodyTextIndent3">
    <w:name w:val="Body Text Indent 3"/>
    <w:basedOn w:val="Normal"/>
    <w:rsid w:val="000A35AC"/>
    <w:pPr>
      <w:spacing w:after="120"/>
      <w:ind w:left="360"/>
    </w:pPr>
    <w:rPr>
      <w:sz w:val="16"/>
      <w:szCs w:val="16"/>
    </w:rPr>
  </w:style>
  <w:style w:type="paragraph" w:styleId="TOC1">
    <w:name w:val="toc 1"/>
    <w:basedOn w:val="Normal"/>
    <w:next w:val="Normal"/>
    <w:autoRedefine/>
    <w:uiPriority w:val="39"/>
    <w:rsid w:val="00A52816"/>
  </w:style>
  <w:style w:type="paragraph" w:styleId="TOC2">
    <w:name w:val="toc 2"/>
    <w:basedOn w:val="Normal"/>
    <w:next w:val="Normal"/>
    <w:autoRedefine/>
    <w:uiPriority w:val="39"/>
    <w:rsid w:val="00A52816"/>
    <w:pPr>
      <w:ind w:left="240"/>
    </w:pPr>
  </w:style>
  <w:style w:type="paragraph" w:styleId="TOC3">
    <w:name w:val="toc 3"/>
    <w:basedOn w:val="Normal"/>
    <w:next w:val="Normal"/>
    <w:autoRedefine/>
    <w:uiPriority w:val="39"/>
    <w:rsid w:val="00757E8A"/>
    <w:pPr>
      <w:tabs>
        <w:tab w:val="left" w:pos="1100"/>
        <w:tab w:val="left" w:pos="1350"/>
        <w:tab w:val="right" w:leader="dot" w:pos="9163"/>
      </w:tabs>
      <w:ind w:left="480"/>
      <w:jc w:val="center"/>
      <w:pPrChange w:id="0" w:author="dbecker" w:date="2015-11-09T13:37:00Z">
        <w:pPr>
          <w:tabs>
            <w:tab w:val="left" w:pos="1100"/>
            <w:tab w:val="left" w:pos="1350"/>
            <w:tab w:val="right" w:leader="dot" w:pos="9163"/>
          </w:tabs>
          <w:ind w:left="480"/>
        </w:pPr>
      </w:pPrChange>
    </w:pPr>
    <w:rPr>
      <w:rFonts w:ascii="Cambria" w:hAnsi="Cambria"/>
      <w:noProof/>
      <w:rPrChange w:id="0" w:author="dbecker" w:date="2015-11-09T13:37:00Z">
        <w:rPr>
          <w:sz w:val="24"/>
          <w:szCs w:val="24"/>
          <w:lang w:val="en-US" w:eastAsia="en-US" w:bidi="ar-SA"/>
        </w:rPr>
      </w:rPrChange>
    </w:rPr>
  </w:style>
  <w:style w:type="paragraph" w:styleId="Title">
    <w:name w:val="Title"/>
    <w:basedOn w:val="Normal"/>
    <w:qFormat/>
    <w:rsid w:val="00C17DCF"/>
    <w:pPr>
      <w:jc w:val="center"/>
    </w:pPr>
    <w:rPr>
      <w:rFonts w:ascii="Arial" w:hAnsi="Arial" w:cs="Arial"/>
      <w:b/>
      <w:bCs/>
    </w:rPr>
  </w:style>
  <w:style w:type="character" w:styleId="LineNumber">
    <w:name w:val="line number"/>
    <w:basedOn w:val="DefaultParagraphFont"/>
    <w:rsid w:val="00D07E1B"/>
  </w:style>
  <w:style w:type="character" w:styleId="CommentReference">
    <w:name w:val="annotation reference"/>
    <w:rsid w:val="000574BA"/>
    <w:rPr>
      <w:sz w:val="16"/>
      <w:szCs w:val="16"/>
    </w:rPr>
  </w:style>
  <w:style w:type="paragraph" w:styleId="CommentText">
    <w:name w:val="annotation text"/>
    <w:basedOn w:val="Normal"/>
    <w:link w:val="CommentTextChar"/>
    <w:rsid w:val="000574BA"/>
    <w:rPr>
      <w:sz w:val="20"/>
      <w:szCs w:val="20"/>
    </w:rPr>
  </w:style>
  <w:style w:type="character" w:customStyle="1" w:styleId="CommentTextChar">
    <w:name w:val="Comment Text Char"/>
    <w:basedOn w:val="DefaultParagraphFont"/>
    <w:link w:val="CommentText"/>
    <w:rsid w:val="000574BA"/>
  </w:style>
  <w:style w:type="paragraph" w:styleId="CommentSubject">
    <w:name w:val="annotation subject"/>
    <w:basedOn w:val="CommentText"/>
    <w:next w:val="CommentText"/>
    <w:link w:val="CommentSubjectChar"/>
    <w:rsid w:val="000574BA"/>
    <w:rPr>
      <w:b/>
      <w:bCs/>
    </w:rPr>
  </w:style>
  <w:style w:type="character" w:customStyle="1" w:styleId="CommentSubjectChar">
    <w:name w:val="Comment Subject Char"/>
    <w:link w:val="CommentSubject"/>
    <w:rsid w:val="000574BA"/>
    <w:rPr>
      <w:b/>
      <w:bCs/>
    </w:rPr>
  </w:style>
  <w:style w:type="character" w:styleId="FollowedHyperlink">
    <w:name w:val="FollowedHyperlink"/>
    <w:uiPriority w:val="99"/>
    <w:unhideWhenUsed/>
    <w:rsid w:val="00197F5D"/>
    <w:rPr>
      <w:color w:val="800080"/>
      <w:u w:val="single"/>
    </w:rPr>
  </w:style>
  <w:style w:type="paragraph" w:customStyle="1" w:styleId="xl65">
    <w:name w:val="xl65"/>
    <w:basedOn w:val="Normal"/>
    <w:rsid w:val="00197F5D"/>
    <w:pPr>
      <w:spacing w:before="100" w:beforeAutospacing="1" w:after="100" w:afterAutospacing="1"/>
      <w:jc w:val="center"/>
      <w:textAlignment w:val="top"/>
    </w:pPr>
  </w:style>
  <w:style w:type="paragraph" w:customStyle="1" w:styleId="xl66">
    <w:name w:val="xl66"/>
    <w:basedOn w:val="Normal"/>
    <w:rsid w:val="00197F5D"/>
    <w:pPr>
      <w:spacing w:before="100" w:beforeAutospacing="1" w:after="100" w:afterAutospacing="1"/>
      <w:jc w:val="center"/>
      <w:textAlignment w:val="top"/>
    </w:pPr>
  </w:style>
  <w:style w:type="paragraph" w:customStyle="1" w:styleId="xl67">
    <w:name w:val="xl67"/>
    <w:basedOn w:val="Normal"/>
    <w:rsid w:val="00197F5D"/>
    <w:pPr>
      <w:spacing w:before="100" w:beforeAutospacing="1" w:after="100" w:afterAutospacing="1"/>
      <w:jc w:val="center"/>
      <w:textAlignment w:val="top"/>
    </w:pPr>
  </w:style>
  <w:style w:type="paragraph" w:customStyle="1" w:styleId="xl68">
    <w:name w:val="xl68"/>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69">
    <w:name w:val="xl69"/>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style>
  <w:style w:type="paragraph" w:customStyle="1" w:styleId="xl70">
    <w:name w:val="xl70"/>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style>
  <w:style w:type="paragraph" w:customStyle="1" w:styleId="xl71">
    <w:name w:val="xl71"/>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style>
  <w:style w:type="paragraph" w:customStyle="1" w:styleId="xl72">
    <w:name w:val="xl72"/>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Arial" w:hAnsi="Arial" w:cs="Arial"/>
      <w:sz w:val="16"/>
      <w:szCs w:val="16"/>
    </w:rPr>
  </w:style>
  <w:style w:type="paragraph" w:customStyle="1" w:styleId="xl73">
    <w:name w:val="xl73"/>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top"/>
    </w:pPr>
    <w:rPr>
      <w:rFonts w:ascii="Arial" w:hAnsi="Arial" w:cs="Arial"/>
      <w:sz w:val="16"/>
      <w:szCs w:val="16"/>
    </w:rPr>
  </w:style>
  <w:style w:type="paragraph" w:customStyle="1" w:styleId="xl74">
    <w:name w:val="xl74"/>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Arial" w:hAnsi="Arial" w:cs="Arial"/>
      <w:b/>
      <w:bCs/>
      <w:sz w:val="16"/>
      <w:szCs w:val="16"/>
    </w:rPr>
  </w:style>
  <w:style w:type="paragraph" w:customStyle="1" w:styleId="xl75">
    <w:name w:val="xl75"/>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76">
    <w:name w:val="xl76"/>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77">
    <w:name w:val="xl77"/>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78">
    <w:name w:val="xl78"/>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79">
    <w:name w:val="xl79"/>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6"/>
      <w:szCs w:val="16"/>
    </w:rPr>
  </w:style>
  <w:style w:type="paragraph" w:customStyle="1" w:styleId="xl80">
    <w:name w:val="xl80"/>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1">
    <w:name w:val="xl81"/>
    <w:basedOn w:val="Normal"/>
    <w:rsid w:val="00197F5D"/>
    <w:pPr>
      <w:pBdr>
        <w:left w:val="single" w:sz="4" w:space="0" w:color="auto"/>
        <w:bottom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2">
    <w:name w:val="xl82"/>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6"/>
      <w:szCs w:val="16"/>
    </w:rPr>
  </w:style>
  <w:style w:type="paragraph" w:customStyle="1" w:styleId="xl83">
    <w:name w:val="xl83"/>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4">
    <w:name w:val="xl84"/>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color w:val="000000"/>
      <w:sz w:val="16"/>
      <w:szCs w:val="16"/>
    </w:rPr>
  </w:style>
  <w:style w:type="paragraph" w:customStyle="1" w:styleId="xl85">
    <w:name w:val="xl85"/>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6">
    <w:name w:val="xl86"/>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6"/>
      <w:szCs w:val="16"/>
    </w:rPr>
  </w:style>
  <w:style w:type="paragraph" w:styleId="Revision">
    <w:name w:val="Revision"/>
    <w:hidden/>
    <w:uiPriority w:val="99"/>
    <w:semiHidden/>
    <w:rsid w:val="00843F77"/>
    <w:rPr>
      <w:sz w:val="24"/>
      <w:szCs w:val="24"/>
    </w:rPr>
  </w:style>
  <w:style w:type="paragraph" w:styleId="ListParagraph">
    <w:name w:val="List Paragraph"/>
    <w:basedOn w:val="Normal"/>
    <w:uiPriority w:val="34"/>
    <w:qFormat/>
    <w:rsid w:val="00843F77"/>
    <w:pPr>
      <w:ind w:left="720"/>
      <w:contextualSpacing/>
    </w:pPr>
  </w:style>
  <w:style w:type="paragraph" w:styleId="TOC4">
    <w:name w:val="toc 4"/>
    <w:basedOn w:val="Normal"/>
    <w:next w:val="Normal"/>
    <w:autoRedefine/>
    <w:uiPriority w:val="39"/>
    <w:unhideWhenUsed/>
    <w:rsid w:val="00AE438F"/>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AE438F"/>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AE438F"/>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AE438F"/>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AE438F"/>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AE438F"/>
    <w:pPr>
      <w:spacing w:after="100" w:line="276" w:lineRule="auto"/>
      <w:ind w:left="1760"/>
    </w:pPr>
    <w:rPr>
      <w:rFonts w:ascii="Calibri" w:hAnsi="Calibri"/>
      <w:sz w:val="22"/>
      <w:szCs w:val="22"/>
    </w:rPr>
  </w:style>
  <w:style w:type="character" w:customStyle="1" w:styleId="HeaderChar">
    <w:name w:val="Header Char"/>
    <w:link w:val="Header"/>
    <w:uiPriority w:val="99"/>
    <w:rsid w:val="007A5B0E"/>
    <w:rPr>
      <w:sz w:val="24"/>
      <w:szCs w:val="24"/>
    </w:rPr>
  </w:style>
  <w:style w:type="character" w:customStyle="1" w:styleId="FooterChar">
    <w:name w:val="Footer Char"/>
    <w:link w:val="Footer"/>
    <w:uiPriority w:val="99"/>
    <w:rsid w:val="00D248A5"/>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1198"/>
    <w:rPr>
      <w:sz w:val="24"/>
      <w:szCs w:val="24"/>
    </w:rPr>
  </w:style>
  <w:style w:type="paragraph" w:styleId="Heading1">
    <w:name w:val="heading 1"/>
    <w:basedOn w:val="Normal"/>
    <w:next w:val="Normal"/>
    <w:qFormat/>
    <w:rsid w:val="0021065F"/>
    <w:pPr>
      <w:keepNext/>
      <w:tabs>
        <w:tab w:val="left" w:pos="-7920"/>
        <w:tab w:val="left" w:pos="-7236"/>
        <w:tab w:val="left" w:pos="-6480"/>
        <w:tab w:val="left" w:pos="-5754"/>
        <w:tab w:val="left" w:pos="-5070"/>
        <w:tab w:val="left" w:pos="-4272"/>
        <w:tab w:val="left" w:pos="-3588"/>
        <w:tab w:val="left" w:pos="-2904"/>
        <w:tab w:val="left" w:pos="-2106"/>
        <w:tab w:val="left" w:pos="-1422"/>
        <w:tab w:val="left" w:pos="-738"/>
        <w:tab w:val="left" w:pos="60"/>
        <w:tab w:val="left" w:pos="744"/>
        <w:tab w:val="left" w:pos="1428"/>
        <w:tab w:val="left" w:pos="2226"/>
      </w:tabs>
      <w:suppressAutoHyphens/>
      <w:spacing w:line="360" w:lineRule="auto"/>
      <w:jc w:val="center"/>
      <w:outlineLvl w:val="0"/>
    </w:pPr>
    <w:rPr>
      <w:spacing w:val="-2"/>
      <w:szCs w:val="20"/>
      <w:u w:val="single"/>
    </w:rPr>
  </w:style>
  <w:style w:type="paragraph" w:styleId="Heading2">
    <w:name w:val="heading 2"/>
    <w:basedOn w:val="Normal"/>
    <w:next w:val="Normal"/>
    <w:link w:val="Heading2Char"/>
    <w:qFormat/>
    <w:rsid w:val="00C364C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508CC"/>
    <w:pPr>
      <w:keepNext/>
      <w:spacing w:before="240" w:after="60"/>
      <w:outlineLvl w:val="2"/>
    </w:pPr>
    <w:rPr>
      <w:rFonts w:ascii="Arial" w:hAnsi="Arial" w:cs="Arial"/>
      <w:b/>
      <w:bCs/>
      <w:sz w:val="26"/>
      <w:szCs w:val="26"/>
    </w:rPr>
  </w:style>
  <w:style w:type="paragraph" w:styleId="Heading4">
    <w:name w:val="heading 4"/>
    <w:basedOn w:val="Normal"/>
    <w:next w:val="Normal"/>
    <w:qFormat/>
    <w:rsid w:val="00C17DCF"/>
    <w:pPr>
      <w:keepNext/>
      <w:spacing w:before="240" w:after="60"/>
      <w:outlineLvl w:val="3"/>
    </w:pPr>
    <w:rPr>
      <w:b/>
      <w:bCs/>
      <w:sz w:val="28"/>
      <w:szCs w:val="28"/>
    </w:rPr>
  </w:style>
  <w:style w:type="paragraph" w:styleId="Heading5">
    <w:name w:val="heading 5"/>
    <w:basedOn w:val="Normal"/>
    <w:next w:val="Normal"/>
    <w:qFormat/>
    <w:rsid w:val="00B62F3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84312"/>
    <w:rPr>
      <w:rFonts w:ascii="Arial" w:hAnsi="Arial" w:cs="Arial"/>
      <w:b/>
      <w:bCs/>
      <w:i/>
      <w:iCs/>
      <w:sz w:val="28"/>
      <w:szCs w:val="28"/>
      <w:lang w:val="en-US" w:eastAsia="en-US" w:bidi="ar-SA"/>
    </w:rPr>
  </w:style>
  <w:style w:type="character" w:customStyle="1" w:styleId="Heading3Char">
    <w:name w:val="Heading 3 Char"/>
    <w:link w:val="Heading3"/>
    <w:rsid w:val="00175A42"/>
    <w:rPr>
      <w:rFonts w:ascii="Arial" w:hAnsi="Arial" w:cs="Arial"/>
      <w:b/>
      <w:bCs/>
      <w:sz w:val="26"/>
      <w:szCs w:val="26"/>
      <w:lang w:val="en-US" w:eastAsia="en-US" w:bidi="ar-SA"/>
    </w:rPr>
  </w:style>
  <w:style w:type="paragraph" w:customStyle="1" w:styleId="1">
    <w:name w:val="1"/>
    <w:basedOn w:val="Normal"/>
    <w:semiHidden/>
    <w:rsid w:val="00D961A9"/>
    <w:pPr>
      <w:widowControl w:val="0"/>
      <w:snapToGrid w:val="0"/>
      <w:spacing w:after="160" w:line="240" w:lineRule="exact"/>
    </w:pPr>
    <w:rPr>
      <w:rFonts w:ascii="Verdana" w:hAnsi="Verdana"/>
      <w:sz w:val="20"/>
      <w:szCs w:val="20"/>
    </w:rPr>
  </w:style>
  <w:style w:type="paragraph" w:styleId="Header">
    <w:name w:val="header"/>
    <w:basedOn w:val="Normal"/>
    <w:link w:val="HeaderChar"/>
    <w:uiPriority w:val="99"/>
    <w:rsid w:val="000E14DC"/>
    <w:pPr>
      <w:tabs>
        <w:tab w:val="center" w:pos="4320"/>
        <w:tab w:val="right" w:pos="8640"/>
      </w:tabs>
    </w:pPr>
  </w:style>
  <w:style w:type="paragraph" w:styleId="Footer">
    <w:name w:val="footer"/>
    <w:basedOn w:val="Normal"/>
    <w:link w:val="FooterChar"/>
    <w:uiPriority w:val="99"/>
    <w:rsid w:val="000E14DC"/>
    <w:pPr>
      <w:tabs>
        <w:tab w:val="center" w:pos="4320"/>
        <w:tab w:val="right" w:pos="8640"/>
      </w:tabs>
    </w:pPr>
  </w:style>
  <w:style w:type="character" w:styleId="PageNumber">
    <w:name w:val="page number"/>
    <w:basedOn w:val="DefaultParagraphFont"/>
    <w:rsid w:val="000E14DC"/>
  </w:style>
  <w:style w:type="character" w:styleId="Hyperlink">
    <w:name w:val="Hyperlink"/>
    <w:uiPriority w:val="99"/>
    <w:rsid w:val="00B34948"/>
    <w:rPr>
      <w:color w:val="0000FF"/>
      <w:u w:val="single"/>
    </w:rPr>
  </w:style>
  <w:style w:type="paragraph" w:styleId="BodyText">
    <w:name w:val="Body Text"/>
    <w:basedOn w:val="Normal"/>
    <w:rsid w:val="00835F9D"/>
    <w:pPr>
      <w:tabs>
        <w:tab w:val="left" w:pos="720"/>
        <w:tab w:val="left" w:pos="2304"/>
        <w:tab w:val="left" w:pos="3168"/>
        <w:tab w:val="left" w:pos="8640"/>
      </w:tabs>
      <w:suppressAutoHyphens/>
      <w:spacing w:line="360" w:lineRule="auto"/>
    </w:pPr>
    <w:rPr>
      <w:spacing w:val="-3"/>
      <w:szCs w:val="20"/>
    </w:rPr>
  </w:style>
  <w:style w:type="paragraph" w:styleId="BodyTextIndent">
    <w:name w:val="Body Text Indent"/>
    <w:basedOn w:val="Normal"/>
    <w:rsid w:val="00AA3D9F"/>
    <w:pPr>
      <w:spacing w:after="120"/>
      <w:ind w:left="360"/>
    </w:pPr>
    <w:rPr>
      <w:sz w:val="20"/>
      <w:szCs w:val="20"/>
    </w:rPr>
  </w:style>
  <w:style w:type="paragraph" w:styleId="BalloonText">
    <w:name w:val="Balloon Text"/>
    <w:basedOn w:val="Normal"/>
    <w:semiHidden/>
    <w:rsid w:val="0021675A"/>
    <w:rPr>
      <w:rFonts w:ascii="Tahoma" w:hAnsi="Tahoma" w:cs="Tahoma"/>
      <w:sz w:val="16"/>
      <w:szCs w:val="16"/>
    </w:rPr>
  </w:style>
  <w:style w:type="paragraph" w:styleId="BodyTextIndent2">
    <w:name w:val="Body Text Indent 2"/>
    <w:basedOn w:val="Normal"/>
    <w:rsid w:val="00DE373F"/>
    <w:pPr>
      <w:spacing w:after="120" w:line="480" w:lineRule="auto"/>
      <w:ind w:left="360"/>
    </w:pPr>
  </w:style>
  <w:style w:type="table" w:styleId="TableGrid">
    <w:name w:val="Table Grid"/>
    <w:basedOn w:val="TableNormal"/>
    <w:rsid w:val="00B42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semiHidden/>
    <w:rsid w:val="00284312"/>
    <w:pPr>
      <w:widowControl w:val="0"/>
      <w:snapToGrid w:val="0"/>
      <w:spacing w:after="160" w:line="240" w:lineRule="exact"/>
    </w:pPr>
    <w:rPr>
      <w:rFonts w:ascii="Verdana" w:hAnsi="Verdana"/>
      <w:sz w:val="20"/>
      <w:szCs w:val="20"/>
    </w:rPr>
  </w:style>
  <w:style w:type="paragraph" w:styleId="BodyText2">
    <w:name w:val="Body Text 2"/>
    <w:basedOn w:val="Normal"/>
    <w:rsid w:val="00FF75BF"/>
    <w:pPr>
      <w:spacing w:after="120" w:line="480" w:lineRule="auto"/>
    </w:pPr>
  </w:style>
  <w:style w:type="paragraph" w:styleId="BodyTextIndent3">
    <w:name w:val="Body Text Indent 3"/>
    <w:basedOn w:val="Normal"/>
    <w:rsid w:val="000A35AC"/>
    <w:pPr>
      <w:spacing w:after="120"/>
      <w:ind w:left="360"/>
    </w:pPr>
    <w:rPr>
      <w:sz w:val="16"/>
      <w:szCs w:val="16"/>
    </w:rPr>
  </w:style>
  <w:style w:type="paragraph" w:styleId="TOC1">
    <w:name w:val="toc 1"/>
    <w:basedOn w:val="Normal"/>
    <w:next w:val="Normal"/>
    <w:autoRedefine/>
    <w:uiPriority w:val="39"/>
    <w:rsid w:val="00A52816"/>
  </w:style>
  <w:style w:type="paragraph" w:styleId="TOC2">
    <w:name w:val="toc 2"/>
    <w:basedOn w:val="Normal"/>
    <w:next w:val="Normal"/>
    <w:autoRedefine/>
    <w:uiPriority w:val="39"/>
    <w:rsid w:val="00A52816"/>
    <w:pPr>
      <w:ind w:left="240"/>
    </w:pPr>
  </w:style>
  <w:style w:type="paragraph" w:styleId="TOC3">
    <w:name w:val="toc 3"/>
    <w:basedOn w:val="Normal"/>
    <w:next w:val="Normal"/>
    <w:autoRedefine/>
    <w:uiPriority w:val="39"/>
    <w:rsid w:val="00757E8A"/>
    <w:pPr>
      <w:tabs>
        <w:tab w:val="left" w:pos="1100"/>
        <w:tab w:val="left" w:pos="1350"/>
        <w:tab w:val="right" w:leader="dot" w:pos="9163"/>
      </w:tabs>
      <w:ind w:left="480"/>
      <w:jc w:val="center"/>
      <w:pPrChange w:id="1" w:author="dbecker" w:date="2015-11-09T13:37:00Z">
        <w:pPr>
          <w:tabs>
            <w:tab w:val="left" w:pos="1100"/>
            <w:tab w:val="left" w:pos="1350"/>
            <w:tab w:val="right" w:leader="dot" w:pos="9163"/>
          </w:tabs>
          <w:ind w:left="480"/>
        </w:pPr>
      </w:pPrChange>
    </w:pPr>
    <w:rPr>
      <w:rFonts w:ascii="Cambria" w:hAnsi="Cambria"/>
      <w:noProof/>
      <w:rPrChange w:id="1" w:author="dbecker" w:date="2015-11-09T13:37:00Z">
        <w:rPr>
          <w:sz w:val="24"/>
          <w:szCs w:val="24"/>
          <w:lang w:val="en-US" w:eastAsia="en-US" w:bidi="ar-SA"/>
        </w:rPr>
      </w:rPrChange>
    </w:rPr>
  </w:style>
  <w:style w:type="paragraph" w:styleId="Title">
    <w:name w:val="Title"/>
    <w:basedOn w:val="Normal"/>
    <w:qFormat/>
    <w:rsid w:val="00C17DCF"/>
    <w:pPr>
      <w:jc w:val="center"/>
    </w:pPr>
    <w:rPr>
      <w:rFonts w:ascii="Arial" w:hAnsi="Arial" w:cs="Arial"/>
      <w:b/>
      <w:bCs/>
    </w:rPr>
  </w:style>
  <w:style w:type="character" w:styleId="LineNumber">
    <w:name w:val="line number"/>
    <w:basedOn w:val="DefaultParagraphFont"/>
    <w:rsid w:val="00D07E1B"/>
  </w:style>
  <w:style w:type="character" w:styleId="CommentReference">
    <w:name w:val="annotation reference"/>
    <w:rsid w:val="000574BA"/>
    <w:rPr>
      <w:sz w:val="16"/>
      <w:szCs w:val="16"/>
    </w:rPr>
  </w:style>
  <w:style w:type="paragraph" w:styleId="CommentText">
    <w:name w:val="annotation text"/>
    <w:basedOn w:val="Normal"/>
    <w:link w:val="CommentTextChar"/>
    <w:rsid w:val="000574BA"/>
    <w:rPr>
      <w:sz w:val="20"/>
      <w:szCs w:val="20"/>
    </w:rPr>
  </w:style>
  <w:style w:type="character" w:customStyle="1" w:styleId="CommentTextChar">
    <w:name w:val="Comment Text Char"/>
    <w:basedOn w:val="DefaultParagraphFont"/>
    <w:link w:val="CommentText"/>
    <w:rsid w:val="000574BA"/>
  </w:style>
  <w:style w:type="paragraph" w:styleId="CommentSubject">
    <w:name w:val="annotation subject"/>
    <w:basedOn w:val="CommentText"/>
    <w:next w:val="CommentText"/>
    <w:link w:val="CommentSubjectChar"/>
    <w:rsid w:val="000574BA"/>
    <w:rPr>
      <w:b/>
      <w:bCs/>
    </w:rPr>
  </w:style>
  <w:style w:type="character" w:customStyle="1" w:styleId="CommentSubjectChar">
    <w:name w:val="Comment Subject Char"/>
    <w:link w:val="CommentSubject"/>
    <w:rsid w:val="000574BA"/>
    <w:rPr>
      <w:b/>
      <w:bCs/>
    </w:rPr>
  </w:style>
  <w:style w:type="character" w:styleId="FollowedHyperlink">
    <w:name w:val="FollowedHyperlink"/>
    <w:uiPriority w:val="99"/>
    <w:unhideWhenUsed/>
    <w:rsid w:val="00197F5D"/>
    <w:rPr>
      <w:color w:val="800080"/>
      <w:u w:val="single"/>
    </w:rPr>
  </w:style>
  <w:style w:type="paragraph" w:customStyle="1" w:styleId="xl65">
    <w:name w:val="xl65"/>
    <w:basedOn w:val="Normal"/>
    <w:rsid w:val="00197F5D"/>
    <w:pPr>
      <w:spacing w:before="100" w:beforeAutospacing="1" w:after="100" w:afterAutospacing="1"/>
      <w:jc w:val="center"/>
      <w:textAlignment w:val="top"/>
    </w:pPr>
  </w:style>
  <w:style w:type="paragraph" w:customStyle="1" w:styleId="xl66">
    <w:name w:val="xl66"/>
    <w:basedOn w:val="Normal"/>
    <w:rsid w:val="00197F5D"/>
    <w:pPr>
      <w:spacing w:before="100" w:beforeAutospacing="1" w:after="100" w:afterAutospacing="1"/>
      <w:jc w:val="center"/>
      <w:textAlignment w:val="top"/>
    </w:pPr>
  </w:style>
  <w:style w:type="paragraph" w:customStyle="1" w:styleId="xl67">
    <w:name w:val="xl67"/>
    <w:basedOn w:val="Normal"/>
    <w:rsid w:val="00197F5D"/>
    <w:pPr>
      <w:spacing w:before="100" w:beforeAutospacing="1" w:after="100" w:afterAutospacing="1"/>
      <w:jc w:val="center"/>
      <w:textAlignment w:val="top"/>
    </w:pPr>
  </w:style>
  <w:style w:type="paragraph" w:customStyle="1" w:styleId="xl68">
    <w:name w:val="xl68"/>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69">
    <w:name w:val="xl69"/>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style>
  <w:style w:type="paragraph" w:customStyle="1" w:styleId="xl70">
    <w:name w:val="xl70"/>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style>
  <w:style w:type="paragraph" w:customStyle="1" w:styleId="xl71">
    <w:name w:val="xl71"/>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style>
  <w:style w:type="paragraph" w:customStyle="1" w:styleId="xl72">
    <w:name w:val="xl72"/>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Arial" w:hAnsi="Arial" w:cs="Arial"/>
      <w:sz w:val="16"/>
      <w:szCs w:val="16"/>
    </w:rPr>
  </w:style>
  <w:style w:type="paragraph" w:customStyle="1" w:styleId="xl73">
    <w:name w:val="xl73"/>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top"/>
    </w:pPr>
    <w:rPr>
      <w:rFonts w:ascii="Arial" w:hAnsi="Arial" w:cs="Arial"/>
      <w:sz w:val="16"/>
      <w:szCs w:val="16"/>
    </w:rPr>
  </w:style>
  <w:style w:type="paragraph" w:customStyle="1" w:styleId="xl74">
    <w:name w:val="xl74"/>
    <w:basedOn w:val="Normal"/>
    <w:rsid w:val="00197F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Arial" w:hAnsi="Arial" w:cs="Arial"/>
      <w:b/>
      <w:bCs/>
      <w:sz w:val="16"/>
      <w:szCs w:val="16"/>
    </w:rPr>
  </w:style>
  <w:style w:type="paragraph" w:customStyle="1" w:styleId="xl75">
    <w:name w:val="xl75"/>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76">
    <w:name w:val="xl76"/>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77">
    <w:name w:val="xl77"/>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78">
    <w:name w:val="xl78"/>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79">
    <w:name w:val="xl79"/>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6"/>
      <w:szCs w:val="16"/>
    </w:rPr>
  </w:style>
  <w:style w:type="paragraph" w:customStyle="1" w:styleId="xl80">
    <w:name w:val="xl80"/>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1">
    <w:name w:val="xl81"/>
    <w:basedOn w:val="Normal"/>
    <w:rsid w:val="00197F5D"/>
    <w:pPr>
      <w:pBdr>
        <w:left w:val="single" w:sz="4" w:space="0" w:color="auto"/>
        <w:bottom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2">
    <w:name w:val="xl82"/>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6"/>
      <w:szCs w:val="16"/>
    </w:rPr>
  </w:style>
  <w:style w:type="paragraph" w:customStyle="1" w:styleId="xl83">
    <w:name w:val="xl83"/>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4">
    <w:name w:val="xl84"/>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color w:val="000000"/>
      <w:sz w:val="16"/>
      <w:szCs w:val="16"/>
    </w:rPr>
  </w:style>
  <w:style w:type="paragraph" w:customStyle="1" w:styleId="xl85">
    <w:name w:val="xl85"/>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6">
    <w:name w:val="xl86"/>
    <w:basedOn w:val="Normal"/>
    <w:rsid w:val="00197F5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6"/>
      <w:szCs w:val="16"/>
    </w:rPr>
  </w:style>
  <w:style w:type="paragraph" w:styleId="Revision">
    <w:name w:val="Revision"/>
    <w:hidden/>
    <w:uiPriority w:val="99"/>
    <w:semiHidden/>
    <w:rsid w:val="00843F77"/>
    <w:rPr>
      <w:sz w:val="24"/>
      <w:szCs w:val="24"/>
    </w:rPr>
  </w:style>
  <w:style w:type="paragraph" w:styleId="ListParagraph">
    <w:name w:val="List Paragraph"/>
    <w:basedOn w:val="Normal"/>
    <w:uiPriority w:val="34"/>
    <w:qFormat/>
    <w:rsid w:val="00843F77"/>
    <w:pPr>
      <w:ind w:left="720"/>
      <w:contextualSpacing/>
    </w:pPr>
  </w:style>
  <w:style w:type="paragraph" w:styleId="TOC4">
    <w:name w:val="toc 4"/>
    <w:basedOn w:val="Normal"/>
    <w:next w:val="Normal"/>
    <w:autoRedefine/>
    <w:uiPriority w:val="39"/>
    <w:unhideWhenUsed/>
    <w:rsid w:val="00AE438F"/>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AE438F"/>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AE438F"/>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AE438F"/>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AE438F"/>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AE438F"/>
    <w:pPr>
      <w:spacing w:after="100" w:line="276" w:lineRule="auto"/>
      <w:ind w:left="1760"/>
    </w:pPr>
    <w:rPr>
      <w:rFonts w:ascii="Calibri" w:hAnsi="Calibri"/>
      <w:sz w:val="22"/>
      <w:szCs w:val="22"/>
    </w:rPr>
  </w:style>
  <w:style w:type="character" w:customStyle="1" w:styleId="HeaderChar">
    <w:name w:val="Header Char"/>
    <w:link w:val="Header"/>
    <w:uiPriority w:val="99"/>
    <w:rsid w:val="007A5B0E"/>
    <w:rPr>
      <w:sz w:val="24"/>
      <w:szCs w:val="24"/>
    </w:rPr>
  </w:style>
  <w:style w:type="character" w:customStyle="1" w:styleId="FooterChar">
    <w:name w:val="Footer Char"/>
    <w:link w:val="Footer"/>
    <w:uiPriority w:val="99"/>
    <w:rsid w:val="00D248A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67185">
      <w:bodyDiv w:val="1"/>
      <w:marLeft w:val="0"/>
      <w:marRight w:val="0"/>
      <w:marTop w:val="0"/>
      <w:marBottom w:val="0"/>
      <w:divBdr>
        <w:top w:val="none" w:sz="0" w:space="0" w:color="auto"/>
        <w:left w:val="none" w:sz="0" w:space="0" w:color="auto"/>
        <w:bottom w:val="none" w:sz="0" w:space="0" w:color="auto"/>
        <w:right w:val="none" w:sz="0" w:space="0" w:color="auto"/>
      </w:divBdr>
    </w:div>
    <w:div w:id="14356593">
      <w:bodyDiv w:val="1"/>
      <w:marLeft w:val="0"/>
      <w:marRight w:val="0"/>
      <w:marTop w:val="0"/>
      <w:marBottom w:val="0"/>
      <w:divBdr>
        <w:top w:val="none" w:sz="0" w:space="0" w:color="auto"/>
        <w:left w:val="none" w:sz="0" w:space="0" w:color="auto"/>
        <w:bottom w:val="none" w:sz="0" w:space="0" w:color="auto"/>
        <w:right w:val="none" w:sz="0" w:space="0" w:color="auto"/>
      </w:divBdr>
    </w:div>
    <w:div w:id="21364866">
      <w:bodyDiv w:val="1"/>
      <w:marLeft w:val="0"/>
      <w:marRight w:val="0"/>
      <w:marTop w:val="0"/>
      <w:marBottom w:val="0"/>
      <w:divBdr>
        <w:top w:val="none" w:sz="0" w:space="0" w:color="auto"/>
        <w:left w:val="none" w:sz="0" w:space="0" w:color="auto"/>
        <w:bottom w:val="none" w:sz="0" w:space="0" w:color="auto"/>
        <w:right w:val="none" w:sz="0" w:space="0" w:color="auto"/>
      </w:divBdr>
    </w:div>
    <w:div w:id="80565570">
      <w:bodyDiv w:val="1"/>
      <w:marLeft w:val="0"/>
      <w:marRight w:val="0"/>
      <w:marTop w:val="0"/>
      <w:marBottom w:val="0"/>
      <w:divBdr>
        <w:top w:val="none" w:sz="0" w:space="0" w:color="auto"/>
        <w:left w:val="none" w:sz="0" w:space="0" w:color="auto"/>
        <w:bottom w:val="none" w:sz="0" w:space="0" w:color="auto"/>
        <w:right w:val="none" w:sz="0" w:space="0" w:color="auto"/>
      </w:divBdr>
    </w:div>
    <w:div w:id="86771804">
      <w:bodyDiv w:val="1"/>
      <w:marLeft w:val="0"/>
      <w:marRight w:val="0"/>
      <w:marTop w:val="0"/>
      <w:marBottom w:val="0"/>
      <w:divBdr>
        <w:top w:val="none" w:sz="0" w:space="0" w:color="auto"/>
        <w:left w:val="none" w:sz="0" w:space="0" w:color="auto"/>
        <w:bottom w:val="none" w:sz="0" w:space="0" w:color="auto"/>
        <w:right w:val="none" w:sz="0" w:space="0" w:color="auto"/>
      </w:divBdr>
    </w:div>
    <w:div w:id="101071875">
      <w:bodyDiv w:val="1"/>
      <w:marLeft w:val="0"/>
      <w:marRight w:val="0"/>
      <w:marTop w:val="0"/>
      <w:marBottom w:val="0"/>
      <w:divBdr>
        <w:top w:val="none" w:sz="0" w:space="0" w:color="auto"/>
        <w:left w:val="none" w:sz="0" w:space="0" w:color="auto"/>
        <w:bottom w:val="none" w:sz="0" w:space="0" w:color="auto"/>
        <w:right w:val="none" w:sz="0" w:space="0" w:color="auto"/>
      </w:divBdr>
    </w:div>
    <w:div w:id="194319994">
      <w:bodyDiv w:val="1"/>
      <w:marLeft w:val="0"/>
      <w:marRight w:val="0"/>
      <w:marTop w:val="0"/>
      <w:marBottom w:val="0"/>
      <w:divBdr>
        <w:top w:val="none" w:sz="0" w:space="0" w:color="auto"/>
        <w:left w:val="none" w:sz="0" w:space="0" w:color="auto"/>
        <w:bottom w:val="none" w:sz="0" w:space="0" w:color="auto"/>
        <w:right w:val="none" w:sz="0" w:space="0" w:color="auto"/>
      </w:divBdr>
    </w:div>
    <w:div w:id="260112527">
      <w:bodyDiv w:val="1"/>
      <w:marLeft w:val="0"/>
      <w:marRight w:val="0"/>
      <w:marTop w:val="0"/>
      <w:marBottom w:val="0"/>
      <w:divBdr>
        <w:top w:val="none" w:sz="0" w:space="0" w:color="auto"/>
        <w:left w:val="none" w:sz="0" w:space="0" w:color="auto"/>
        <w:bottom w:val="none" w:sz="0" w:space="0" w:color="auto"/>
        <w:right w:val="none" w:sz="0" w:space="0" w:color="auto"/>
      </w:divBdr>
    </w:div>
    <w:div w:id="297610536">
      <w:bodyDiv w:val="1"/>
      <w:marLeft w:val="0"/>
      <w:marRight w:val="0"/>
      <w:marTop w:val="0"/>
      <w:marBottom w:val="0"/>
      <w:divBdr>
        <w:top w:val="none" w:sz="0" w:space="0" w:color="auto"/>
        <w:left w:val="none" w:sz="0" w:space="0" w:color="auto"/>
        <w:bottom w:val="none" w:sz="0" w:space="0" w:color="auto"/>
        <w:right w:val="none" w:sz="0" w:space="0" w:color="auto"/>
      </w:divBdr>
    </w:div>
    <w:div w:id="380441547">
      <w:bodyDiv w:val="1"/>
      <w:marLeft w:val="0"/>
      <w:marRight w:val="0"/>
      <w:marTop w:val="0"/>
      <w:marBottom w:val="0"/>
      <w:divBdr>
        <w:top w:val="none" w:sz="0" w:space="0" w:color="auto"/>
        <w:left w:val="none" w:sz="0" w:space="0" w:color="auto"/>
        <w:bottom w:val="none" w:sz="0" w:space="0" w:color="auto"/>
        <w:right w:val="none" w:sz="0" w:space="0" w:color="auto"/>
      </w:divBdr>
    </w:div>
    <w:div w:id="413281372">
      <w:bodyDiv w:val="1"/>
      <w:marLeft w:val="0"/>
      <w:marRight w:val="0"/>
      <w:marTop w:val="0"/>
      <w:marBottom w:val="0"/>
      <w:divBdr>
        <w:top w:val="none" w:sz="0" w:space="0" w:color="auto"/>
        <w:left w:val="none" w:sz="0" w:space="0" w:color="auto"/>
        <w:bottom w:val="none" w:sz="0" w:space="0" w:color="auto"/>
        <w:right w:val="none" w:sz="0" w:space="0" w:color="auto"/>
      </w:divBdr>
    </w:div>
    <w:div w:id="681277307">
      <w:bodyDiv w:val="1"/>
      <w:marLeft w:val="0"/>
      <w:marRight w:val="0"/>
      <w:marTop w:val="0"/>
      <w:marBottom w:val="0"/>
      <w:divBdr>
        <w:top w:val="none" w:sz="0" w:space="0" w:color="auto"/>
        <w:left w:val="none" w:sz="0" w:space="0" w:color="auto"/>
        <w:bottom w:val="none" w:sz="0" w:space="0" w:color="auto"/>
        <w:right w:val="none" w:sz="0" w:space="0" w:color="auto"/>
      </w:divBdr>
    </w:div>
    <w:div w:id="699743472">
      <w:bodyDiv w:val="1"/>
      <w:marLeft w:val="0"/>
      <w:marRight w:val="0"/>
      <w:marTop w:val="0"/>
      <w:marBottom w:val="0"/>
      <w:divBdr>
        <w:top w:val="none" w:sz="0" w:space="0" w:color="auto"/>
        <w:left w:val="none" w:sz="0" w:space="0" w:color="auto"/>
        <w:bottom w:val="none" w:sz="0" w:space="0" w:color="auto"/>
        <w:right w:val="none" w:sz="0" w:space="0" w:color="auto"/>
      </w:divBdr>
    </w:div>
    <w:div w:id="733744119">
      <w:bodyDiv w:val="1"/>
      <w:marLeft w:val="0"/>
      <w:marRight w:val="0"/>
      <w:marTop w:val="0"/>
      <w:marBottom w:val="0"/>
      <w:divBdr>
        <w:top w:val="none" w:sz="0" w:space="0" w:color="auto"/>
        <w:left w:val="none" w:sz="0" w:space="0" w:color="auto"/>
        <w:bottom w:val="none" w:sz="0" w:space="0" w:color="auto"/>
        <w:right w:val="none" w:sz="0" w:space="0" w:color="auto"/>
      </w:divBdr>
    </w:div>
    <w:div w:id="824055371">
      <w:bodyDiv w:val="1"/>
      <w:marLeft w:val="0"/>
      <w:marRight w:val="0"/>
      <w:marTop w:val="0"/>
      <w:marBottom w:val="0"/>
      <w:divBdr>
        <w:top w:val="none" w:sz="0" w:space="0" w:color="auto"/>
        <w:left w:val="none" w:sz="0" w:space="0" w:color="auto"/>
        <w:bottom w:val="none" w:sz="0" w:space="0" w:color="auto"/>
        <w:right w:val="none" w:sz="0" w:space="0" w:color="auto"/>
      </w:divBdr>
    </w:div>
    <w:div w:id="853495456">
      <w:bodyDiv w:val="1"/>
      <w:marLeft w:val="0"/>
      <w:marRight w:val="0"/>
      <w:marTop w:val="0"/>
      <w:marBottom w:val="0"/>
      <w:divBdr>
        <w:top w:val="none" w:sz="0" w:space="0" w:color="auto"/>
        <w:left w:val="none" w:sz="0" w:space="0" w:color="auto"/>
        <w:bottom w:val="none" w:sz="0" w:space="0" w:color="auto"/>
        <w:right w:val="none" w:sz="0" w:space="0" w:color="auto"/>
      </w:divBdr>
    </w:div>
    <w:div w:id="898369998">
      <w:bodyDiv w:val="1"/>
      <w:marLeft w:val="0"/>
      <w:marRight w:val="0"/>
      <w:marTop w:val="0"/>
      <w:marBottom w:val="0"/>
      <w:divBdr>
        <w:top w:val="none" w:sz="0" w:space="0" w:color="auto"/>
        <w:left w:val="none" w:sz="0" w:space="0" w:color="auto"/>
        <w:bottom w:val="none" w:sz="0" w:space="0" w:color="auto"/>
        <w:right w:val="none" w:sz="0" w:space="0" w:color="auto"/>
      </w:divBdr>
    </w:div>
    <w:div w:id="1006783777">
      <w:bodyDiv w:val="1"/>
      <w:marLeft w:val="0"/>
      <w:marRight w:val="0"/>
      <w:marTop w:val="0"/>
      <w:marBottom w:val="0"/>
      <w:divBdr>
        <w:top w:val="none" w:sz="0" w:space="0" w:color="auto"/>
        <w:left w:val="none" w:sz="0" w:space="0" w:color="auto"/>
        <w:bottom w:val="none" w:sz="0" w:space="0" w:color="auto"/>
        <w:right w:val="none" w:sz="0" w:space="0" w:color="auto"/>
      </w:divBdr>
    </w:div>
    <w:div w:id="1040782944">
      <w:bodyDiv w:val="1"/>
      <w:marLeft w:val="0"/>
      <w:marRight w:val="0"/>
      <w:marTop w:val="0"/>
      <w:marBottom w:val="0"/>
      <w:divBdr>
        <w:top w:val="none" w:sz="0" w:space="0" w:color="auto"/>
        <w:left w:val="none" w:sz="0" w:space="0" w:color="auto"/>
        <w:bottom w:val="none" w:sz="0" w:space="0" w:color="auto"/>
        <w:right w:val="none" w:sz="0" w:space="0" w:color="auto"/>
      </w:divBdr>
    </w:div>
    <w:div w:id="1042359751">
      <w:bodyDiv w:val="1"/>
      <w:marLeft w:val="0"/>
      <w:marRight w:val="0"/>
      <w:marTop w:val="0"/>
      <w:marBottom w:val="0"/>
      <w:divBdr>
        <w:top w:val="none" w:sz="0" w:space="0" w:color="auto"/>
        <w:left w:val="none" w:sz="0" w:space="0" w:color="auto"/>
        <w:bottom w:val="none" w:sz="0" w:space="0" w:color="auto"/>
        <w:right w:val="none" w:sz="0" w:space="0" w:color="auto"/>
      </w:divBdr>
    </w:div>
    <w:div w:id="1061438098">
      <w:bodyDiv w:val="1"/>
      <w:marLeft w:val="0"/>
      <w:marRight w:val="0"/>
      <w:marTop w:val="0"/>
      <w:marBottom w:val="0"/>
      <w:divBdr>
        <w:top w:val="none" w:sz="0" w:space="0" w:color="auto"/>
        <w:left w:val="none" w:sz="0" w:space="0" w:color="auto"/>
        <w:bottom w:val="none" w:sz="0" w:space="0" w:color="auto"/>
        <w:right w:val="none" w:sz="0" w:space="0" w:color="auto"/>
      </w:divBdr>
    </w:div>
    <w:div w:id="1072848046">
      <w:bodyDiv w:val="1"/>
      <w:marLeft w:val="0"/>
      <w:marRight w:val="0"/>
      <w:marTop w:val="0"/>
      <w:marBottom w:val="0"/>
      <w:divBdr>
        <w:top w:val="none" w:sz="0" w:space="0" w:color="auto"/>
        <w:left w:val="none" w:sz="0" w:space="0" w:color="auto"/>
        <w:bottom w:val="none" w:sz="0" w:space="0" w:color="auto"/>
        <w:right w:val="none" w:sz="0" w:space="0" w:color="auto"/>
      </w:divBdr>
    </w:div>
    <w:div w:id="1078211480">
      <w:bodyDiv w:val="1"/>
      <w:marLeft w:val="0"/>
      <w:marRight w:val="0"/>
      <w:marTop w:val="0"/>
      <w:marBottom w:val="0"/>
      <w:divBdr>
        <w:top w:val="none" w:sz="0" w:space="0" w:color="auto"/>
        <w:left w:val="none" w:sz="0" w:space="0" w:color="auto"/>
        <w:bottom w:val="none" w:sz="0" w:space="0" w:color="auto"/>
        <w:right w:val="none" w:sz="0" w:space="0" w:color="auto"/>
      </w:divBdr>
    </w:div>
    <w:div w:id="1125392794">
      <w:bodyDiv w:val="1"/>
      <w:marLeft w:val="0"/>
      <w:marRight w:val="0"/>
      <w:marTop w:val="0"/>
      <w:marBottom w:val="0"/>
      <w:divBdr>
        <w:top w:val="none" w:sz="0" w:space="0" w:color="auto"/>
        <w:left w:val="none" w:sz="0" w:space="0" w:color="auto"/>
        <w:bottom w:val="none" w:sz="0" w:space="0" w:color="auto"/>
        <w:right w:val="none" w:sz="0" w:space="0" w:color="auto"/>
      </w:divBdr>
    </w:div>
    <w:div w:id="1247760602">
      <w:bodyDiv w:val="1"/>
      <w:marLeft w:val="0"/>
      <w:marRight w:val="0"/>
      <w:marTop w:val="0"/>
      <w:marBottom w:val="0"/>
      <w:divBdr>
        <w:top w:val="none" w:sz="0" w:space="0" w:color="auto"/>
        <w:left w:val="none" w:sz="0" w:space="0" w:color="auto"/>
        <w:bottom w:val="none" w:sz="0" w:space="0" w:color="auto"/>
        <w:right w:val="none" w:sz="0" w:space="0" w:color="auto"/>
      </w:divBdr>
    </w:div>
    <w:div w:id="1316256926">
      <w:bodyDiv w:val="1"/>
      <w:marLeft w:val="0"/>
      <w:marRight w:val="0"/>
      <w:marTop w:val="0"/>
      <w:marBottom w:val="0"/>
      <w:divBdr>
        <w:top w:val="none" w:sz="0" w:space="0" w:color="auto"/>
        <w:left w:val="none" w:sz="0" w:space="0" w:color="auto"/>
        <w:bottom w:val="none" w:sz="0" w:space="0" w:color="auto"/>
        <w:right w:val="none" w:sz="0" w:space="0" w:color="auto"/>
      </w:divBdr>
    </w:div>
    <w:div w:id="1345286420">
      <w:bodyDiv w:val="1"/>
      <w:marLeft w:val="0"/>
      <w:marRight w:val="0"/>
      <w:marTop w:val="0"/>
      <w:marBottom w:val="0"/>
      <w:divBdr>
        <w:top w:val="none" w:sz="0" w:space="0" w:color="auto"/>
        <w:left w:val="none" w:sz="0" w:space="0" w:color="auto"/>
        <w:bottom w:val="none" w:sz="0" w:space="0" w:color="auto"/>
        <w:right w:val="none" w:sz="0" w:space="0" w:color="auto"/>
      </w:divBdr>
    </w:div>
    <w:div w:id="1368414789">
      <w:bodyDiv w:val="1"/>
      <w:marLeft w:val="0"/>
      <w:marRight w:val="0"/>
      <w:marTop w:val="0"/>
      <w:marBottom w:val="0"/>
      <w:divBdr>
        <w:top w:val="none" w:sz="0" w:space="0" w:color="auto"/>
        <w:left w:val="none" w:sz="0" w:space="0" w:color="auto"/>
        <w:bottom w:val="none" w:sz="0" w:space="0" w:color="auto"/>
        <w:right w:val="none" w:sz="0" w:space="0" w:color="auto"/>
      </w:divBdr>
    </w:div>
    <w:div w:id="1384715780">
      <w:bodyDiv w:val="1"/>
      <w:marLeft w:val="0"/>
      <w:marRight w:val="0"/>
      <w:marTop w:val="0"/>
      <w:marBottom w:val="0"/>
      <w:divBdr>
        <w:top w:val="none" w:sz="0" w:space="0" w:color="auto"/>
        <w:left w:val="none" w:sz="0" w:space="0" w:color="auto"/>
        <w:bottom w:val="none" w:sz="0" w:space="0" w:color="auto"/>
        <w:right w:val="none" w:sz="0" w:space="0" w:color="auto"/>
      </w:divBdr>
    </w:div>
    <w:div w:id="1435856986">
      <w:bodyDiv w:val="1"/>
      <w:marLeft w:val="0"/>
      <w:marRight w:val="0"/>
      <w:marTop w:val="0"/>
      <w:marBottom w:val="0"/>
      <w:divBdr>
        <w:top w:val="none" w:sz="0" w:space="0" w:color="auto"/>
        <w:left w:val="none" w:sz="0" w:space="0" w:color="auto"/>
        <w:bottom w:val="none" w:sz="0" w:space="0" w:color="auto"/>
        <w:right w:val="none" w:sz="0" w:space="0" w:color="auto"/>
      </w:divBdr>
    </w:div>
    <w:div w:id="1612711283">
      <w:bodyDiv w:val="1"/>
      <w:marLeft w:val="0"/>
      <w:marRight w:val="0"/>
      <w:marTop w:val="0"/>
      <w:marBottom w:val="0"/>
      <w:divBdr>
        <w:top w:val="none" w:sz="0" w:space="0" w:color="auto"/>
        <w:left w:val="none" w:sz="0" w:space="0" w:color="auto"/>
        <w:bottom w:val="none" w:sz="0" w:space="0" w:color="auto"/>
        <w:right w:val="none" w:sz="0" w:space="0" w:color="auto"/>
      </w:divBdr>
    </w:div>
    <w:div w:id="1700399323">
      <w:bodyDiv w:val="1"/>
      <w:marLeft w:val="0"/>
      <w:marRight w:val="0"/>
      <w:marTop w:val="0"/>
      <w:marBottom w:val="0"/>
      <w:divBdr>
        <w:top w:val="none" w:sz="0" w:space="0" w:color="auto"/>
        <w:left w:val="none" w:sz="0" w:space="0" w:color="auto"/>
        <w:bottom w:val="none" w:sz="0" w:space="0" w:color="auto"/>
        <w:right w:val="none" w:sz="0" w:space="0" w:color="auto"/>
      </w:divBdr>
    </w:div>
    <w:div w:id="1744181351">
      <w:bodyDiv w:val="1"/>
      <w:marLeft w:val="0"/>
      <w:marRight w:val="0"/>
      <w:marTop w:val="0"/>
      <w:marBottom w:val="0"/>
      <w:divBdr>
        <w:top w:val="none" w:sz="0" w:space="0" w:color="auto"/>
        <w:left w:val="none" w:sz="0" w:space="0" w:color="auto"/>
        <w:bottom w:val="none" w:sz="0" w:space="0" w:color="auto"/>
        <w:right w:val="none" w:sz="0" w:space="0" w:color="auto"/>
      </w:divBdr>
    </w:div>
    <w:div w:id="1865825762">
      <w:bodyDiv w:val="1"/>
      <w:marLeft w:val="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2016376267">
      <w:bodyDiv w:val="1"/>
      <w:marLeft w:val="0"/>
      <w:marRight w:val="0"/>
      <w:marTop w:val="0"/>
      <w:marBottom w:val="0"/>
      <w:divBdr>
        <w:top w:val="none" w:sz="0" w:space="0" w:color="auto"/>
        <w:left w:val="none" w:sz="0" w:space="0" w:color="auto"/>
        <w:bottom w:val="none" w:sz="0" w:space="0" w:color="auto"/>
        <w:right w:val="none" w:sz="0" w:space="0" w:color="auto"/>
      </w:divBdr>
    </w:div>
    <w:div w:id="2114279189">
      <w:bodyDiv w:val="1"/>
      <w:marLeft w:val="0"/>
      <w:marRight w:val="0"/>
      <w:marTop w:val="0"/>
      <w:marBottom w:val="0"/>
      <w:divBdr>
        <w:top w:val="none" w:sz="0" w:space="0" w:color="auto"/>
        <w:left w:val="none" w:sz="0" w:space="0" w:color="auto"/>
        <w:bottom w:val="none" w:sz="0" w:space="0" w:color="auto"/>
        <w:right w:val="none" w:sz="0" w:space="0" w:color="auto"/>
      </w:divBdr>
    </w:div>
    <w:div w:id="212553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emf"/><Relationship Id="rId26" Type="http://schemas.openxmlformats.org/officeDocument/2006/relationships/oleObject" Target="file:///\\safety.int\data\HSEM\Tech%20Hazards\Section%20Only\AA%20-%20Working%20Copies%20for%20Editing\CHARTS\Training%20Matrices.xlsx!Locals!R1C1:R15C9" TargetMode="External"/><Relationship Id="rId39" Type="http://schemas.openxmlformats.org/officeDocument/2006/relationships/image" Target="media/image18.wmf"/><Relationship Id="rId21" Type="http://schemas.openxmlformats.org/officeDocument/2006/relationships/oleObject" Target="file:///\\safety.int\data\HSEM\Tech%20Hazards\Section%20Only\AA%20-%20Working%20Copies%20for%20Editing\CHARTS\LEOC%20Addresses.xlsx!Sheet1!R1C1:R35C2" TargetMode="External"/><Relationship Id="rId34" Type="http://schemas.openxmlformats.org/officeDocument/2006/relationships/oleObject" Target="embeddings/oleObject2.bin"/><Relationship Id="rId42" Type="http://schemas.openxmlformats.org/officeDocument/2006/relationships/header" Target="header5.xml"/><Relationship Id="rId47" Type="http://schemas.openxmlformats.org/officeDocument/2006/relationships/header" Target="header9.xml"/><Relationship Id="rId50" Type="http://schemas.openxmlformats.org/officeDocument/2006/relationships/header" Target="header10.xml"/><Relationship Id="rId55" Type="http://schemas.openxmlformats.org/officeDocument/2006/relationships/header" Target="header15.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60.emf"/><Relationship Id="rId25" Type="http://schemas.openxmlformats.org/officeDocument/2006/relationships/image" Target="media/image11.emf"/><Relationship Id="rId33" Type="http://schemas.openxmlformats.org/officeDocument/2006/relationships/image" Target="media/image15.png"/><Relationship Id="rId38" Type="http://schemas.openxmlformats.org/officeDocument/2006/relationships/oleObject" Target="embeddings/oleObject4.bin"/><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4.emf"/><Relationship Id="rId41" Type="http://schemas.openxmlformats.org/officeDocument/2006/relationships/header" Target="header4.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0.wmf"/><Relationship Id="rId32" Type="http://schemas.openxmlformats.org/officeDocument/2006/relationships/header" Target="header3.xml"/><Relationship Id="rId37" Type="http://schemas.openxmlformats.org/officeDocument/2006/relationships/image" Target="media/image17.png"/><Relationship Id="rId40" Type="http://schemas.openxmlformats.org/officeDocument/2006/relationships/oleObject" Target="embeddings/oleObject5.bin"/><Relationship Id="rId45" Type="http://schemas.openxmlformats.org/officeDocument/2006/relationships/header" Target="header8.xml"/><Relationship Id="rId53" Type="http://schemas.openxmlformats.org/officeDocument/2006/relationships/header" Target="header13.xml"/><Relationship Id="rId58"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5.wmf"/><Relationship Id="rId23" Type="http://schemas.openxmlformats.org/officeDocument/2006/relationships/oleObject" Target="file:///\\safety.int\data\HSEM\Tech%20Hazards\Section%20Only\2015%20Finals\Emergency%20worker%20radiological%20limits%20and%20Action%20Levels.xlsx!Sheet1!R1C1:R12C3" TargetMode="External"/><Relationship Id="rId28" Type="http://schemas.openxmlformats.org/officeDocument/2006/relationships/image" Target="media/image13.png"/><Relationship Id="rId36" Type="http://schemas.openxmlformats.org/officeDocument/2006/relationships/oleObject" Target="embeddings/oleObject3.bin"/><Relationship Id="rId49" Type="http://schemas.openxmlformats.org/officeDocument/2006/relationships/oleObject" Target="embeddings/oleObject6.bin"/><Relationship Id="rId57" Type="http://schemas.openxmlformats.org/officeDocument/2006/relationships/glossaryDocument" Target="glossary/document.xml"/><Relationship Id="rId10" Type="http://schemas.openxmlformats.org/officeDocument/2006/relationships/image" Target="media/image1.jpeg"/><Relationship Id="rId19" Type="http://schemas.openxmlformats.org/officeDocument/2006/relationships/oleObject" Target="file:///\\EOCSAFFP1\Data\HSEM\Tech%20Hazards\Section%20Only\AA%20-%20Working%20Copies%20for%20Editing\CHARTS\Sample%20EM%20responsibilities.xlsx!EM%20Responsibilities!R1C1:R25C10" TargetMode="External"/><Relationship Id="rId31" Type="http://schemas.openxmlformats.org/officeDocument/2006/relationships/header" Target="header2.xml"/><Relationship Id="rId44" Type="http://schemas.openxmlformats.org/officeDocument/2006/relationships/header" Target="header7.xml"/><Relationship Id="rId52" Type="http://schemas.openxmlformats.org/officeDocument/2006/relationships/header" Target="header12.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image" Target="media/image9.emf"/><Relationship Id="rId27" Type="http://schemas.openxmlformats.org/officeDocument/2006/relationships/image" Target="media/image12.png"/><Relationship Id="rId30" Type="http://schemas.openxmlformats.org/officeDocument/2006/relationships/header" Target="header1.xml"/><Relationship Id="rId35" Type="http://schemas.openxmlformats.org/officeDocument/2006/relationships/image" Target="media/image16.png"/><Relationship Id="rId43" Type="http://schemas.openxmlformats.org/officeDocument/2006/relationships/header" Target="header6.xml"/><Relationship Id="rId48" Type="http://schemas.openxmlformats.org/officeDocument/2006/relationships/image" Target="media/image19.wmf"/><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eader" Target="header11.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E1C"/>
    <w:rsid w:val="00CA1C66"/>
    <w:rsid w:val="00D97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628B61E3654CFFA460DF3CE0415D5A">
    <w:name w:val="10628B61E3654CFFA460DF3CE0415D5A"/>
    <w:rsid w:val="00D97E1C"/>
  </w:style>
  <w:style w:type="paragraph" w:customStyle="1" w:styleId="849EF451F0614A57AB22F6B838ACBD16">
    <w:name w:val="849EF451F0614A57AB22F6B838ACBD16"/>
    <w:rsid w:val="00D97E1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628B61E3654CFFA460DF3CE0415D5A">
    <w:name w:val="10628B61E3654CFFA460DF3CE0415D5A"/>
    <w:rsid w:val="00D97E1C"/>
  </w:style>
  <w:style w:type="paragraph" w:customStyle="1" w:styleId="849EF451F0614A57AB22F6B838ACBD16">
    <w:name w:val="849EF451F0614A57AB22F6B838ACBD16"/>
    <w:rsid w:val="00D97E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87B950-8BA9-42F6-BDBE-FA1B245E7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92</Pages>
  <Words>29691</Words>
  <Characters>181239</Characters>
  <Application>Microsoft Office Word</Application>
  <DocSecurity>0</DocSecurity>
  <Lines>1510</Lines>
  <Paragraphs>421</Paragraphs>
  <ScaleCrop>false</ScaleCrop>
  <HeadingPairs>
    <vt:vector size="2" baseType="variant">
      <vt:variant>
        <vt:lpstr>Title</vt:lpstr>
      </vt:variant>
      <vt:variant>
        <vt:i4>1</vt:i4>
      </vt:variant>
    </vt:vector>
  </HeadingPairs>
  <TitlesOfParts>
    <vt:vector size="1" baseType="lpstr">
      <vt:lpstr>Radiological Emergency Response for Nuclear Facilities – Attachment B                                      Implementing Procedures for EPZ Communities – Approved 2016</vt:lpstr>
    </vt:vector>
  </TitlesOfParts>
  <Company>State of New Hampshire</Company>
  <LinksUpToDate>false</LinksUpToDate>
  <CharactersWithSpaces>210509</CharactersWithSpaces>
  <SharedDoc>false</SharedDoc>
  <HLinks>
    <vt:vector size="570" baseType="variant">
      <vt:variant>
        <vt:i4>7209080</vt:i4>
      </vt:variant>
      <vt:variant>
        <vt:i4>579</vt:i4>
      </vt:variant>
      <vt:variant>
        <vt:i4>0</vt:i4>
      </vt:variant>
      <vt:variant>
        <vt:i4>5</vt:i4>
      </vt:variant>
      <vt:variant>
        <vt:lpwstr>http://www.dhhs.nh.gov/dphs/radiological/Ki.htm</vt:lpwstr>
      </vt:variant>
      <vt:variant>
        <vt:lpwstr/>
      </vt:variant>
      <vt:variant>
        <vt:i4>1245242</vt:i4>
      </vt:variant>
      <vt:variant>
        <vt:i4>560</vt:i4>
      </vt:variant>
      <vt:variant>
        <vt:i4>0</vt:i4>
      </vt:variant>
      <vt:variant>
        <vt:i4>5</vt:i4>
      </vt:variant>
      <vt:variant>
        <vt:lpwstr/>
      </vt:variant>
      <vt:variant>
        <vt:lpwstr>_Toc431372865</vt:lpwstr>
      </vt:variant>
      <vt:variant>
        <vt:i4>1245242</vt:i4>
      </vt:variant>
      <vt:variant>
        <vt:i4>554</vt:i4>
      </vt:variant>
      <vt:variant>
        <vt:i4>0</vt:i4>
      </vt:variant>
      <vt:variant>
        <vt:i4>5</vt:i4>
      </vt:variant>
      <vt:variant>
        <vt:lpwstr/>
      </vt:variant>
      <vt:variant>
        <vt:lpwstr>_Toc431372864</vt:lpwstr>
      </vt:variant>
      <vt:variant>
        <vt:i4>1245242</vt:i4>
      </vt:variant>
      <vt:variant>
        <vt:i4>548</vt:i4>
      </vt:variant>
      <vt:variant>
        <vt:i4>0</vt:i4>
      </vt:variant>
      <vt:variant>
        <vt:i4>5</vt:i4>
      </vt:variant>
      <vt:variant>
        <vt:lpwstr/>
      </vt:variant>
      <vt:variant>
        <vt:lpwstr>_Toc431372863</vt:lpwstr>
      </vt:variant>
      <vt:variant>
        <vt:i4>1245242</vt:i4>
      </vt:variant>
      <vt:variant>
        <vt:i4>542</vt:i4>
      </vt:variant>
      <vt:variant>
        <vt:i4>0</vt:i4>
      </vt:variant>
      <vt:variant>
        <vt:i4>5</vt:i4>
      </vt:variant>
      <vt:variant>
        <vt:lpwstr/>
      </vt:variant>
      <vt:variant>
        <vt:lpwstr>_Toc431372862</vt:lpwstr>
      </vt:variant>
      <vt:variant>
        <vt:i4>1245242</vt:i4>
      </vt:variant>
      <vt:variant>
        <vt:i4>536</vt:i4>
      </vt:variant>
      <vt:variant>
        <vt:i4>0</vt:i4>
      </vt:variant>
      <vt:variant>
        <vt:i4>5</vt:i4>
      </vt:variant>
      <vt:variant>
        <vt:lpwstr/>
      </vt:variant>
      <vt:variant>
        <vt:lpwstr>_Toc431372861</vt:lpwstr>
      </vt:variant>
      <vt:variant>
        <vt:i4>1245242</vt:i4>
      </vt:variant>
      <vt:variant>
        <vt:i4>530</vt:i4>
      </vt:variant>
      <vt:variant>
        <vt:i4>0</vt:i4>
      </vt:variant>
      <vt:variant>
        <vt:i4>5</vt:i4>
      </vt:variant>
      <vt:variant>
        <vt:lpwstr/>
      </vt:variant>
      <vt:variant>
        <vt:lpwstr>_Toc431372860</vt:lpwstr>
      </vt:variant>
      <vt:variant>
        <vt:i4>1048634</vt:i4>
      </vt:variant>
      <vt:variant>
        <vt:i4>524</vt:i4>
      </vt:variant>
      <vt:variant>
        <vt:i4>0</vt:i4>
      </vt:variant>
      <vt:variant>
        <vt:i4>5</vt:i4>
      </vt:variant>
      <vt:variant>
        <vt:lpwstr/>
      </vt:variant>
      <vt:variant>
        <vt:lpwstr>_Toc431372859</vt:lpwstr>
      </vt:variant>
      <vt:variant>
        <vt:i4>1048634</vt:i4>
      </vt:variant>
      <vt:variant>
        <vt:i4>518</vt:i4>
      </vt:variant>
      <vt:variant>
        <vt:i4>0</vt:i4>
      </vt:variant>
      <vt:variant>
        <vt:i4>5</vt:i4>
      </vt:variant>
      <vt:variant>
        <vt:lpwstr/>
      </vt:variant>
      <vt:variant>
        <vt:lpwstr>_Toc431372858</vt:lpwstr>
      </vt:variant>
      <vt:variant>
        <vt:i4>1048634</vt:i4>
      </vt:variant>
      <vt:variant>
        <vt:i4>512</vt:i4>
      </vt:variant>
      <vt:variant>
        <vt:i4>0</vt:i4>
      </vt:variant>
      <vt:variant>
        <vt:i4>5</vt:i4>
      </vt:variant>
      <vt:variant>
        <vt:lpwstr/>
      </vt:variant>
      <vt:variant>
        <vt:lpwstr>_Toc431372857</vt:lpwstr>
      </vt:variant>
      <vt:variant>
        <vt:i4>1048634</vt:i4>
      </vt:variant>
      <vt:variant>
        <vt:i4>506</vt:i4>
      </vt:variant>
      <vt:variant>
        <vt:i4>0</vt:i4>
      </vt:variant>
      <vt:variant>
        <vt:i4>5</vt:i4>
      </vt:variant>
      <vt:variant>
        <vt:lpwstr/>
      </vt:variant>
      <vt:variant>
        <vt:lpwstr>_Toc431372856</vt:lpwstr>
      </vt:variant>
      <vt:variant>
        <vt:i4>1048634</vt:i4>
      </vt:variant>
      <vt:variant>
        <vt:i4>500</vt:i4>
      </vt:variant>
      <vt:variant>
        <vt:i4>0</vt:i4>
      </vt:variant>
      <vt:variant>
        <vt:i4>5</vt:i4>
      </vt:variant>
      <vt:variant>
        <vt:lpwstr/>
      </vt:variant>
      <vt:variant>
        <vt:lpwstr>_Toc431372855</vt:lpwstr>
      </vt:variant>
      <vt:variant>
        <vt:i4>1048634</vt:i4>
      </vt:variant>
      <vt:variant>
        <vt:i4>494</vt:i4>
      </vt:variant>
      <vt:variant>
        <vt:i4>0</vt:i4>
      </vt:variant>
      <vt:variant>
        <vt:i4>5</vt:i4>
      </vt:variant>
      <vt:variant>
        <vt:lpwstr/>
      </vt:variant>
      <vt:variant>
        <vt:lpwstr>_Toc431372854</vt:lpwstr>
      </vt:variant>
      <vt:variant>
        <vt:i4>1048634</vt:i4>
      </vt:variant>
      <vt:variant>
        <vt:i4>488</vt:i4>
      </vt:variant>
      <vt:variant>
        <vt:i4>0</vt:i4>
      </vt:variant>
      <vt:variant>
        <vt:i4>5</vt:i4>
      </vt:variant>
      <vt:variant>
        <vt:lpwstr/>
      </vt:variant>
      <vt:variant>
        <vt:lpwstr>_Toc431372853</vt:lpwstr>
      </vt:variant>
      <vt:variant>
        <vt:i4>1048634</vt:i4>
      </vt:variant>
      <vt:variant>
        <vt:i4>482</vt:i4>
      </vt:variant>
      <vt:variant>
        <vt:i4>0</vt:i4>
      </vt:variant>
      <vt:variant>
        <vt:i4>5</vt:i4>
      </vt:variant>
      <vt:variant>
        <vt:lpwstr/>
      </vt:variant>
      <vt:variant>
        <vt:lpwstr>_Toc431372852</vt:lpwstr>
      </vt:variant>
      <vt:variant>
        <vt:i4>1048634</vt:i4>
      </vt:variant>
      <vt:variant>
        <vt:i4>476</vt:i4>
      </vt:variant>
      <vt:variant>
        <vt:i4>0</vt:i4>
      </vt:variant>
      <vt:variant>
        <vt:i4>5</vt:i4>
      </vt:variant>
      <vt:variant>
        <vt:lpwstr/>
      </vt:variant>
      <vt:variant>
        <vt:lpwstr>_Toc431372851</vt:lpwstr>
      </vt:variant>
      <vt:variant>
        <vt:i4>1048634</vt:i4>
      </vt:variant>
      <vt:variant>
        <vt:i4>470</vt:i4>
      </vt:variant>
      <vt:variant>
        <vt:i4>0</vt:i4>
      </vt:variant>
      <vt:variant>
        <vt:i4>5</vt:i4>
      </vt:variant>
      <vt:variant>
        <vt:lpwstr/>
      </vt:variant>
      <vt:variant>
        <vt:lpwstr>_Toc431372850</vt:lpwstr>
      </vt:variant>
      <vt:variant>
        <vt:i4>1114170</vt:i4>
      </vt:variant>
      <vt:variant>
        <vt:i4>464</vt:i4>
      </vt:variant>
      <vt:variant>
        <vt:i4>0</vt:i4>
      </vt:variant>
      <vt:variant>
        <vt:i4>5</vt:i4>
      </vt:variant>
      <vt:variant>
        <vt:lpwstr/>
      </vt:variant>
      <vt:variant>
        <vt:lpwstr>_Toc431372849</vt:lpwstr>
      </vt:variant>
      <vt:variant>
        <vt:i4>1114170</vt:i4>
      </vt:variant>
      <vt:variant>
        <vt:i4>458</vt:i4>
      </vt:variant>
      <vt:variant>
        <vt:i4>0</vt:i4>
      </vt:variant>
      <vt:variant>
        <vt:i4>5</vt:i4>
      </vt:variant>
      <vt:variant>
        <vt:lpwstr/>
      </vt:variant>
      <vt:variant>
        <vt:lpwstr>_Toc431372848</vt:lpwstr>
      </vt:variant>
      <vt:variant>
        <vt:i4>1114170</vt:i4>
      </vt:variant>
      <vt:variant>
        <vt:i4>452</vt:i4>
      </vt:variant>
      <vt:variant>
        <vt:i4>0</vt:i4>
      </vt:variant>
      <vt:variant>
        <vt:i4>5</vt:i4>
      </vt:variant>
      <vt:variant>
        <vt:lpwstr/>
      </vt:variant>
      <vt:variant>
        <vt:lpwstr>_Toc431372847</vt:lpwstr>
      </vt:variant>
      <vt:variant>
        <vt:i4>1114170</vt:i4>
      </vt:variant>
      <vt:variant>
        <vt:i4>446</vt:i4>
      </vt:variant>
      <vt:variant>
        <vt:i4>0</vt:i4>
      </vt:variant>
      <vt:variant>
        <vt:i4>5</vt:i4>
      </vt:variant>
      <vt:variant>
        <vt:lpwstr/>
      </vt:variant>
      <vt:variant>
        <vt:lpwstr>_Toc431372846</vt:lpwstr>
      </vt:variant>
      <vt:variant>
        <vt:i4>1114170</vt:i4>
      </vt:variant>
      <vt:variant>
        <vt:i4>440</vt:i4>
      </vt:variant>
      <vt:variant>
        <vt:i4>0</vt:i4>
      </vt:variant>
      <vt:variant>
        <vt:i4>5</vt:i4>
      </vt:variant>
      <vt:variant>
        <vt:lpwstr/>
      </vt:variant>
      <vt:variant>
        <vt:lpwstr>_Toc431372845</vt:lpwstr>
      </vt:variant>
      <vt:variant>
        <vt:i4>1114170</vt:i4>
      </vt:variant>
      <vt:variant>
        <vt:i4>434</vt:i4>
      </vt:variant>
      <vt:variant>
        <vt:i4>0</vt:i4>
      </vt:variant>
      <vt:variant>
        <vt:i4>5</vt:i4>
      </vt:variant>
      <vt:variant>
        <vt:lpwstr/>
      </vt:variant>
      <vt:variant>
        <vt:lpwstr>_Toc431372844</vt:lpwstr>
      </vt:variant>
      <vt:variant>
        <vt:i4>1114170</vt:i4>
      </vt:variant>
      <vt:variant>
        <vt:i4>428</vt:i4>
      </vt:variant>
      <vt:variant>
        <vt:i4>0</vt:i4>
      </vt:variant>
      <vt:variant>
        <vt:i4>5</vt:i4>
      </vt:variant>
      <vt:variant>
        <vt:lpwstr/>
      </vt:variant>
      <vt:variant>
        <vt:lpwstr>_Toc431372843</vt:lpwstr>
      </vt:variant>
      <vt:variant>
        <vt:i4>1114170</vt:i4>
      </vt:variant>
      <vt:variant>
        <vt:i4>422</vt:i4>
      </vt:variant>
      <vt:variant>
        <vt:i4>0</vt:i4>
      </vt:variant>
      <vt:variant>
        <vt:i4>5</vt:i4>
      </vt:variant>
      <vt:variant>
        <vt:lpwstr/>
      </vt:variant>
      <vt:variant>
        <vt:lpwstr>_Toc431372842</vt:lpwstr>
      </vt:variant>
      <vt:variant>
        <vt:i4>1114170</vt:i4>
      </vt:variant>
      <vt:variant>
        <vt:i4>416</vt:i4>
      </vt:variant>
      <vt:variant>
        <vt:i4>0</vt:i4>
      </vt:variant>
      <vt:variant>
        <vt:i4>5</vt:i4>
      </vt:variant>
      <vt:variant>
        <vt:lpwstr/>
      </vt:variant>
      <vt:variant>
        <vt:lpwstr>_Toc431372841</vt:lpwstr>
      </vt:variant>
      <vt:variant>
        <vt:i4>1114170</vt:i4>
      </vt:variant>
      <vt:variant>
        <vt:i4>410</vt:i4>
      </vt:variant>
      <vt:variant>
        <vt:i4>0</vt:i4>
      </vt:variant>
      <vt:variant>
        <vt:i4>5</vt:i4>
      </vt:variant>
      <vt:variant>
        <vt:lpwstr/>
      </vt:variant>
      <vt:variant>
        <vt:lpwstr>_Toc431372840</vt:lpwstr>
      </vt:variant>
      <vt:variant>
        <vt:i4>1441850</vt:i4>
      </vt:variant>
      <vt:variant>
        <vt:i4>404</vt:i4>
      </vt:variant>
      <vt:variant>
        <vt:i4>0</vt:i4>
      </vt:variant>
      <vt:variant>
        <vt:i4>5</vt:i4>
      </vt:variant>
      <vt:variant>
        <vt:lpwstr/>
      </vt:variant>
      <vt:variant>
        <vt:lpwstr>_Toc431372839</vt:lpwstr>
      </vt:variant>
      <vt:variant>
        <vt:i4>1441850</vt:i4>
      </vt:variant>
      <vt:variant>
        <vt:i4>398</vt:i4>
      </vt:variant>
      <vt:variant>
        <vt:i4>0</vt:i4>
      </vt:variant>
      <vt:variant>
        <vt:i4>5</vt:i4>
      </vt:variant>
      <vt:variant>
        <vt:lpwstr/>
      </vt:variant>
      <vt:variant>
        <vt:lpwstr>_Toc431372838</vt:lpwstr>
      </vt:variant>
      <vt:variant>
        <vt:i4>1441850</vt:i4>
      </vt:variant>
      <vt:variant>
        <vt:i4>392</vt:i4>
      </vt:variant>
      <vt:variant>
        <vt:i4>0</vt:i4>
      </vt:variant>
      <vt:variant>
        <vt:i4>5</vt:i4>
      </vt:variant>
      <vt:variant>
        <vt:lpwstr/>
      </vt:variant>
      <vt:variant>
        <vt:lpwstr>_Toc431372837</vt:lpwstr>
      </vt:variant>
      <vt:variant>
        <vt:i4>1441850</vt:i4>
      </vt:variant>
      <vt:variant>
        <vt:i4>386</vt:i4>
      </vt:variant>
      <vt:variant>
        <vt:i4>0</vt:i4>
      </vt:variant>
      <vt:variant>
        <vt:i4>5</vt:i4>
      </vt:variant>
      <vt:variant>
        <vt:lpwstr/>
      </vt:variant>
      <vt:variant>
        <vt:lpwstr>_Toc431372836</vt:lpwstr>
      </vt:variant>
      <vt:variant>
        <vt:i4>1441850</vt:i4>
      </vt:variant>
      <vt:variant>
        <vt:i4>380</vt:i4>
      </vt:variant>
      <vt:variant>
        <vt:i4>0</vt:i4>
      </vt:variant>
      <vt:variant>
        <vt:i4>5</vt:i4>
      </vt:variant>
      <vt:variant>
        <vt:lpwstr/>
      </vt:variant>
      <vt:variant>
        <vt:lpwstr>_Toc431372835</vt:lpwstr>
      </vt:variant>
      <vt:variant>
        <vt:i4>1441850</vt:i4>
      </vt:variant>
      <vt:variant>
        <vt:i4>374</vt:i4>
      </vt:variant>
      <vt:variant>
        <vt:i4>0</vt:i4>
      </vt:variant>
      <vt:variant>
        <vt:i4>5</vt:i4>
      </vt:variant>
      <vt:variant>
        <vt:lpwstr/>
      </vt:variant>
      <vt:variant>
        <vt:lpwstr>_Toc431372834</vt:lpwstr>
      </vt:variant>
      <vt:variant>
        <vt:i4>1441850</vt:i4>
      </vt:variant>
      <vt:variant>
        <vt:i4>368</vt:i4>
      </vt:variant>
      <vt:variant>
        <vt:i4>0</vt:i4>
      </vt:variant>
      <vt:variant>
        <vt:i4>5</vt:i4>
      </vt:variant>
      <vt:variant>
        <vt:lpwstr/>
      </vt:variant>
      <vt:variant>
        <vt:lpwstr>_Toc431372833</vt:lpwstr>
      </vt:variant>
      <vt:variant>
        <vt:i4>1441850</vt:i4>
      </vt:variant>
      <vt:variant>
        <vt:i4>362</vt:i4>
      </vt:variant>
      <vt:variant>
        <vt:i4>0</vt:i4>
      </vt:variant>
      <vt:variant>
        <vt:i4>5</vt:i4>
      </vt:variant>
      <vt:variant>
        <vt:lpwstr/>
      </vt:variant>
      <vt:variant>
        <vt:lpwstr>_Toc431372832</vt:lpwstr>
      </vt:variant>
      <vt:variant>
        <vt:i4>1441850</vt:i4>
      </vt:variant>
      <vt:variant>
        <vt:i4>356</vt:i4>
      </vt:variant>
      <vt:variant>
        <vt:i4>0</vt:i4>
      </vt:variant>
      <vt:variant>
        <vt:i4>5</vt:i4>
      </vt:variant>
      <vt:variant>
        <vt:lpwstr/>
      </vt:variant>
      <vt:variant>
        <vt:lpwstr>_Toc431372831</vt:lpwstr>
      </vt:variant>
      <vt:variant>
        <vt:i4>1441850</vt:i4>
      </vt:variant>
      <vt:variant>
        <vt:i4>350</vt:i4>
      </vt:variant>
      <vt:variant>
        <vt:i4>0</vt:i4>
      </vt:variant>
      <vt:variant>
        <vt:i4>5</vt:i4>
      </vt:variant>
      <vt:variant>
        <vt:lpwstr/>
      </vt:variant>
      <vt:variant>
        <vt:lpwstr>_Toc431372830</vt:lpwstr>
      </vt:variant>
      <vt:variant>
        <vt:i4>1507386</vt:i4>
      </vt:variant>
      <vt:variant>
        <vt:i4>344</vt:i4>
      </vt:variant>
      <vt:variant>
        <vt:i4>0</vt:i4>
      </vt:variant>
      <vt:variant>
        <vt:i4>5</vt:i4>
      </vt:variant>
      <vt:variant>
        <vt:lpwstr/>
      </vt:variant>
      <vt:variant>
        <vt:lpwstr>_Toc431372829</vt:lpwstr>
      </vt:variant>
      <vt:variant>
        <vt:i4>1507386</vt:i4>
      </vt:variant>
      <vt:variant>
        <vt:i4>338</vt:i4>
      </vt:variant>
      <vt:variant>
        <vt:i4>0</vt:i4>
      </vt:variant>
      <vt:variant>
        <vt:i4>5</vt:i4>
      </vt:variant>
      <vt:variant>
        <vt:lpwstr/>
      </vt:variant>
      <vt:variant>
        <vt:lpwstr>_Toc431372828</vt:lpwstr>
      </vt:variant>
      <vt:variant>
        <vt:i4>1507386</vt:i4>
      </vt:variant>
      <vt:variant>
        <vt:i4>332</vt:i4>
      </vt:variant>
      <vt:variant>
        <vt:i4>0</vt:i4>
      </vt:variant>
      <vt:variant>
        <vt:i4>5</vt:i4>
      </vt:variant>
      <vt:variant>
        <vt:lpwstr/>
      </vt:variant>
      <vt:variant>
        <vt:lpwstr>_Toc431372827</vt:lpwstr>
      </vt:variant>
      <vt:variant>
        <vt:i4>1507386</vt:i4>
      </vt:variant>
      <vt:variant>
        <vt:i4>326</vt:i4>
      </vt:variant>
      <vt:variant>
        <vt:i4>0</vt:i4>
      </vt:variant>
      <vt:variant>
        <vt:i4>5</vt:i4>
      </vt:variant>
      <vt:variant>
        <vt:lpwstr/>
      </vt:variant>
      <vt:variant>
        <vt:lpwstr>_Toc431372826</vt:lpwstr>
      </vt:variant>
      <vt:variant>
        <vt:i4>1507386</vt:i4>
      </vt:variant>
      <vt:variant>
        <vt:i4>320</vt:i4>
      </vt:variant>
      <vt:variant>
        <vt:i4>0</vt:i4>
      </vt:variant>
      <vt:variant>
        <vt:i4>5</vt:i4>
      </vt:variant>
      <vt:variant>
        <vt:lpwstr/>
      </vt:variant>
      <vt:variant>
        <vt:lpwstr>_Toc431372825</vt:lpwstr>
      </vt:variant>
      <vt:variant>
        <vt:i4>1507386</vt:i4>
      </vt:variant>
      <vt:variant>
        <vt:i4>314</vt:i4>
      </vt:variant>
      <vt:variant>
        <vt:i4>0</vt:i4>
      </vt:variant>
      <vt:variant>
        <vt:i4>5</vt:i4>
      </vt:variant>
      <vt:variant>
        <vt:lpwstr/>
      </vt:variant>
      <vt:variant>
        <vt:lpwstr>_Toc431372824</vt:lpwstr>
      </vt:variant>
      <vt:variant>
        <vt:i4>1507386</vt:i4>
      </vt:variant>
      <vt:variant>
        <vt:i4>308</vt:i4>
      </vt:variant>
      <vt:variant>
        <vt:i4>0</vt:i4>
      </vt:variant>
      <vt:variant>
        <vt:i4>5</vt:i4>
      </vt:variant>
      <vt:variant>
        <vt:lpwstr/>
      </vt:variant>
      <vt:variant>
        <vt:lpwstr>_Toc431372823</vt:lpwstr>
      </vt:variant>
      <vt:variant>
        <vt:i4>1507386</vt:i4>
      </vt:variant>
      <vt:variant>
        <vt:i4>302</vt:i4>
      </vt:variant>
      <vt:variant>
        <vt:i4>0</vt:i4>
      </vt:variant>
      <vt:variant>
        <vt:i4>5</vt:i4>
      </vt:variant>
      <vt:variant>
        <vt:lpwstr/>
      </vt:variant>
      <vt:variant>
        <vt:lpwstr>_Toc431372822</vt:lpwstr>
      </vt:variant>
      <vt:variant>
        <vt:i4>1507386</vt:i4>
      </vt:variant>
      <vt:variant>
        <vt:i4>296</vt:i4>
      </vt:variant>
      <vt:variant>
        <vt:i4>0</vt:i4>
      </vt:variant>
      <vt:variant>
        <vt:i4>5</vt:i4>
      </vt:variant>
      <vt:variant>
        <vt:lpwstr/>
      </vt:variant>
      <vt:variant>
        <vt:lpwstr>_Toc431372821</vt:lpwstr>
      </vt:variant>
      <vt:variant>
        <vt:i4>1507386</vt:i4>
      </vt:variant>
      <vt:variant>
        <vt:i4>290</vt:i4>
      </vt:variant>
      <vt:variant>
        <vt:i4>0</vt:i4>
      </vt:variant>
      <vt:variant>
        <vt:i4>5</vt:i4>
      </vt:variant>
      <vt:variant>
        <vt:lpwstr/>
      </vt:variant>
      <vt:variant>
        <vt:lpwstr>_Toc431372820</vt:lpwstr>
      </vt:variant>
      <vt:variant>
        <vt:i4>1310778</vt:i4>
      </vt:variant>
      <vt:variant>
        <vt:i4>284</vt:i4>
      </vt:variant>
      <vt:variant>
        <vt:i4>0</vt:i4>
      </vt:variant>
      <vt:variant>
        <vt:i4>5</vt:i4>
      </vt:variant>
      <vt:variant>
        <vt:lpwstr/>
      </vt:variant>
      <vt:variant>
        <vt:lpwstr>_Toc431372819</vt:lpwstr>
      </vt:variant>
      <vt:variant>
        <vt:i4>1310778</vt:i4>
      </vt:variant>
      <vt:variant>
        <vt:i4>278</vt:i4>
      </vt:variant>
      <vt:variant>
        <vt:i4>0</vt:i4>
      </vt:variant>
      <vt:variant>
        <vt:i4>5</vt:i4>
      </vt:variant>
      <vt:variant>
        <vt:lpwstr/>
      </vt:variant>
      <vt:variant>
        <vt:lpwstr>_Toc431372818</vt:lpwstr>
      </vt:variant>
      <vt:variant>
        <vt:i4>1310778</vt:i4>
      </vt:variant>
      <vt:variant>
        <vt:i4>272</vt:i4>
      </vt:variant>
      <vt:variant>
        <vt:i4>0</vt:i4>
      </vt:variant>
      <vt:variant>
        <vt:i4>5</vt:i4>
      </vt:variant>
      <vt:variant>
        <vt:lpwstr/>
      </vt:variant>
      <vt:variant>
        <vt:lpwstr>_Toc431372817</vt:lpwstr>
      </vt:variant>
      <vt:variant>
        <vt:i4>1310778</vt:i4>
      </vt:variant>
      <vt:variant>
        <vt:i4>266</vt:i4>
      </vt:variant>
      <vt:variant>
        <vt:i4>0</vt:i4>
      </vt:variant>
      <vt:variant>
        <vt:i4>5</vt:i4>
      </vt:variant>
      <vt:variant>
        <vt:lpwstr/>
      </vt:variant>
      <vt:variant>
        <vt:lpwstr>_Toc431372816</vt:lpwstr>
      </vt:variant>
      <vt:variant>
        <vt:i4>1310778</vt:i4>
      </vt:variant>
      <vt:variant>
        <vt:i4>260</vt:i4>
      </vt:variant>
      <vt:variant>
        <vt:i4>0</vt:i4>
      </vt:variant>
      <vt:variant>
        <vt:i4>5</vt:i4>
      </vt:variant>
      <vt:variant>
        <vt:lpwstr/>
      </vt:variant>
      <vt:variant>
        <vt:lpwstr>_Toc431372815</vt:lpwstr>
      </vt:variant>
      <vt:variant>
        <vt:i4>1310778</vt:i4>
      </vt:variant>
      <vt:variant>
        <vt:i4>254</vt:i4>
      </vt:variant>
      <vt:variant>
        <vt:i4>0</vt:i4>
      </vt:variant>
      <vt:variant>
        <vt:i4>5</vt:i4>
      </vt:variant>
      <vt:variant>
        <vt:lpwstr/>
      </vt:variant>
      <vt:variant>
        <vt:lpwstr>_Toc431372814</vt:lpwstr>
      </vt:variant>
      <vt:variant>
        <vt:i4>1310778</vt:i4>
      </vt:variant>
      <vt:variant>
        <vt:i4>248</vt:i4>
      </vt:variant>
      <vt:variant>
        <vt:i4>0</vt:i4>
      </vt:variant>
      <vt:variant>
        <vt:i4>5</vt:i4>
      </vt:variant>
      <vt:variant>
        <vt:lpwstr/>
      </vt:variant>
      <vt:variant>
        <vt:lpwstr>_Toc431372813</vt:lpwstr>
      </vt:variant>
      <vt:variant>
        <vt:i4>1310778</vt:i4>
      </vt:variant>
      <vt:variant>
        <vt:i4>242</vt:i4>
      </vt:variant>
      <vt:variant>
        <vt:i4>0</vt:i4>
      </vt:variant>
      <vt:variant>
        <vt:i4>5</vt:i4>
      </vt:variant>
      <vt:variant>
        <vt:lpwstr/>
      </vt:variant>
      <vt:variant>
        <vt:lpwstr>_Toc431372812</vt:lpwstr>
      </vt:variant>
      <vt:variant>
        <vt:i4>1310778</vt:i4>
      </vt:variant>
      <vt:variant>
        <vt:i4>236</vt:i4>
      </vt:variant>
      <vt:variant>
        <vt:i4>0</vt:i4>
      </vt:variant>
      <vt:variant>
        <vt:i4>5</vt:i4>
      </vt:variant>
      <vt:variant>
        <vt:lpwstr/>
      </vt:variant>
      <vt:variant>
        <vt:lpwstr>_Toc431372810</vt:lpwstr>
      </vt:variant>
      <vt:variant>
        <vt:i4>1376314</vt:i4>
      </vt:variant>
      <vt:variant>
        <vt:i4>230</vt:i4>
      </vt:variant>
      <vt:variant>
        <vt:i4>0</vt:i4>
      </vt:variant>
      <vt:variant>
        <vt:i4>5</vt:i4>
      </vt:variant>
      <vt:variant>
        <vt:lpwstr/>
      </vt:variant>
      <vt:variant>
        <vt:lpwstr>_Toc431372809</vt:lpwstr>
      </vt:variant>
      <vt:variant>
        <vt:i4>1376314</vt:i4>
      </vt:variant>
      <vt:variant>
        <vt:i4>224</vt:i4>
      </vt:variant>
      <vt:variant>
        <vt:i4>0</vt:i4>
      </vt:variant>
      <vt:variant>
        <vt:i4>5</vt:i4>
      </vt:variant>
      <vt:variant>
        <vt:lpwstr/>
      </vt:variant>
      <vt:variant>
        <vt:lpwstr>_Toc431372808</vt:lpwstr>
      </vt:variant>
      <vt:variant>
        <vt:i4>1376314</vt:i4>
      </vt:variant>
      <vt:variant>
        <vt:i4>218</vt:i4>
      </vt:variant>
      <vt:variant>
        <vt:i4>0</vt:i4>
      </vt:variant>
      <vt:variant>
        <vt:i4>5</vt:i4>
      </vt:variant>
      <vt:variant>
        <vt:lpwstr/>
      </vt:variant>
      <vt:variant>
        <vt:lpwstr>_Toc431372807</vt:lpwstr>
      </vt:variant>
      <vt:variant>
        <vt:i4>1376314</vt:i4>
      </vt:variant>
      <vt:variant>
        <vt:i4>212</vt:i4>
      </vt:variant>
      <vt:variant>
        <vt:i4>0</vt:i4>
      </vt:variant>
      <vt:variant>
        <vt:i4>5</vt:i4>
      </vt:variant>
      <vt:variant>
        <vt:lpwstr/>
      </vt:variant>
      <vt:variant>
        <vt:lpwstr>_Toc431372806</vt:lpwstr>
      </vt:variant>
      <vt:variant>
        <vt:i4>1376314</vt:i4>
      </vt:variant>
      <vt:variant>
        <vt:i4>206</vt:i4>
      </vt:variant>
      <vt:variant>
        <vt:i4>0</vt:i4>
      </vt:variant>
      <vt:variant>
        <vt:i4>5</vt:i4>
      </vt:variant>
      <vt:variant>
        <vt:lpwstr/>
      </vt:variant>
      <vt:variant>
        <vt:lpwstr>_Toc431372805</vt:lpwstr>
      </vt:variant>
      <vt:variant>
        <vt:i4>1376314</vt:i4>
      </vt:variant>
      <vt:variant>
        <vt:i4>200</vt:i4>
      </vt:variant>
      <vt:variant>
        <vt:i4>0</vt:i4>
      </vt:variant>
      <vt:variant>
        <vt:i4>5</vt:i4>
      </vt:variant>
      <vt:variant>
        <vt:lpwstr/>
      </vt:variant>
      <vt:variant>
        <vt:lpwstr>_Toc431372804</vt:lpwstr>
      </vt:variant>
      <vt:variant>
        <vt:i4>1376314</vt:i4>
      </vt:variant>
      <vt:variant>
        <vt:i4>194</vt:i4>
      </vt:variant>
      <vt:variant>
        <vt:i4>0</vt:i4>
      </vt:variant>
      <vt:variant>
        <vt:i4>5</vt:i4>
      </vt:variant>
      <vt:variant>
        <vt:lpwstr/>
      </vt:variant>
      <vt:variant>
        <vt:lpwstr>_Toc431372803</vt:lpwstr>
      </vt:variant>
      <vt:variant>
        <vt:i4>1376314</vt:i4>
      </vt:variant>
      <vt:variant>
        <vt:i4>188</vt:i4>
      </vt:variant>
      <vt:variant>
        <vt:i4>0</vt:i4>
      </vt:variant>
      <vt:variant>
        <vt:i4>5</vt:i4>
      </vt:variant>
      <vt:variant>
        <vt:lpwstr/>
      </vt:variant>
      <vt:variant>
        <vt:lpwstr>_Toc431372802</vt:lpwstr>
      </vt:variant>
      <vt:variant>
        <vt:i4>1376314</vt:i4>
      </vt:variant>
      <vt:variant>
        <vt:i4>182</vt:i4>
      </vt:variant>
      <vt:variant>
        <vt:i4>0</vt:i4>
      </vt:variant>
      <vt:variant>
        <vt:i4>5</vt:i4>
      </vt:variant>
      <vt:variant>
        <vt:lpwstr/>
      </vt:variant>
      <vt:variant>
        <vt:lpwstr>_Toc431372801</vt:lpwstr>
      </vt:variant>
      <vt:variant>
        <vt:i4>1376314</vt:i4>
      </vt:variant>
      <vt:variant>
        <vt:i4>176</vt:i4>
      </vt:variant>
      <vt:variant>
        <vt:i4>0</vt:i4>
      </vt:variant>
      <vt:variant>
        <vt:i4>5</vt:i4>
      </vt:variant>
      <vt:variant>
        <vt:lpwstr/>
      </vt:variant>
      <vt:variant>
        <vt:lpwstr>_Toc431372800</vt:lpwstr>
      </vt:variant>
      <vt:variant>
        <vt:i4>1835061</vt:i4>
      </vt:variant>
      <vt:variant>
        <vt:i4>170</vt:i4>
      </vt:variant>
      <vt:variant>
        <vt:i4>0</vt:i4>
      </vt:variant>
      <vt:variant>
        <vt:i4>5</vt:i4>
      </vt:variant>
      <vt:variant>
        <vt:lpwstr/>
      </vt:variant>
      <vt:variant>
        <vt:lpwstr>_Toc431372799</vt:lpwstr>
      </vt:variant>
      <vt:variant>
        <vt:i4>1835061</vt:i4>
      </vt:variant>
      <vt:variant>
        <vt:i4>164</vt:i4>
      </vt:variant>
      <vt:variant>
        <vt:i4>0</vt:i4>
      </vt:variant>
      <vt:variant>
        <vt:i4>5</vt:i4>
      </vt:variant>
      <vt:variant>
        <vt:lpwstr/>
      </vt:variant>
      <vt:variant>
        <vt:lpwstr>_Toc431372798</vt:lpwstr>
      </vt:variant>
      <vt:variant>
        <vt:i4>1835061</vt:i4>
      </vt:variant>
      <vt:variant>
        <vt:i4>158</vt:i4>
      </vt:variant>
      <vt:variant>
        <vt:i4>0</vt:i4>
      </vt:variant>
      <vt:variant>
        <vt:i4>5</vt:i4>
      </vt:variant>
      <vt:variant>
        <vt:lpwstr/>
      </vt:variant>
      <vt:variant>
        <vt:lpwstr>_Toc431372797</vt:lpwstr>
      </vt:variant>
      <vt:variant>
        <vt:i4>1835061</vt:i4>
      </vt:variant>
      <vt:variant>
        <vt:i4>152</vt:i4>
      </vt:variant>
      <vt:variant>
        <vt:i4>0</vt:i4>
      </vt:variant>
      <vt:variant>
        <vt:i4>5</vt:i4>
      </vt:variant>
      <vt:variant>
        <vt:lpwstr/>
      </vt:variant>
      <vt:variant>
        <vt:lpwstr>_Toc431372796</vt:lpwstr>
      </vt:variant>
      <vt:variant>
        <vt:i4>1835061</vt:i4>
      </vt:variant>
      <vt:variant>
        <vt:i4>146</vt:i4>
      </vt:variant>
      <vt:variant>
        <vt:i4>0</vt:i4>
      </vt:variant>
      <vt:variant>
        <vt:i4>5</vt:i4>
      </vt:variant>
      <vt:variant>
        <vt:lpwstr/>
      </vt:variant>
      <vt:variant>
        <vt:lpwstr>_Toc431372795</vt:lpwstr>
      </vt:variant>
      <vt:variant>
        <vt:i4>1835061</vt:i4>
      </vt:variant>
      <vt:variant>
        <vt:i4>140</vt:i4>
      </vt:variant>
      <vt:variant>
        <vt:i4>0</vt:i4>
      </vt:variant>
      <vt:variant>
        <vt:i4>5</vt:i4>
      </vt:variant>
      <vt:variant>
        <vt:lpwstr/>
      </vt:variant>
      <vt:variant>
        <vt:lpwstr>_Toc431372794</vt:lpwstr>
      </vt:variant>
      <vt:variant>
        <vt:i4>1835061</vt:i4>
      </vt:variant>
      <vt:variant>
        <vt:i4>134</vt:i4>
      </vt:variant>
      <vt:variant>
        <vt:i4>0</vt:i4>
      </vt:variant>
      <vt:variant>
        <vt:i4>5</vt:i4>
      </vt:variant>
      <vt:variant>
        <vt:lpwstr/>
      </vt:variant>
      <vt:variant>
        <vt:lpwstr>_Toc431372793</vt:lpwstr>
      </vt:variant>
      <vt:variant>
        <vt:i4>1835061</vt:i4>
      </vt:variant>
      <vt:variant>
        <vt:i4>128</vt:i4>
      </vt:variant>
      <vt:variant>
        <vt:i4>0</vt:i4>
      </vt:variant>
      <vt:variant>
        <vt:i4>5</vt:i4>
      </vt:variant>
      <vt:variant>
        <vt:lpwstr/>
      </vt:variant>
      <vt:variant>
        <vt:lpwstr>_Toc431372792</vt:lpwstr>
      </vt:variant>
      <vt:variant>
        <vt:i4>1835061</vt:i4>
      </vt:variant>
      <vt:variant>
        <vt:i4>122</vt:i4>
      </vt:variant>
      <vt:variant>
        <vt:i4>0</vt:i4>
      </vt:variant>
      <vt:variant>
        <vt:i4>5</vt:i4>
      </vt:variant>
      <vt:variant>
        <vt:lpwstr/>
      </vt:variant>
      <vt:variant>
        <vt:lpwstr>_Toc431372791</vt:lpwstr>
      </vt:variant>
      <vt:variant>
        <vt:i4>1835061</vt:i4>
      </vt:variant>
      <vt:variant>
        <vt:i4>116</vt:i4>
      </vt:variant>
      <vt:variant>
        <vt:i4>0</vt:i4>
      </vt:variant>
      <vt:variant>
        <vt:i4>5</vt:i4>
      </vt:variant>
      <vt:variant>
        <vt:lpwstr/>
      </vt:variant>
      <vt:variant>
        <vt:lpwstr>_Toc431372790</vt:lpwstr>
      </vt:variant>
      <vt:variant>
        <vt:i4>1900597</vt:i4>
      </vt:variant>
      <vt:variant>
        <vt:i4>110</vt:i4>
      </vt:variant>
      <vt:variant>
        <vt:i4>0</vt:i4>
      </vt:variant>
      <vt:variant>
        <vt:i4>5</vt:i4>
      </vt:variant>
      <vt:variant>
        <vt:lpwstr/>
      </vt:variant>
      <vt:variant>
        <vt:lpwstr>_Toc431372789</vt:lpwstr>
      </vt:variant>
      <vt:variant>
        <vt:i4>1900597</vt:i4>
      </vt:variant>
      <vt:variant>
        <vt:i4>104</vt:i4>
      </vt:variant>
      <vt:variant>
        <vt:i4>0</vt:i4>
      </vt:variant>
      <vt:variant>
        <vt:i4>5</vt:i4>
      </vt:variant>
      <vt:variant>
        <vt:lpwstr/>
      </vt:variant>
      <vt:variant>
        <vt:lpwstr>_Toc431372788</vt:lpwstr>
      </vt:variant>
      <vt:variant>
        <vt:i4>1900597</vt:i4>
      </vt:variant>
      <vt:variant>
        <vt:i4>98</vt:i4>
      </vt:variant>
      <vt:variant>
        <vt:i4>0</vt:i4>
      </vt:variant>
      <vt:variant>
        <vt:i4>5</vt:i4>
      </vt:variant>
      <vt:variant>
        <vt:lpwstr/>
      </vt:variant>
      <vt:variant>
        <vt:lpwstr>_Toc431372787</vt:lpwstr>
      </vt:variant>
      <vt:variant>
        <vt:i4>1900597</vt:i4>
      </vt:variant>
      <vt:variant>
        <vt:i4>92</vt:i4>
      </vt:variant>
      <vt:variant>
        <vt:i4>0</vt:i4>
      </vt:variant>
      <vt:variant>
        <vt:i4>5</vt:i4>
      </vt:variant>
      <vt:variant>
        <vt:lpwstr/>
      </vt:variant>
      <vt:variant>
        <vt:lpwstr>_Toc431372786</vt:lpwstr>
      </vt:variant>
      <vt:variant>
        <vt:i4>1900597</vt:i4>
      </vt:variant>
      <vt:variant>
        <vt:i4>86</vt:i4>
      </vt:variant>
      <vt:variant>
        <vt:i4>0</vt:i4>
      </vt:variant>
      <vt:variant>
        <vt:i4>5</vt:i4>
      </vt:variant>
      <vt:variant>
        <vt:lpwstr/>
      </vt:variant>
      <vt:variant>
        <vt:lpwstr>_Toc431372785</vt:lpwstr>
      </vt:variant>
      <vt:variant>
        <vt:i4>1900597</vt:i4>
      </vt:variant>
      <vt:variant>
        <vt:i4>80</vt:i4>
      </vt:variant>
      <vt:variant>
        <vt:i4>0</vt:i4>
      </vt:variant>
      <vt:variant>
        <vt:i4>5</vt:i4>
      </vt:variant>
      <vt:variant>
        <vt:lpwstr/>
      </vt:variant>
      <vt:variant>
        <vt:lpwstr>_Toc431372784</vt:lpwstr>
      </vt:variant>
      <vt:variant>
        <vt:i4>1900597</vt:i4>
      </vt:variant>
      <vt:variant>
        <vt:i4>74</vt:i4>
      </vt:variant>
      <vt:variant>
        <vt:i4>0</vt:i4>
      </vt:variant>
      <vt:variant>
        <vt:i4>5</vt:i4>
      </vt:variant>
      <vt:variant>
        <vt:lpwstr/>
      </vt:variant>
      <vt:variant>
        <vt:lpwstr>_Toc431372783</vt:lpwstr>
      </vt:variant>
      <vt:variant>
        <vt:i4>1900597</vt:i4>
      </vt:variant>
      <vt:variant>
        <vt:i4>68</vt:i4>
      </vt:variant>
      <vt:variant>
        <vt:i4>0</vt:i4>
      </vt:variant>
      <vt:variant>
        <vt:i4>5</vt:i4>
      </vt:variant>
      <vt:variant>
        <vt:lpwstr/>
      </vt:variant>
      <vt:variant>
        <vt:lpwstr>_Toc431372782</vt:lpwstr>
      </vt:variant>
      <vt:variant>
        <vt:i4>1900597</vt:i4>
      </vt:variant>
      <vt:variant>
        <vt:i4>62</vt:i4>
      </vt:variant>
      <vt:variant>
        <vt:i4>0</vt:i4>
      </vt:variant>
      <vt:variant>
        <vt:i4>5</vt:i4>
      </vt:variant>
      <vt:variant>
        <vt:lpwstr/>
      </vt:variant>
      <vt:variant>
        <vt:lpwstr>_Toc431372781</vt:lpwstr>
      </vt:variant>
      <vt:variant>
        <vt:i4>1900597</vt:i4>
      </vt:variant>
      <vt:variant>
        <vt:i4>56</vt:i4>
      </vt:variant>
      <vt:variant>
        <vt:i4>0</vt:i4>
      </vt:variant>
      <vt:variant>
        <vt:i4>5</vt:i4>
      </vt:variant>
      <vt:variant>
        <vt:lpwstr/>
      </vt:variant>
      <vt:variant>
        <vt:lpwstr>_Toc431372780</vt:lpwstr>
      </vt:variant>
      <vt:variant>
        <vt:i4>1179701</vt:i4>
      </vt:variant>
      <vt:variant>
        <vt:i4>50</vt:i4>
      </vt:variant>
      <vt:variant>
        <vt:i4>0</vt:i4>
      </vt:variant>
      <vt:variant>
        <vt:i4>5</vt:i4>
      </vt:variant>
      <vt:variant>
        <vt:lpwstr/>
      </vt:variant>
      <vt:variant>
        <vt:lpwstr>_Toc431372779</vt:lpwstr>
      </vt:variant>
      <vt:variant>
        <vt:i4>1179701</vt:i4>
      </vt:variant>
      <vt:variant>
        <vt:i4>44</vt:i4>
      </vt:variant>
      <vt:variant>
        <vt:i4>0</vt:i4>
      </vt:variant>
      <vt:variant>
        <vt:i4>5</vt:i4>
      </vt:variant>
      <vt:variant>
        <vt:lpwstr/>
      </vt:variant>
      <vt:variant>
        <vt:lpwstr>_Toc431372778</vt:lpwstr>
      </vt:variant>
      <vt:variant>
        <vt:i4>1179701</vt:i4>
      </vt:variant>
      <vt:variant>
        <vt:i4>38</vt:i4>
      </vt:variant>
      <vt:variant>
        <vt:i4>0</vt:i4>
      </vt:variant>
      <vt:variant>
        <vt:i4>5</vt:i4>
      </vt:variant>
      <vt:variant>
        <vt:lpwstr/>
      </vt:variant>
      <vt:variant>
        <vt:lpwstr>_Toc431372777</vt:lpwstr>
      </vt:variant>
      <vt:variant>
        <vt:i4>1179701</vt:i4>
      </vt:variant>
      <vt:variant>
        <vt:i4>32</vt:i4>
      </vt:variant>
      <vt:variant>
        <vt:i4>0</vt:i4>
      </vt:variant>
      <vt:variant>
        <vt:i4>5</vt:i4>
      </vt:variant>
      <vt:variant>
        <vt:lpwstr/>
      </vt:variant>
      <vt:variant>
        <vt:lpwstr>_Toc431372776</vt:lpwstr>
      </vt:variant>
      <vt:variant>
        <vt:i4>1179701</vt:i4>
      </vt:variant>
      <vt:variant>
        <vt:i4>26</vt:i4>
      </vt:variant>
      <vt:variant>
        <vt:i4>0</vt:i4>
      </vt:variant>
      <vt:variant>
        <vt:i4>5</vt:i4>
      </vt:variant>
      <vt:variant>
        <vt:lpwstr/>
      </vt:variant>
      <vt:variant>
        <vt:lpwstr>_Toc431372775</vt:lpwstr>
      </vt:variant>
      <vt:variant>
        <vt:i4>1179701</vt:i4>
      </vt:variant>
      <vt:variant>
        <vt:i4>20</vt:i4>
      </vt:variant>
      <vt:variant>
        <vt:i4>0</vt:i4>
      </vt:variant>
      <vt:variant>
        <vt:i4>5</vt:i4>
      </vt:variant>
      <vt:variant>
        <vt:lpwstr/>
      </vt:variant>
      <vt:variant>
        <vt:lpwstr>_Toc431372774</vt:lpwstr>
      </vt:variant>
      <vt:variant>
        <vt:i4>1179701</vt:i4>
      </vt:variant>
      <vt:variant>
        <vt:i4>14</vt:i4>
      </vt:variant>
      <vt:variant>
        <vt:i4>0</vt:i4>
      </vt:variant>
      <vt:variant>
        <vt:i4>5</vt:i4>
      </vt:variant>
      <vt:variant>
        <vt:lpwstr/>
      </vt:variant>
      <vt:variant>
        <vt:lpwstr>_Toc431372773</vt:lpwstr>
      </vt:variant>
      <vt:variant>
        <vt:i4>1179701</vt:i4>
      </vt:variant>
      <vt:variant>
        <vt:i4>8</vt:i4>
      </vt:variant>
      <vt:variant>
        <vt:i4>0</vt:i4>
      </vt:variant>
      <vt:variant>
        <vt:i4>5</vt:i4>
      </vt:variant>
      <vt:variant>
        <vt:lpwstr/>
      </vt:variant>
      <vt:variant>
        <vt:lpwstr>_Toc431372772</vt:lpwstr>
      </vt:variant>
      <vt:variant>
        <vt:i4>1179701</vt:i4>
      </vt:variant>
      <vt:variant>
        <vt:i4>2</vt:i4>
      </vt:variant>
      <vt:variant>
        <vt:i4>0</vt:i4>
      </vt:variant>
      <vt:variant>
        <vt:i4>5</vt:i4>
      </vt:variant>
      <vt:variant>
        <vt:lpwstr/>
      </vt:variant>
      <vt:variant>
        <vt:lpwstr>_Toc431372771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Radiological Emergency Response for Nuclear Facilities – Attachment B                                      Implementing Procedures for EPZ Communities – Approved 2016</dc:title>
  <dc:creator>dbecker</dc:creator>
  <cp:lastModifiedBy>Bartlett, Laura</cp:lastModifiedBy>
  <cp:revision>9</cp:revision>
  <cp:lastPrinted>2016-01-20T16:27:00Z</cp:lastPrinted>
  <dcterms:created xsi:type="dcterms:W3CDTF">2015-11-09T19:52:00Z</dcterms:created>
  <dcterms:modified xsi:type="dcterms:W3CDTF">2016-01-20T16:28:00Z</dcterms:modified>
</cp:coreProperties>
</file>